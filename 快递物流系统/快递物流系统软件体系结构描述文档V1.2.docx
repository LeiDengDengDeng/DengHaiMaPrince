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60C8" w:rsidRDefault="00F41064">
      <w:pPr>
        <w:pStyle w:val="11"/>
        <w:spacing w:before="1540" w:after="240"/>
        <w:jc w:val="center"/>
        <w:rPr>
          <w:color w:val="4F81BD"/>
        </w:rPr>
      </w:pPr>
      <w:r>
        <w:rPr>
          <w:rFonts w:hint="eastAsia"/>
          <w:color w:val="4F81BD"/>
        </w:rPr>
        <w:t xml:space="preserve"> </w:t>
      </w:r>
      <w:r w:rsidR="00403BAA" w:rsidRPr="00403BAA">
        <w:rPr>
          <w:color w:val="4F81B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35pt;height:59.35pt">
            <v:imagedata r:id="rId9" o:title="" cropbottom="-56f" cropright="-147f"/>
          </v:shape>
        </w:pict>
      </w:r>
    </w:p>
    <w:p w:rsidR="00D960C8" w:rsidRDefault="00F41064">
      <w:pPr>
        <w:pStyle w:val="11"/>
        <w:pBdr>
          <w:top w:val="single" w:sz="6" w:space="6" w:color="4F81BD"/>
          <w:bottom w:val="single" w:sz="6" w:space="6" w:color="4F81BD"/>
        </w:pBdr>
        <w:spacing w:after="240"/>
        <w:jc w:val="center"/>
        <w:rPr>
          <w:rFonts w:ascii="黑体" w:eastAsia="黑体" w:hAnsi="黑体"/>
          <w:b/>
          <w:caps/>
          <w:color w:val="4F81BD"/>
          <w:sz w:val="96"/>
          <w:szCs w:val="96"/>
        </w:rPr>
      </w:pPr>
      <w:r>
        <w:rPr>
          <w:rFonts w:ascii="黑体" w:eastAsia="黑体" w:hAnsi="黑体" w:hint="eastAsia"/>
          <w:b/>
          <w:caps/>
          <w:sz w:val="96"/>
          <w:szCs w:val="96"/>
        </w:rPr>
        <w:t>快递物流系统</w:t>
      </w:r>
    </w:p>
    <w:p w:rsidR="00D960C8" w:rsidRDefault="00F41064">
      <w:pPr>
        <w:pStyle w:val="11"/>
        <w:jc w:val="center"/>
        <w:rPr>
          <w:rFonts w:ascii="黑体" w:eastAsia="黑体" w:hAnsi="黑体"/>
          <w:b/>
          <w:color w:val="5B9BD5"/>
          <w:sz w:val="56"/>
          <w:szCs w:val="56"/>
        </w:rPr>
      </w:pPr>
      <w:r>
        <w:rPr>
          <w:rFonts w:ascii="黑体" w:eastAsia="黑体" w:hAnsi="黑体" w:hint="eastAsia"/>
          <w:b/>
          <w:sz w:val="56"/>
          <w:szCs w:val="56"/>
        </w:rPr>
        <w:t>软件体系</w:t>
      </w:r>
      <w:r>
        <w:rPr>
          <w:rFonts w:ascii="黑体" w:eastAsia="黑体" w:hAnsi="黑体"/>
          <w:b/>
          <w:sz w:val="56"/>
          <w:szCs w:val="56"/>
        </w:rPr>
        <w:t>结构描述文档</w:t>
      </w:r>
    </w:p>
    <w:p w:rsidR="00D960C8" w:rsidRDefault="00403BAA">
      <w:pPr>
        <w:pStyle w:val="11"/>
        <w:spacing w:before="480"/>
        <w:jc w:val="center"/>
        <w:rPr>
          <w:color w:val="4F81BD"/>
        </w:rPr>
      </w:pPr>
      <w:r w:rsidRPr="00403BAA">
        <w:rPr>
          <w:color w:val="4F81BD"/>
        </w:rPr>
        <w:pict>
          <v:shape id="_x0000_i1026" type="#_x0000_t75" style="width:60.15pt;height:38pt">
            <v:imagedata r:id="rId10" o:title="" cropright="-275f"/>
          </v:shape>
        </w:pict>
      </w:r>
    </w:p>
    <w:p w:rsidR="00D960C8" w:rsidRDefault="00D960C8">
      <w:pPr>
        <w:widowControl/>
        <w:rPr>
          <w:rFonts w:ascii="黑体" w:eastAsia="黑体" w:hAnsi="黑体"/>
          <w:sz w:val="36"/>
          <w:szCs w:val="36"/>
        </w:rPr>
      </w:pPr>
    </w:p>
    <w:p w:rsidR="00D960C8" w:rsidRDefault="00D960C8">
      <w:pPr>
        <w:rPr>
          <w:rFonts w:ascii="黑体" w:eastAsia="黑体" w:hAnsi="黑体"/>
          <w:sz w:val="36"/>
          <w:szCs w:val="36"/>
        </w:rPr>
      </w:pPr>
    </w:p>
    <w:p w:rsidR="00D960C8" w:rsidRDefault="00D960C8">
      <w:pPr>
        <w:rPr>
          <w:rFonts w:ascii="黑体" w:eastAsia="黑体" w:hAnsi="黑体"/>
          <w:sz w:val="36"/>
          <w:szCs w:val="36"/>
        </w:rPr>
      </w:pPr>
    </w:p>
    <w:p w:rsidR="00D960C8" w:rsidRDefault="00D960C8">
      <w:pPr>
        <w:widowControl/>
        <w:rPr>
          <w:rFonts w:ascii="黑体" w:eastAsia="黑体" w:hAnsi="黑体"/>
          <w:b/>
          <w:sz w:val="36"/>
          <w:szCs w:val="36"/>
        </w:rPr>
      </w:pPr>
    </w:p>
    <w:p w:rsidR="00D960C8" w:rsidRDefault="00F41064">
      <w:pPr>
        <w:widowControl/>
        <w:jc w:val="center"/>
        <w:rPr>
          <w:rFonts w:ascii="黑体" w:eastAsia="黑体" w:hAnsi="黑体"/>
          <w:b/>
          <w:sz w:val="36"/>
          <w:szCs w:val="36"/>
        </w:rPr>
      </w:pPr>
      <w:r>
        <w:rPr>
          <w:rFonts w:ascii="黑体" w:eastAsia="黑体" w:hAnsi="黑体" w:hint="eastAsia"/>
          <w:b/>
          <w:sz w:val="36"/>
          <w:szCs w:val="36"/>
        </w:rPr>
        <w:t>V1.1正式版</w:t>
      </w:r>
    </w:p>
    <w:p w:rsidR="00D960C8" w:rsidRDefault="00D960C8">
      <w:pPr>
        <w:widowControl/>
        <w:jc w:val="center"/>
        <w:rPr>
          <w:rFonts w:ascii="黑体" w:eastAsia="黑体" w:hAnsi="黑体"/>
          <w:b/>
          <w:sz w:val="36"/>
          <w:szCs w:val="36"/>
        </w:rPr>
      </w:pPr>
    </w:p>
    <w:p w:rsidR="00D960C8" w:rsidRDefault="00F41064">
      <w:pPr>
        <w:widowControl/>
        <w:jc w:val="center"/>
        <w:rPr>
          <w:rFonts w:ascii="黑体" w:eastAsia="黑体" w:hAnsi="黑体"/>
          <w:b/>
          <w:sz w:val="36"/>
          <w:szCs w:val="36"/>
        </w:rPr>
      </w:pPr>
      <w:r>
        <w:rPr>
          <w:rFonts w:ascii="黑体" w:eastAsia="黑体" w:hAnsi="黑体" w:hint="eastAsia"/>
          <w:b/>
          <w:sz w:val="36"/>
          <w:szCs w:val="36"/>
        </w:rPr>
        <w:t>2015/10/26</w:t>
      </w:r>
    </w:p>
    <w:p w:rsidR="00D960C8" w:rsidRDefault="00D960C8">
      <w:pPr>
        <w:widowControl/>
        <w:jc w:val="center"/>
        <w:rPr>
          <w:rFonts w:ascii="黑体" w:eastAsia="黑体" w:hAnsi="黑体"/>
          <w:b/>
          <w:sz w:val="36"/>
          <w:szCs w:val="36"/>
        </w:rPr>
      </w:pPr>
    </w:p>
    <w:p w:rsidR="00D960C8" w:rsidRDefault="00F41064">
      <w:pPr>
        <w:widowControl/>
        <w:jc w:val="center"/>
        <w:rPr>
          <w:rFonts w:ascii="黑体" w:eastAsia="黑体" w:hAnsi="黑体"/>
          <w:b/>
          <w:sz w:val="36"/>
          <w:szCs w:val="36"/>
        </w:rPr>
      </w:pPr>
      <w:r>
        <w:rPr>
          <w:rFonts w:ascii="黑体" w:eastAsia="黑体" w:hAnsi="黑体" w:hint="eastAsia"/>
          <w:b/>
          <w:sz w:val="36"/>
          <w:szCs w:val="36"/>
        </w:rPr>
        <w:t>噔海马小王子Team</w:t>
      </w:r>
    </w:p>
    <w:p w:rsidR="00D960C8" w:rsidRDefault="00D960C8">
      <w:pPr>
        <w:widowControl/>
        <w:jc w:val="center"/>
        <w:rPr>
          <w:rFonts w:ascii="黑体" w:eastAsia="黑体" w:hAnsi="黑体"/>
          <w:b/>
          <w:sz w:val="36"/>
          <w:szCs w:val="36"/>
        </w:rPr>
        <w:sectPr w:rsidR="00D960C8">
          <w:headerReference w:type="default" r:id="rId11"/>
          <w:footerReference w:type="default" r:id="rId12"/>
          <w:pgSz w:w="11906" w:h="16838"/>
          <w:pgMar w:top="1440" w:right="1800" w:bottom="1440" w:left="1800" w:header="851" w:footer="992" w:gutter="0"/>
          <w:cols w:space="720"/>
          <w:docGrid w:type="lines" w:linePitch="312"/>
        </w:sectPr>
      </w:pPr>
    </w:p>
    <w:p w:rsidR="00D960C8" w:rsidRDefault="00F41064">
      <w:pPr>
        <w:widowControl/>
        <w:rPr>
          <w:rFonts w:ascii="黑体" w:eastAsia="黑体" w:hAnsi="黑体"/>
          <w:b/>
          <w:bCs/>
          <w:sz w:val="36"/>
          <w:szCs w:val="36"/>
        </w:rPr>
      </w:pPr>
      <w:r>
        <w:rPr>
          <w:rFonts w:ascii="宋体" w:hAnsi="宋体" w:cs="宋体" w:hint="eastAsia"/>
          <w:b/>
          <w:bCs/>
          <w:sz w:val="36"/>
          <w:szCs w:val="36"/>
        </w:rPr>
        <w:lastRenderedPageBreak/>
        <w:t>文档修改历史：</w:t>
      </w:r>
    </w:p>
    <w:p w:rsidR="00D960C8" w:rsidRDefault="00D960C8">
      <w:pPr>
        <w:jc w:val="left"/>
        <w:rPr>
          <w:rFonts w:ascii="宋体" w:hAnsi="宋体" w:cs="宋体"/>
          <w:b/>
          <w:bCs/>
          <w:sz w:val="36"/>
          <w:szCs w:val="36"/>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69"/>
        <w:gridCol w:w="1389"/>
        <w:gridCol w:w="3811"/>
        <w:gridCol w:w="1553"/>
      </w:tblGrid>
      <w:tr w:rsidR="00D960C8">
        <w:tc>
          <w:tcPr>
            <w:tcW w:w="1769" w:type="dxa"/>
          </w:tcPr>
          <w:p w:rsidR="00D960C8" w:rsidRDefault="00F41064">
            <w:pPr>
              <w:spacing w:before="40" w:after="40"/>
              <w:rPr>
                <w:rFonts w:ascii="宋体" w:hAnsi="宋体"/>
              </w:rPr>
            </w:pPr>
            <w:r>
              <w:rPr>
                <w:rFonts w:ascii="宋体" w:hAnsi="宋体" w:hint="eastAsia"/>
              </w:rPr>
              <w:t>修改人员</w:t>
            </w:r>
          </w:p>
        </w:tc>
        <w:tc>
          <w:tcPr>
            <w:tcW w:w="1389" w:type="dxa"/>
          </w:tcPr>
          <w:p w:rsidR="00D960C8" w:rsidRDefault="00F41064">
            <w:pPr>
              <w:spacing w:before="40" w:after="40"/>
              <w:rPr>
                <w:rFonts w:ascii="宋体" w:hAnsi="宋体"/>
              </w:rPr>
            </w:pPr>
            <w:r>
              <w:rPr>
                <w:rFonts w:ascii="宋体" w:hAnsi="宋体" w:hint="eastAsia"/>
              </w:rPr>
              <w:t>日期</w:t>
            </w:r>
          </w:p>
        </w:tc>
        <w:tc>
          <w:tcPr>
            <w:tcW w:w="3811" w:type="dxa"/>
          </w:tcPr>
          <w:p w:rsidR="00D960C8" w:rsidRDefault="00F41064">
            <w:pPr>
              <w:spacing w:before="40" w:after="40"/>
              <w:rPr>
                <w:rFonts w:ascii="宋体" w:hAnsi="宋体"/>
              </w:rPr>
            </w:pPr>
            <w:r>
              <w:rPr>
                <w:rFonts w:ascii="宋体" w:hAnsi="宋体" w:hint="eastAsia"/>
              </w:rPr>
              <w:t>修改原因</w:t>
            </w:r>
          </w:p>
        </w:tc>
        <w:tc>
          <w:tcPr>
            <w:tcW w:w="1553" w:type="dxa"/>
          </w:tcPr>
          <w:p w:rsidR="00D960C8" w:rsidRDefault="00F41064">
            <w:pPr>
              <w:spacing w:before="40" w:after="40"/>
              <w:rPr>
                <w:rFonts w:ascii="宋体" w:hAnsi="宋体"/>
              </w:rPr>
            </w:pPr>
            <w:r>
              <w:rPr>
                <w:rFonts w:ascii="宋体" w:hAnsi="宋体" w:hint="eastAsia"/>
              </w:rPr>
              <w:t>版本号</w:t>
            </w:r>
          </w:p>
        </w:tc>
      </w:tr>
      <w:tr w:rsidR="00D960C8">
        <w:tc>
          <w:tcPr>
            <w:tcW w:w="1769" w:type="dxa"/>
          </w:tcPr>
          <w:p w:rsidR="00D960C8" w:rsidRDefault="00F41064">
            <w:pPr>
              <w:spacing w:before="40" w:after="40"/>
              <w:rPr>
                <w:rFonts w:ascii="宋体" w:hAnsi="宋体"/>
              </w:rPr>
            </w:pPr>
            <w:r>
              <w:rPr>
                <w:rFonts w:ascii="宋体" w:hAnsi="宋体" w:hint="eastAsia"/>
              </w:rPr>
              <w:t>全体小组成员</w:t>
            </w:r>
          </w:p>
        </w:tc>
        <w:tc>
          <w:tcPr>
            <w:tcW w:w="1389" w:type="dxa"/>
          </w:tcPr>
          <w:p w:rsidR="00D960C8" w:rsidRDefault="00F41064">
            <w:pPr>
              <w:spacing w:before="40" w:after="40"/>
              <w:rPr>
                <w:rFonts w:ascii="宋体" w:hAnsi="宋体"/>
              </w:rPr>
            </w:pPr>
            <w:r>
              <w:rPr>
                <w:rFonts w:ascii="宋体" w:hAnsi="宋体" w:hint="eastAsia"/>
              </w:rPr>
              <w:t>2015/10/26</w:t>
            </w:r>
          </w:p>
        </w:tc>
        <w:tc>
          <w:tcPr>
            <w:tcW w:w="3811" w:type="dxa"/>
          </w:tcPr>
          <w:p w:rsidR="00D960C8" w:rsidRDefault="00F41064">
            <w:pPr>
              <w:spacing w:before="40" w:after="40"/>
              <w:rPr>
                <w:rFonts w:ascii="宋体" w:hAnsi="宋体"/>
              </w:rPr>
            </w:pPr>
            <w:r>
              <w:rPr>
                <w:rFonts w:ascii="宋体" w:hAnsi="宋体" w:hint="eastAsia"/>
              </w:rPr>
              <w:t>软件体系结构文档初次建立</w:t>
            </w:r>
          </w:p>
        </w:tc>
        <w:tc>
          <w:tcPr>
            <w:tcW w:w="1553" w:type="dxa"/>
          </w:tcPr>
          <w:p w:rsidR="00D960C8" w:rsidRDefault="00F41064">
            <w:pPr>
              <w:spacing w:before="40" w:after="40"/>
              <w:rPr>
                <w:rFonts w:ascii="宋体" w:hAnsi="宋体"/>
              </w:rPr>
            </w:pPr>
            <w:r>
              <w:rPr>
                <w:rFonts w:ascii="宋体" w:hAnsi="宋体" w:hint="eastAsia"/>
              </w:rPr>
              <w:t>V1.0 正式版</w:t>
            </w:r>
          </w:p>
        </w:tc>
      </w:tr>
      <w:tr w:rsidR="00D960C8">
        <w:tc>
          <w:tcPr>
            <w:tcW w:w="1769" w:type="dxa"/>
          </w:tcPr>
          <w:p w:rsidR="00D960C8" w:rsidRDefault="00F41064">
            <w:pPr>
              <w:spacing w:before="40" w:after="40"/>
              <w:rPr>
                <w:rFonts w:ascii="宋体" w:hAnsi="宋体"/>
              </w:rPr>
            </w:pPr>
            <w:r>
              <w:rPr>
                <w:rFonts w:ascii="宋体" w:hAnsi="宋体" w:hint="eastAsia"/>
              </w:rPr>
              <w:t>雷婷</w:t>
            </w:r>
          </w:p>
        </w:tc>
        <w:tc>
          <w:tcPr>
            <w:tcW w:w="1389" w:type="dxa"/>
          </w:tcPr>
          <w:p w:rsidR="00D960C8" w:rsidRDefault="00F41064">
            <w:pPr>
              <w:spacing w:before="40" w:after="40"/>
              <w:rPr>
                <w:rFonts w:ascii="宋体" w:hAnsi="宋体"/>
              </w:rPr>
            </w:pPr>
            <w:r>
              <w:rPr>
                <w:rFonts w:ascii="宋体" w:hAnsi="宋体" w:hint="eastAsia"/>
              </w:rPr>
              <w:t>2015/11/7</w:t>
            </w:r>
          </w:p>
        </w:tc>
        <w:tc>
          <w:tcPr>
            <w:tcW w:w="3811" w:type="dxa"/>
          </w:tcPr>
          <w:p w:rsidR="00D960C8" w:rsidRDefault="00F41064">
            <w:pPr>
              <w:numPr>
                <w:ilvl w:val="0"/>
                <w:numId w:val="1"/>
              </w:numPr>
              <w:spacing w:before="40" w:after="40"/>
              <w:rPr>
                <w:rFonts w:ascii="宋体" w:hAnsi="宋体"/>
              </w:rPr>
            </w:pPr>
            <w:r>
              <w:rPr>
                <w:rFonts w:ascii="宋体" w:hAnsi="宋体" w:hint="eastAsia"/>
              </w:rPr>
              <w:t>更新逻辑包图和客户端图</w:t>
            </w:r>
          </w:p>
          <w:p w:rsidR="00D960C8" w:rsidRDefault="00F41064">
            <w:pPr>
              <w:numPr>
                <w:ilvl w:val="0"/>
                <w:numId w:val="1"/>
              </w:numPr>
              <w:spacing w:before="40" w:after="40"/>
              <w:rPr>
                <w:rFonts w:ascii="宋体" w:hAnsi="宋体"/>
              </w:rPr>
            </w:pPr>
            <w:r>
              <w:rPr>
                <w:rFonts w:ascii="宋体" w:hAnsi="宋体" w:hint="eastAsia"/>
              </w:rPr>
              <w:t>更新sheetbl接口规范</w:t>
            </w:r>
          </w:p>
        </w:tc>
        <w:tc>
          <w:tcPr>
            <w:tcW w:w="1553" w:type="dxa"/>
          </w:tcPr>
          <w:p w:rsidR="00D960C8" w:rsidRDefault="00F41064">
            <w:pPr>
              <w:spacing w:before="40" w:after="40"/>
              <w:rPr>
                <w:rFonts w:ascii="宋体" w:hAnsi="宋体"/>
              </w:rPr>
            </w:pPr>
            <w:r>
              <w:rPr>
                <w:rFonts w:ascii="宋体" w:hAnsi="宋体" w:hint="eastAsia"/>
              </w:rPr>
              <w:t>V1.1 正式版</w:t>
            </w:r>
          </w:p>
        </w:tc>
      </w:tr>
      <w:tr w:rsidR="004F4EBA">
        <w:trPr>
          <w:ins w:id="3" w:author="曹姝玥" w:date="2015-12-31T21:32:00Z"/>
        </w:trPr>
        <w:tc>
          <w:tcPr>
            <w:tcW w:w="1769" w:type="dxa"/>
          </w:tcPr>
          <w:p w:rsidR="004F4EBA" w:rsidRDefault="004F4EBA">
            <w:pPr>
              <w:spacing w:before="40" w:after="40"/>
              <w:rPr>
                <w:ins w:id="4" w:author="曹姝玥" w:date="2015-12-31T21:32:00Z"/>
                <w:rFonts w:ascii="宋体" w:hAnsi="宋体"/>
              </w:rPr>
            </w:pPr>
            <w:ins w:id="5" w:author="曹姝玥" w:date="2015-12-31T21:32:00Z">
              <w:r>
                <w:rPr>
                  <w:rFonts w:ascii="宋体" w:hAnsi="宋体" w:hint="eastAsia"/>
                </w:rPr>
                <w:t>曹姝玥</w:t>
              </w:r>
            </w:ins>
          </w:p>
        </w:tc>
        <w:tc>
          <w:tcPr>
            <w:tcW w:w="1389" w:type="dxa"/>
          </w:tcPr>
          <w:p w:rsidR="004F4EBA" w:rsidRDefault="004F4EBA" w:rsidP="00135ACF">
            <w:pPr>
              <w:spacing w:before="40" w:after="40"/>
              <w:rPr>
                <w:ins w:id="6" w:author="曹姝玥" w:date="2015-12-31T21:32:00Z"/>
                <w:rFonts w:ascii="宋体" w:hAnsi="宋体"/>
              </w:rPr>
            </w:pPr>
            <w:ins w:id="7" w:author="曹姝玥" w:date="2015-12-31T21:32:00Z">
              <w:r>
                <w:rPr>
                  <w:rFonts w:ascii="宋体" w:hAnsi="宋体" w:hint="eastAsia"/>
                </w:rPr>
                <w:t>201</w:t>
              </w:r>
            </w:ins>
            <w:ins w:id="8" w:author="曹姝玥" w:date="2016-01-02T23:42:00Z">
              <w:r w:rsidR="00135ACF">
                <w:rPr>
                  <w:rFonts w:ascii="宋体" w:hAnsi="宋体" w:hint="eastAsia"/>
                </w:rPr>
                <w:t>6</w:t>
              </w:r>
            </w:ins>
            <w:ins w:id="9" w:author="曹姝玥" w:date="2015-12-31T21:32:00Z">
              <w:r>
                <w:rPr>
                  <w:rFonts w:ascii="宋体" w:hAnsi="宋体" w:hint="eastAsia"/>
                </w:rPr>
                <w:t>/1/</w:t>
              </w:r>
            </w:ins>
            <w:ins w:id="10" w:author="曹姝玥" w:date="2016-01-02T23:42:00Z">
              <w:r w:rsidR="00135ACF">
                <w:rPr>
                  <w:rFonts w:ascii="宋体" w:hAnsi="宋体" w:hint="eastAsia"/>
                </w:rPr>
                <w:t>2</w:t>
              </w:r>
            </w:ins>
          </w:p>
        </w:tc>
        <w:tc>
          <w:tcPr>
            <w:tcW w:w="3811" w:type="dxa"/>
          </w:tcPr>
          <w:p w:rsidR="00403BAA" w:rsidRDefault="004F4EBA" w:rsidP="00403BAA">
            <w:pPr>
              <w:spacing w:before="40" w:after="40"/>
              <w:rPr>
                <w:ins w:id="11" w:author="曹姝玥" w:date="2015-12-31T21:32:00Z"/>
                <w:rFonts w:ascii="宋体" w:hAnsi="宋体"/>
              </w:rPr>
              <w:pPrChange w:id="12" w:author="曹姝玥" w:date="2015-12-31T21:32:00Z">
                <w:pPr>
                  <w:numPr>
                    <w:numId w:val="1"/>
                  </w:numPr>
                  <w:spacing w:before="40" w:after="40"/>
                </w:pPr>
              </w:pPrChange>
            </w:pPr>
            <w:ins w:id="13" w:author="曹姝玥" w:date="2015-12-31T21:32:00Z">
              <w:r>
                <w:rPr>
                  <w:rFonts w:ascii="宋体" w:hAnsi="宋体" w:hint="eastAsia"/>
                </w:rPr>
                <w:t>更新部分接口规范</w:t>
              </w:r>
            </w:ins>
          </w:p>
        </w:tc>
        <w:tc>
          <w:tcPr>
            <w:tcW w:w="1553" w:type="dxa"/>
          </w:tcPr>
          <w:p w:rsidR="004F4EBA" w:rsidRDefault="004F4EBA">
            <w:pPr>
              <w:spacing w:before="40" w:after="40"/>
              <w:rPr>
                <w:ins w:id="14" w:author="曹姝玥" w:date="2015-12-31T21:32:00Z"/>
                <w:rFonts w:ascii="宋体" w:hAnsi="宋体"/>
              </w:rPr>
            </w:pPr>
            <w:ins w:id="15" w:author="曹姝玥" w:date="2015-12-31T21:32:00Z">
              <w:r>
                <w:rPr>
                  <w:rFonts w:ascii="宋体" w:hAnsi="宋体" w:hint="eastAsia"/>
                </w:rPr>
                <w:t>V1.2正式版</w:t>
              </w:r>
            </w:ins>
          </w:p>
        </w:tc>
      </w:tr>
    </w:tbl>
    <w:p w:rsidR="00D960C8" w:rsidRDefault="00D960C8">
      <w:pPr>
        <w:jc w:val="left"/>
        <w:rPr>
          <w:rFonts w:ascii="宋体" w:hAnsi="宋体" w:cs="宋体"/>
          <w:b/>
          <w:bCs/>
          <w:sz w:val="36"/>
          <w:szCs w:val="36"/>
        </w:rPr>
      </w:pPr>
    </w:p>
    <w:p w:rsidR="00D960C8" w:rsidRDefault="00F41064">
      <w:pPr>
        <w:jc w:val="left"/>
        <w:rPr>
          <w:rFonts w:ascii="宋体" w:hAnsi="宋体" w:cs="宋体"/>
          <w:b/>
          <w:bCs/>
          <w:sz w:val="36"/>
          <w:szCs w:val="36"/>
        </w:rPr>
      </w:pPr>
      <w:r>
        <w:rPr>
          <w:rFonts w:ascii="宋体" w:hAnsi="宋体" w:cs="宋体" w:hint="eastAsia"/>
          <w:b/>
          <w:bCs/>
          <w:sz w:val="36"/>
          <w:szCs w:val="36"/>
        </w:rPr>
        <w:t>小组成员：</w:t>
      </w:r>
    </w:p>
    <w:p w:rsidR="00D960C8" w:rsidRDefault="00D960C8">
      <w:pPr>
        <w:jc w:val="left"/>
        <w:rPr>
          <w:rFonts w:ascii="宋体" w:hAnsi="宋体" w:cs="宋体"/>
          <w:b/>
          <w:bCs/>
          <w:sz w:val="36"/>
          <w:szCs w:val="36"/>
        </w:rPr>
      </w:pPr>
    </w:p>
    <w:tbl>
      <w:tblPr>
        <w:tblpPr w:leftFromText="180" w:rightFromText="180" w:vertAnchor="text" w:horzAnchor="margin" w:tblpY="89"/>
        <w:tblW w:w="8296" w:type="dxa"/>
        <w:tblBorders>
          <w:top w:val="single" w:sz="2" w:space="0" w:color="9CC2E5"/>
          <w:bottom w:val="single" w:sz="2" w:space="0" w:color="9CC2E5"/>
          <w:insideH w:val="single" w:sz="2" w:space="0" w:color="9CC2E5"/>
          <w:insideV w:val="single" w:sz="2" w:space="0" w:color="9CC2E5"/>
        </w:tblBorders>
        <w:tblLayout w:type="fixed"/>
        <w:tblLook w:val="04A0"/>
      </w:tblPr>
      <w:tblGrid>
        <w:gridCol w:w="4148"/>
        <w:gridCol w:w="4148"/>
      </w:tblGrid>
      <w:tr w:rsidR="00D960C8">
        <w:tc>
          <w:tcPr>
            <w:tcW w:w="4148" w:type="dxa"/>
            <w:shd w:val="clear" w:color="auto" w:fill="DEEAF6"/>
          </w:tcPr>
          <w:p w:rsidR="00D960C8" w:rsidRDefault="00F41064">
            <w:pPr>
              <w:jc w:val="center"/>
            </w:pPr>
            <w:r>
              <w:rPr>
                <w:rFonts w:hint="eastAsia"/>
                <w:b/>
                <w:bCs/>
              </w:rPr>
              <w:t>姓名</w:t>
            </w:r>
          </w:p>
        </w:tc>
        <w:tc>
          <w:tcPr>
            <w:tcW w:w="4148" w:type="dxa"/>
            <w:shd w:val="clear" w:color="auto" w:fill="DEEAF6"/>
          </w:tcPr>
          <w:p w:rsidR="00D960C8" w:rsidRDefault="00F41064">
            <w:pPr>
              <w:jc w:val="center"/>
              <w:rPr>
                <w:b/>
              </w:rPr>
            </w:pPr>
            <w:r>
              <w:rPr>
                <w:rFonts w:hint="eastAsia"/>
                <w:b/>
              </w:rPr>
              <w:t>学号</w:t>
            </w:r>
          </w:p>
        </w:tc>
      </w:tr>
      <w:tr w:rsidR="00D960C8">
        <w:tc>
          <w:tcPr>
            <w:tcW w:w="4148" w:type="dxa"/>
          </w:tcPr>
          <w:p w:rsidR="00D960C8" w:rsidRDefault="00F41064">
            <w:pPr>
              <w:jc w:val="center"/>
              <w:rPr>
                <w:bCs/>
              </w:rPr>
            </w:pPr>
            <w:r>
              <w:rPr>
                <w:rFonts w:hint="eastAsia"/>
                <w:bCs/>
              </w:rPr>
              <w:t>曹姝玥</w:t>
            </w:r>
          </w:p>
        </w:tc>
        <w:tc>
          <w:tcPr>
            <w:tcW w:w="4148" w:type="dxa"/>
          </w:tcPr>
          <w:p w:rsidR="00D960C8" w:rsidRDefault="00F41064">
            <w:pPr>
              <w:jc w:val="center"/>
            </w:pPr>
            <w:r>
              <w:rPr>
                <w:rFonts w:hint="eastAsia"/>
              </w:rPr>
              <w:t>14</w:t>
            </w:r>
            <w:r>
              <w:t>1250</w:t>
            </w:r>
            <w:r>
              <w:rPr>
                <w:rFonts w:hint="eastAsia"/>
              </w:rPr>
              <w:t>005</w:t>
            </w:r>
          </w:p>
        </w:tc>
      </w:tr>
      <w:tr w:rsidR="00D960C8">
        <w:tc>
          <w:tcPr>
            <w:tcW w:w="4148" w:type="dxa"/>
            <w:shd w:val="clear" w:color="auto" w:fill="DEEAF6"/>
          </w:tcPr>
          <w:p w:rsidR="00D960C8" w:rsidRDefault="00F41064">
            <w:pPr>
              <w:jc w:val="center"/>
              <w:rPr>
                <w:bCs/>
              </w:rPr>
            </w:pPr>
            <w:r>
              <w:rPr>
                <w:rFonts w:hint="eastAsia"/>
                <w:bCs/>
              </w:rPr>
              <w:t>雷婷</w:t>
            </w:r>
          </w:p>
        </w:tc>
        <w:tc>
          <w:tcPr>
            <w:tcW w:w="4148" w:type="dxa"/>
            <w:shd w:val="clear" w:color="auto" w:fill="DEEAF6"/>
          </w:tcPr>
          <w:p w:rsidR="00D960C8" w:rsidRDefault="00F41064">
            <w:pPr>
              <w:jc w:val="center"/>
            </w:pPr>
            <w:r>
              <w:rPr>
                <w:rFonts w:hint="eastAsia"/>
              </w:rPr>
              <w:t>141250061</w:t>
            </w:r>
          </w:p>
        </w:tc>
      </w:tr>
      <w:tr w:rsidR="00D960C8">
        <w:tc>
          <w:tcPr>
            <w:tcW w:w="4148" w:type="dxa"/>
          </w:tcPr>
          <w:p w:rsidR="00D960C8" w:rsidRDefault="00F41064">
            <w:pPr>
              <w:jc w:val="center"/>
              <w:rPr>
                <w:bCs/>
              </w:rPr>
            </w:pPr>
            <w:r>
              <w:rPr>
                <w:rFonts w:hint="eastAsia"/>
                <w:bCs/>
              </w:rPr>
              <w:t>李莹</w:t>
            </w:r>
          </w:p>
        </w:tc>
        <w:tc>
          <w:tcPr>
            <w:tcW w:w="4148" w:type="dxa"/>
          </w:tcPr>
          <w:p w:rsidR="00D960C8" w:rsidRDefault="00F41064">
            <w:pPr>
              <w:jc w:val="center"/>
            </w:pPr>
            <w:r>
              <w:rPr>
                <w:rFonts w:hint="eastAsia"/>
              </w:rPr>
              <w:t>141250065</w:t>
            </w:r>
          </w:p>
        </w:tc>
      </w:tr>
      <w:tr w:rsidR="00D960C8">
        <w:tc>
          <w:tcPr>
            <w:tcW w:w="4148" w:type="dxa"/>
            <w:shd w:val="clear" w:color="auto" w:fill="DEEAF6"/>
          </w:tcPr>
          <w:p w:rsidR="00D960C8" w:rsidRDefault="00F41064">
            <w:pPr>
              <w:jc w:val="center"/>
              <w:rPr>
                <w:bCs/>
              </w:rPr>
            </w:pPr>
            <w:r>
              <w:rPr>
                <w:rFonts w:hint="eastAsia"/>
                <w:bCs/>
              </w:rPr>
              <w:t>徐海溦</w:t>
            </w:r>
          </w:p>
        </w:tc>
        <w:tc>
          <w:tcPr>
            <w:tcW w:w="4148" w:type="dxa"/>
            <w:shd w:val="clear" w:color="auto" w:fill="DEEAF6"/>
          </w:tcPr>
          <w:p w:rsidR="00D960C8" w:rsidRDefault="00F41064">
            <w:pPr>
              <w:jc w:val="center"/>
            </w:pPr>
            <w:r>
              <w:rPr>
                <w:rFonts w:hint="eastAsia"/>
              </w:rPr>
              <w:t>14</w:t>
            </w:r>
            <w:r>
              <w:t>125015</w:t>
            </w:r>
            <w:r>
              <w:rPr>
                <w:rFonts w:hint="eastAsia"/>
              </w:rPr>
              <w:t>8</w:t>
            </w:r>
          </w:p>
        </w:tc>
      </w:tr>
    </w:tbl>
    <w:p w:rsidR="00D960C8" w:rsidRDefault="00D960C8">
      <w:pPr>
        <w:pStyle w:val="12"/>
        <w:tabs>
          <w:tab w:val="left" w:pos="425"/>
          <w:tab w:val="left" w:pos="5610"/>
        </w:tabs>
        <w:spacing w:line="480" w:lineRule="auto"/>
        <w:ind w:firstLineChars="0" w:firstLine="0"/>
        <w:jc w:val="left"/>
        <w:rPr>
          <w:b/>
          <w:sz w:val="36"/>
          <w:szCs w:val="36"/>
        </w:rPr>
      </w:pPr>
    </w:p>
    <w:p w:rsidR="00D960C8" w:rsidRDefault="00D960C8">
      <w:pPr>
        <w:widowControl/>
        <w:jc w:val="center"/>
        <w:rPr>
          <w:rFonts w:ascii="黑体" w:eastAsia="黑体" w:hAnsi="黑体"/>
          <w:b/>
          <w:sz w:val="36"/>
          <w:szCs w:val="36"/>
        </w:rPr>
        <w:sectPr w:rsidR="00D960C8">
          <w:pgSz w:w="11906" w:h="16838"/>
          <w:pgMar w:top="1440" w:right="1800" w:bottom="1440" w:left="1800" w:header="851" w:footer="992" w:gutter="0"/>
          <w:cols w:space="720"/>
          <w:docGrid w:type="lines" w:linePitch="312"/>
        </w:sectPr>
      </w:pPr>
    </w:p>
    <w:p w:rsidR="00D960C8" w:rsidRDefault="00F41064">
      <w:pPr>
        <w:pStyle w:val="1"/>
        <w:jc w:val="center"/>
        <w:rPr>
          <w:sz w:val="72"/>
          <w:szCs w:val="36"/>
        </w:rPr>
      </w:pPr>
      <w:bookmarkStart w:id="16" w:name="_Toc16810"/>
      <w:bookmarkStart w:id="17" w:name="_Toc13771"/>
      <w:r>
        <w:rPr>
          <w:rFonts w:hint="eastAsia"/>
          <w:sz w:val="72"/>
          <w:szCs w:val="36"/>
        </w:rPr>
        <w:lastRenderedPageBreak/>
        <w:t>目</w:t>
      </w:r>
      <w:r>
        <w:rPr>
          <w:rFonts w:hint="eastAsia"/>
          <w:sz w:val="72"/>
          <w:szCs w:val="36"/>
        </w:rPr>
        <w:t xml:space="preserve"> </w:t>
      </w:r>
      <w:r>
        <w:rPr>
          <w:rFonts w:hint="eastAsia"/>
          <w:sz w:val="72"/>
          <w:szCs w:val="36"/>
        </w:rPr>
        <w:t>录</w:t>
      </w:r>
      <w:bookmarkEnd w:id="16"/>
      <w:bookmarkEnd w:id="17"/>
    </w:p>
    <w:p w:rsidR="00D960C8" w:rsidRDefault="00D960C8">
      <w:pPr>
        <w:rPr>
          <w:b/>
          <w:sz w:val="72"/>
          <w:szCs w:val="36"/>
        </w:rPr>
      </w:pPr>
    </w:p>
    <w:p w:rsidR="00D960C8" w:rsidRDefault="00403BAA">
      <w:pPr>
        <w:pStyle w:val="10"/>
        <w:tabs>
          <w:tab w:val="right" w:leader="dot" w:pos="8306"/>
        </w:tabs>
      </w:pPr>
      <w:r w:rsidRPr="00403BAA">
        <w:rPr>
          <w:rFonts w:hint="eastAsia"/>
          <w:b/>
          <w:sz w:val="72"/>
          <w:szCs w:val="36"/>
        </w:rPr>
        <w:fldChar w:fldCharType="begin"/>
      </w:r>
      <w:r w:rsidR="00F41064">
        <w:rPr>
          <w:rFonts w:hint="eastAsia"/>
          <w:b/>
          <w:sz w:val="72"/>
          <w:szCs w:val="36"/>
        </w:rPr>
        <w:instrText xml:space="preserve">TOC \o "1-3" \h \u </w:instrText>
      </w:r>
      <w:r w:rsidRPr="00403BAA">
        <w:rPr>
          <w:rFonts w:hint="eastAsia"/>
          <w:b/>
          <w:sz w:val="72"/>
          <w:szCs w:val="36"/>
        </w:rPr>
        <w:fldChar w:fldCharType="separate"/>
      </w:r>
      <w:hyperlink w:anchor="_Toc30793" w:history="1">
        <w:r w:rsidR="00F41064">
          <w:rPr>
            <w:rFonts w:hint="eastAsia"/>
            <w:b/>
            <w:bCs/>
            <w:sz w:val="24"/>
            <w:szCs w:val="28"/>
          </w:rPr>
          <w:t xml:space="preserve">1 </w:t>
        </w:r>
        <w:r w:rsidR="00F41064">
          <w:rPr>
            <w:rFonts w:hint="eastAsia"/>
            <w:b/>
            <w:bCs/>
            <w:sz w:val="24"/>
            <w:szCs w:val="28"/>
          </w:rPr>
          <w:t>引言</w:t>
        </w:r>
        <w:r w:rsidR="00F41064">
          <w:rPr>
            <w:b/>
            <w:bCs/>
            <w:sz w:val="24"/>
            <w:szCs w:val="28"/>
          </w:rPr>
          <w:tab/>
        </w:r>
        <w:r>
          <w:rPr>
            <w:b/>
            <w:bCs/>
            <w:sz w:val="24"/>
            <w:szCs w:val="28"/>
          </w:rPr>
          <w:fldChar w:fldCharType="begin"/>
        </w:r>
        <w:r w:rsidR="00F41064">
          <w:rPr>
            <w:b/>
            <w:bCs/>
            <w:sz w:val="24"/>
            <w:szCs w:val="28"/>
          </w:rPr>
          <w:instrText xml:space="preserve"> PAGEREF _Toc30793 </w:instrText>
        </w:r>
        <w:r>
          <w:rPr>
            <w:b/>
            <w:bCs/>
            <w:sz w:val="24"/>
            <w:szCs w:val="28"/>
          </w:rPr>
          <w:fldChar w:fldCharType="separate"/>
        </w:r>
        <w:r w:rsidR="00F41064">
          <w:rPr>
            <w:b/>
            <w:bCs/>
            <w:sz w:val="24"/>
            <w:szCs w:val="28"/>
          </w:rPr>
          <w:t>4</w:t>
        </w:r>
        <w:r>
          <w:rPr>
            <w:b/>
            <w:bCs/>
            <w:sz w:val="24"/>
            <w:szCs w:val="28"/>
          </w:rPr>
          <w:fldChar w:fldCharType="end"/>
        </w:r>
      </w:hyperlink>
    </w:p>
    <w:p w:rsidR="00D960C8" w:rsidRDefault="00403BAA">
      <w:pPr>
        <w:pStyle w:val="20"/>
        <w:tabs>
          <w:tab w:val="right" w:leader="dot" w:pos="8306"/>
        </w:tabs>
      </w:pPr>
      <w:hyperlink w:anchor="_Toc3626" w:history="1">
        <w:r w:rsidR="00F41064">
          <w:rPr>
            <w:rFonts w:hint="eastAsia"/>
          </w:rPr>
          <w:t>1.1</w:t>
        </w:r>
        <w:r w:rsidR="00F41064">
          <w:rPr>
            <w:rFonts w:hint="eastAsia"/>
          </w:rPr>
          <w:t>编制目的</w:t>
        </w:r>
        <w:r w:rsidR="00F41064">
          <w:tab/>
        </w:r>
        <w:r>
          <w:fldChar w:fldCharType="begin"/>
        </w:r>
        <w:r w:rsidR="00F41064">
          <w:instrText xml:space="preserve"> PAGEREF _Toc3626 </w:instrText>
        </w:r>
        <w:r>
          <w:fldChar w:fldCharType="separate"/>
        </w:r>
        <w:r w:rsidR="00F41064">
          <w:t>4</w:t>
        </w:r>
        <w:r>
          <w:fldChar w:fldCharType="end"/>
        </w:r>
      </w:hyperlink>
    </w:p>
    <w:p w:rsidR="00D960C8" w:rsidRDefault="00403BAA">
      <w:pPr>
        <w:pStyle w:val="20"/>
        <w:tabs>
          <w:tab w:val="right" w:leader="dot" w:pos="8306"/>
        </w:tabs>
      </w:pPr>
      <w:hyperlink w:anchor="_Toc2621" w:history="1">
        <w:r w:rsidR="00F41064">
          <w:rPr>
            <w:rFonts w:hint="eastAsia"/>
          </w:rPr>
          <w:t>1.2</w:t>
        </w:r>
        <w:r w:rsidR="00F41064">
          <w:rPr>
            <w:rFonts w:hint="eastAsia"/>
          </w:rPr>
          <w:t>词汇表</w:t>
        </w:r>
        <w:r w:rsidR="00F41064">
          <w:tab/>
        </w:r>
        <w:r>
          <w:fldChar w:fldCharType="begin"/>
        </w:r>
        <w:r w:rsidR="00F41064">
          <w:instrText xml:space="preserve"> PAGEREF _Toc2621 </w:instrText>
        </w:r>
        <w:r>
          <w:fldChar w:fldCharType="separate"/>
        </w:r>
        <w:r w:rsidR="00F41064">
          <w:t>4</w:t>
        </w:r>
        <w:r>
          <w:fldChar w:fldCharType="end"/>
        </w:r>
      </w:hyperlink>
    </w:p>
    <w:p w:rsidR="00D960C8" w:rsidRDefault="00403BAA">
      <w:pPr>
        <w:pStyle w:val="20"/>
        <w:tabs>
          <w:tab w:val="right" w:leader="dot" w:pos="8306"/>
        </w:tabs>
      </w:pPr>
      <w:hyperlink w:anchor="_Toc23570" w:history="1">
        <w:r w:rsidR="00F41064">
          <w:rPr>
            <w:rFonts w:hint="eastAsia"/>
          </w:rPr>
          <w:t>1.3</w:t>
        </w:r>
        <w:r w:rsidR="00F41064">
          <w:rPr>
            <w:rFonts w:hint="eastAsia"/>
          </w:rPr>
          <w:t>参考资料</w:t>
        </w:r>
        <w:r w:rsidR="00F41064">
          <w:tab/>
        </w:r>
        <w:r>
          <w:fldChar w:fldCharType="begin"/>
        </w:r>
        <w:r w:rsidR="00F41064">
          <w:instrText xml:space="preserve"> PAGEREF _Toc23570 </w:instrText>
        </w:r>
        <w:r>
          <w:fldChar w:fldCharType="separate"/>
        </w:r>
        <w:r w:rsidR="00F41064">
          <w:t>4</w:t>
        </w:r>
        <w:r>
          <w:fldChar w:fldCharType="end"/>
        </w:r>
      </w:hyperlink>
    </w:p>
    <w:p w:rsidR="00D960C8" w:rsidRDefault="00403BAA">
      <w:pPr>
        <w:pStyle w:val="10"/>
        <w:tabs>
          <w:tab w:val="right" w:leader="dot" w:pos="8306"/>
        </w:tabs>
      </w:pPr>
      <w:hyperlink w:anchor="_Toc22234" w:history="1">
        <w:r w:rsidR="00F41064">
          <w:rPr>
            <w:rFonts w:hint="eastAsia"/>
            <w:b/>
            <w:bCs/>
            <w:sz w:val="24"/>
            <w:szCs w:val="28"/>
          </w:rPr>
          <w:t xml:space="preserve">2 </w:t>
        </w:r>
        <w:r w:rsidR="00F41064">
          <w:rPr>
            <w:rFonts w:hint="eastAsia"/>
            <w:b/>
            <w:bCs/>
            <w:sz w:val="24"/>
            <w:szCs w:val="28"/>
          </w:rPr>
          <w:t>产品概述</w:t>
        </w:r>
        <w:r w:rsidR="00F41064">
          <w:rPr>
            <w:b/>
            <w:bCs/>
            <w:sz w:val="24"/>
            <w:szCs w:val="28"/>
          </w:rPr>
          <w:tab/>
        </w:r>
        <w:r>
          <w:rPr>
            <w:b/>
            <w:bCs/>
            <w:sz w:val="24"/>
            <w:szCs w:val="28"/>
          </w:rPr>
          <w:fldChar w:fldCharType="begin"/>
        </w:r>
        <w:r w:rsidR="00F41064">
          <w:rPr>
            <w:b/>
            <w:bCs/>
            <w:sz w:val="24"/>
            <w:szCs w:val="28"/>
          </w:rPr>
          <w:instrText xml:space="preserve"> PAGEREF _Toc22234 </w:instrText>
        </w:r>
        <w:r>
          <w:rPr>
            <w:b/>
            <w:bCs/>
            <w:sz w:val="24"/>
            <w:szCs w:val="28"/>
          </w:rPr>
          <w:fldChar w:fldCharType="separate"/>
        </w:r>
        <w:r w:rsidR="00F41064">
          <w:rPr>
            <w:b/>
            <w:bCs/>
            <w:sz w:val="24"/>
            <w:szCs w:val="28"/>
          </w:rPr>
          <w:t>4</w:t>
        </w:r>
        <w:r>
          <w:rPr>
            <w:b/>
            <w:bCs/>
            <w:sz w:val="24"/>
            <w:szCs w:val="28"/>
          </w:rPr>
          <w:fldChar w:fldCharType="end"/>
        </w:r>
      </w:hyperlink>
    </w:p>
    <w:p w:rsidR="00D960C8" w:rsidRDefault="00403BAA">
      <w:pPr>
        <w:pStyle w:val="10"/>
        <w:tabs>
          <w:tab w:val="right" w:leader="dot" w:pos="8306"/>
        </w:tabs>
        <w:rPr>
          <w:b/>
          <w:bCs/>
          <w:sz w:val="24"/>
          <w:szCs w:val="28"/>
        </w:rPr>
      </w:pPr>
      <w:hyperlink w:anchor="_Toc3677" w:history="1">
        <w:r w:rsidR="00F41064">
          <w:rPr>
            <w:rFonts w:hint="eastAsia"/>
            <w:b/>
            <w:bCs/>
            <w:sz w:val="24"/>
            <w:szCs w:val="28"/>
          </w:rPr>
          <w:t xml:space="preserve">3 </w:t>
        </w:r>
        <w:r w:rsidR="00F41064">
          <w:rPr>
            <w:rFonts w:hint="eastAsia"/>
            <w:b/>
            <w:bCs/>
            <w:sz w:val="24"/>
            <w:szCs w:val="28"/>
          </w:rPr>
          <w:t>逻辑视角</w:t>
        </w:r>
        <w:r w:rsidR="00F41064">
          <w:rPr>
            <w:b/>
            <w:bCs/>
            <w:sz w:val="24"/>
            <w:szCs w:val="28"/>
          </w:rPr>
          <w:tab/>
        </w:r>
        <w:r>
          <w:rPr>
            <w:b/>
            <w:bCs/>
            <w:sz w:val="24"/>
            <w:szCs w:val="28"/>
          </w:rPr>
          <w:fldChar w:fldCharType="begin"/>
        </w:r>
        <w:r w:rsidR="00F41064">
          <w:rPr>
            <w:b/>
            <w:bCs/>
            <w:sz w:val="24"/>
            <w:szCs w:val="28"/>
          </w:rPr>
          <w:instrText xml:space="preserve"> PAGEREF _Toc3677 </w:instrText>
        </w:r>
        <w:r>
          <w:rPr>
            <w:b/>
            <w:bCs/>
            <w:sz w:val="24"/>
            <w:szCs w:val="28"/>
          </w:rPr>
          <w:fldChar w:fldCharType="separate"/>
        </w:r>
        <w:r w:rsidR="00F41064">
          <w:rPr>
            <w:b/>
            <w:bCs/>
            <w:sz w:val="24"/>
            <w:szCs w:val="28"/>
          </w:rPr>
          <w:t>4</w:t>
        </w:r>
        <w:r>
          <w:rPr>
            <w:b/>
            <w:bCs/>
            <w:sz w:val="24"/>
            <w:szCs w:val="28"/>
          </w:rPr>
          <w:fldChar w:fldCharType="end"/>
        </w:r>
      </w:hyperlink>
    </w:p>
    <w:p w:rsidR="00D960C8" w:rsidRDefault="00403BAA">
      <w:pPr>
        <w:pStyle w:val="10"/>
        <w:tabs>
          <w:tab w:val="right" w:leader="dot" w:pos="8306"/>
        </w:tabs>
      </w:pPr>
      <w:hyperlink w:anchor="_Toc17965" w:history="1">
        <w:r w:rsidR="00F41064">
          <w:rPr>
            <w:rFonts w:hint="eastAsia"/>
            <w:b/>
            <w:bCs/>
            <w:sz w:val="24"/>
            <w:szCs w:val="28"/>
          </w:rPr>
          <w:t xml:space="preserve">4 </w:t>
        </w:r>
        <w:r w:rsidR="00F41064">
          <w:rPr>
            <w:rFonts w:hint="eastAsia"/>
            <w:b/>
            <w:bCs/>
            <w:sz w:val="24"/>
            <w:szCs w:val="28"/>
          </w:rPr>
          <w:t>组合视角</w:t>
        </w:r>
        <w:r w:rsidR="00F41064">
          <w:rPr>
            <w:b/>
            <w:bCs/>
            <w:sz w:val="24"/>
            <w:szCs w:val="28"/>
          </w:rPr>
          <w:tab/>
        </w:r>
        <w:r>
          <w:rPr>
            <w:b/>
            <w:bCs/>
            <w:sz w:val="24"/>
            <w:szCs w:val="28"/>
          </w:rPr>
          <w:fldChar w:fldCharType="begin"/>
        </w:r>
        <w:r w:rsidR="00F41064">
          <w:rPr>
            <w:b/>
            <w:bCs/>
            <w:sz w:val="24"/>
            <w:szCs w:val="28"/>
          </w:rPr>
          <w:instrText xml:space="preserve"> PAGEREF _Toc17965 </w:instrText>
        </w:r>
        <w:r>
          <w:rPr>
            <w:b/>
            <w:bCs/>
            <w:sz w:val="24"/>
            <w:szCs w:val="28"/>
          </w:rPr>
          <w:fldChar w:fldCharType="separate"/>
        </w:r>
        <w:r w:rsidR="00F41064">
          <w:rPr>
            <w:b/>
            <w:bCs/>
            <w:sz w:val="24"/>
            <w:szCs w:val="28"/>
          </w:rPr>
          <w:t>5</w:t>
        </w:r>
        <w:r>
          <w:rPr>
            <w:b/>
            <w:bCs/>
            <w:sz w:val="24"/>
            <w:szCs w:val="28"/>
          </w:rPr>
          <w:fldChar w:fldCharType="end"/>
        </w:r>
      </w:hyperlink>
    </w:p>
    <w:p w:rsidR="00D960C8" w:rsidRDefault="00403BAA">
      <w:pPr>
        <w:pStyle w:val="20"/>
        <w:tabs>
          <w:tab w:val="right" w:leader="dot" w:pos="8306"/>
        </w:tabs>
      </w:pPr>
      <w:hyperlink w:anchor="_Toc16864" w:history="1">
        <w:r w:rsidR="00F41064">
          <w:rPr>
            <w:rFonts w:hint="eastAsia"/>
          </w:rPr>
          <w:t>4.1</w:t>
        </w:r>
        <w:r w:rsidR="00F41064">
          <w:rPr>
            <w:rFonts w:hint="eastAsia"/>
          </w:rPr>
          <w:t>开发包图</w:t>
        </w:r>
        <w:r w:rsidR="00F41064">
          <w:tab/>
        </w:r>
        <w:r>
          <w:fldChar w:fldCharType="begin"/>
        </w:r>
        <w:r w:rsidR="00F41064">
          <w:instrText xml:space="preserve"> PAGEREF _Toc16864 </w:instrText>
        </w:r>
        <w:r>
          <w:fldChar w:fldCharType="separate"/>
        </w:r>
        <w:r w:rsidR="00F41064">
          <w:t>5</w:t>
        </w:r>
        <w:r>
          <w:fldChar w:fldCharType="end"/>
        </w:r>
      </w:hyperlink>
    </w:p>
    <w:p w:rsidR="00D960C8" w:rsidRDefault="00403BAA">
      <w:pPr>
        <w:pStyle w:val="20"/>
        <w:tabs>
          <w:tab w:val="right" w:leader="dot" w:pos="8306"/>
        </w:tabs>
      </w:pPr>
      <w:hyperlink w:anchor="_Toc27343" w:history="1">
        <w:r w:rsidR="00F41064">
          <w:rPr>
            <w:rFonts w:hint="eastAsia"/>
          </w:rPr>
          <w:t>4.2</w:t>
        </w:r>
        <w:r w:rsidR="00F41064">
          <w:rPr>
            <w:rFonts w:hint="eastAsia"/>
          </w:rPr>
          <w:t>运行时进程</w:t>
        </w:r>
        <w:r w:rsidR="00F41064">
          <w:tab/>
        </w:r>
        <w:r>
          <w:fldChar w:fldCharType="begin"/>
        </w:r>
        <w:r w:rsidR="00F41064">
          <w:instrText xml:space="preserve"> PAGEREF _Toc27343 </w:instrText>
        </w:r>
        <w:r>
          <w:fldChar w:fldCharType="separate"/>
        </w:r>
        <w:r w:rsidR="00F41064">
          <w:t>8</w:t>
        </w:r>
        <w:r>
          <w:fldChar w:fldCharType="end"/>
        </w:r>
      </w:hyperlink>
    </w:p>
    <w:p w:rsidR="00D960C8" w:rsidRDefault="00403BAA">
      <w:pPr>
        <w:pStyle w:val="20"/>
        <w:tabs>
          <w:tab w:val="right" w:leader="dot" w:pos="8306"/>
        </w:tabs>
      </w:pPr>
      <w:hyperlink w:anchor="_Toc19354" w:history="1">
        <w:r w:rsidR="00F41064">
          <w:rPr>
            <w:rFonts w:hint="eastAsia"/>
          </w:rPr>
          <w:t>4.3</w:t>
        </w:r>
        <w:r w:rsidR="00F41064">
          <w:rPr>
            <w:rFonts w:hint="eastAsia"/>
          </w:rPr>
          <w:t>物理部署</w:t>
        </w:r>
        <w:r w:rsidR="00F41064">
          <w:tab/>
        </w:r>
        <w:r>
          <w:fldChar w:fldCharType="begin"/>
        </w:r>
        <w:r w:rsidR="00F41064">
          <w:instrText xml:space="preserve"> PAGEREF _Toc19354 </w:instrText>
        </w:r>
        <w:r>
          <w:fldChar w:fldCharType="separate"/>
        </w:r>
        <w:r w:rsidR="00F41064">
          <w:t>8</w:t>
        </w:r>
        <w:r>
          <w:fldChar w:fldCharType="end"/>
        </w:r>
      </w:hyperlink>
    </w:p>
    <w:p w:rsidR="00D960C8" w:rsidRDefault="00403BAA">
      <w:pPr>
        <w:pStyle w:val="10"/>
        <w:tabs>
          <w:tab w:val="right" w:leader="dot" w:pos="8306"/>
        </w:tabs>
      </w:pPr>
      <w:hyperlink w:anchor="_Toc18273" w:history="1">
        <w:r w:rsidR="00F41064">
          <w:rPr>
            <w:rFonts w:hint="eastAsia"/>
            <w:b/>
            <w:bCs/>
            <w:sz w:val="24"/>
            <w:szCs w:val="28"/>
          </w:rPr>
          <w:t xml:space="preserve">5 </w:t>
        </w:r>
        <w:r w:rsidR="00F41064">
          <w:rPr>
            <w:rFonts w:hint="eastAsia"/>
            <w:b/>
            <w:bCs/>
            <w:sz w:val="24"/>
            <w:szCs w:val="28"/>
          </w:rPr>
          <w:t>接口视角</w:t>
        </w:r>
        <w:r w:rsidR="00F41064">
          <w:rPr>
            <w:b/>
            <w:bCs/>
            <w:sz w:val="24"/>
            <w:szCs w:val="28"/>
          </w:rPr>
          <w:tab/>
        </w:r>
        <w:r>
          <w:rPr>
            <w:b/>
            <w:bCs/>
            <w:sz w:val="24"/>
            <w:szCs w:val="28"/>
          </w:rPr>
          <w:fldChar w:fldCharType="begin"/>
        </w:r>
        <w:r w:rsidR="00F41064">
          <w:rPr>
            <w:b/>
            <w:bCs/>
            <w:sz w:val="24"/>
            <w:szCs w:val="28"/>
          </w:rPr>
          <w:instrText xml:space="preserve"> PAGEREF _Toc18273 </w:instrText>
        </w:r>
        <w:r>
          <w:rPr>
            <w:b/>
            <w:bCs/>
            <w:sz w:val="24"/>
            <w:szCs w:val="28"/>
          </w:rPr>
          <w:fldChar w:fldCharType="separate"/>
        </w:r>
        <w:r w:rsidR="00F41064">
          <w:rPr>
            <w:b/>
            <w:bCs/>
            <w:sz w:val="24"/>
            <w:szCs w:val="28"/>
          </w:rPr>
          <w:t>9</w:t>
        </w:r>
        <w:r>
          <w:rPr>
            <w:b/>
            <w:bCs/>
            <w:sz w:val="24"/>
            <w:szCs w:val="28"/>
          </w:rPr>
          <w:fldChar w:fldCharType="end"/>
        </w:r>
      </w:hyperlink>
    </w:p>
    <w:p w:rsidR="00D960C8" w:rsidRDefault="00403BAA">
      <w:pPr>
        <w:pStyle w:val="20"/>
        <w:tabs>
          <w:tab w:val="right" w:leader="dot" w:pos="8306"/>
        </w:tabs>
      </w:pPr>
      <w:hyperlink w:anchor="_Toc9920" w:history="1">
        <w:r w:rsidR="00F41064">
          <w:rPr>
            <w:rFonts w:hint="eastAsia"/>
          </w:rPr>
          <w:t>5.1</w:t>
        </w:r>
        <w:r w:rsidR="00F41064">
          <w:rPr>
            <w:rFonts w:hint="eastAsia"/>
          </w:rPr>
          <w:t>模块的职责</w:t>
        </w:r>
        <w:r w:rsidR="00F41064">
          <w:tab/>
        </w:r>
        <w:r>
          <w:fldChar w:fldCharType="begin"/>
        </w:r>
        <w:r w:rsidR="00F41064">
          <w:instrText xml:space="preserve"> PAGEREF _Toc9920 </w:instrText>
        </w:r>
        <w:r>
          <w:fldChar w:fldCharType="separate"/>
        </w:r>
        <w:r w:rsidR="00F41064">
          <w:t>9</w:t>
        </w:r>
        <w:r>
          <w:fldChar w:fldCharType="end"/>
        </w:r>
      </w:hyperlink>
    </w:p>
    <w:p w:rsidR="00D960C8" w:rsidRDefault="00403BAA">
      <w:pPr>
        <w:pStyle w:val="20"/>
        <w:tabs>
          <w:tab w:val="right" w:leader="dot" w:pos="8306"/>
        </w:tabs>
      </w:pPr>
      <w:hyperlink w:anchor="_Toc18683" w:history="1">
        <w:r w:rsidR="00F41064">
          <w:rPr>
            <w:rFonts w:hint="eastAsia"/>
          </w:rPr>
          <w:t>5.2</w:t>
        </w:r>
        <w:r w:rsidR="00F41064">
          <w:rPr>
            <w:rFonts w:hint="eastAsia"/>
          </w:rPr>
          <w:t>用户界面层的分解</w:t>
        </w:r>
        <w:r w:rsidR="00F41064">
          <w:tab/>
        </w:r>
        <w:r>
          <w:fldChar w:fldCharType="begin"/>
        </w:r>
        <w:r w:rsidR="00F41064">
          <w:instrText xml:space="preserve"> PAGEREF _Toc18683 </w:instrText>
        </w:r>
        <w:r>
          <w:fldChar w:fldCharType="separate"/>
        </w:r>
        <w:r w:rsidR="00F41064">
          <w:t>15</w:t>
        </w:r>
        <w:r>
          <w:fldChar w:fldCharType="end"/>
        </w:r>
      </w:hyperlink>
    </w:p>
    <w:p w:rsidR="00D960C8" w:rsidRDefault="00403BAA">
      <w:pPr>
        <w:pStyle w:val="30"/>
        <w:tabs>
          <w:tab w:val="right" w:leader="dot" w:pos="8306"/>
        </w:tabs>
      </w:pPr>
      <w:hyperlink w:anchor="_Toc14329" w:history="1">
        <w:r w:rsidR="00F41064">
          <w:rPr>
            <w:rFonts w:hint="eastAsia"/>
          </w:rPr>
          <w:t>5.2.1</w:t>
        </w:r>
        <w:r w:rsidR="00F41064">
          <w:rPr>
            <w:rFonts w:hint="eastAsia"/>
          </w:rPr>
          <w:t>用户界面层模块的职责</w:t>
        </w:r>
        <w:r w:rsidR="00F41064">
          <w:tab/>
        </w:r>
        <w:r>
          <w:fldChar w:fldCharType="begin"/>
        </w:r>
        <w:r w:rsidR="00F41064">
          <w:instrText xml:space="preserve"> PAGEREF _Toc14329 </w:instrText>
        </w:r>
        <w:r>
          <w:fldChar w:fldCharType="separate"/>
        </w:r>
        <w:r w:rsidR="00F41064">
          <w:t>18</w:t>
        </w:r>
        <w:r>
          <w:fldChar w:fldCharType="end"/>
        </w:r>
      </w:hyperlink>
    </w:p>
    <w:p w:rsidR="00D960C8" w:rsidRDefault="00403BAA">
      <w:pPr>
        <w:pStyle w:val="30"/>
        <w:tabs>
          <w:tab w:val="right" w:leader="dot" w:pos="8306"/>
        </w:tabs>
      </w:pPr>
      <w:hyperlink w:anchor="_Toc26084" w:history="1">
        <w:r w:rsidR="00F41064">
          <w:rPr>
            <w:rFonts w:hint="eastAsia"/>
          </w:rPr>
          <w:t>5.2.2</w:t>
        </w:r>
        <w:r w:rsidR="00F41064">
          <w:rPr>
            <w:rFonts w:hint="eastAsia"/>
          </w:rPr>
          <w:t>用户界面层模块的接口规范</w:t>
        </w:r>
        <w:r w:rsidR="00F41064">
          <w:tab/>
        </w:r>
        <w:r>
          <w:fldChar w:fldCharType="begin"/>
        </w:r>
        <w:r w:rsidR="00F41064">
          <w:instrText xml:space="preserve"> PAGEREF _Toc26084 </w:instrText>
        </w:r>
        <w:r>
          <w:fldChar w:fldCharType="separate"/>
        </w:r>
        <w:r w:rsidR="00F41064">
          <w:t>18</w:t>
        </w:r>
        <w:r>
          <w:fldChar w:fldCharType="end"/>
        </w:r>
      </w:hyperlink>
    </w:p>
    <w:p w:rsidR="00D960C8" w:rsidRDefault="00403BAA">
      <w:pPr>
        <w:pStyle w:val="30"/>
        <w:tabs>
          <w:tab w:val="right" w:leader="dot" w:pos="8306"/>
        </w:tabs>
      </w:pPr>
      <w:hyperlink w:anchor="_Toc14242" w:history="1">
        <w:r w:rsidR="00F41064">
          <w:rPr>
            <w:rFonts w:hint="eastAsia"/>
          </w:rPr>
          <w:t>5.2.3</w:t>
        </w:r>
        <w:r w:rsidR="00F41064">
          <w:rPr>
            <w:rFonts w:hint="eastAsia"/>
          </w:rPr>
          <w:t>用户界面层模块设计原理</w:t>
        </w:r>
        <w:r w:rsidR="00F41064">
          <w:tab/>
        </w:r>
        <w:r>
          <w:fldChar w:fldCharType="begin"/>
        </w:r>
        <w:r w:rsidR="00F41064">
          <w:instrText xml:space="preserve"> PAGEREF _Toc14242 </w:instrText>
        </w:r>
        <w:r>
          <w:fldChar w:fldCharType="separate"/>
        </w:r>
        <w:r w:rsidR="00F41064">
          <w:t>18</w:t>
        </w:r>
        <w:r>
          <w:fldChar w:fldCharType="end"/>
        </w:r>
      </w:hyperlink>
    </w:p>
    <w:p w:rsidR="00D960C8" w:rsidRDefault="00403BAA">
      <w:pPr>
        <w:pStyle w:val="20"/>
        <w:tabs>
          <w:tab w:val="right" w:leader="dot" w:pos="8306"/>
        </w:tabs>
      </w:pPr>
      <w:hyperlink w:anchor="_Toc2903" w:history="1">
        <w:r w:rsidR="00F41064">
          <w:rPr>
            <w:rFonts w:hint="eastAsia"/>
          </w:rPr>
          <w:t>5.3</w:t>
        </w:r>
        <w:r w:rsidR="00F41064">
          <w:rPr>
            <w:rFonts w:hint="eastAsia"/>
          </w:rPr>
          <w:t>业务逻辑层的分解</w:t>
        </w:r>
        <w:r w:rsidR="00F41064">
          <w:tab/>
        </w:r>
        <w:r>
          <w:fldChar w:fldCharType="begin"/>
        </w:r>
        <w:r w:rsidR="00F41064">
          <w:instrText xml:space="preserve"> PAGEREF _Toc2903 </w:instrText>
        </w:r>
        <w:r>
          <w:fldChar w:fldCharType="separate"/>
        </w:r>
        <w:r w:rsidR="00F41064">
          <w:t>19</w:t>
        </w:r>
        <w:r>
          <w:fldChar w:fldCharType="end"/>
        </w:r>
      </w:hyperlink>
    </w:p>
    <w:p w:rsidR="00D960C8" w:rsidRDefault="00403BAA">
      <w:pPr>
        <w:pStyle w:val="30"/>
        <w:tabs>
          <w:tab w:val="right" w:leader="dot" w:pos="8306"/>
        </w:tabs>
      </w:pPr>
      <w:hyperlink w:anchor="_Toc25369" w:history="1">
        <w:r w:rsidR="00F41064">
          <w:rPr>
            <w:rFonts w:hint="eastAsia"/>
          </w:rPr>
          <w:t>5.3.1</w:t>
        </w:r>
        <w:r w:rsidR="00F41064">
          <w:rPr>
            <w:rFonts w:hint="eastAsia"/>
          </w:rPr>
          <w:t>业务逻辑层模块的职责</w:t>
        </w:r>
        <w:r w:rsidR="00F41064">
          <w:tab/>
        </w:r>
        <w:r>
          <w:fldChar w:fldCharType="begin"/>
        </w:r>
        <w:r w:rsidR="00F41064">
          <w:instrText xml:space="preserve"> PAGEREF _Toc25369 </w:instrText>
        </w:r>
        <w:r>
          <w:fldChar w:fldCharType="separate"/>
        </w:r>
        <w:r w:rsidR="00F41064">
          <w:t>19</w:t>
        </w:r>
        <w:r>
          <w:fldChar w:fldCharType="end"/>
        </w:r>
      </w:hyperlink>
    </w:p>
    <w:p w:rsidR="00D960C8" w:rsidRDefault="00403BAA">
      <w:pPr>
        <w:pStyle w:val="30"/>
        <w:tabs>
          <w:tab w:val="right" w:leader="dot" w:pos="8306"/>
        </w:tabs>
      </w:pPr>
      <w:hyperlink w:anchor="_Toc6688" w:history="1">
        <w:r w:rsidR="00F41064">
          <w:rPr>
            <w:rFonts w:hint="eastAsia"/>
          </w:rPr>
          <w:t>5.3.2</w:t>
        </w:r>
        <w:r w:rsidR="00F41064">
          <w:rPr>
            <w:rFonts w:hint="eastAsia"/>
          </w:rPr>
          <w:t>业务逻辑层模块的接口规范</w:t>
        </w:r>
        <w:r w:rsidR="00F41064">
          <w:tab/>
        </w:r>
        <w:r>
          <w:fldChar w:fldCharType="begin"/>
        </w:r>
        <w:r w:rsidR="00F41064">
          <w:instrText xml:space="preserve"> PAGEREF _Toc6688 </w:instrText>
        </w:r>
        <w:r>
          <w:fldChar w:fldCharType="separate"/>
        </w:r>
        <w:r w:rsidR="00F41064">
          <w:t>19</w:t>
        </w:r>
        <w:r>
          <w:fldChar w:fldCharType="end"/>
        </w:r>
      </w:hyperlink>
    </w:p>
    <w:p w:rsidR="00D960C8" w:rsidRDefault="00403BAA">
      <w:pPr>
        <w:pStyle w:val="20"/>
        <w:tabs>
          <w:tab w:val="right" w:leader="dot" w:pos="8306"/>
        </w:tabs>
      </w:pPr>
      <w:hyperlink w:anchor="_Toc21845" w:history="1">
        <w:r w:rsidR="00F41064">
          <w:rPr>
            <w:rFonts w:hint="eastAsia"/>
          </w:rPr>
          <w:t>5.4</w:t>
        </w:r>
        <w:r w:rsidR="00F41064">
          <w:rPr>
            <w:rFonts w:hint="eastAsia"/>
          </w:rPr>
          <w:t>数据层的分解</w:t>
        </w:r>
        <w:r w:rsidR="00F41064">
          <w:tab/>
        </w:r>
        <w:r>
          <w:fldChar w:fldCharType="begin"/>
        </w:r>
        <w:r w:rsidR="00F41064">
          <w:instrText xml:space="preserve"> PAGEREF _Toc21845 </w:instrText>
        </w:r>
        <w:r>
          <w:fldChar w:fldCharType="separate"/>
        </w:r>
        <w:r w:rsidR="00F41064">
          <w:t>27</w:t>
        </w:r>
        <w:r>
          <w:fldChar w:fldCharType="end"/>
        </w:r>
      </w:hyperlink>
    </w:p>
    <w:p w:rsidR="00D960C8" w:rsidRDefault="00403BAA">
      <w:pPr>
        <w:pStyle w:val="30"/>
        <w:tabs>
          <w:tab w:val="right" w:leader="dot" w:pos="8306"/>
        </w:tabs>
      </w:pPr>
      <w:hyperlink w:anchor="_Toc29002" w:history="1">
        <w:r w:rsidR="00F41064">
          <w:rPr>
            <w:rFonts w:hint="eastAsia"/>
          </w:rPr>
          <w:t>5.4.1</w:t>
        </w:r>
        <w:r w:rsidR="00F41064">
          <w:rPr>
            <w:rFonts w:hint="eastAsia"/>
          </w:rPr>
          <w:t>数据层模块的职责</w:t>
        </w:r>
        <w:r w:rsidR="00F41064">
          <w:tab/>
        </w:r>
        <w:r>
          <w:fldChar w:fldCharType="begin"/>
        </w:r>
        <w:r w:rsidR="00F41064">
          <w:instrText xml:space="preserve"> PAGEREF _Toc29002 </w:instrText>
        </w:r>
        <w:r>
          <w:fldChar w:fldCharType="separate"/>
        </w:r>
        <w:r w:rsidR="00F41064">
          <w:t>27</w:t>
        </w:r>
        <w:r>
          <w:fldChar w:fldCharType="end"/>
        </w:r>
      </w:hyperlink>
    </w:p>
    <w:p w:rsidR="00D960C8" w:rsidRDefault="00403BAA">
      <w:pPr>
        <w:pStyle w:val="30"/>
        <w:tabs>
          <w:tab w:val="right" w:leader="dot" w:pos="8306"/>
        </w:tabs>
      </w:pPr>
      <w:hyperlink w:anchor="_Toc10588" w:history="1">
        <w:r w:rsidR="00F41064">
          <w:rPr>
            <w:rFonts w:hint="eastAsia"/>
          </w:rPr>
          <w:t>5.4.2</w:t>
        </w:r>
        <w:r w:rsidR="00F41064">
          <w:rPr>
            <w:rFonts w:hint="eastAsia"/>
          </w:rPr>
          <w:t>数据层模块的接口规范</w:t>
        </w:r>
        <w:r w:rsidR="00F41064">
          <w:tab/>
        </w:r>
        <w:r>
          <w:fldChar w:fldCharType="begin"/>
        </w:r>
        <w:r w:rsidR="00F41064">
          <w:instrText xml:space="preserve"> PAGEREF _Toc10588 </w:instrText>
        </w:r>
        <w:r>
          <w:fldChar w:fldCharType="separate"/>
        </w:r>
        <w:r w:rsidR="00F41064">
          <w:t>28</w:t>
        </w:r>
        <w:r>
          <w:fldChar w:fldCharType="end"/>
        </w:r>
      </w:hyperlink>
    </w:p>
    <w:p w:rsidR="00D960C8" w:rsidRDefault="00403BAA">
      <w:pPr>
        <w:pStyle w:val="10"/>
        <w:tabs>
          <w:tab w:val="right" w:leader="dot" w:pos="8306"/>
        </w:tabs>
      </w:pPr>
      <w:hyperlink w:anchor="_Toc16197" w:history="1">
        <w:r w:rsidR="00F41064">
          <w:rPr>
            <w:rFonts w:hint="eastAsia"/>
            <w:b/>
            <w:bCs/>
            <w:sz w:val="24"/>
            <w:szCs w:val="28"/>
          </w:rPr>
          <w:t xml:space="preserve">6 </w:t>
        </w:r>
        <w:r w:rsidR="00F41064">
          <w:rPr>
            <w:rFonts w:hint="eastAsia"/>
            <w:b/>
            <w:bCs/>
            <w:sz w:val="24"/>
            <w:szCs w:val="28"/>
          </w:rPr>
          <w:t>信息视角</w:t>
        </w:r>
        <w:r w:rsidR="00F41064">
          <w:rPr>
            <w:b/>
            <w:bCs/>
            <w:sz w:val="24"/>
            <w:szCs w:val="28"/>
          </w:rPr>
          <w:tab/>
        </w:r>
        <w:r>
          <w:rPr>
            <w:b/>
            <w:bCs/>
            <w:sz w:val="24"/>
            <w:szCs w:val="28"/>
          </w:rPr>
          <w:fldChar w:fldCharType="begin"/>
        </w:r>
        <w:r w:rsidR="00F41064">
          <w:rPr>
            <w:b/>
            <w:bCs/>
            <w:sz w:val="24"/>
            <w:szCs w:val="28"/>
          </w:rPr>
          <w:instrText xml:space="preserve"> PAGEREF _Toc16197 </w:instrText>
        </w:r>
        <w:r>
          <w:rPr>
            <w:b/>
            <w:bCs/>
            <w:sz w:val="24"/>
            <w:szCs w:val="28"/>
          </w:rPr>
          <w:fldChar w:fldCharType="separate"/>
        </w:r>
        <w:r w:rsidR="00F41064">
          <w:rPr>
            <w:b/>
            <w:bCs/>
            <w:sz w:val="24"/>
            <w:szCs w:val="28"/>
          </w:rPr>
          <w:t>33</w:t>
        </w:r>
        <w:r>
          <w:rPr>
            <w:b/>
            <w:bCs/>
            <w:sz w:val="24"/>
            <w:szCs w:val="28"/>
          </w:rPr>
          <w:fldChar w:fldCharType="end"/>
        </w:r>
      </w:hyperlink>
    </w:p>
    <w:p w:rsidR="00D960C8" w:rsidRDefault="00403BAA">
      <w:pPr>
        <w:pStyle w:val="20"/>
        <w:tabs>
          <w:tab w:val="right" w:leader="dot" w:pos="8306"/>
        </w:tabs>
      </w:pPr>
      <w:hyperlink w:anchor="_Toc23896" w:history="1">
        <w:r w:rsidR="00F41064">
          <w:rPr>
            <w:rFonts w:hint="eastAsia"/>
          </w:rPr>
          <w:t>6.1</w:t>
        </w:r>
        <w:r w:rsidR="00F41064">
          <w:rPr>
            <w:rFonts w:hint="eastAsia"/>
          </w:rPr>
          <w:t>数据持久化对象</w:t>
        </w:r>
        <w:r w:rsidR="00F41064">
          <w:tab/>
        </w:r>
        <w:r>
          <w:fldChar w:fldCharType="begin"/>
        </w:r>
        <w:r w:rsidR="00F41064">
          <w:instrText xml:space="preserve"> PAGEREF _Toc23896 </w:instrText>
        </w:r>
        <w:r>
          <w:fldChar w:fldCharType="separate"/>
        </w:r>
        <w:r w:rsidR="00F41064">
          <w:t>33</w:t>
        </w:r>
        <w:r>
          <w:fldChar w:fldCharType="end"/>
        </w:r>
      </w:hyperlink>
    </w:p>
    <w:p w:rsidR="00D960C8" w:rsidRDefault="00403BAA">
      <w:pPr>
        <w:widowControl/>
        <w:jc w:val="center"/>
        <w:rPr>
          <w:rFonts w:ascii="黑体" w:eastAsia="黑体" w:hAnsi="黑体"/>
          <w:b/>
          <w:sz w:val="36"/>
          <w:szCs w:val="36"/>
        </w:rPr>
        <w:sectPr w:rsidR="00D960C8">
          <w:pgSz w:w="11906" w:h="16838"/>
          <w:pgMar w:top="1440" w:right="1800" w:bottom="1440" w:left="1800" w:header="851" w:footer="992" w:gutter="0"/>
          <w:cols w:space="720"/>
          <w:docGrid w:type="lines" w:linePitch="312"/>
        </w:sectPr>
      </w:pPr>
      <w:r>
        <w:rPr>
          <w:rFonts w:hint="eastAsia"/>
          <w:szCs w:val="36"/>
        </w:rPr>
        <w:fldChar w:fldCharType="end"/>
      </w:r>
    </w:p>
    <w:p w:rsidR="00D960C8" w:rsidRDefault="00F41064">
      <w:pPr>
        <w:pStyle w:val="1"/>
      </w:pPr>
      <w:bookmarkStart w:id="18" w:name="_Toc30793"/>
      <w:r>
        <w:rPr>
          <w:rFonts w:hint="eastAsia"/>
        </w:rPr>
        <w:lastRenderedPageBreak/>
        <w:t xml:space="preserve">1 </w:t>
      </w:r>
      <w:r>
        <w:rPr>
          <w:rFonts w:hint="eastAsia"/>
        </w:rPr>
        <w:t>引言</w:t>
      </w:r>
      <w:bookmarkEnd w:id="18"/>
    </w:p>
    <w:p w:rsidR="00D960C8" w:rsidRDefault="00F41064">
      <w:pPr>
        <w:pStyle w:val="2"/>
      </w:pPr>
      <w:r>
        <w:rPr>
          <w:rFonts w:hint="eastAsia"/>
        </w:rPr>
        <w:t xml:space="preserve">  </w:t>
      </w:r>
      <w:bookmarkStart w:id="19" w:name="_Toc3626"/>
      <w:r>
        <w:rPr>
          <w:rFonts w:hint="eastAsia"/>
        </w:rPr>
        <w:t>1.1</w:t>
      </w:r>
      <w:r>
        <w:rPr>
          <w:rFonts w:hint="eastAsia"/>
        </w:rPr>
        <w:t>编制目的</w:t>
      </w:r>
      <w:bookmarkEnd w:id="19"/>
    </w:p>
    <w:p w:rsidR="00D960C8" w:rsidRDefault="00F41064">
      <w:pPr>
        <w:ind w:firstLine="420"/>
      </w:pPr>
      <w:bookmarkStart w:id="20" w:name="_Toc86901468"/>
      <w:bookmarkStart w:id="21" w:name="_Toc196292991"/>
      <w:bookmarkStart w:id="22" w:name="_Toc62968739"/>
      <w:bookmarkStart w:id="23" w:name="_Toc196293135"/>
      <w:r>
        <w:rPr>
          <w:rFonts w:ascii="宋体" w:hAnsi="宋体" w:hint="eastAsia"/>
          <w:szCs w:val="21"/>
        </w:rPr>
        <w:t>本报告详细完成对快递物流系统的概要设计，达到指导详细设计和开发的目的，同时实</w:t>
      </w:r>
      <w:r>
        <w:rPr>
          <w:rFonts w:hint="eastAsia"/>
        </w:rPr>
        <w:t>现和测试人员及用户的沟通。</w:t>
      </w:r>
    </w:p>
    <w:p w:rsidR="00D960C8" w:rsidRDefault="00F41064">
      <w:pPr>
        <w:ind w:firstLine="420"/>
        <w:rPr>
          <w:rFonts w:ascii="宋体" w:hAnsi="宋体"/>
          <w:szCs w:val="21"/>
        </w:rPr>
      </w:pPr>
      <w:r>
        <w:rPr>
          <w:rFonts w:ascii="宋体" w:hAnsi="宋体" w:hint="eastAsia"/>
          <w:szCs w:val="21"/>
        </w:rPr>
        <w:t>本报告面向开发人员、测试人员及最终用户而编写，是了解系统的导航。</w:t>
      </w:r>
      <w:bookmarkStart w:id="24" w:name="_Toc401040341"/>
      <w:bookmarkStart w:id="25" w:name="_Toc86901469"/>
      <w:bookmarkStart w:id="26" w:name="_Toc289420328"/>
      <w:bookmarkStart w:id="27" w:name="_Toc196292992"/>
      <w:bookmarkStart w:id="28" w:name="_Toc196293136"/>
      <w:bookmarkEnd w:id="20"/>
      <w:bookmarkEnd w:id="21"/>
      <w:bookmarkEnd w:id="22"/>
      <w:bookmarkEnd w:id="23"/>
    </w:p>
    <w:p w:rsidR="00D960C8" w:rsidRDefault="00F41064">
      <w:pPr>
        <w:pStyle w:val="2"/>
      </w:pPr>
      <w:r>
        <w:rPr>
          <w:rFonts w:hint="eastAsia"/>
        </w:rPr>
        <w:t xml:space="preserve">  </w:t>
      </w:r>
      <w:bookmarkStart w:id="29" w:name="_Toc2621"/>
      <w:r>
        <w:rPr>
          <w:rFonts w:hint="eastAsia"/>
        </w:rPr>
        <w:t>1.2</w:t>
      </w:r>
      <w:r>
        <w:rPr>
          <w:rFonts w:hint="eastAsia"/>
        </w:rPr>
        <w:t>词汇表</w:t>
      </w:r>
      <w:bookmarkEnd w:id="24"/>
      <w:bookmarkEnd w:id="25"/>
      <w:bookmarkEnd w:id="26"/>
      <w:bookmarkEnd w:id="27"/>
      <w:bookmarkEnd w:id="28"/>
      <w:bookmarkEnd w:id="29"/>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92"/>
        <w:gridCol w:w="4315"/>
        <w:gridCol w:w="2515"/>
      </w:tblGrid>
      <w:tr w:rsidR="00D960C8">
        <w:trPr>
          <w:jc w:val="center"/>
        </w:trPr>
        <w:tc>
          <w:tcPr>
            <w:tcW w:w="1692" w:type="dxa"/>
            <w:tcBorders>
              <w:top w:val="single" w:sz="12" w:space="0" w:color="auto"/>
              <w:left w:val="single" w:sz="12" w:space="0" w:color="auto"/>
              <w:bottom w:val="single" w:sz="12" w:space="0" w:color="auto"/>
            </w:tcBorders>
          </w:tcPr>
          <w:p w:rsidR="00D960C8" w:rsidRDefault="00F41064">
            <w:pPr>
              <w:ind w:firstLine="420"/>
              <w:rPr>
                <w:rFonts w:ascii="宋体" w:hAnsi="宋体"/>
                <w:szCs w:val="21"/>
              </w:rPr>
            </w:pPr>
            <w:r>
              <w:rPr>
                <w:rFonts w:ascii="宋体" w:hAnsi="宋体" w:hint="eastAsia"/>
                <w:szCs w:val="21"/>
              </w:rPr>
              <w:t>词汇名称</w:t>
            </w:r>
          </w:p>
        </w:tc>
        <w:tc>
          <w:tcPr>
            <w:tcW w:w="4315" w:type="dxa"/>
            <w:tcBorders>
              <w:top w:val="single" w:sz="12" w:space="0" w:color="auto"/>
              <w:bottom w:val="single" w:sz="12" w:space="0" w:color="auto"/>
            </w:tcBorders>
          </w:tcPr>
          <w:p w:rsidR="00D960C8" w:rsidRDefault="00F41064">
            <w:pPr>
              <w:ind w:firstLine="420"/>
              <w:rPr>
                <w:rFonts w:ascii="宋体" w:hAnsi="宋体"/>
                <w:szCs w:val="21"/>
              </w:rPr>
            </w:pPr>
            <w:r>
              <w:rPr>
                <w:rFonts w:ascii="宋体" w:hAnsi="宋体" w:hint="eastAsia"/>
                <w:szCs w:val="21"/>
              </w:rPr>
              <w:t>词汇含义</w:t>
            </w:r>
          </w:p>
        </w:tc>
        <w:tc>
          <w:tcPr>
            <w:tcW w:w="2515" w:type="dxa"/>
            <w:tcBorders>
              <w:top w:val="single" w:sz="12" w:space="0" w:color="auto"/>
              <w:bottom w:val="single" w:sz="12" w:space="0" w:color="auto"/>
              <w:right w:val="single" w:sz="12" w:space="0" w:color="auto"/>
            </w:tcBorders>
          </w:tcPr>
          <w:p w:rsidR="00D960C8" w:rsidRDefault="00F41064">
            <w:pPr>
              <w:ind w:firstLine="420"/>
              <w:rPr>
                <w:rFonts w:ascii="宋体" w:hAnsi="宋体"/>
                <w:szCs w:val="21"/>
              </w:rPr>
            </w:pPr>
            <w:r>
              <w:rPr>
                <w:rFonts w:ascii="宋体" w:hAnsi="宋体" w:hint="eastAsia"/>
                <w:szCs w:val="21"/>
              </w:rPr>
              <w:t>备注</w:t>
            </w:r>
          </w:p>
        </w:tc>
      </w:tr>
      <w:tr w:rsidR="00D960C8">
        <w:trPr>
          <w:jc w:val="center"/>
        </w:trPr>
        <w:tc>
          <w:tcPr>
            <w:tcW w:w="1692" w:type="dxa"/>
            <w:tcBorders>
              <w:top w:val="single" w:sz="12" w:space="0" w:color="auto"/>
              <w:left w:val="single" w:sz="12" w:space="0" w:color="auto"/>
            </w:tcBorders>
          </w:tcPr>
          <w:p w:rsidR="00D960C8" w:rsidRDefault="00F41064">
            <w:pPr>
              <w:ind w:firstLine="420"/>
              <w:rPr>
                <w:rFonts w:ascii="宋体" w:hAnsi="宋体"/>
                <w:szCs w:val="21"/>
              </w:rPr>
            </w:pPr>
            <w:r>
              <w:rPr>
                <w:rFonts w:ascii="宋体" w:hAnsi="宋体" w:hint="eastAsia"/>
                <w:szCs w:val="21"/>
              </w:rPr>
              <w:t>ES</w:t>
            </w:r>
          </w:p>
        </w:tc>
        <w:tc>
          <w:tcPr>
            <w:tcW w:w="4315" w:type="dxa"/>
            <w:tcBorders>
              <w:top w:val="single" w:sz="12" w:space="0" w:color="auto"/>
            </w:tcBorders>
          </w:tcPr>
          <w:p w:rsidR="00D960C8" w:rsidRDefault="00F41064">
            <w:pPr>
              <w:ind w:firstLine="420"/>
              <w:rPr>
                <w:rFonts w:ascii="宋体" w:hAnsi="宋体"/>
                <w:szCs w:val="21"/>
              </w:rPr>
            </w:pPr>
            <w:r>
              <w:rPr>
                <w:rFonts w:ascii="宋体" w:hAnsi="宋体" w:hint="eastAsia"/>
                <w:szCs w:val="21"/>
              </w:rPr>
              <w:t>快递物流系统</w:t>
            </w:r>
          </w:p>
        </w:tc>
        <w:tc>
          <w:tcPr>
            <w:tcW w:w="2515" w:type="dxa"/>
            <w:tcBorders>
              <w:top w:val="single" w:sz="12" w:space="0" w:color="auto"/>
              <w:right w:val="single" w:sz="12" w:space="0" w:color="auto"/>
            </w:tcBorders>
          </w:tcPr>
          <w:p w:rsidR="00D960C8" w:rsidRDefault="00F41064">
            <w:pPr>
              <w:ind w:firstLine="420"/>
              <w:rPr>
                <w:rFonts w:ascii="宋体" w:hAnsi="宋体"/>
                <w:szCs w:val="21"/>
              </w:rPr>
            </w:pPr>
            <w:r>
              <w:rPr>
                <w:rFonts w:ascii="宋体" w:hAnsi="宋体" w:hint="eastAsia"/>
                <w:szCs w:val="21"/>
              </w:rPr>
              <w:t>无</w:t>
            </w:r>
          </w:p>
        </w:tc>
      </w:tr>
      <w:tr w:rsidR="00D960C8">
        <w:trPr>
          <w:jc w:val="center"/>
        </w:trPr>
        <w:tc>
          <w:tcPr>
            <w:tcW w:w="1692" w:type="dxa"/>
            <w:tcBorders>
              <w:top w:val="single" w:sz="4" w:space="0" w:color="auto"/>
              <w:left w:val="single" w:sz="12" w:space="0" w:color="auto"/>
              <w:bottom w:val="single" w:sz="4" w:space="0" w:color="auto"/>
            </w:tcBorders>
          </w:tcPr>
          <w:p w:rsidR="00D960C8" w:rsidRDefault="00F41064">
            <w:pPr>
              <w:ind w:firstLine="420"/>
              <w:rPr>
                <w:rFonts w:ascii="宋体" w:hAnsi="宋体"/>
                <w:szCs w:val="21"/>
              </w:rPr>
            </w:pPr>
            <w:r>
              <w:rPr>
                <w:rFonts w:ascii="宋体" w:hAnsi="宋体" w:hint="eastAsia"/>
                <w:szCs w:val="21"/>
              </w:rPr>
              <w:t>bl</w:t>
            </w:r>
          </w:p>
        </w:tc>
        <w:tc>
          <w:tcPr>
            <w:tcW w:w="4315" w:type="dxa"/>
            <w:tcBorders>
              <w:top w:val="single" w:sz="4" w:space="0" w:color="auto"/>
              <w:bottom w:val="single" w:sz="4" w:space="0" w:color="auto"/>
            </w:tcBorders>
          </w:tcPr>
          <w:p w:rsidR="00D960C8" w:rsidRDefault="00F41064">
            <w:pPr>
              <w:ind w:firstLine="420"/>
              <w:rPr>
                <w:rFonts w:ascii="宋体" w:hAnsi="宋体"/>
                <w:szCs w:val="21"/>
              </w:rPr>
            </w:pPr>
            <w:r>
              <w:rPr>
                <w:rFonts w:ascii="宋体" w:hAnsi="宋体" w:hint="eastAsia"/>
                <w:szCs w:val="21"/>
              </w:rPr>
              <w:t>业务逻辑</w:t>
            </w:r>
          </w:p>
        </w:tc>
        <w:tc>
          <w:tcPr>
            <w:tcW w:w="2515" w:type="dxa"/>
            <w:tcBorders>
              <w:top w:val="single" w:sz="4" w:space="0" w:color="auto"/>
              <w:bottom w:val="single" w:sz="4" w:space="0" w:color="auto"/>
              <w:right w:val="single" w:sz="12" w:space="0" w:color="auto"/>
            </w:tcBorders>
          </w:tcPr>
          <w:p w:rsidR="00D960C8" w:rsidRDefault="00F41064">
            <w:pPr>
              <w:ind w:firstLine="420"/>
              <w:rPr>
                <w:rFonts w:ascii="宋体" w:hAnsi="宋体"/>
                <w:szCs w:val="21"/>
              </w:rPr>
            </w:pPr>
            <w:r>
              <w:rPr>
                <w:rFonts w:ascii="宋体" w:hAnsi="宋体" w:hint="eastAsia"/>
                <w:szCs w:val="21"/>
              </w:rPr>
              <w:t>无</w:t>
            </w:r>
          </w:p>
        </w:tc>
      </w:tr>
    </w:tbl>
    <w:p w:rsidR="00D960C8" w:rsidRDefault="00F41064">
      <w:pPr>
        <w:pStyle w:val="2"/>
      </w:pPr>
      <w:r>
        <w:rPr>
          <w:rFonts w:hint="eastAsia"/>
        </w:rPr>
        <w:t xml:space="preserve">  </w:t>
      </w:r>
      <w:bookmarkStart w:id="30" w:name="_Toc23570"/>
      <w:r>
        <w:rPr>
          <w:rFonts w:hint="eastAsia"/>
        </w:rPr>
        <w:t>1.3</w:t>
      </w:r>
      <w:r>
        <w:rPr>
          <w:rFonts w:hint="eastAsia"/>
        </w:rPr>
        <w:t>参考资料</w:t>
      </w:r>
      <w:bookmarkEnd w:id="30"/>
    </w:p>
    <w:p w:rsidR="00D960C8" w:rsidRDefault="00F41064">
      <w:pPr>
        <w:pStyle w:val="21"/>
        <w:numPr>
          <w:ilvl w:val="0"/>
          <w:numId w:val="2"/>
        </w:numPr>
        <w:ind w:firstLineChars="0"/>
        <w:rPr>
          <w:rFonts w:ascii="宋体" w:hAnsi="宋体"/>
          <w:szCs w:val="21"/>
        </w:rPr>
      </w:pPr>
      <w:r>
        <w:rPr>
          <w:rFonts w:ascii="宋体" w:hAnsi="宋体" w:hint="eastAsia"/>
          <w:szCs w:val="21"/>
        </w:rPr>
        <w:t>IEEE标准；</w:t>
      </w:r>
    </w:p>
    <w:p w:rsidR="00D960C8" w:rsidRDefault="00F41064">
      <w:pPr>
        <w:pStyle w:val="21"/>
        <w:numPr>
          <w:ilvl w:val="0"/>
          <w:numId w:val="2"/>
        </w:numPr>
        <w:ind w:firstLineChars="0"/>
        <w:rPr>
          <w:rFonts w:ascii="宋体" w:hAnsi="宋体"/>
          <w:szCs w:val="21"/>
        </w:rPr>
      </w:pPr>
      <w:r>
        <w:rPr>
          <w:rFonts w:ascii="宋体" w:hAnsi="宋体" w:hint="eastAsia"/>
          <w:szCs w:val="21"/>
        </w:rPr>
        <w:t>快递物流系统用例文档V3.3；</w:t>
      </w:r>
    </w:p>
    <w:p w:rsidR="00D960C8" w:rsidRDefault="00F41064">
      <w:pPr>
        <w:pStyle w:val="21"/>
        <w:numPr>
          <w:ilvl w:val="0"/>
          <w:numId w:val="2"/>
        </w:numPr>
        <w:ind w:firstLineChars="0"/>
        <w:rPr>
          <w:rFonts w:ascii="宋体" w:hAnsi="宋体"/>
          <w:szCs w:val="21"/>
        </w:rPr>
      </w:pPr>
      <w:r>
        <w:rPr>
          <w:rFonts w:ascii="宋体" w:hAnsi="宋体" w:hint="eastAsia"/>
          <w:szCs w:val="21"/>
        </w:rPr>
        <w:t>快递物流</w:t>
      </w:r>
      <w:r>
        <w:rPr>
          <w:rFonts w:ascii="宋体" w:hAnsi="宋体"/>
          <w:szCs w:val="21"/>
        </w:rPr>
        <w:t>系统</w:t>
      </w:r>
      <w:r>
        <w:rPr>
          <w:rFonts w:ascii="宋体" w:hAnsi="宋体" w:hint="eastAsia"/>
          <w:szCs w:val="21"/>
        </w:rPr>
        <w:t>软件</w:t>
      </w:r>
      <w:r>
        <w:rPr>
          <w:rFonts w:ascii="宋体" w:hAnsi="宋体"/>
          <w:szCs w:val="21"/>
        </w:rPr>
        <w:t>需求规格说明文档</w:t>
      </w:r>
      <w:r>
        <w:rPr>
          <w:rFonts w:ascii="宋体" w:hAnsi="宋体" w:hint="eastAsia"/>
          <w:szCs w:val="21"/>
        </w:rPr>
        <w:t>V1</w:t>
      </w:r>
      <w:r>
        <w:rPr>
          <w:rFonts w:ascii="宋体" w:hAnsi="宋体"/>
          <w:szCs w:val="21"/>
        </w:rPr>
        <w:t>.</w:t>
      </w:r>
      <w:ins w:id="31" w:author="dell" w:date="2015-10-29T17:39:00Z">
        <w:r>
          <w:rPr>
            <w:rFonts w:ascii="宋体" w:hAnsi="宋体" w:hint="eastAsia"/>
            <w:szCs w:val="21"/>
          </w:rPr>
          <w:t>6</w:t>
        </w:r>
      </w:ins>
      <w:del w:id="32" w:author="dell" w:date="2015-10-29T17:39:00Z">
        <w:r>
          <w:rPr>
            <w:rFonts w:ascii="宋体" w:hAnsi="宋体" w:hint="eastAsia"/>
            <w:szCs w:val="21"/>
          </w:rPr>
          <w:delText>5</w:delText>
        </w:r>
      </w:del>
      <w:r>
        <w:rPr>
          <w:rFonts w:ascii="宋体" w:hAnsi="宋体" w:hint="eastAsia"/>
          <w:szCs w:val="21"/>
        </w:rPr>
        <w:t>。</w:t>
      </w:r>
    </w:p>
    <w:p w:rsidR="00D960C8" w:rsidRDefault="00D960C8">
      <w:pPr>
        <w:pStyle w:val="a4"/>
        <w:spacing w:line="276" w:lineRule="auto"/>
        <w:ind w:firstLineChars="0" w:firstLine="0"/>
        <w:rPr>
          <w:rFonts w:ascii="黑体" w:eastAsia="黑体" w:hAnsi="黑体"/>
          <w:b/>
          <w:sz w:val="36"/>
          <w:szCs w:val="36"/>
        </w:rPr>
      </w:pPr>
    </w:p>
    <w:p w:rsidR="00D960C8" w:rsidRDefault="00F41064">
      <w:pPr>
        <w:pStyle w:val="1"/>
      </w:pPr>
      <w:bookmarkStart w:id="33" w:name="_Toc22234"/>
      <w:r>
        <w:rPr>
          <w:rFonts w:hint="eastAsia"/>
        </w:rPr>
        <w:t xml:space="preserve">2 </w:t>
      </w:r>
      <w:r>
        <w:rPr>
          <w:rFonts w:hint="eastAsia"/>
        </w:rPr>
        <w:t>产品概述</w:t>
      </w:r>
      <w:bookmarkEnd w:id="33"/>
    </w:p>
    <w:p w:rsidR="00D960C8" w:rsidRDefault="00F41064">
      <w:pPr>
        <w:ind w:firstLine="420"/>
        <w:rPr>
          <w:rFonts w:ascii="黑体" w:eastAsia="黑体" w:hAnsi="黑体"/>
          <w:b/>
          <w:sz w:val="36"/>
          <w:szCs w:val="36"/>
        </w:rPr>
      </w:pPr>
      <w:r>
        <w:rPr>
          <w:rFonts w:ascii="宋体" w:hAnsi="宋体" w:hint="eastAsia"/>
          <w:szCs w:val="21"/>
        </w:rPr>
        <w:t>参考快递物流系统用例文档和快递物流系统软件需求规格说明中对产品的概括描述。</w:t>
      </w:r>
    </w:p>
    <w:p w:rsidR="00D960C8" w:rsidRDefault="00F41064">
      <w:pPr>
        <w:pStyle w:val="1"/>
      </w:pPr>
      <w:bookmarkStart w:id="34" w:name="_Toc3677"/>
      <w:r>
        <w:rPr>
          <w:rFonts w:hint="eastAsia"/>
        </w:rPr>
        <w:t xml:space="preserve">3 </w:t>
      </w:r>
      <w:r>
        <w:rPr>
          <w:rFonts w:hint="eastAsia"/>
        </w:rPr>
        <w:t>逻辑视角</w:t>
      </w:r>
      <w:bookmarkEnd w:id="34"/>
    </w:p>
    <w:p w:rsidR="00D960C8" w:rsidRDefault="00F41064">
      <w:pPr>
        <w:ind w:firstLine="420"/>
        <w:rPr>
          <w:rFonts w:ascii="宋体" w:hAnsi="宋体"/>
          <w:szCs w:val="21"/>
        </w:rPr>
      </w:pPr>
      <w:r>
        <w:rPr>
          <w:rFonts w:ascii="宋体" w:hAnsi="宋体" w:hint="eastAsia"/>
          <w:szCs w:val="21"/>
        </w:rPr>
        <w:t>快递物流系统中，选择了分层体系结构风格，将系统分为3层（展示层、业务逻辑层、数据层）能够很好的示意整个高层抽象。展示层中间包含GUI页面的实现、业务逻辑层中间包含业务逻辑处理的实现、数据层负责数据的持久化和访问。</w:t>
      </w:r>
      <w:r>
        <w:rPr>
          <w:rFonts w:ascii="宋体" w:hAnsi="宋体"/>
          <w:szCs w:val="21"/>
        </w:rPr>
        <w:t>分层体系结构的逻辑视角和逻辑设计方案如图1和图</w:t>
      </w:r>
      <w:r>
        <w:rPr>
          <w:rFonts w:ascii="宋体" w:hAnsi="宋体" w:hint="eastAsia"/>
          <w:szCs w:val="21"/>
        </w:rPr>
        <w:t>2</w:t>
      </w:r>
      <w:r>
        <w:rPr>
          <w:rFonts w:ascii="宋体" w:hAnsi="宋体"/>
          <w:szCs w:val="21"/>
        </w:rPr>
        <w:t>所示。</w:t>
      </w:r>
    </w:p>
    <w:p w:rsidR="00D960C8" w:rsidRDefault="00D960C8">
      <w:pPr>
        <w:ind w:firstLine="420"/>
        <w:rPr>
          <w:rFonts w:ascii="宋体" w:hAnsi="宋体"/>
          <w:szCs w:val="21"/>
        </w:rPr>
      </w:pPr>
    </w:p>
    <w:p w:rsidR="00D960C8" w:rsidRDefault="00D960C8">
      <w:pPr>
        <w:ind w:firstLine="420"/>
        <w:rPr>
          <w:rFonts w:ascii="宋体" w:hAnsi="宋体"/>
          <w:szCs w:val="21"/>
        </w:rPr>
      </w:pPr>
    </w:p>
    <w:p w:rsidR="00D960C8" w:rsidRDefault="00C61FEA">
      <w:pPr>
        <w:ind w:firstLine="420"/>
        <w:jc w:val="center"/>
        <w:rPr>
          <w:sz w:val="22"/>
        </w:rPr>
      </w:pPr>
      <w:r>
        <w:pict>
          <v:shape id="_x0000_i1027" type="#_x0000_t75" style="width:139.25pt;height:193.85pt">
            <v:imagedata r:id="rId13" o:title="" cropbottom="2207f" cropright="-739f"/>
          </v:shape>
        </w:pict>
      </w:r>
    </w:p>
    <w:p w:rsidR="00D960C8" w:rsidRDefault="00F41064">
      <w:pPr>
        <w:pStyle w:val="a3"/>
        <w:jc w:val="center"/>
        <w:rPr>
          <w:rFonts w:ascii="宋体" w:eastAsia="宋体" w:hAnsi="宋体"/>
          <w:sz w:val="22"/>
          <w:szCs w:val="22"/>
        </w:rPr>
      </w:pPr>
      <w:r>
        <w:rPr>
          <w:rFonts w:ascii="宋体" w:eastAsia="宋体" w:hAnsi="宋体" w:hint="eastAsia"/>
          <w:sz w:val="22"/>
          <w:szCs w:val="22"/>
        </w:rPr>
        <w:lastRenderedPageBreak/>
        <w:t>图1 参照体系结构风格的包图表达逻辑视角</w:t>
      </w:r>
    </w:p>
    <w:p w:rsidR="00D960C8" w:rsidRDefault="00F41064">
      <w:r>
        <w:rPr>
          <w:rFonts w:hint="eastAsia"/>
          <w:noProof/>
        </w:rPr>
        <w:drawing>
          <wp:inline distT="0" distB="0" distL="114300" distR="114300">
            <wp:extent cx="5270500" cy="3806190"/>
            <wp:effectExtent l="0" t="0" r="6350" b="3810"/>
            <wp:docPr id="2" name="图片 2" descr="初始逻辑设计包图表达逻辑视角V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初始逻辑设计包图表达逻辑视角V5.0"/>
                    <pic:cNvPicPr>
                      <a:picLocks noChangeAspect="1"/>
                    </pic:cNvPicPr>
                  </pic:nvPicPr>
                  <pic:blipFill>
                    <a:blip r:embed="rId14" cstate="print"/>
                    <a:srcRect/>
                    <a:stretch>
                      <a:fillRect/>
                    </a:stretch>
                  </pic:blipFill>
                  <pic:spPr>
                    <a:xfrm>
                      <a:off x="0" y="0"/>
                      <a:ext cx="5270500" cy="3806190"/>
                    </a:xfrm>
                    <a:prstGeom prst="rect">
                      <a:avLst/>
                    </a:prstGeom>
                  </pic:spPr>
                </pic:pic>
              </a:graphicData>
            </a:graphic>
          </wp:inline>
        </w:drawing>
      </w:r>
    </w:p>
    <w:p w:rsidR="00D960C8" w:rsidRDefault="00F41064">
      <w:pPr>
        <w:pStyle w:val="a3"/>
        <w:jc w:val="center"/>
        <w:rPr>
          <w:rFonts w:ascii="宋体" w:eastAsia="宋体" w:hAnsi="宋体"/>
          <w:sz w:val="22"/>
          <w:szCs w:val="22"/>
        </w:rPr>
      </w:pPr>
      <w:r>
        <w:rPr>
          <w:rFonts w:ascii="宋体" w:eastAsia="宋体" w:hAnsi="宋体" w:hint="eastAsia"/>
          <w:sz w:val="22"/>
          <w:szCs w:val="22"/>
        </w:rPr>
        <w:t>图</w:t>
      </w:r>
      <w:r w:rsidR="00403BAA">
        <w:rPr>
          <w:rFonts w:ascii="宋体" w:eastAsia="宋体" w:hAnsi="宋体"/>
          <w:sz w:val="22"/>
          <w:szCs w:val="22"/>
        </w:rPr>
        <w:fldChar w:fldCharType="begin"/>
      </w:r>
      <w:r>
        <w:rPr>
          <w:rFonts w:ascii="宋体" w:eastAsia="宋体" w:hAnsi="宋体"/>
          <w:sz w:val="22"/>
          <w:szCs w:val="22"/>
        </w:rPr>
        <w:instrText xml:space="preserve"> SEQ </w:instrText>
      </w:r>
      <w:r>
        <w:rPr>
          <w:rFonts w:ascii="宋体" w:eastAsia="宋体" w:hAnsi="宋体" w:hint="eastAsia"/>
          <w:sz w:val="22"/>
          <w:szCs w:val="22"/>
        </w:rPr>
        <w:instrText>图 \* ARABIC \s 1</w:instrText>
      </w:r>
      <w:r>
        <w:rPr>
          <w:rFonts w:ascii="宋体" w:eastAsia="宋体" w:hAnsi="宋体"/>
          <w:sz w:val="22"/>
          <w:szCs w:val="22"/>
        </w:rPr>
        <w:instrText xml:space="preserve"> </w:instrText>
      </w:r>
      <w:r w:rsidR="00403BAA">
        <w:rPr>
          <w:rFonts w:ascii="宋体" w:eastAsia="宋体" w:hAnsi="宋体"/>
          <w:sz w:val="22"/>
          <w:szCs w:val="22"/>
        </w:rPr>
        <w:fldChar w:fldCharType="separate"/>
      </w:r>
      <w:r>
        <w:rPr>
          <w:rFonts w:ascii="宋体" w:eastAsia="宋体" w:hAnsi="宋体"/>
          <w:sz w:val="22"/>
          <w:szCs w:val="22"/>
        </w:rPr>
        <w:t>2</w:t>
      </w:r>
      <w:r w:rsidR="00403BAA">
        <w:rPr>
          <w:rFonts w:ascii="宋体" w:eastAsia="宋体" w:hAnsi="宋体"/>
          <w:sz w:val="22"/>
          <w:szCs w:val="22"/>
        </w:rPr>
        <w:fldChar w:fldCharType="end"/>
      </w:r>
      <w:r>
        <w:rPr>
          <w:rFonts w:ascii="宋体" w:eastAsia="宋体" w:hAnsi="宋体" w:hint="eastAsia"/>
          <w:sz w:val="22"/>
          <w:szCs w:val="22"/>
        </w:rPr>
        <w:t xml:space="preserve"> 软件体系结构</w:t>
      </w:r>
      <w:r>
        <w:rPr>
          <w:rFonts w:ascii="宋体" w:eastAsia="宋体" w:hAnsi="宋体"/>
          <w:sz w:val="22"/>
          <w:szCs w:val="22"/>
        </w:rPr>
        <w:t>逻辑设计方案</w:t>
      </w:r>
    </w:p>
    <w:p w:rsidR="00D960C8" w:rsidRDefault="00D960C8"/>
    <w:p w:rsidR="00D960C8" w:rsidRDefault="00F41064">
      <w:pPr>
        <w:pStyle w:val="1"/>
      </w:pPr>
      <w:bookmarkStart w:id="35" w:name="_Toc17965"/>
      <w:bookmarkStart w:id="36" w:name="_Toc401040345"/>
      <w:r>
        <w:rPr>
          <w:rFonts w:hint="eastAsia"/>
        </w:rPr>
        <w:t xml:space="preserve">4 </w:t>
      </w:r>
      <w:r>
        <w:rPr>
          <w:rFonts w:hint="eastAsia"/>
        </w:rPr>
        <w:t>组合视角</w:t>
      </w:r>
      <w:bookmarkEnd w:id="35"/>
      <w:bookmarkEnd w:id="36"/>
    </w:p>
    <w:p w:rsidR="00D960C8" w:rsidRDefault="00F41064">
      <w:pPr>
        <w:pStyle w:val="2"/>
      </w:pPr>
      <w:bookmarkStart w:id="37" w:name="_Toc401040346"/>
      <w:r>
        <w:rPr>
          <w:rFonts w:hint="eastAsia"/>
        </w:rPr>
        <w:t xml:space="preserve">  </w:t>
      </w:r>
      <w:bookmarkStart w:id="38" w:name="_Toc16864"/>
      <w:r>
        <w:rPr>
          <w:rFonts w:hint="eastAsia"/>
        </w:rPr>
        <w:t>4.1</w:t>
      </w:r>
      <w:r>
        <w:rPr>
          <w:rFonts w:hint="eastAsia"/>
        </w:rPr>
        <w:t>开发包图</w:t>
      </w:r>
      <w:bookmarkEnd w:id="37"/>
      <w:bookmarkEnd w:id="38"/>
    </w:p>
    <w:p w:rsidR="00D960C8" w:rsidRDefault="00F41064">
      <w:pPr>
        <w:ind w:firstLine="420"/>
        <w:rPr>
          <w:rFonts w:ascii="宋体" w:hAnsi="宋体"/>
          <w:szCs w:val="21"/>
        </w:rPr>
      </w:pPr>
      <w:r>
        <w:rPr>
          <w:rFonts w:ascii="宋体" w:hAnsi="宋体" w:hint="eastAsia"/>
          <w:szCs w:val="21"/>
        </w:rPr>
        <w:t>快递物流系统的最终开发包设计如表1所示</w:t>
      </w:r>
    </w:p>
    <w:p w:rsidR="00D960C8" w:rsidRDefault="00F41064">
      <w:pPr>
        <w:pStyle w:val="a3"/>
        <w:jc w:val="center"/>
        <w:rPr>
          <w:rFonts w:ascii="宋体" w:eastAsia="宋体" w:hAnsi="宋体"/>
          <w:b/>
          <w:bCs/>
          <w:sz w:val="22"/>
          <w:szCs w:val="22"/>
        </w:rPr>
      </w:pPr>
      <w:r>
        <w:rPr>
          <w:rFonts w:ascii="宋体" w:eastAsia="宋体" w:hAnsi="宋体" w:hint="eastAsia"/>
          <w:b/>
          <w:bCs/>
          <w:sz w:val="22"/>
          <w:szCs w:val="22"/>
        </w:rPr>
        <w:t>表1  快递物流系统的最终开发包设计</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7"/>
        <w:gridCol w:w="6365"/>
      </w:tblGrid>
      <w:tr w:rsidR="00D960C8">
        <w:tc>
          <w:tcPr>
            <w:tcW w:w="2157" w:type="dxa"/>
            <w:tcBorders>
              <w:top w:val="single" w:sz="12" w:space="0" w:color="auto"/>
              <w:left w:val="nil"/>
              <w:bottom w:val="single" w:sz="4" w:space="0" w:color="auto"/>
              <w:right w:val="single" w:sz="4" w:space="0" w:color="auto"/>
            </w:tcBorders>
          </w:tcPr>
          <w:p w:rsidR="00D960C8" w:rsidRDefault="00F41064">
            <w:pPr>
              <w:jc w:val="center"/>
              <w:rPr>
                <w:rFonts w:ascii="华文细黑" w:eastAsia="华文细黑" w:hAnsi="华文细黑"/>
                <w:b/>
                <w:bCs/>
                <w:sz w:val="18"/>
                <w:szCs w:val="18"/>
              </w:rPr>
            </w:pPr>
            <w:r>
              <w:rPr>
                <w:rFonts w:ascii="华文细黑" w:eastAsia="华文细黑" w:hAnsi="华文细黑" w:hint="eastAsia"/>
                <w:b/>
                <w:bCs/>
                <w:sz w:val="18"/>
                <w:szCs w:val="18"/>
              </w:rPr>
              <w:t>开发（物理）包</w:t>
            </w:r>
          </w:p>
        </w:tc>
        <w:tc>
          <w:tcPr>
            <w:tcW w:w="6365" w:type="dxa"/>
            <w:tcBorders>
              <w:top w:val="single" w:sz="12" w:space="0" w:color="auto"/>
              <w:left w:val="nil"/>
              <w:bottom w:val="single" w:sz="4" w:space="0" w:color="auto"/>
              <w:right w:val="nil"/>
            </w:tcBorders>
          </w:tcPr>
          <w:p w:rsidR="00D960C8" w:rsidRDefault="00F41064">
            <w:pPr>
              <w:jc w:val="center"/>
              <w:rPr>
                <w:rFonts w:ascii="华文细黑" w:eastAsia="华文细黑" w:hAnsi="华文细黑"/>
                <w:b/>
                <w:bCs/>
                <w:sz w:val="18"/>
                <w:szCs w:val="18"/>
              </w:rPr>
            </w:pPr>
            <w:r>
              <w:rPr>
                <w:rFonts w:ascii="华文细黑" w:eastAsia="华文细黑" w:hAnsi="华文细黑" w:hint="eastAsia"/>
                <w:b/>
                <w:bCs/>
                <w:sz w:val="18"/>
                <w:szCs w:val="18"/>
              </w:rPr>
              <w:t>依赖的其他开发包</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eastAsia="Times New Roman"/>
                <w:szCs w:val="21"/>
              </w:rPr>
              <w:t>mainui</w:t>
            </w:r>
          </w:p>
        </w:tc>
        <w:tc>
          <w:tcPr>
            <w:tcW w:w="6365" w:type="dxa"/>
            <w:tcBorders>
              <w:top w:val="single" w:sz="4" w:space="0" w:color="auto"/>
              <w:left w:val="nil"/>
              <w:bottom w:val="single" w:sz="4" w:space="0" w:color="auto"/>
              <w:right w:val="nil"/>
            </w:tcBorders>
          </w:tcPr>
          <w:p w:rsidR="00D960C8" w:rsidRDefault="00F41064">
            <w:pPr>
              <w:rPr>
                <w:szCs w:val="21"/>
              </w:rPr>
            </w:pPr>
            <w:r>
              <w:rPr>
                <w:rFonts w:eastAsia="Times New Roman" w:hint="eastAsia"/>
                <w:szCs w:val="21"/>
              </w:rPr>
              <w:t xml:space="preserve">userui, </w:t>
            </w:r>
            <w:r>
              <w:rPr>
                <w:rFonts w:hint="eastAsia"/>
                <w:szCs w:val="21"/>
              </w:rPr>
              <w:t>institutionui</w:t>
            </w:r>
            <w:r>
              <w:rPr>
                <w:rFonts w:eastAsia="Times New Roman" w:hint="eastAsia"/>
                <w:szCs w:val="21"/>
              </w:rPr>
              <w:t xml:space="preserve">, </w:t>
            </w:r>
            <w:r>
              <w:rPr>
                <w:rFonts w:hint="eastAsia"/>
                <w:szCs w:val="21"/>
              </w:rPr>
              <w:t>nonuserui</w:t>
            </w:r>
            <w:r>
              <w:rPr>
                <w:rFonts w:eastAsia="Times New Roman" w:hint="eastAsia"/>
                <w:szCs w:val="21"/>
              </w:rPr>
              <w:t xml:space="preserve">, </w:t>
            </w:r>
            <w:r>
              <w:rPr>
                <w:rFonts w:hint="eastAsia"/>
                <w:szCs w:val="21"/>
              </w:rPr>
              <w:t>commodityui</w:t>
            </w:r>
            <w:r>
              <w:rPr>
                <w:rFonts w:eastAsia="Times New Roman" w:hint="eastAsia"/>
                <w:szCs w:val="21"/>
              </w:rPr>
              <w:t xml:space="preserve">, </w:t>
            </w:r>
            <w:r>
              <w:rPr>
                <w:rFonts w:hint="eastAsia"/>
                <w:szCs w:val="21"/>
              </w:rPr>
              <w:t>logui</w:t>
            </w:r>
            <w:r>
              <w:rPr>
                <w:rFonts w:eastAsia="Times New Roman" w:hint="eastAsia"/>
                <w:szCs w:val="21"/>
              </w:rPr>
              <w:t xml:space="preserve">, </w:t>
            </w:r>
            <w:r>
              <w:rPr>
                <w:rFonts w:hint="eastAsia"/>
                <w:szCs w:val="21"/>
              </w:rPr>
              <w:t>sheet</w:t>
            </w:r>
            <w:r>
              <w:rPr>
                <w:rFonts w:eastAsia="Times New Roman" w:hint="eastAsia"/>
                <w:szCs w:val="21"/>
              </w:rPr>
              <w:t xml:space="preserve">ui, </w:t>
            </w:r>
            <w:r>
              <w:rPr>
                <w:rFonts w:hint="eastAsia"/>
                <w:szCs w:val="21"/>
              </w:rPr>
              <w:t>begininfoui</w:t>
            </w:r>
            <w:r>
              <w:rPr>
                <w:rFonts w:eastAsia="Times New Roman" w:hint="eastAsia"/>
                <w:szCs w:val="21"/>
              </w:rPr>
              <w:t xml:space="preserve">, </w:t>
            </w:r>
            <w:r>
              <w:rPr>
                <w:rFonts w:hint="eastAsia"/>
                <w:szCs w:val="21"/>
              </w:rPr>
              <w:t>account</w:t>
            </w:r>
            <w:r>
              <w:rPr>
                <w:rFonts w:eastAsia="Times New Roman" w:hint="eastAsia"/>
                <w:szCs w:val="21"/>
              </w:rPr>
              <w:t xml:space="preserve">ui, </w:t>
            </w:r>
            <w:r>
              <w:rPr>
                <w:rFonts w:hint="eastAsia"/>
                <w:szCs w:val="21"/>
              </w:rPr>
              <w:t>staffmanage</w:t>
            </w:r>
            <w:r>
              <w:rPr>
                <w:rFonts w:eastAsia="Times New Roman" w:hint="eastAsia"/>
                <w:szCs w:val="21"/>
              </w:rPr>
              <w:t>ui, vo</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eastAsia="Times New Roman" w:hint="eastAsia"/>
                <w:szCs w:val="21"/>
              </w:rPr>
              <w:t>userui</w:t>
            </w:r>
          </w:p>
        </w:tc>
        <w:tc>
          <w:tcPr>
            <w:tcW w:w="6365" w:type="dxa"/>
            <w:tcBorders>
              <w:top w:val="single" w:sz="4" w:space="0" w:color="auto"/>
              <w:left w:val="nil"/>
              <w:bottom w:val="single" w:sz="4" w:space="0" w:color="auto"/>
              <w:right w:val="nil"/>
            </w:tcBorders>
          </w:tcPr>
          <w:p w:rsidR="00D960C8" w:rsidRDefault="00F41064">
            <w:pPr>
              <w:rPr>
                <w:szCs w:val="21"/>
              </w:rPr>
            </w:pPr>
            <w:r>
              <w:rPr>
                <w:rFonts w:eastAsia="Times New Roman"/>
                <w:szCs w:val="21"/>
              </w:rPr>
              <w:t>userblservice</w:t>
            </w:r>
            <w:r>
              <w:rPr>
                <w:rFonts w:eastAsia="Times New Roman" w:hint="eastAsia"/>
                <w:szCs w:val="21"/>
              </w:rPr>
              <w:t xml:space="preserve">, </w:t>
            </w:r>
            <w:r>
              <w:rPr>
                <w:rFonts w:ascii="宋体" w:eastAsia="Times New Roman" w:hAnsi="宋体" w:hint="eastAsia"/>
                <w:szCs w:val="21"/>
              </w:rPr>
              <w:t>界面类库包</w:t>
            </w:r>
            <w:r>
              <w:rPr>
                <w:rFonts w:eastAsia="Times New Roman" w:hint="eastAsia"/>
                <w:szCs w:val="21"/>
              </w:rPr>
              <w:t>, vo</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eastAsia="Times New Roman" w:hint="eastAsia"/>
                <w:szCs w:val="21"/>
              </w:rPr>
              <w:t>userblservice</w:t>
            </w:r>
          </w:p>
        </w:tc>
        <w:tc>
          <w:tcPr>
            <w:tcW w:w="6365" w:type="dxa"/>
            <w:tcBorders>
              <w:top w:val="single" w:sz="4" w:space="0" w:color="auto"/>
              <w:left w:val="nil"/>
              <w:bottom w:val="single" w:sz="4" w:space="0" w:color="auto"/>
              <w:right w:val="nil"/>
            </w:tcBorders>
          </w:tcPr>
          <w:p w:rsidR="00D960C8" w:rsidRDefault="00D960C8">
            <w:pPr>
              <w:rPr>
                <w:szCs w:val="21"/>
              </w:rPr>
            </w:pP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eastAsia="Times New Roman" w:hint="eastAsia"/>
                <w:szCs w:val="21"/>
              </w:rPr>
              <w:t>userbl</w:t>
            </w:r>
          </w:p>
        </w:tc>
        <w:tc>
          <w:tcPr>
            <w:tcW w:w="6365" w:type="dxa"/>
            <w:tcBorders>
              <w:top w:val="single" w:sz="4" w:space="0" w:color="auto"/>
              <w:left w:val="nil"/>
              <w:bottom w:val="single" w:sz="4" w:space="0" w:color="auto"/>
              <w:right w:val="nil"/>
            </w:tcBorders>
          </w:tcPr>
          <w:p w:rsidR="00D960C8" w:rsidRDefault="00F41064">
            <w:pPr>
              <w:rPr>
                <w:szCs w:val="21"/>
              </w:rPr>
            </w:pPr>
            <w:r>
              <w:rPr>
                <w:rFonts w:hint="eastAsia"/>
                <w:szCs w:val="21"/>
              </w:rPr>
              <w:t>begininfobl</w:t>
            </w:r>
            <w:r>
              <w:rPr>
                <w:rFonts w:eastAsia="Times New Roman" w:hint="eastAsia"/>
                <w:szCs w:val="21"/>
              </w:rPr>
              <w:t xml:space="preserve">, </w:t>
            </w:r>
            <w:r>
              <w:rPr>
                <w:rFonts w:hint="eastAsia"/>
                <w:szCs w:val="21"/>
              </w:rPr>
              <w:t>u</w:t>
            </w:r>
            <w:r>
              <w:rPr>
                <w:rFonts w:eastAsia="Times New Roman" w:hint="eastAsia"/>
                <w:szCs w:val="21"/>
              </w:rPr>
              <w:t>ser</w:t>
            </w:r>
            <w:r>
              <w:rPr>
                <w:rFonts w:hint="eastAsia"/>
                <w:szCs w:val="21"/>
              </w:rPr>
              <w:t>d</w:t>
            </w:r>
            <w:r>
              <w:rPr>
                <w:rFonts w:eastAsia="Times New Roman" w:hint="eastAsia"/>
                <w:szCs w:val="21"/>
              </w:rPr>
              <w:t>ata</w:t>
            </w:r>
            <w:r>
              <w:rPr>
                <w:rFonts w:hint="eastAsia"/>
                <w:szCs w:val="21"/>
              </w:rPr>
              <w:t>service</w:t>
            </w:r>
            <w:r>
              <w:rPr>
                <w:rFonts w:eastAsia="Times New Roman" w:hint="eastAsia"/>
                <w:szCs w:val="21"/>
              </w:rPr>
              <w:t xml:space="preserve">, </w:t>
            </w:r>
            <w:r>
              <w:rPr>
                <w:rFonts w:hint="eastAsia"/>
                <w:szCs w:val="21"/>
              </w:rPr>
              <w:t>userblservice,po</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eastAsia="Times New Roman" w:hint="eastAsia"/>
                <w:szCs w:val="21"/>
              </w:rPr>
              <w:t>userdataservice</w:t>
            </w:r>
          </w:p>
        </w:tc>
        <w:tc>
          <w:tcPr>
            <w:tcW w:w="6365" w:type="dxa"/>
            <w:tcBorders>
              <w:top w:val="single" w:sz="4" w:space="0" w:color="auto"/>
              <w:left w:val="nil"/>
              <w:bottom w:val="single" w:sz="4" w:space="0" w:color="auto"/>
              <w:right w:val="nil"/>
            </w:tcBorders>
          </w:tcPr>
          <w:p w:rsidR="00D960C8" w:rsidRDefault="00F41064">
            <w:pPr>
              <w:rPr>
                <w:szCs w:val="21"/>
              </w:rPr>
            </w:pPr>
            <w:r>
              <w:rPr>
                <w:rFonts w:eastAsia="Times New Roman" w:hint="eastAsia"/>
                <w:szCs w:val="21"/>
              </w:rPr>
              <w:t>Java RMI, po</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eastAsia="Times New Roman" w:hint="eastAsia"/>
                <w:szCs w:val="21"/>
              </w:rPr>
              <w:t>userdata</w:t>
            </w:r>
          </w:p>
        </w:tc>
        <w:tc>
          <w:tcPr>
            <w:tcW w:w="6365" w:type="dxa"/>
            <w:tcBorders>
              <w:top w:val="single" w:sz="4" w:space="0" w:color="auto"/>
              <w:left w:val="nil"/>
              <w:bottom w:val="single" w:sz="4" w:space="0" w:color="auto"/>
              <w:right w:val="nil"/>
            </w:tcBorders>
          </w:tcPr>
          <w:p w:rsidR="00D960C8" w:rsidRDefault="00F41064">
            <w:pPr>
              <w:rPr>
                <w:szCs w:val="21"/>
              </w:rPr>
            </w:pPr>
            <w:r>
              <w:rPr>
                <w:rFonts w:eastAsia="Times New Roman" w:hint="eastAsia"/>
                <w:szCs w:val="21"/>
              </w:rPr>
              <w:t xml:space="preserve">userdataservice </w:t>
            </w:r>
            <w:r>
              <w:rPr>
                <w:rFonts w:hint="eastAsia"/>
                <w:szCs w:val="21"/>
              </w:rPr>
              <w:t>,</w:t>
            </w:r>
            <w:r>
              <w:rPr>
                <w:rFonts w:eastAsia="Times New Roman" w:hint="eastAsia"/>
                <w:szCs w:val="21"/>
              </w:rPr>
              <w:t xml:space="preserve"> po</w:t>
            </w:r>
          </w:p>
        </w:tc>
      </w:tr>
      <w:tr w:rsidR="006B6364">
        <w:trPr>
          <w:ins w:id="39" w:author="曹姝玥" w:date="2015-12-31T20:52:00Z"/>
        </w:trPr>
        <w:tc>
          <w:tcPr>
            <w:tcW w:w="2157" w:type="dxa"/>
            <w:tcBorders>
              <w:top w:val="single" w:sz="4" w:space="0" w:color="auto"/>
              <w:left w:val="nil"/>
              <w:bottom w:val="single" w:sz="4" w:space="0" w:color="auto"/>
              <w:right w:val="single" w:sz="4" w:space="0" w:color="auto"/>
            </w:tcBorders>
          </w:tcPr>
          <w:p w:rsidR="006B6364" w:rsidRPr="006B6364" w:rsidRDefault="006B6364">
            <w:pPr>
              <w:rPr>
                <w:ins w:id="40" w:author="曹姝玥" w:date="2015-12-31T20:52:00Z"/>
                <w:rFonts w:eastAsiaTheme="minorEastAsia"/>
                <w:szCs w:val="21"/>
                <w:rPrChange w:id="41" w:author="曹姝玥" w:date="2015-12-31T20:53:00Z">
                  <w:rPr>
                    <w:ins w:id="42" w:author="曹姝玥" w:date="2015-12-31T20:52:00Z"/>
                    <w:rFonts w:eastAsia="Times New Roman"/>
                    <w:szCs w:val="21"/>
                  </w:rPr>
                </w:rPrChange>
              </w:rPr>
            </w:pPr>
            <w:ins w:id="43" w:author="曹姝玥" w:date="2015-12-31T20:53:00Z">
              <w:r>
                <w:rPr>
                  <w:rFonts w:eastAsia="Times New Roman"/>
                  <w:szCs w:val="21"/>
                </w:rPr>
                <w:t>L</w:t>
              </w:r>
              <w:r>
                <w:rPr>
                  <w:rFonts w:eastAsiaTheme="minorEastAsia" w:hint="eastAsia"/>
                  <w:szCs w:val="21"/>
                </w:rPr>
                <w:t>oginui</w:t>
              </w:r>
            </w:ins>
          </w:p>
        </w:tc>
        <w:tc>
          <w:tcPr>
            <w:tcW w:w="6365" w:type="dxa"/>
            <w:tcBorders>
              <w:top w:val="single" w:sz="4" w:space="0" w:color="auto"/>
              <w:left w:val="nil"/>
              <w:bottom w:val="single" w:sz="4" w:space="0" w:color="auto"/>
              <w:right w:val="nil"/>
            </w:tcBorders>
          </w:tcPr>
          <w:p w:rsidR="006B6364" w:rsidRPr="006B6364" w:rsidRDefault="006B6364">
            <w:pPr>
              <w:rPr>
                <w:ins w:id="44" w:author="曹姝玥" w:date="2015-12-31T20:52:00Z"/>
                <w:rFonts w:eastAsiaTheme="minorEastAsia"/>
                <w:szCs w:val="21"/>
                <w:rPrChange w:id="45" w:author="曹姝玥" w:date="2015-12-31T20:53:00Z">
                  <w:rPr>
                    <w:ins w:id="46" w:author="曹姝玥" w:date="2015-12-31T20:52:00Z"/>
                    <w:rFonts w:eastAsia="Times New Roman"/>
                    <w:szCs w:val="21"/>
                  </w:rPr>
                </w:rPrChange>
              </w:rPr>
            </w:pPr>
            <w:ins w:id="47" w:author="曹姝玥" w:date="2015-12-31T20:53:00Z">
              <w:r>
                <w:rPr>
                  <w:rFonts w:eastAsiaTheme="minorEastAsia"/>
                  <w:szCs w:val="21"/>
                </w:rPr>
                <w:t>L</w:t>
              </w:r>
              <w:r>
                <w:rPr>
                  <w:rFonts w:eastAsiaTheme="minorEastAsia" w:hint="eastAsia"/>
                  <w:szCs w:val="21"/>
                </w:rPr>
                <w:t>oginblservice,</w:t>
              </w:r>
              <w:r>
                <w:rPr>
                  <w:rFonts w:ascii="宋体" w:eastAsia="Times New Roman" w:hAnsi="宋体" w:hint="eastAsia"/>
                  <w:szCs w:val="21"/>
                </w:rPr>
                <w:t xml:space="preserve"> 界面类库包</w:t>
              </w:r>
              <w:r>
                <w:rPr>
                  <w:rFonts w:eastAsia="Times New Roman" w:hint="eastAsia"/>
                  <w:szCs w:val="21"/>
                </w:rPr>
                <w:t>, vo</w:t>
              </w:r>
            </w:ins>
          </w:p>
        </w:tc>
      </w:tr>
      <w:tr w:rsidR="006B6364">
        <w:trPr>
          <w:ins w:id="48" w:author="曹姝玥" w:date="2015-12-31T20:53:00Z"/>
        </w:trPr>
        <w:tc>
          <w:tcPr>
            <w:tcW w:w="2157" w:type="dxa"/>
            <w:tcBorders>
              <w:top w:val="single" w:sz="4" w:space="0" w:color="auto"/>
              <w:left w:val="nil"/>
              <w:bottom w:val="single" w:sz="4" w:space="0" w:color="auto"/>
              <w:right w:val="single" w:sz="4" w:space="0" w:color="auto"/>
            </w:tcBorders>
          </w:tcPr>
          <w:p w:rsidR="006B6364" w:rsidRPr="006B6364" w:rsidRDefault="006B6364">
            <w:pPr>
              <w:rPr>
                <w:ins w:id="49" w:author="曹姝玥" w:date="2015-12-31T20:53:00Z"/>
                <w:rFonts w:eastAsiaTheme="minorEastAsia"/>
                <w:szCs w:val="21"/>
                <w:rPrChange w:id="50" w:author="曹姝玥" w:date="2015-12-31T20:53:00Z">
                  <w:rPr>
                    <w:ins w:id="51" w:author="曹姝玥" w:date="2015-12-31T20:53:00Z"/>
                    <w:rFonts w:eastAsia="Times New Roman"/>
                    <w:szCs w:val="21"/>
                  </w:rPr>
                </w:rPrChange>
              </w:rPr>
            </w:pPr>
            <w:ins w:id="52" w:author="曹姝玥" w:date="2015-12-31T20:53:00Z">
              <w:r>
                <w:rPr>
                  <w:rFonts w:eastAsiaTheme="minorEastAsia" w:hint="eastAsia"/>
                  <w:szCs w:val="21"/>
                </w:rPr>
                <w:t>loginblservice</w:t>
              </w:r>
            </w:ins>
          </w:p>
        </w:tc>
        <w:tc>
          <w:tcPr>
            <w:tcW w:w="6365" w:type="dxa"/>
            <w:tcBorders>
              <w:top w:val="single" w:sz="4" w:space="0" w:color="auto"/>
              <w:left w:val="nil"/>
              <w:bottom w:val="single" w:sz="4" w:space="0" w:color="auto"/>
              <w:right w:val="nil"/>
            </w:tcBorders>
          </w:tcPr>
          <w:p w:rsidR="006B6364" w:rsidRDefault="006B6364">
            <w:pPr>
              <w:rPr>
                <w:ins w:id="53" w:author="曹姝玥" w:date="2015-12-31T20:53:00Z"/>
                <w:rFonts w:eastAsia="Times New Roman"/>
                <w:szCs w:val="21"/>
              </w:rPr>
            </w:pPr>
          </w:p>
        </w:tc>
      </w:tr>
      <w:tr w:rsidR="006B6364">
        <w:trPr>
          <w:ins w:id="54" w:author="曹姝玥" w:date="2015-12-31T20:53:00Z"/>
        </w:trPr>
        <w:tc>
          <w:tcPr>
            <w:tcW w:w="2157" w:type="dxa"/>
            <w:tcBorders>
              <w:top w:val="single" w:sz="4" w:space="0" w:color="auto"/>
              <w:left w:val="nil"/>
              <w:bottom w:val="single" w:sz="4" w:space="0" w:color="auto"/>
              <w:right w:val="single" w:sz="4" w:space="0" w:color="auto"/>
            </w:tcBorders>
          </w:tcPr>
          <w:p w:rsidR="006B6364" w:rsidRDefault="006B6364">
            <w:pPr>
              <w:rPr>
                <w:ins w:id="55" w:author="曹姝玥" w:date="2015-12-31T20:53:00Z"/>
                <w:rFonts w:eastAsiaTheme="minorEastAsia"/>
                <w:szCs w:val="21"/>
              </w:rPr>
            </w:pPr>
            <w:ins w:id="56" w:author="曹姝玥" w:date="2015-12-31T20:54:00Z">
              <w:r>
                <w:rPr>
                  <w:rFonts w:eastAsiaTheme="minorEastAsia"/>
                  <w:szCs w:val="21"/>
                </w:rPr>
                <w:t>L</w:t>
              </w:r>
              <w:r>
                <w:rPr>
                  <w:rFonts w:eastAsiaTheme="minorEastAsia" w:hint="eastAsia"/>
                  <w:szCs w:val="21"/>
                </w:rPr>
                <w:t>oginbl</w:t>
              </w:r>
            </w:ins>
          </w:p>
        </w:tc>
        <w:tc>
          <w:tcPr>
            <w:tcW w:w="6365" w:type="dxa"/>
            <w:tcBorders>
              <w:top w:val="single" w:sz="4" w:space="0" w:color="auto"/>
              <w:left w:val="nil"/>
              <w:bottom w:val="single" w:sz="4" w:space="0" w:color="auto"/>
              <w:right w:val="nil"/>
            </w:tcBorders>
          </w:tcPr>
          <w:p w:rsidR="006B6364" w:rsidRPr="006B6364" w:rsidRDefault="006B6364">
            <w:pPr>
              <w:rPr>
                <w:ins w:id="57" w:author="曹姝玥" w:date="2015-12-31T20:53:00Z"/>
                <w:rFonts w:eastAsiaTheme="minorEastAsia"/>
                <w:szCs w:val="21"/>
                <w:rPrChange w:id="58" w:author="曹姝玥" w:date="2015-12-31T20:54:00Z">
                  <w:rPr>
                    <w:ins w:id="59" w:author="曹姝玥" w:date="2015-12-31T20:53:00Z"/>
                    <w:rFonts w:eastAsia="Times New Roman"/>
                    <w:szCs w:val="21"/>
                  </w:rPr>
                </w:rPrChange>
              </w:rPr>
            </w:pPr>
            <w:ins w:id="60" w:author="曹姝玥" w:date="2015-12-31T20:54:00Z">
              <w:r>
                <w:rPr>
                  <w:rFonts w:eastAsiaTheme="minorEastAsia"/>
                  <w:szCs w:val="21"/>
                </w:rPr>
                <w:t>U</w:t>
              </w:r>
              <w:r>
                <w:rPr>
                  <w:rFonts w:eastAsiaTheme="minorEastAsia" w:hint="eastAsia"/>
                  <w:szCs w:val="21"/>
                </w:rPr>
                <w:t>serbl,loginblservice,po</w:t>
              </w:r>
            </w:ins>
            <w:ins w:id="61" w:author="曹姝玥" w:date="2016-01-02T23:45:00Z">
              <w:r w:rsidR="00135ACF">
                <w:rPr>
                  <w:rFonts w:eastAsiaTheme="minorEastAsia" w:hint="eastAsia"/>
                  <w:szCs w:val="21"/>
                </w:rPr>
                <w:t>,logbl</w:t>
              </w:r>
            </w:ins>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nonuser</w:t>
            </w:r>
            <w:r>
              <w:rPr>
                <w:rFonts w:eastAsia="Times New Roman" w:hint="eastAsia"/>
                <w:szCs w:val="21"/>
              </w:rPr>
              <w:t>ui</w:t>
            </w:r>
          </w:p>
        </w:tc>
        <w:tc>
          <w:tcPr>
            <w:tcW w:w="6365" w:type="dxa"/>
            <w:tcBorders>
              <w:top w:val="single" w:sz="4" w:space="0" w:color="auto"/>
              <w:left w:val="nil"/>
              <w:bottom w:val="single" w:sz="4" w:space="0" w:color="auto"/>
              <w:right w:val="nil"/>
            </w:tcBorders>
          </w:tcPr>
          <w:p w:rsidR="00D960C8" w:rsidRDefault="00F41064">
            <w:pPr>
              <w:rPr>
                <w:szCs w:val="21"/>
              </w:rPr>
            </w:pPr>
            <w:r>
              <w:rPr>
                <w:rFonts w:hint="eastAsia"/>
                <w:szCs w:val="21"/>
              </w:rPr>
              <w:t>nonuser</w:t>
            </w:r>
            <w:r>
              <w:rPr>
                <w:rFonts w:eastAsia="Times New Roman"/>
                <w:szCs w:val="21"/>
              </w:rPr>
              <w:t>blservice</w:t>
            </w:r>
            <w:r>
              <w:rPr>
                <w:rFonts w:eastAsia="Times New Roman" w:hint="eastAsia"/>
                <w:szCs w:val="21"/>
              </w:rPr>
              <w:t xml:space="preserve">, </w:t>
            </w:r>
            <w:r>
              <w:rPr>
                <w:rFonts w:ascii="宋体" w:eastAsia="Times New Roman" w:hAnsi="宋体" w:hint="eastAsia"/>
                <w:szCs w:val="21"/>
              </w:rPr>
              <w:t>界面类库包</w:t>
            </w:r>
            <w:r>
              <w:rPr>
                <w:rFonts w:eastAsia="Times New Roman" w:hint="eastAsia"/>
                <w:szCs w:val="21"/>
              </w:rPr>
              <w:t>, vo</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nonuser</w:t>
            </w:r>
            <w:r>
              <w:rPr>
                <w:rFonts w:eastAsia="Times New Roman" w:hint="eastAsia"/>
                <w:szCs w:val="21"/>
              </w:rPr>
              <w:t>blservice</w:t>
            </w:r>
          </w:p>
        </w:tc>
        <w:tc>
          <w:tcPr>
            <w:tcW w:w="6365" w:type="dxa"/>
            <w:tcBorders>
              <w:top w:val="single" w:sz="4" w:space="0" w:color="auto"/>
              <w:left w:val="nil"/>
              <w:bottom w:val="single" w:sz="4" w:space="0" w:color="auto"/>
              <w:right w:val="nil"/>
            </w:tcBorders>
          </w:tcPr>
          <w:p w:rsidR="00D960C8" w:rsidRDefault="00D960C8">
            <w:pPr>
              <w:rPr>
                <w:szCs w:val="21"/>
              </w:rPr>
            </w:pP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nonuser</w:t>
            </w:r>
            <w:r>
              <w:rPr>
                <w:rFonts w:eastAsia="Times New Roman" w:hint="eastAsia"/>
                <w:szCs w:val="21"/>
              </w:rPr>
              <w:t>bl</w:t>
            </w:r>
          </w:p>
        </w:tc>
        <w:tc>
          <w:tcPr>
            <w:tcW w:w="6365" w:type="dxa"/>
            <w:tcBorders>
              <w:top w:val="single" w:sz="4" w:space="0" w:color="auto"/>
              <w:left w:val="nil"/>
              <w:bottom w:val="single" w:sz="4" w:space="0" w:color="auto"/>
              <w:right w:val="nil"/>
            </w:tcBorders>
          </w:tcPr>
          <w:p w:rsidR="00D960C8" w:rsidRDefault="00F41064">
            <w:pPr>
              <w:rPr>
                <w:szCs w:val="21"/>
              </w:rPr>
            </w:pPr>
            <w:r>
              <w:rPr>
                <w:rFonts w:hint="eastAsia"/>
                <w:szCs w:val="21"/>
              </w:rPr>
              <w:t>nonuser</w:t>
            </w:r>
            <w:r>
              <w:rPr>
                <w:rFonts w:eastAsia="Times New Roman" w:hint="eastAsia"/>
                <w:szCs w:val="21"/>
              </w:rPr>
              <w:t xml:space="preserve">blservice, </w:t>
            </w:r>
            <w:r>
              <w:rPr>
                <w:rFonts w:hint="eastAsia"/>
                <w:szCs w:val="21"/>
              </w:rPr>
              <w:t>nonuser</w:t>
            </w:r>
            <w:r>
              <w:rPr>
                <w:rFonts w:eastAsia="Times New Roman" w:hint="eastAsia"/>
                <w:szCs w:val="21"/>
              </w:rPr>
              <w:t xml:space="preserve">dataservice, po, </w:t>
            </w:r>
            <w:r>
              <w:rPr>
                <w:rFonts w:hint="eastAsia"/>
                <w:szCs w:val="21"/>
              </w:rPr>
              <w:t>logbl</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lastRenderedPageBreak/>
              <w:t>nonuser</w:t>
            </w:r>
            <w:r>
              <w:rPr>
                <w:rFonts w:eastAsia="Times New Roman" w:hint="eastAsia"/>
                <w:szCs w:val="21"/>
              </w:rPr>
              <w:t>dataservice</w:t>
            </w:r>
          </w:p>
        </w:tc>
        <w:tc>
          <w:tcPr>
            <w:tcW w:w="6365" w:type="dxa"/>
            <w:tcBorders>
              <w:top w:val="single" w:sz="4" w:space="0" w:color="auto"/>
              <w:left w:val="nil"/>
              <w:bottom w:val="single" w:sz="4" w:space="0" w:color="auto"/>
              <w:right w:val="nil"/>
            </w:tcBorders>
          </w:tcPr>
          <w:p w:rsidR="00D960C8" w:rsidRDefault="00F41064">
            <w:pPr>
              <w:rPr>
                <w:szCs w:val="21"/>
              </w:rPr>
            </w:pPr>
            <w:r>
              <w:rPr>
                <w:rFonts w:eastAsia="Times New Roman" w:hint="eastAsia"/>
                <w:szCs w:val="21"/>
              </w:rPr>
              <w:t>Java RMI, po</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nonuser</w:t>
            </w:r>
            <w:r>
              <w:rPr>
                <w:rFonts w:eastAsia="Times New Roman" w:hint="eastAsia"/>
                <w:szCs w:val="21"/>
              </w:rPr>
              <w:t>data</w:t>
            </w:r>
          </w:p>
        </w:tc>
        <w:tc>
          <w:tcPr>
            <w:tcW w:w="6365" w:type="dxa"/>
            <w:tcBorders>
              <w:top w:val="single" w:sz="4" w:space="0" w:color="auto"/>
              <w:left w:val="nil"/>
              <w:bottom w:val="single" w:sz="4" w:space="0" w:color="auto"/>
              <w:right w:val="nil"/>
            </w:tcBorders>
          </w:tcPr>
          <w:p w:rsidR="00D960C8" w:rsidRDefault="00F41064">
            <w:pPr>
              <w:rPr>
                <w:szCs w:val="21"/>
              </w:rPr>
            </w:pPr>
            <w:r>
              <w:rPr>
                <w:rFonts w:hint="eastAsia"/>
                <w:szCs w:val="21"/>
              </w:rPr>
              <w:t>nonuser</w:t>
            </w:r>
            <w:r>
              <w:rPr>
                <w:rFonts w:eastAsia="Times New Roman" w:hint="eastAsia"/>
                <w:szCs w:val="21"/>
              </w:rPr>
              <w:t>dataservice, po</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institution</w:t>
            </w:r>
            <w:r>
              <w:rPr>
                <w:rFonts w:eastAsia="Times New Roman" w:hint="eastAsia"/>
                <w:szCs w:val="21"/>
              </w:rPr>
              <w:t>ui</w:t>
            </w:r>
          </w:p>
        </w:tc>
        <w:tc>
          <w:tcPr>
            <w:tcW w:w="6365" w:type="dxa"/>
            <w:tcBorders>
              <w:top w:val="single" w:sz="4" w:space="0" w:color="auto"/>
              <w:left w:val="nil"/>
              <w:bottom w:val="single" w:sz="4" w:space="0" w:color="auto"/>
              <w:right w:val="nil"/>
            </w:tcBorders>
          </w:tcPr>
          <w:p w:rsidR="00D960C8" w:rsidRDefault="00F41064">
            <w:pPr>
              <w:rPr>
                <w:szCs w:val="21"/>
              </w:rPr>
            </w:pPr>
            <w:r>
              <w:rPr>
                <w:rFonts w:hint="eastAsia"/>
                <w:szCs w:val="21"/>
              </w:rPr>
              <w:t>institution</w:t>
            </w:r>
            <w:r>
              <w:rPr>
                <w:rFonts w:eastAsia="Times New Roman"/>
                <w:szCs w:val="21"/>
              </w:rPr>
              <w:t>blservice</w:t>
            </w:r>
            <w:r>
              <w:rPr>
                <w:rFonts w:eastAsia="Times New Roman" w:hint="eastAsia"/>
                <w:szCs w:val="21"/>
              </w:rPr>
              <w:t xml:space="preserve">, </w:t>
            </w:r>
            <w:r>
              <w:rPr>
                <w:rFonts w:ascii="宋体" w:eastAsia="Times New Roman" w:hAnsi="宋体" w:hint="eastAsia"/>
                <w:szCs w:val="21"/>
              </w:rPr>
              <w:t>界面类库包</w:t>
            </w:r>
            <w:r>
              <w:rPr>
                <w:rFonts w:eastAsia="Times New Roman" w:hint="eastAsia"/>
                <w:szCs w:val="21"/>
              </w:rPr>
              <w:t>, vo</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institution</w:t>
            </w:r>
            <w:r>
              <w:rPr>
                <w:rFonts w:eastAsia="Times New Roman" w:hint="eastAsia"/>
                <w:szCs w:val="21"/>
              </w:rPr>
              <w:t>blservice</w:t>
            </w:r>
          </w:p>
        </w:tc>
        <w:tc>
          <w:tcPr>
            <w:tcW w:w="6365" w:type="dxa"/>
            <w:tcBorders>
              <w:top w:val="single" w:sz="4" w:space="0" w:color="auto"/>
              <w:left w:val="nil"/>
              <w:bottom w:val="single" w:sz="4" w:space="0" w:color="auto"/>
              <w:right w:val="nil"/>
            </w:tcBorders>
          </w:tcPr>
          <w:p w:rsidR="00D960C8" w:rsidRDefault="00D960C8">
            <w:pPr>
              <w:rPr>
                <w:szCs w:val="21"/>
              </w:rPr>
            </w:pPr>
          </w:p>
        </w:tc>
      </w:tr>
      <w:tr w:rsidR="00D960C8">
        <w:tc>
          <w:tcPr>
            <w:tcW w:w="2157" w:type="dxa"/>
            <w:tcBorders>
              <w:top w:val="single" w:sz="4" w:space="0" w:color="auto"/>
              <w:left w:val="nil"/>
              <w:bottom w:val="single" w:sz="4" w:space="0" w:color="auto"/>
              <w:right w:val="single" w:sz="4" w:space="0" w:color="auto"/>
            </w:tcBorders>
          </w:tcPr>
          <w:p w:rsidR="00D960C8" w:rsidRDefault="00F41064">
            <w:pPr>
              <w:tabs>
                <w:tab w:val="right" w:pos="1941"/>
              </w:tabs>
              <w:rPr>
                <w:szCs w:val="21"/>
              </w:rPr>
            </w:pPr>
            <w:r>
              <w:rPr>
                <w:rFonts w:hint="eastAsia"/>
                <w:szCs w:val="21"/>
              </w:rPr>
              <w:t>institution</w:t>
            </w:r>
            <w:r>
              <w:rPr>
                <w:rFonts w:eastAsia="Times New Roman" w:hint="eastAsia"/>
                <w:szCs w:val="21"/>
              </w:rPr>
              <w:t>bl</w:t>
            </w:r>
            <w:r>
              <w:rPr>
                <w:rFonts w:eastAsia="Times New Roman"/>
                <w:szCs w:val="21"/>
              </w:rPr>
              <w:tab/>
            </w:r>
          </w:p>
        </w:tc>
        <w:tc>
          <w:tcPr>
            <w:tcW w:w="6365" w:type="dxa"/>
            <w:tcBorders>
              <w:top w:val="single" w:sz="4" w:space="0" w:color="auto"/>
              <w:left w:val="nil"/>
              <w:bottom w:val="single" w:sz="4" w:space="0" w:color="auto"/>
              <w:right w:val="nil"/>
            </w:tcBorders>
          </w:tcPr>
          <w:p w:rsidR="00D960C8" w:rsidRDefault="00F41064">
            <w:pPr>
              <w:rPr>
                <w:szCs w:val="21"/>
              </w:rPr>
            </w:pPr>
            <w:r>
              <w:rPr>
                <w:rFonts w:hint="eastAsia"/>
                <w:szCs w:val="21"/>
              </w:rPr>
              <w:t>institution</w:t>
            </w:r>
            <w:r>
              <w:rPr>
                <w:rFonts w:eastAsia="Times New Roman" w:hint="eastAsia"/>
                <w:szCs w:val="21"/>
              </w:rPr>
              <w:t xml:space="preserve">blservice, </w:t>
            </w:r>
            <w:r>
              <w:rPr>
                <w:rFonts w:hint="eastAsia"/>
                <w:szCs w:val="21"/>
              </w:rPr>
              <w:t>institution</w:t>
            </w:r>
            <w:r>
              <w:rPr>
                <w:rFonts w:eastAsia="Times New Roman" w:hint="eastAsia"/>
                <w:szCs w:val="21"/>
              </w:rPr>
              <w:t xml:space="preserve">dataservice, po, </w:t>
            </w:r>
            <w:r>
              <w:rPr>
                <w:rFonts w:hint="eastAsia"/>
                <w:szCs w:val="21"/>
              </w:rPr>
              <w:t>begininfobl,logbl</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institution</w:t>
            </w:r>
            <w:r>
              <w:rPr>
                <w:rFonts w:eastAsia="Times New Roman" w:hint="eastAsia"/>
                <w:szCs w:val="21"/>
              </w:rPr>
              <w:t>dataservice</w:t>
            </w:r>
          </w:p>
        </w:tc>
        <w:tc>
          <w:tcPr>
            <w:tcW w:w="6365" w:type="dxa"/>
            <w:tcBorders>
              <w:top w:val="single" w:sz="4" w:space="0" w:color="auto"/>
              <w:left w:val="nil"/>
              <w:bottom w:val="single" w:sz="4" w:space="0" w:color="auto"/>
              <w:right w:val="nil"/>
            </w:tcBorders>
          </w:tcPr>
          <w:p w:rsidR="00D960C8" w:rsidRDefault="00F41064">
            <w:pPr>
              <w:rPr>
                <w:szCs w:val="21"/>
              </w:rPr>
            </w:pPr>
            <w:r>
              <w:rPr>
                <w:rFonts w:eastAsia="Times New Roman" w:hint="eastAsia"/>
                <w:szCs w:val="21"/>
              </w:rPr>
              <w:t>Java RMI, po</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institution</w:t>
            </w:r>
            <w:r>
              <w:rPr>
                <w:rFonts w:eastAsia="Times New Roman" w:hint="eastAsia"/>
                <w:szCs w:val="21"/>
              </w:rPr>
              <w:t>data</w:t>
            </w:r>
          </w:p>
        </w:tc>
        <w:tc>
          <w:tcPr>
            <w:tcW w:w="6365" w:type="dxa"/>
            <w:tcBorders>
              <w:top w:val="single" w:sz="4" w:space="0" w:color="auto"/>
              <w:left w:val="nil"/>
              <w:bottom w:val="single" w:sz="4" w:space="0" w:color="auto"/>
              <w:right w:val="nil"/>
            </w:tcBorders>
          </w:tcPr>
          <w:p w:rsidR="00D960C8" w:rsidRDefault="00F41064">
            <w:pPr>
              <w:rPr>
                <w:szCs w:val="21"/>
              </w:rPr>
            </w:pPr>
            <w:r>
              <w:rPr>
                <w:rFonts w:hint="eastAsia"/>
                <w:szCs w:val="21"/>
              </w:rPr>
              <w:t>institution</w:t>
            </w:r>
            <w:r>
              <w:rPr>
                <w:rFonts w:eastAsia="Times New Roman" w:hint="eastAsia"/>
                <w:szCs w:val="21"/>
              </w:rPr>
              <w:t>dataservice, po</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commodity</w:t>
            </w:r>
            <w:r>
              <w:rPr>
                <w:rFonts w:eastAsia="Times New Roman" w:hint="eastAsia"/>
                <w:szCs w:val="21"/>
              </w:rPr>
              <w:t>ui</w:t>
            </w:r>
          </w:p>
        </w:tc>
        <w:tc>
          <w:tcPr>
            <w:tcW w:w="6365" w:type="dxa"/>
            <w:tcBorders>
              <w:top w:val="single" w:sz="4" w:space="0" w:color="auto"/>
              <w:left w:val="nil"/>
              <w:bottom w:val="single" w:sz="4" w:space="0" w:color="auto"/>
              <w:right w:val="nil"/>
            </w:tcBorders>
          </w:tcPr>
          <w:p w:rsidR="00D960C8" w:rsidRDefault="00F41064">
            <w:pPr>
              <w:rPr>
                <w:szCs w:val="21"/>
              </w:rPr>
            </w:pPr>
            <w:r>
              <w:rPr>
                <w:rFonts w:hint="eastAsia"/>
                <w:szCs w:val="21"/>
              </w:rPr>
              <w:t>commodity</w:t>
            </w:r>
            <w:r>
              <w:rPr>
                <w:rFonts w:eastAsia="Times New Roman"/>
                <w:szCs w:val="21"/>
              </w:rPr>
              <w:t>blservice</w:t>
            </w:r>
            <w:r>
              <w:rPr>
                <w:rFonts w:eastAsia="Times New Roman" w:hint="eastAsia"/>
                <w:szCs w:val="21"/>
              </w:rPr>
              <w:t xml:space="preserve">, </w:t>
            </w:r>
            <w:r>
              <w:rPr>
                <w:rFonts w:ascii="宋体" w:eastAsia="Times New Roman" w:hAnsi="宋体" w:hint="eastAsia"/>
                <w:szCs w:val="21"/>
              </w:rPr>
              <w:t>界面类库包</w:t>
            </w:r>
            <w:r>
              <w:rPr>
                <w:rFonts w:eastAsia="Times New Roman" w:hint="eastAsia"/>
                <w:szCs w:val="21"/>
              </w:rPr>
              <w:t>, vo</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commodity</w:t>
            </w:r>
            <w:r>
              <w:rPr>
                <w:rFonts w:eastAsia="Times New Roman" w:hint="eastAsia"/>
                <w:szCs w:val="21"/>
              </w:rPr>
              <w:t>blservice</w:t>
            </w:r>
          </w:p>
        </w:tc>
        <w:tc>
          <w:tcPr>
            <w:tcW w:w="6365" w:type="dxa"/>
            <w:tcBorders>
              <w:top w:val="single" w:sz="4" w:space="0" w:color="auto"/>
              <w:left w:val="nil"/>
              <w:bottom w:val="single" w:sz="4" w:space="0" w:color="auto"/>
              <w:right w:val="nil"/>
            </w:tcBorders>
          </w:tcPr>
          <w:p w:rsidR="00D960C8" w:rsidRDefault="00D960C8">
            <w:pPr>
              <w:rPr>
                <w:szCs w:val="21"/>
              </w:rPr>
            </w:pP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commodity</w:t>
            </w:r>
            <w:r>
              <w:rPr>
                <w:rFonts w:eastAsia="Times New Roman" w:hint="eastAsia"/>
                <w:szCs w:val="21"/>
              </w:rPr>
              <w:t>bl</w:t>
            </w:r>
          </w:p>
        </w:tc>
        <w:tc>
          <w:tcPr>
            <w:tcW w:w="6365" w:type="dxa"/>
            <w:tcBorders>
              <w:top w:val="single" w:sz="4" w:space="0" w:color="auto"/>
              <w:left w:val="nil"/>
              <w:bottom w:val="single" w:sz="4" w:space="0" w:color="auto"/>
              <w:right w:val="nil"/>
            </w:tcBorders>
          </w:tcPr>
          <w:p w:rsidR="00D960C8" w:rsidRDefault="00F41064">
            <w:pPr>
              <w:rPr>
                <w:szCs w:val="21"/>
              </w:rPr>
            </w:pPr>
            <w:r>
              <w:rPr>
                <w:rFonts w:hint="eastAsia"/>
                <w:szCs w:val="21"/>
              </w:rPr>
              <w:t>commodity</w:t>
            </w:r>
            <w:r>
              <w:rPr>
                <w:rFonts w:eastAsia="Times New Roman" w:hint="eastAsia"/>
                <w:szCs w:val="21"/>
              </w:rPr>
              <w:t>blservice,</w:t>
            </w:r>
            <w:r>
              <w:rPr>
                <w:rFonts w:hint="eastAsia"/>
                <w:szCs w:val="21"/>
              </w:rPr>
              <w:t xml:space="preserve"> commodity</w:t>
            </w:r>
            <w:r>
              <w:rPr>
                <w:rFonts w:eastAsia="Times New Roman" w:hint="eastAsia"/>
                <w:szCs w:val="21"/>
              </w:rPr>
              <w:t>dataservice, po,</w:t>
            </w:r>
            <w:r>
              <w:rPr>
                <w:rFonts w:hint="eastAsia"/>
                <w:szCs w:val="21"/>
              </w:rPr>
              <w:t>nonuser</w:t>
            </w:r>
            <w:r>
              <w:rPr>
                <w:rFonts w:eastAsia="Times New Roman" w:hint="eastAsia"/>
                <w:szCs w:val="21"/>
              </w:rPr>
              <w:t>bl</w:t>
            </w:r>
            <w:r>
              <w:rPr>
                <w:rFonts w:hint="eastAsia"/>
                <w:szCs w:val="21"/>
              </w:rPr>
              <w:t>,begininfobl,</w:t>
            </w:r>
          </w:p>
          <w:p w:rsidR="00D960C8" w:rsidRDefault="00F41064">
            <w:pPr>
              <w:rPr>
                <w:szCs w:val="21"/>
              </w:rPr>
            </w:pPr>
            <w:r>
              <w:rPr>
                <w:rFonts w:hint="eastAsia"/>
                <w:szCs w:val="21"/>
              </w:rPr>
              <w:t>logbl,sheetbl</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commodity</w:t>
            </w:r>
            <w:r>
              <w:rPr>
                <w:rFonts w:eastAsia="Times New Roman" w:hint="eastAsia"/>
                <w:szCs w:val="21"/>
              </w:rPr>
              <w:t>dataservice</w:t>
            </w:r>
          </w:p>
        </w:tc>
        <w:tc>
          <w:tcPr>
            <w:tcW w:w="6365" w:type="dxa"/>
            <w:tcBorders>
              <w:top w:val="single" w:sz="4" w:space="0" w:color="auto"/>
              <w:left w:val="nil"/>
              <w:bottom w:val="single" w:sz="4" w:space="0" w:color="auto"/>
              <w:right w:val="nil"/>
            </w:tcBorders>
          </w:tcPr>
          <w:p w:rsidR="00D960C8" w:rsidRDefault="00F41064">
            <w:pPr>
              <w:rPr>
                <w:szCs w:val="21"/>
              </w:rPr>
            </w:pPr>
            <w:r>
              <w:rPr>
                <w:rFonts w:eastAsia="Times New Roman" w:hint="eastAsia"/>
                <w:szCs w:val="21"/>
              </w:rPr>
              <w:t>Java RMI, po</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commodity</w:t>
            </w:r>
            <w:r>
              <w:rPr>
                <w:rFonts w:eastAsia="Times New Roman" w:hint="eastAsia"/>
                <w:szCs w:val="21"/>
              </w:rPr>
              <w:t>data</w:t>
            </w:r>
          </w:p>
        </w:tc>
        <w:tc>
          <w:tcPr>
            <w:tcW w:w="6365" w:type="dxa"/>
            <w:tcBorders>
              <w:top w:val="single" w:sz="4" w:space="0" w:color="auto"/>
              <w:left w:val="nil"/>
              <w:bottom w:val="single" w:sz="4" w:space="0" w:color="auto"/>
              <w:right w:val="nil"/>
            </w:tcBorders>
          </w:tcPr>
          <w:p w:rsidR="00D960C8" w:rsidRDefault="00F41064">
            <w:pPr>
              <w:rPr>
                <w:szCs w:val="21"/>
              </w:rPr>
            </w:pPr>
            <w:r>
              <w:rPr>
                <w:rFonts w:hint="eastAsia"/>
                <w:szCs w:val="21"/>
              </w:rPr>
              <w:t>commodity</w:t>
            </w:r>
            <w:r>
              <w:rPr>
                <w:rFonts w:eastAsia="Times New Roman" w:hint="eastAsia"/>
                <w:szCs w:val="21"/>
              </w:rPr>
              <w:t>dataservice, po</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log</w:t>
            </w:r>
            <w:r>
              <w:rPr>
                <w:rFonts w:eastAsia="Times New Roman" w:hint="eastAsia"/>
                <w:szCs w:val="21"/>
              </w:rPr>
              <w:t>ui</w:t>
            </w:r>
          </w:p>
        </w:tc>
        <w:tc>
          <w:tcPr>
            <w:tcW w:w="6365" w:type="dxa"/>
            <w:tcBorders>
              <w:top w:val="single" w:sz="4" w:space="0" w:color="auto"/>
              <w:left w:val="nil"/>
              <w:bottom w:val="single" w:sz="4" w:space="0" w:color="auto"/>
              <w:right w:val="nil"/>
            </w:tcBorders>
          </w:tcPr>
          <w:p w:rsidR="00D960C8" w:rsidRDefault="00F41064">
            <w:pPr>
              <w:rPr>
                <w:szCs w:val="21"/>
              </w:rPr>
            </w:pPr>
            <w:r>
              <w:rPr>
                <w:rFonts w:hint="eastAsia"/>
                <w:szCs w:val="21"/>
              </w:rPr>
              <w:t>log</w:t>
            </w:r>
            <w:r>
              <w:rPr>
                <w:rFonts w:eastAsia="Times New Roman"/>
                <w:szCs w:val="21"/>
              </w:rPr>
              <w:t>blservice</w:t>
            </w:r>
            <w:r>
              <w:rPr>
                <w:rFonts w:eastAsia="Times New Roman" w:hint="eastAsia"/>
                <w:szCs w:val="21"/>
              </w:rPr>
              <w:t xml:space="preserve">, </w:t>
            </w:r>
            <w:r>
              <w:rPr>
                <w:rFonts w:ascii="宋体" w:eastAsia="Times New Roman" w:hAnsi="宋体" w:hint="eastAsia"/>
                <w:szCs w:val="21"/>
              </w:rPr>
              <w:t>界面类库包</w:t>
            </w:r>
            <w:r>
              <w:rPr>
                <w:rFonts w:eastAsia="Times New Roman" w:hint="eastAsia"/>
                <w:szCs w:val="21"/>
              </w:rPr>
              <w:t>, vo</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log</w:t>
            </w:r>
            <w:r>
              <w:rPr>
                <w:rFonts w:eastAsia="Times New Roman" w:hint="eastAsia"/>
                <w:szCs w:val="21"/>
              </w:rPr>
              <w:t>blservice</w:t>
            </w:r>
          </w:p>
        </w:tc>
        <w:tc>
          <w:tcPr>
            <w:tcW w:w="6365" w:type="dxa"/>
            <w:tcBorders>
              <w:top w:val="single" w:sz="4" w:space="0" w:color="auto"/>
              <w:left w:val="nil"/>
              <w:bottom w:val="single" w:sz="4" w:space="0" w:color="auto"/>
              <w:right w:val="nil"/>
            </w:tcBorders>
          </w:tcPr>
          <w:p w:rsidR="00D960C8" w:rsidRDefault="00D960C8">
            <w:pPr>
              <w:rPr>
                <w:szCs w:val="21"/>
              </w:rPr>
            </w:pP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log</w:t>
            </w:r>
            <w:r>
              <w:rPr>
                <w:rFonts w:eastAsia="Times New Roman" w:hint="eastAsia"/>
                <w:szCs w:val="21"/>
              </w:rPr>
              <w:t>bl</w:t>
            </w:r>
          </w:p>
        </w:tc>
        <w:tc>
          <w:tcPr>
            <w:tcW w:w="6365" w:type="dxa"/>
            <w:tcBorders>
              <w:top w:val="single" w:sz="4" w:space="0" w:color="auto"/>
              <w:left w:val="nil"/>
              <w:bottom w:val="single" w:sz="4" w:space="0" w:color="auto"/>
              <w:right w:val="nil"/>
            </w:tcBorders>
          </w:tcPr>
          <w:p w:rsidR="00D960C8" w:rsidRDefault="00F41064">
            <w:pPr>
              <w:rPr>
                <w:szCs w:val="21"/>
              </w:rPr>
            </w:pPr>
            <w:r>
              <w:rPr>
                <w:rFonts w:hint="eastAsia"/>
                <w:szCs w:val="21"/>
              </w:rPr>
              <w:t>log</w:t>
            </w:r>
            <w:r>
              <w:rPr>
                <w:rFonts w:eastAsia="Times New Roman" w:hint="eastAsia"/>
                <w:szCs w:val="21"/>
              </w:rPr>
              <w:t xml:space="preserve">blservice, </w:t>
            </w:r>
            <w:r>
              <w:rPr>
                <w:rFonts w:hint="eastAsia"/>
                <w:szCs w:val="21"/>
              </w:rPr>
              <w:t>log</w:t>
            </w:r>
            <w:r>
              <w:rPr>
                <w:rFonts w:eastAsia="Times New Roman" w:hint="eastAsia"/>
                <w:szCs w:val="21"/>
              </w:rPr>
              <w:t>dataservice, po</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log</w:t>
            </w:r>
            <w:r>
              <w:rPr>
                <w:rFonts w:eastAsia="Times New Roman" w:hint="eastAsia"/>
                <w:szCs w:val="21"/>
              </w:rPr>
              <w:t>dataservice</w:t>
            </w:r>
          </w:p>
        </w:tc>
        <w:tc>
          <w:tcPr>
            <w:tcW w:w="6365" w:type="dxa"/>
            <w:tcBorders>
              <w:top w:val="single" w:sz="4" w:space="0" w:color="auto"/>
              <w:left w:val="nil"/>
              <w:bottom w:val="single" w:sz="4" w:space="0" w:color="auto"/>
              <w:right w:val="nil"/>
            </w:tcBorders>
          </w:tcPr>
          <w:p w:rsidR="00D960C8" w:rsidRDefault="00F41064">
            <w:pPr>
              <w:rPr>
                <w:szCs w:val="21"/>
              </w:rPr>
            </w:pPr>
            <w:r>
              <w:rPr>
                <w:rFonts w:eastAsia="Times New Roman" w:hint="eastAsia"/>
                <w:szCs w:val="21"/>
              </w:rPr>
              <w:t>Java RMI, po</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log</w:t>
            </w:r>
            <w:r>
              <w:rPr>
                <w:rFonts w:eastAsia="Times New Roman" w:hint="eastAsia"/>
                <w:szCs w:val="21"/>
              </w:rPr>
              <w:t>data</w:t>
            </w:r>
          </w:p>
        </w:tc>
        <w:tc>
          <w:tcPr>
            <w:tcW w:w="6365" w:type="dxa"/>
            <w:tcBorders>
              <w:top w:val="single" w:sz="4" w:space="0" w:color="auto"/>
              <w:left w:val="nil"/>
              <w:bottom w:val="single" w:sz="4" w:space="0" w:color="auto"/>
              <w:right w:val="nil"/>
            </w:tcBorders>
          </w:tcPr>
          <w:p w:rsidR="00D960C8" w:rsidRDefault="00F41064">
            <w:pPr>
              <w:rPr>
                <w:szCs w:val="21"/>
              </w:rPr>
            </w:pPr>
            <w:r>
              <w:rPr>
                <w:rFonts w:hint="eastAsia"/>
                <w:szCs w:val="21"/>
              </w:rPr>
              <w:t>log</w:t>
            </w:r>
            <w:r>
              <w:rPr>
                <w:rFonts w:eastAsia="Times New Roman" w:hint="eastAsia"/>
                <w:szCs w:val="21"/>
              </w:rPr>
              <w:t>dataservice, po</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sheet</w:t>
            </w:r>
            <w:r>
              <w:rPr>
                <w:rFonts w:eastAsia="Times New Roman" w:hint="eastAsia"/>
                <w:szCs w:val="21"/>
              </w:rPr>
              <w:t>ui</w:t>
            </w:r>
          </w:p>
        </w:tc>
        <w:tc>
          <w:tcPr>
            <w:tcW w:w="6365" w:type="dxa"/>
            <w:tcBorders>
              <w:top w:val="single" w:sz="4" w:space="0" w:color="auto"/>
              <w:left w:val="nil"/>
              <w:bottom w:val="single" w:sz="4" w:space="0" w:color="auto"/>
              <w:right w:val="nil"/>
            </w:tcBorders>
          </w:tcPr>
          <w:p w:rsidR="00D960C8" w:rsidRDefault="00F41064">
            <w:pPr>
              <w:rPr>
                <w:szCs w:val="21"/>
              </w:rPr>
            </w:pPr>
            <w:r>
              <w:rPr>
                <w:rFonts w:hint="eastAsia"/>
                <w:szCs w:val="21"/>
              </w:rPr>
              <w:t>sheet</w:t>
            </w:r>
            <w:r>
              <w:rPr>
                <w:rFonts w:eastAsia="Times New Roman"/>
                <w:szCs w:val="21"/>
              </w:rPr>
              <w:t>blservice</w:t>
            </w:r>
            <w:r>
              <w:rPr>
                <w:rFonts w:eastAsia="Times New Roman" w:hint="eastAsia"/>
                <w:szCs w:val="21"/>
              </w:rPr>
              <w:t xml:space="preserve">, </w:t>
            </w:r>
            <w:r>
              <w:rPr>
                <w:rFonts w:ascii="宋体" w:eastAsia="Times New Roman" w:hAnsi="宋体" w:hint="eastAsia"/>
                <w:szCs w:val="21"/>
              </w:rPr>
              <w:t>界面类库包</w:t>
            </w:r>
            <w:r>
              <w:rPr>
                <w:rFonts w:eastAsia="Times New Roman" w:hint="eastAsia"/>
                <w:szCs w:val="21"/>
              </w:rPr>
              <w:t>, vo</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sheet</w:t>
            </w:r>
            <w:r>
              <w:rPr>
                <w:rFonts w:eastAsia="Times New Roman" w:hint="eastAsia"/>
                <w:szCs w:val="21"/>
              </w:rPr>
              <w:t>blservice</w:t>
            </w:r>
          </w:p>
        </w:tc>
        <w:tc>
          <w:tcPr>
            <w:tcW w:w="6365" w:type="dxa"/>
            <w:tcBorders>
              <w:top w:val="single" w:sz="4" w:space="0" w:color="auto"/>
              <w:left w:val="nil"/>
              <w:bottom w:val="single" w:sz="4" w:space="0" w:color="auto"/>
              <w:right w:val="nil"/>
            </w:tcBorders>
          </w:tcPr>
          <w:p w:rsidR="00D960C8" w:rsidRDefault="00D960C8">
            <w:pPr>
              <w:rPr>
                <w:szCs w:val="21"/>
              </w:rPr>
            </w:pP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sheet</w:t>
            </w:r>
            <w:r>
              <w:rPr>
                <w:rFonts w:eastAsia="Times New Roman" w:hint="eastAsia"/>
                <w:szCs w:val="21"/>
              </w:rPr>
              <w:t>bl</w:t>
            </w:r>
          </w:p>
        </w:tc>
        <w:tc>
          <w:tcPr>
            <w:tcW w:w="6365" w:type="dxa"/>
            <w:tcBorders>
              <w:top w:val="single" w:sz="4" w:space="0" w:color="auto"/>
              <w:left w:val="nil"/>
              <w:bottom w:val="single" w:sz="4" w:space="0" w:color="auto"/>
              <w:right w:val="nil"/>
            </w:tcBorders>
          </w:tcPr>
          <w:p w:rsidR="00D960C8" w:rsidRDefault="00F41064">
            <w:pPr>
              <w:rPr>
                <w:szCs w:val="21"/>
              </w:rPr>
            </w:pPr>
            <w:r>
              <w:rPr>
                <w:rFonts w:hint="eastAsia"/>
                <w:szCs w:val="21"/>
              </w:rPr>
              <w:t>sheet</w:t>
            </w:r>
            <w:r>
              <w:rPr>
                <w:rFonts w:eastAsia="Times New Roman" w:hint="eastAsia"/>
                <w:szCs w:val="21"/>
              </w:rPr>
              <w:t xml:space="preserve">blservice, </w:t>
            </w:r>
            <w:r>
              <w:rPr>
                <w:rFonts w:hint="eastAsia"/>
                <w:szCs w:val="21"/>
              </w:rPr>
              <w:t>sheet</w:t>
            </w:r>
            <w:r>
              <w:rPr>
                <w:rFonts w:eastAsia="Times New Roman" w:hint="eastAsia"/>
                <w:szCs w:val="21"/>
              </w:rPr>
              <w:t>dataservice, po,</w:t>
            </w:r>
            <w:r>
              <w:rPr>
                <w:rFonts w:hint="eastAsia"/>
                <w:szCs w:val="21"/>
              </w:rPr>
              <w:t>nonuserbl,acountbl,begininfobl,</w:t>
            </w:r>
          </w:p>
          <w:p w:rsidR="00D960C8" w:rsidRDefault="00F41064">
            <w:pPr>
              <w:rPr>
                <w:szCs w:val="21"/>
              </w:rPr>
            </w:pPr>
            <w:r>
              <w:rPr>
                <w:rFonts w:hint="eastAsia"/>
                <w:szCs w:val="21"/>
              </w:rPr>
              <w:t>logbl</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sheet</w:t>
            </w:r>
            <w:r>
              <w:rPr>
                <w:rFonts w:eastAsia="Times New Roman" w:hint="eastAsia"/>
                <w:szCs w:val="21"/>
              </w:rPr>
              <w:t>dataservice</w:t>
            </w:r>
          </w:p>
        </w:tc>
        <w:tc>
          <w:tcPr>
            <w:tcW w:w="6365" w:type="dxa"/>
            <w:tcBorders>
              <w:top w:val="single" w:sz="4" w:space="0" w:color="auto"/>
              <w:left w:val="nil"/>
              <w:bottom w:val="single" w:sz="4" w:space="0" w:color="auto"/>
              <w:right w:val="nil"/>
            </w:tcBorders>
          </w:tcPr>
          <w:p w:rsidR="00D960C8" w:rsidRDefault="00F41064">
            <w:pPr>
              <w:rPr>
                <w:szCs w:val="21"/>
              </w:rPr>
            </w:pPr>
            <w:r>
              <w:rPr>
                <w:rFonts w:eastAsia="Times New Roman" w:hint="eastAsia"/>
                <w:szCs w:val="21"/>
              </w:rPr>
              <w:t>Java RMI, po</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sheet</w:t>
            </w:r>
            <w:r>
              <w:rPr>
                <w:rFonts w:eastAsia="Times New Roman" w:hint="eastAsia"/>
                <w:szCs w:val="21"/>
              </w:rPr>
              <w:t>data</w:t>
            </w:r>
          </w:p>
        </w:tc>
        <w:tc>
          <w:tcPr>
            <w:tcW w:w="6365" w:type="dxa"/>
            <w:tcBorders>
              <w:top w:val="single" w:sz="4" w:space="0" w:color="auto"/>
              <w:left w:val="nil"/>
              <w:bottom w:val="single" w:sz="4" w:space="0" w:color="auto"/>
              <w:right w:val="nil"/>
            </w:tcBorders>
          </w:tcPr>
          <w:p w:rsidR="00D960C8" w:rsidRDefault="00F41064">
            <w:pPr>
              <w:rPr>
                <w:szCs w:val="21"/>
              </w:rPr>
            </w:pPr>
            <w:r>
              <w:rPr>
                <w:rFonts w:hint="eastAsia"/>
                <w:szCs w:val="21"/>
              </w:rPr>
              <w:t>sheet</w:t>
            </w:r>
            <w:r>
              <w:rPr>
                <w:rFonts w:eastAsia="Times New Roman" w:hint="eastAsia"/>
                <w:szCs w:val="21"/>
              </w:rPr>
              <w:t>dataservice, po</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begininfo</w:t>
            </w:r>
            <w:r>
              <w:rPr>
                <w:rFonts w:eastAsia="Times New Roman" w:hint="eastAsia"/>
                <w:szCs w:val="21"/>
              </w:rPr>
              <w:t>ui</w:t>
            </w:r>
          </w:p>
        </w:tc>
        <w:tc>
          <w:tcPr>
            <w:tcW w:w="6365" w:type="dxa"/>
            <w:tcBorders>
              <w:top w:val="single" w:sz="4" w:space="0" w:color="auto"/>
              <w:left w:val="nil"/>
              <w:bottom w:val="single" w:sz="4" w:space="0" w:color="auto"/>
              <w:right w:val="nil"/>
            </w:tcBorders>
          </w:tcPr>
          <w:p w:rsidR="00D960C8" w:rsidRDefault="00F41064">
            <w:pPr>
              <w:rPr>
                <w:szCs w:val="21"/>
              </w:rPr>
            </w:pPr>
            <w:r>
              <w:rPr>
                <w:rFonts w:hint="eastAsia"/>
                <w:szCs w:val="21"/>
              </w:rPr>
              <w:t>begininfo</w:t>
            </w:r>
            <w:r>
              <w:rPr>
                <w:rFonts w:eastAsia="Times New Roman"/>
                <w:szCs w:val="21"/>
              </w:rPr>
              <w:t>blservice</w:t>
            </w:r>
            <w:r>
              <w:rPr>
                <w:rFonts w:eastAsia="Times New Roman" w:hint="eastAsia"/>
                <w:szCs w:val="21"/>
              </w:rPr>
              <w:t xml:space="preserve">, </w:t>
            </w:r>
            <w:r>
              <w:rPr>
                <w:rFonts w:ascii="宋体" w:eastAsia="Times New Roman" w:hAnsi="宋体" w:hint="eastAsia"/>
                <w:szCs w:val="21"/>
              </w:rPr>
              <w:t>界面类库包</w:t>
            </w:r>
            <w:r>
              <w:rPr>
                <w:rFonts w:eastAsia="Times New Roman" w:hint="eastAsia"/>
                <w:szCs w:val="21"/>
              </w:rPr>
              <w:t>, vo</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begininfo</w:t>
            </w:r>
            <w:r>
              <w:rPr>
                <w:rFonts w:eastAsia="Times New Roman" w:hint="eastAsia"/>
                <w:szCs w:val="21"/>
              </w:rPr>
              <w:t>blservice</w:t>
            </w:r>
          </w:p>
        </w:tc>
        <w:tc>
          <w:tcPr>
            <w:tcW w:w="6365" w:type="dxa"/>
            <w:tcBorders>
              <w:top w:val="single" w:sz="4" w:space="0" w:color="auto"/>
              <w:left w:val="nil"/>
              <w:bottom w:val="single" w:sz="4" w:space="0" w:color="auto"/>
              <w:right w:val="nil"/>
            </w:tcBorders>
          </w:tcPr>
          <w:p w:rsidR="00D960C8" w:rsidRDefault="00D960C8">
            <w:pPr>
              <w:rPr>
                <w:szCs w:val="21"/>
              </w:rPr>
            </w:pP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begininfo</w:t>
            </w:r>
            <w:r>
              <w:rPr>
                <w:rFonts w:eastAsia="Times New Roman" w:hint="eastAsia"/>
                <w:szCs w:val="21"/>
              </w:rPr>
              <w:t>bl</w:t>
            </w:r>
          </w:p>
        </w:tc>
        <w:tc>
          <w:tcPr>
            <w:tcW w:w="6365" w:type="dxa"/>
            <w:tcBorders>
              <w:top w:val="single" w:sz="4" w:space="0" w:color="auto"/>
              <w:left w:val="nil"/>
              <w:bottom w:val="single" w:sz="4" w:space="0" w:color="auto"/>
              <w:right w:val="nil"/>
            </w:tcBorders>
          </w:tcPr>
          <w:p w:rsidR="00D960C8" w:rsidRDefault="00F41064">
            <w:pPr>
              <w:rPr>
                <w:szCs w:val="21"/>
              </w:rPr>
            </w:pPr>
            <w:r>
              <w:rPr>
                <w:rFonts w:hint="eastAsia"/>
                <w:szCs w:val="21"/>
              </w:rPr>
              <w:t>begininfo</w:t>
            </w:r>
            <w:r>
              <w:rPr>
                <w:rFonts w:eastAsia="Times New Roman" w:hint="eastAsia"/>
                <w:szCs w:val="21"/>
              </w:rPr>
              <w:t xml:space="preserve">blservice, </w:t>
            </w:r>
            <w:r>
              <w:rPr>
                <w:rFonts w:hint="eastAsia"/>
                <w:szCs w:val="21"/>
              </w:rPr>
              <w:t>begininfo</w:t>
            </w:r>
            <w:r>
              <w:rPr>
                <w:rFonts w:eastAsia="Times New Roman" w:hint="eastAsia"/>
                <w:szCs w:val="21"/>
              </w:rPr>
              <w:t>dataservice, po</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begininfo</w:t>
            </w:r>
            <w:r>
              <w:rPr>
                <w:rFonts w:eastAsia="Times New Roman" w:hint="eastAsia"/>
                <w:szCs w:val="21"/>
              </w:rPr>
              <w:t>dataservice</w:t>
            </w:r>
          </w:p>
        </w:tc>
        <w:tc>
          <w:tcPr>
            <w:tcW w:w="6365" w:type="dxa"/>
            <w:tcBorders>
              <w:top w:val="single" w:sz="4" w:space="0" w:color="auto"/>
              <w:left w:val="nil"/>
              <w:bottom w:val="single" w:sz="4" w:space="0" w:color="auto"/>
              <w:right w:val="nil"/>
            </w:tcBorders>
          </w:tcPr>
          <w:p w:rsidR="00D960C8" w:rsidRDefault="00F41064">
            <w:pPr>
              <w:rPr>
                <w:szCs w:val="21"/>
              </w:rPr>
            </w:pPr>
            <w:r>
              <w:rPr>
                <w:rFonts w:eastAsia="Times New Roman" w:hint="eastAsia"/>
                <w:szCs w:val="21"/>
              </w:rPr>
              <w:t>Java RMI, po</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begininfo</w:t>
            </w:r>
            <w:r>
              <w:rPr>
                <w:rFonts w:eastAsia="Times New Roman" w:hint="eastAsia"/>
                <w:szCs w:val="21"/>
              </w:rPr>
              <w:t>data</w:t>
            </w:r>
          </w:p>
        </w:tc>
        <w:tc>
          <w:tcPr>
            <w:tcW w:w="6365" w:type="dxa"/>
            <w:tcBorders>
              <w:top w:val="single" w:sz="4" w:space="0" w:color="auto"/>
              <w:left w:val="nil"/>
              <w:bottom w:val="single" w:sz="4" w:space="0" w:color="auto"/>
              <w:right w:val="nil"/>
            </w:tcBorders>
          </w:tcPr>
          <w:p w:rsidR="00D960C8" w:rsidRDefault="00F41064">
            <w:pPr>
              <w:rPr>
                <w:szCs w:val="21"/>
              </w:rPr>
            </w:pPr>
            <w:r>
              <w:rPr>
                <w:rFonts w:hint="eastAsia"/>
                <w:szCs w:val="21"/>
              </w:rPr>
              <w:t>begininfo</w:t>
            </w:r>
            <w:r>
              <w:rPr>
                <w:rFonts w:eastAsia="Times New Roman" w:hint="eastAsia"/>
                <w:szCs w:val="21"/>
              </w:rPr>
              <w:t>dataservice, po</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account</w:t>
            </w:r>
            <w:r>
              <w:rPr>
                <w:rFonts w:eastAsia="Times New Roman" w:hint="eastAsia"/>
                <w:szCs w:val="21"/>
              </w:rPr>
              <w:t>ui</w:t>
            </w:r>
          </w:p>
        </w:tc>
        <w:tc>
          <w:tcPr>
            <w:tcW w:w="6365" w:type="dxa"/>
            <w:tcBorders>
              <w:top w:val="single" w:sz="4" w:space="0" w:color="auto"/>
              <w:left w:val="nil"/>
              <w:bottom w:val="single" w:sz="4" w:space="0" w:color="auto"/>
              <w:right w:val="nil"/>
            </w:tcBorders>
          </w:tcPr>
          <w:p w:rsidR="00D960C8" w:rsidRDefault="00F41064">
            <w:pPr>
              <w:rPr>
                <w:szCs w:val="21"/>
              </w:rPr>
            </w:pPr>
            <w:r>
              <w:rPr>
                <w:rFonts w:hint="eastAsia"/>
                <w:szCs w:val="21"/>
              </w:rPr>
              <w:t>account</w:t>
            </w:r>
            <w:r>
              <w:rPr>
                <w:rFonts w:eastAsia="Times New Roman"/>
                <w:szCs w:val="21"/>
              </w:rPr>
              <w:t>blservice</w:t>
            </w:r>
            <w:r>
              <w:rPr>
                <w:rFonts w:eastAsia="Times New Roman" w:hint="eastAsia"/>
                <w:szCs w:val="21"/>
              </w:rPr>
              <w:t xml:space="preserve">, </w:t>
            </w:r>
            <w:r>
              <w:rPr>
                <w:rFonts w:ascii="宋体" w:eastAsia="Times New Roman" w:hAnsi="宋体" w:hint="eastAsia"/>
                <w:szCs w:val="21"/>
              </w:rPr>
              <w:t>界面类库包</w:t>
            </w:r>
            <w:r>
              <w:rPr>
                <w:rFonts w:eastAsia="Times New Roman" w:hint="eastAsia"/>
                <w:szCs w:val="21"/>
              </w:rPr>
              <w:t>, vo</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account</w:t>
            </w:r>
            <w:r>
              <w:rPr>
                <w:rFonts w:eastAsia="Times New Roman" w:hint="eastAsia"/>
                <w:szCs w:val="21"/>
              </w:rPr>
              <w:t>blservice</w:t>
            </w:r>
          </w:p>
        </w:tc>
        <w:tc>
          <w:tcPr>
            <w:tcW w:w="6365" w:type="dxa"/>
            <w:tcBorders>
              <w:top w:val="single" w:sz="4" w:space="0" w:color="auto"/>
              <w:left w:val="nil"/>
              <w:bottom w:val="single" w:sz="4" w:space="0" w:color="auto"/>
              <w:right w:val="nil"/>
            </w:tcBorders>
          </w:tcPr>
          <w:p w:rsidR="00D960C8" w:rsidRDefault="00D960C8">
            <w:pPr>
              <w:rPr>
                <w:szCs w:val="21"/>
              </w:rPr>
            </w:pP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account</w:t>
            </w:r>
            <w:r>
              <w:rPr>
                <w:rFonts w:eastAsia="Times New Roman" w:hint="eastAsia"/>
                <w:szCs w:val="21"/>
              </w:rPr>
              <w:t>bl</w:t>
            </w:r>
          </w:p>
        </w:tc>
        <w:tc>
          <w:tcPr>
            <w:tcW w:w="6365" w:type="dxa"/>
            <w:tcBorders>
              <w:top w:val="single" w:sz="4" w:space="0" w:color="auto"/>
              <w:left w:val="nil"/>
              <w:bottom w:val="single" w:sz="4" w:space="0" w:color="auto"/>
              <w:right w:val="nil"/>
            </w:tcBorders>
          </w:tcPr>
          <w:p w:rsidR="00D960C8" w:rsidRDefault="00F41064">
            <w:pPr>
              <w:rPr>
                <w:szCs w:val="21"/>
              </w:rPr>
            </w:pPr>
            <w:r>
              <w:rPr>
                <w:rFonts w:hint="eastAsia"/>
                <w:szCs w:val="21"/>
              </w:rPr>
              <w:t>account</w:t>
            </w:r>
            <w:r>
              <w:rPr>
                <w:rFonts w:eastAsia="Times New Roman" w:hint="eastAsia"/>
                <w:szCs w:val="21"/>
              </w:rPr>
              <w:t xml:space="preserve">blservice, </w:t>
            </w:r>
            <w:r>
              <w:rPr>
                <w:rFonts w:hint="eastAsia"/>
                <w:szCs w:val="21"/>
              </w:rPr>
              <w:t>account</w:t>
            </w:r>
            <w:r>
              <w:rPr>
                <w:rFonts w:eastAsia="Times New Roman" w:hint="eastAsia"/>
                <w:szCs w:val="21"/>
              </w:rPr>
              <w:t>dataservice, po,</w:t>
            </w:r>
            <w:r>
              <w:rPr>
                <w:rFonts w:hint="eastAsia"/>
                <w:szCs w:val="21"/>
              </w:rPr>
              <w:t>begininfobl,logbl,sheetbl</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account</w:t>
            </w:r>
            <w:r>
              <w:rPr>
                <w:rFonts w:eastAsia="Times New Roman" w:hint="eastAsia"/>
                <w:szCs w:val="21"/>
              </w:rPr>
              <w:t>dataservice</w:t>
            </w:r>
          </w:p>
        </w:tc>
        <w:tc>
          <w:tcPr>
            <w:tcW w:w="6365" w:type="dxa"/>
            <w:tcBorders>
              <w:top w:val="single" w:sz="4" w:space="0" w:color="auto"/>
              <w:left w:val="nil"/>
              <w:bottom w:val="single" w:sz="4" w:space="0" w:color="auto"/>
              <w:right w:val="nil"/>
            </w:tcBorders>
          </w:tcPr>
          <w:p w:rsidR="00D960C8" w:rsidRDefault="00F41064">
            <w:pPr>
              <w:rPr>
                <w:szCs w:val="21"/>
              </w:rPr>
            </w:pPr>
            <w:r>
              <w:rPr>
                <w:rFonts w:eastAsia="Times New Roman" w:hint="eastAsia"/>
                <w:szCs w:val="21"/>
              </w:rPr>
              <w:t>Java RMI, po</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account</w:t>
            </w:r>
            <w:r>
              <w:rPr>
                <w:rFonts w:eastAsia="Times New Roman" w:hint="eastAsia"/>
                <w:szCs w:val="21"/>
              </w:rPr>
              <w:t>data</w:t>
            </w:r>
          </w:p>
        </w:tc>
        <w:tc>
          <w:tcPr>
            <w:tcW w:w="6365" w:type="dxa"/>
            <w:tcBorders>
              <w:top w:val="single" w:sz="4" w:space="0" w:color="auto"/>
              <w:left w:val="nil"/>
              <w:bottom w:val="single" w:sz="4" w:space="0" w:color="auto"/>
              <w:right w:val="nil"/>
            </w:tcBorders>
          </w:tcPr>
          <w:p w:rsidR="00D960C8" w:rsidRDefault="00F41064">
            <w:pPr>
              <w:rPr>
                <w:szCs w:val="21"/>
              </w:rPr>
            </w:pPr>
            <w:r>
              <w:rPr>
                <w:rFonts w:hint="eastAsia"/>
                <w:szCs w:val="21"/>
              </w:rPr>
              <w:t>account</w:t>
            </w:r>
            <w:r>
              <w:rPr>
                <w:rFonts w:eastAsia="Times New Roman" w:hint="eastAsia"/>
                <w:szCs w:val="21"/>
              </w:rPr>
              <w:t>dataservice, po</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staffmanage</w:t>
            </w:r>
            <w:r>
              <w:rPr>
                <w:rFonts w:eastAsia="Times New Roman" w:hint="eastAsia"/>
                <w:szCs w:val="21"/>
              </w:rPr>
              <w:t>ui</w:t>
            </w:r>
          </w:p>
        </w:tc>
        <w:tc>
          <w:tcPr>
            <w:tcW w:w="6365" w:type="dxa"/>
            <w:tcBorders>
              <w:top w:val="single" w:sz="4" w:space="0" w:color="auto"/>
              <w:left w:val="nil"/>
              <w:bottom w:val="single" w:sz="4" w:space="0" w:color="auto"/>
              <w:right w:val="nil"/>
            </w:tcBorders>
          </w:tcPr>
          <w:p w:rsidR="00D960C8" w:rsidRDefault="00F41064">
            <w:pPr>
              <w:rPr>
                <w:szCs w:val="21"/>
              </w:rPr>
            </w:pPr>
            <w:r>
              <w:rPr>
                <w:rFonts w:hint="eastAsia"/>
                <w:szCs w:val="21"/>
              </w:rPr>
              <w:t>staffmanage</w:t>
            </w:r>
            <w:r>
              <w:rPr>
                <w:rFonts w:eastAsia="Times New Roman"/>
                <w:szCs w:val="21"/>
              </w:rPr>
              <w:t>blservice</w:t>
            </w:r>
            <w:r>
              <w:rPr>
                <w:rFonts w:eastAsia="Times New Roman" w:hint="eastAsia"/>
                <w:szCs w:val="21"/>
              </w:rPr>
              <w:t xml:space="preserve">, </w:t>
            </w:r>
            <w:r>
              <w:rPr>
                <w:rFonts w:ascii="宋体" w:eastAsia="Times New Roman" w:hAnsi="宋体" w:hint="eastAsia"/>
                <w:szCs w:val="21"/>
              </w:rPr>
              <w:t>界面类库包</w:t>
            </w:r>
            <w:r>
              <w:rPr>
                <w:rFonts w:eastAsia="Times New Roman" w:hint="eastAsia"/>
                <w:szCs w:val="21"/>
              </w:rPr>
              <w:t>, vo</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staffmanage</w:t>
            </w:r>
            <w:r>
              <w:rPr>
                <w:rFonts w:eastAsia="Times New Roman" w:hint="eastAsia"/>
                <w:szCs w:val="21"/>
              </w:rPr>
              <w:t>blservice</w:t>
            </w:r>
          </w:p>
        </w:tc>
        <w:tc>
          <w:tcPr>
            <w:tcW w:w="6365" w:type="dxa"/>
            <w:tcBorders>
              <w:top w:val="single" w:sz="4" w:space="0" w:color="auto"/>
              <w:left w:val="nil"/>
              <w:bottom w:val="single" w:sz="4" w:space="0" w:color="auto"/>
              <w:right w:val="nil"/>
            </w:tcBorders>
          </w:tcPr>
          <w:p w:rsidR="00D960C8" w:rsidRDefault="00D960C8">
            <w:pPr>
              <w:rPr>
                <w:szCs w:val="21"/>
              </w:rPr>
            </w:pP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staffmanage</w:t>
            </w:r>
            <w:r>
              <w:rPr>
                <w:rFonts w:eastAsia="Times New Roman" w:hint="eastAsia"/>
                <w:szCs w:val="21"/>
              </w:rPr>
              <w:t>bl</w:t>
            </w:r>
          </w:p>
        </w:tc>
        <w:tc>
          <w:tcPr>
            <w:tcW w:w="6365" w:type="dxa"/>
            <w:tcBorders>
              <w:top w:val="single" w:sz="4" w:space="0" w:color="auto"/>
              <w:left w:val="nil"/>
              <w:bottom w:val="single" w:sz="4" w:space="0" w:color="auto"/>
              <w:right w:val="nil"/>
            </w:tcBorders>
          </w:tcPr>
          <w:p w:rsidR="00D960C8" w:rsidRDefault="00F41064">
            <w:pPr>
              <w:rPr>
                <w:szCs w:val="21"/>
              </w:rPr>
            </w:pPr>
            <w:r>
              <w:rPr>
                <w:rFonts w:hint="eastAsia"/>
                <w:szCs w:val="21"/>
              </w:rPr>
              <w:t>staffmanage</w:t>
            </w:r>
            <w:r>
              <w:rPr>
                <w:rFonts w:eastAsia="Times New Roman" w:hint="eastAsia"/>
                <w:szCs w:val="21"/>
              </w:rPr>
              <w:t xml:space="preserve">blservice, </w:t>
            </w:r>
            <w:r>
              <w:rPr>
                <w:rFonts w:hint="eastAsia"/>
                <w:szCs w:val="21"/>
              </w:rPr>
              <w:t>staffmanage</w:t>
            </w:r>
            <w:r>
              <w:rPr>
                <w:rFonts w:eastAsia="Times New Roman" w:hint="eastAsia"/>
                <w:szCs w:val="21"/>
              </w:rPr>
              <w:t xml:space="preserve">dataservice, po, </w:t>
            </w:r>
            <w:r>
              <w:rPr>
                <w:rFonts w:hint="eastAsia"/>
                <w:szCs w:val="21"/>
              </w:rPr>
              <w:t>begininfobl,logbl</w:t>
            </w:r>
            <w:ins w:id="62" w:author="曹姝玥" w:date="2016-01-02T23:43:00Z">
              <w:r w:rsidR="00135ACF">
                <w:rPr>
                  <w:rFonts w:hint="eastAsia"/>
                  <w:szCs w:val="21"/>
                </w:rPr>
                <w:t>，</w:t>
              </w:r>
              <w:r w:rsidR="00135ACF">
                <w:rPr>
                  <w:rFonts w:hint="eastAsia"/>
                  <w:szCs w:val="21"/>
                </w:rPr>
                <w:t>positionbl</w:t>
              </w:r>
            </w:ins>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staffmanage</w:t>
            </w:r>
            <w:r>
              <w:rPr>
                <w:rFonts w:eastAsia="Times New Roman" w:hint="eastAsia"/>
                <w:szCs w:val="21"/>
              </w:rPr>
              <w:t>dataservice</w:t>
            </w:r>
          </w:p>
        </w:tc>
        <w:tc>
          <w:tcPr>
            <w:tcW w:w="6365" w:type="dxa"/>
            <w:tcBorders>
              <w:top w:val="single" w:sz="4" w:space="0" w:color="auto"/>
              <w:left w:val="nil"/>
              <w:bottom w:val="single" w:sz="4" w:space="0" w:color="auto"/>
              <w:right w:val="nil"/>
            </w:tcBorders>
          </w:tcPr>
          <w:p w:rsidR="00D960C8" w:rsidRDefault="00F41064">
            <w:pPr>
              <w:rPr>
                <w:szCs w:val="21"/>
              </w:rPr>
            </w:pPr>
            <w:r>
              <w:rPr>
                <w:rFonts w:eastAsia="Times New Roman" w:hint="eastAsia"/>
                <w:szCs w:val="21"/>
              </w:rPr>
              <w:t>Java RMI, po</w:t>
            </w: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hint="eastAsia"/>
                <w:szCs w:val="21"/>
              </w:rPr>
              <w:t>staffmanage</w:t>
            </w:r>
            <w:r>
              <w:rPr>
                <w:rFonts w:eastAsia="Times New Roman" w:hint="eastAsia"/>
                <w:szCs w:val="21"/>
              </w:rPr>
              <w:t>data</w:t>
            </w:r>
          </w:p>
        </w:tc>
        <w:tc>
          <w:tcPr>
            <w:tcW w:w="6365" w:type="dxa"/>
            <w:tcBorders>
              <w:top w:val="single" w:sz="4" w:space="0" w:color="auto"/>
              <w:left w:val="nil"/>
              <w:bottom w:val="single" w:sz="4" w:space="0" w:color="auto"/>
              <w:right w:val="nil"/>
            </w:tcBorders>
          </w:tcPr>
          <w:p w:rsidR="00D960C8" w:rsidRDefault="00F41064">
            <w:pPr>
              <w:rPr>
                <w:szCs w:val="21"/>
              </w:rPr>
            </w:pPr>
            <w:r>
              <w:rPr>
                <w:rFonts w:hint="eastAsia"/>
                <w:szCs w:val="21"/>
              </w:rPr>
              <w:t>staffmanage</w:t>
            </w:r>
            <w:r>
              <w:rPr>
                <w:rFonts w:eastAsia="Times New Roman" w:hint="eastAsia"/>
                <w:szCs w:val="21"/>
              </w:rPr>
              <w:t>dataservice, po</w:t>
            </w:r>
          </w:p>
        </w:tc>
      </w:tr>
      <w:tr w:rsidR="00135ACF">
        <w:trPr>
          <w:ins w:id="63" w:author="曹姝玥" w:date="2016-01-02T23:43:00Z"/>
        </w:trPr>
        <w:tc>
          <w:tcPr>
            <w:tcW w:w="2157" w:type="dxa"/>
            <w:tcBorders>
              <w:top w:val="single" w:sz="4" w:space="0" w:color="auto"/>
              <w:left w:val="nil"/>
              <w:bottom w:val="single" w:sz="4" w:space="0" w:color="auto"/>
              <w:right w:val="single" w:sz="4" w:space="0" w:color="auto"/>
            </w:tcBorders>
          </w:tcPr>
          <w:p w:rsidR="00135ACF" w:rsidRDefault="00135ACF">
            <w:pPr>
              <w:rPr>
                <w:ins w:id="64" w:author="曹姝玥" w:date="2016-01-02T23:43:00Z"/>
                <w:szCs w:val="21"/>
              </w:rPr>
            </w:pPr>
            <w:ins w:id="65" w:author="曹姝玥" w:date="2016-01-02T23:44:00Z">
              <w:r>
                <w:rPr>
                  <w:rFonts w:hint="eastAsia"/>
                  <w:szCs w:val="21"/>
                </w:rPr>
                <w:t>p</w:t>
              </w:r>
            </w:ins>
            <w:ins w:id="66" w:author="曹姝玥" w:date="2016-01-02T23:43:00Z">
              <w:r>
                <w:rPr>
                  <w:rFonts w:hint="eastAsia"/>
                  <w:szCs w:val="21"/>
                </w:rPr>
                <w:t>ositionbl</w:t>
              </w:r>
            </w:ins>
          </w:p>
        </w:tc>
        <w:tc>
          <w:tcPr>
            <w:tcW w:w="6365" w:type="dxa"/>
            <w:tcBorders>
              <w:top w:val="single" w:sz="4" w:space="0" w:color="auto"/>
              <w:left w:val="nil"/>
              <w:bottom w:val="single" w:sz="4" w:space="0" w:color="auto"/>
              <w:right w:val="nil"/>
            </w:tcBorders>
          </w:tcPr>
          <w:p w:rsidR="00135ACF" w:rsidRDefault="00135ACF">
            <w:pPr>
              <w:rPr>
                <w:ins w:id="67" w:author="曹姝玥" w:date="2016-01-02T23:43:00Z"/>
                <w:szCs w:val="21"/>
              </w:rPr>
            </w:pPr>
            <w:ins w:id="68" w:author="曹姝玥" w:date="2016-01-02T23:44:00Z">
              <w:r>
                <w:rPr>
                  <w:szCs w:val="21"/>
                </w:rPr>
                <w:t>P</w:t>
              </w:r>
              <w:r>
                <w:rPr>
                  <w:rFonts w:hint="eastAsia"/>
                  <w:szCs w:val="21"/>
                </w:rPr>
                <w:t>ositionblservice,</w:t>
              </w:r>
            </w:ins>
            <w:ins w:id="69" w:author="曹姝玥" w:date="2016-01-02T23:45:00Z">
              <w:r>
                <w:rPr>
                  <w:rFonts w:hint="eastAsia"/>
                  <w:szCs w:val="21"/>
                </w:rPr>
                <w:t>userbl,po,positiondataservice,logbl</w:t>
              </w:r>
            </w:ins>
            <w:ins w:id="70" w:author="曹姝玥" w:date="2016-01-02T23:46:00Z">
              <w:r>
                <w:rPr>
                  <w:rFonts w:hint="eastAsia"/>
                  <w:szCs w:val="21"/>
                </w:rPr>
                <w:t>,</w:t>
              </w:r>
            </w:ins>
          </w:p>
        </w:tc>
      </w:tr>
      <w:tr w:rsidR="00135ACF">
        <w:trPr>
          <w:ins w:id="71" w:author="曹姝玥" w:date="2016-01-02T23:43:00Z"/>
        </w:trPr>
        <w:tc>
          <w:tcPr>
            <w:tcW w:w="2157" w:type="dxa"/>
            <w:tcBorders>
              <w:top w:val="single" w:sz="4" w:space="0" w:color="auto"/>
              <w:left w:val="nil"/>
              <w:bottom w:val="single" w:sz="4" w:space="0" w:color="auto"/>
              <w:right w:val="single" w:sz="4" w:space="0" w:color="auto"/>
            </w:tcBorders>
          </w:tcPr>
          <w:p w:rsidR="00135ACF" w:rsidRDefault="00135ACF">
            <w:pPr>
              <w:rPr>
                <w:ins w:id="72" w:author="曹姝玥" w:date="2016-01-02T23:43:00Z"/>
                <w:szCs w:val="21"/>
              </w:rPr>
            </w:pPr>
            <w:ins w:id="73" w:author="曹姝玥" w:date="2016-01-02T23:43:00Z">
              <w:r>
                <w:rPr>
                  <w:rFonts w:hint="eastAsia"/>
                  <w:szCs w:val="21"/>
                </w:rPr>
                <w:t>positionblservice</w:t>
              </w:r>
            </w:ins>
          </w:p>
        </w:tc>
        <w:tc>
          <w:tcPr>
            <w:tcW w:w="6365" w:type="dxa"/>
            <w:tcBorders>
              <w:top w:val="single" w:sz="4" w:space="0" w:color="auto"/>
              <w:left w:val="nil"/>
              <w:bottom w:val="single" w:sz="4" w:space="0" w:color="auto"/>
              <w:right w:val="nil"/>
            </w:tcBorders>
          </w:tcPr>
          <w:p w:rsidR="00135ACF" w:rsidRDefault="00135ACF">
            <w:pPr>
              <w:rPr>
                <w:ins w:id="74" w:author="曹姝玥" w:date="2016-01-02T23:43:00Z"/>
                <w:szCs w:val="21"/>
              </w:rPr>
            </w:pPr>
          </w:p>
        </w:tc>
      </w:tr>
      <w:tr w:rsidR="00135ACF">
        <w:trPr>
          <w:ins w:id="75" w:author="曹姝玥" w:date="2016-01-02T23:44:00Z"/>
        </w:trPr>
        <w:tc>
          <w:tcPr>
            <w:tcW w:w="2157" w:type="dxa"/>
            <w:tcBorders>
              <w:top w:val="single" w:sz="4" w:space="0" w:color="auto"/>
              <w:left w:val="nil"/>
              <w:bottom w:val="single" w:sz="4" w:space="0" w:color="auto"/>
              <w:right w:val="single" w:sz="4" w:space="0" w:color="auto"/>
            </w:tcBorders>
          </w:tcPr>
          <w:p w:rsidR="00135ACF" w:rsidRDefault="00135ACF">
            <w:pPr>
              <w:rPr>
                <w:ins w:id="76" w:author="曹姝玥" w:date="2016-01-02T23:44:00Z"/>
                <w:szCs w:val="21"/>
              </w:rPr>
            </w:pPr>
            <w:ins w:id="77" w:author="曹姝玥" w:date="2016-01-02T23:44:00Z">
              <w:r>
                <w:rPr>
                  <w:rFonts w:hint="eastAsia"/>
                  <w:szCs w:val="21"/>
                </w:rPr>
                <w:lastRenderedPageBreak/>
                <w:t>positiondata</w:t>
              </w:r>
            </w:ins>
          </w:p>
        </w:tc>
        <w:tc>
          <w:tcPr>
            <w:tcW w:w="6365" w:type="dxa"/>
            <w:tcBorders>
              <w:top w:val="single" w:sz="4" w:space="0" w:color="auto"/>
              <w:left w:val="nil"/>
              <w:bottom w:val="single" w:sz="4" w:space="0" w:color="auto"/>
              <w:right w:val="nil"/>
            </w:tcBorders>
          </w:tcPr>
          <w:p w:rsidR="00135ACF" w:rsidRDefault="00135ACF">
            <w:pPr>
              <w:rPr>
                <w:ins w:id="78" w:author="曹姝玥" w:date="2016-01-02T23:44:00Z"/>
                <w:szCs w:val="21"/>
              </w:rPr>
            </w:pPr>
            <w:ins w:id="79" w:author="曹姝玥" w:date="2016-01-02T23:46:00Z">
              <w:r>
                <w:rPr>
                  <w:szCs w:val="21"/>
                </w:rPr>
                <w:t>P</w:t>
              </w:r>
              <w:r>
                <w:rPr>
                  <w:rFonts w:hint="eastAsia"/>
                  <w:szCs w:val="21"/>
                </w:rPr>
                <w:t>ositiondatasevice,po</w:t>
              </w:r>
            </w:ins>
          </w:p>
        </w:tc>
      </w:tr>
      <w:tr w:rsidR="00135ACF">
        <w:trPr>
          <w:ins w:id="80" w:author="曹姝玥" w:date="2016-01-02T23:44:00Z"/>
        </w:trPr>
        <w:tc>
          <w:tcPr>
            <w:tcW w:w="2157" w:type="dxa"/>
            <w:tcBorders>
              <w:top w:val="single" w:sz="4" w:space="0" w:color="auto"/>
              <w:left w:val="nil"/>
              <w:bottom w:val="single" w:sz="4" w:space="0" w:color="auto"/>
              <w:right w:val="single" w:sz="4" w:space="0" w:color="auto"/>
            </w:tcBorders>
          </w:tcPr>
          <w:p w:rsidR="00135ACF" w:rsidRDefault="00135ACF">
            <w:pPr>
              <w:rPr>
                <w:ins w:id="81" w:author="曹姝玥" w:date="2016-01-02T23:44:00Z"/>
                <w:szCs w:val="21"/>
              </w:rPr>
            </w:pPr>
            <w:ins w:id="82" w:author="曹姝玥" w:date="2016-01-02T23:44:00Z">
              <w:r>
                <w:rPr>
                  <w:rFonts w:hint="eastAsia"/>
                  <w:szCs w:val="21"/>
                </w:rPr>
                <w:t>positiondataservice</w:t>
              </w:r>
            </w:ins>
          </w:p>
        </w:tc>
        <w:tc>
          <w:tcPr>
            <w:tcW w:w="6365" w:type="dxa"/>
            <w:tcBorders>
              <w:top w:val="single" w:sz="4" w:space="0" w:color="auto"/>
              <w:left w:val="nil"/>
              <w:bottom w:val="single" w:sz="4" w:space="0" w:color="auto"/>
              <w:right w:val="nil"/>
            </w:tcBorders>
          </w:tcPr>
          <w:p w:rsidR="00135ACF" w:rsidRDefault="00135ACF">
            <w:pPr>
              <w:rPr>
                <w:ins w:id="83" w:author="曹姝玥" w:date="2016-01-02T23:44:00Z"/>
                <w:szCs w:val="21"/>
              </w:rPr>
            </w:pPr>
            <w:ins w:id="84" w:author="曹姝玥" w:date="2016-01-02T23:47:00Z">
              <w:r>
                <w:rPr>
                  <w:rFonts w:eastAsia="Times New Roman" w:hint="eastAsia"/>
                  <w:szCs w:val="21"/>
                </w:rPr>
                <w:t>Java RMI, po</w:t>
              </w:r>
            </w:ins>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eastAsia="Times New Roman" w:hint="eastAsia"/>
                <w:szCs w:val="21"/>
              </w:rPr>
              <w:t>vo</w:t>
            </w:r>
          </w:p>
        </w:tc>
        <w:tc>
          <w:tcPr>
            <w:tcW w:w="6365" w:type="dxa"/>
            <w:tcBorders>
              <w:top w:val="single" w:sz="4" w:space="0" w:color="auto"/>
              <w:left w:val="nil"/>
              <w:bottom w:val="single" w:sz="4" w:space="0" w:color="auto"/>
              <w:right w:val="nil"/>
            </w:tcBorders>
          </w:tcPr>
          <w:p w:rsidR="00D960C8" w:rsidRDefault="00D960C8">
            <w:pPr>
              <w:rPr>
                <w:szCs w:val="21"/>
              </w:rPr>
            </w:pP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eastAsia="Times New Roman" w:hint="eastAsia"/>
                <w:szCs w:val="21"/>
              </w:rPr>
              <w:t>po</w:t>
            </w:r>
          </w:p>
        </w:tc>
        <w:tc>
          <w:tcPr>
            <w:tcW w:w="6365" w:type="dxa"/>
            <w:tcBorders>
              <w:top w:val="single" w:sz="4" w:space="0" w:color="auto"/>
              <w:left w:val="nil"/>
              <w:bottom w:val="single" w:sz="4" w:space="0" w:color="auto"/>
              <w:right w:val="nil"/>
            </w:tcBorders>
          </w:tcPr>
          <w:p w:rsidR="00D960C8" w:rsidRDefault="00D960C8">
            <w:pPr>
              <w:rPr>
                <w:szCs w:val="21"/>
              </w:rPr>
            </w:pP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ascii="宋体" w:hAnsi="宋体" w:cs="宋体" w:hint="eastAsia"/>
                <w:szCs w:val="21"/>
              </w:rPr>
              <w:t>界面类库包</w:t>
            </w:r>
          </w:p>
        </w:tc>
        <w:tc>
          <w:tcPr>
            <w:tcW w:w="6365" w:type="dxa"/>
            <w:tcBorders>
              <w:top w:val="single" w:sz="4" w:space="0" w:color="auto"/>
              <w:left w:val="nil"/>
              <w:bottom w:val="single" w:sz="4" w:space="0" w:color="auto"/>
              <w:right w:val="nil"/>
            </w:tcBorders>
          </w:tcPr>
          <w:p w:rsidR="00D960C8" w:rsidRDefault="00D960C8">
            <w:pPr>
              <w:rPr>
                <w:szCs w:val="21"/>
              </w:rPr>
            </w:pPr>
          </w:p>
        </w:tc>
      </w:tr>
      <w:tr w:rsidR="00D960C8">
        <w:tc>
          <w:tcPr>
            <w:tcW w:w="2157" w:type="dxa"/>
            <w:tcBorders>
              <w:top w:val="single" w:sz="4" w:space="0" w:color="auto"/>
              <w:left w:val="nil"/>
              <w:bottom w:val="single" w:sz="4" w:space="0" w:color="auto"/>
              <w:right w:val="single" w:sz="4" w:space="0" w:color="auto"/>
            </w:tcBorders>
          </w:tcPr>
          <w:p w:rsidR="00D960C8" w:rsidRDefault="00F41064">
            <w:pPr>
              <w:rPr>
                <w:szCs w:val="21"/>
              </w:rPr>
            </w:pPr>
            <w:r>
              <w:rPr>
                <w:rFonts w:eastAsia="Times New Roman" w:hint="eastAsia"/>
                <w:szCs w:val="21"/>
              </w:rPr>
              <w:t>Java RMI</w:t>
            </w:r>
          </w:p>
        </w:tc>
        <w:tc>
          <w:tcPr>
            <w:tcW w:w="6365" w:type="dxa"/>
            <w:tcBorders>
              <w:top w:val="single" w:sz="4" w:space="0" w:color="auto"/>
              <w:left w:val="nil"/>
              <w:bottom w:val="single" w:sz="4" w:space="0" w:color="auto"/>
              <w:right w:val="nil"/>
            </w:tcBorders>
          </w:tcPr>
          <w:p w:rsidR="00D960C8" w:rsidRDefault="00D960C8">
            <w:pPr>
              <w:rPr>
                <w:szCs w:val="21"/>
              </w:rPr>
            </w:pPr>
          </w:p>
        </w:tc>
      </w:tr>
    </w:tbl>
    <w:p w:rsidR="00D960C8" w:rsidRDefault="00D960C8"/>
    <w:p w:rsidR="00D960C8" w:rsidRDefault="00D960C8">
      <w:pPr>
        <w:rPr>
          <w:rFonts w:ascii="宋体" w:hAnsi="宋体"/>
          <w:sz w:val="22"/>
        </w:rPr>
      </w:pPr>
    </w:p>
    <w:p w:rsidR="00D960C8" w:rsidRDefault="00F41064">
      <w:pPr>
        <w:ind w:firstLineChars="200" w:firstLine="420"/>
        <w:rPr>
          <w:rFonts w:ascii="宋体" w:hAnsi="宋体"/>
          <w:szCs w:val="21"/>
        </w:rPr>
      </w:pPr>
      <w:r>
        <w:rPr>
          <w:rFonts w:ascii="宋体" w:hAnsi="宋体" w:hint="eastAsia"/>
          <w:szCs w:val="21"/>
        </w:rPr>
        <w:t>快递物流系统客户端开发包图如图3所示，服务器端开发包如图4所示</w:t>
      </w:r>
    </w:p>
    <w:p w:rsidR="00D960C8" w:rsidRDefault="00F41064">
      <w:pPr>
        <w:rPr>
          <w:rFonts w:ascii="宋体" w:hAnsi="宋体"/>
          <w:szCs w:val="21"/>
        </w:rPr>
      </w:pPr>
      <w:r>
        <w:rPr>
          <w:rFonts w:ascii="宋体" w:hAnsi="宋体" w:hint="eastAsia"/>
          <w:noProof/>
          <w:szCs w:val="21"/>
        </w:rPr>
        <w:drawing>
          <wp:inline distT="0" distB="0" distL="114300" distR="114300">
            <wp:extent cx="5272405" cy="4902835"/>
            <wp:effectExtent l="0" t="0" r="4445" b="12065"/>
            <wp:docPr id="1" name="图片 1" descr="客户端图V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客户端图V5.0"/>
                    <pic:cNvPicPr>
                      <a:picLocks noChangeAspect="1"/>
                    </pic:cNvPicPr>
                  </pic:nvPicPr>
                  <pic:blipFill>
                    <a:blip r:embed="rId15" cstate="print"/>
                    <a:srcRect/>
                    <a:stretch>
                      <a:fillRect/>
                    </a:stretch>
                  </pic:blipFill>
                  <pic:spPr>
                    <a:xfrm>
                      <a:off x="0" y="0"/>
                      <a:ext cx="5272405" cy="4902835"/>
                    </a:xfrm>
                    <a:prstGeom prst="rect">
                      <a:avLst/>
                    </a:prstGeom>
                  </pic:spPr>
                </pic:pic>
              </a:graphicData>
            </a:graphic>
          </wp:inline>
        </w:drawing>
      </w:r>
    </w:p>
    <w:p w:rsidR="00D960C8" w:rsidRDefault="00F41064">
      <w:pPr>
        <w:pStyle w:val="a3"/>
        <w:jc w:val="center"/>
        <w:rPr>
          <w:rFonts w:ascii="宋体" w:eastAsia="宋体" w:hAnsi="宋体"/>
          <w:sz w:val="22"/>
          <w:szCs w:val="22"/>
        </w:rPr>
      </w:pPr>
      <w:r>
        <w:rPr>
          <w:rFonts w:ascii="宋体" w:eastAsia="宋体" w:hAnsi="宋体" w:hint="eastAsia"/>
          <w:sz w:val="22"/>
          <w:szCs w:val="22"/>
        </w:rPr>
        <w:t>图3 快递物流系统客户端开发包图</w:t>
      </w:r>
    </w:p>
    <w:p w:rsidR="00D960C8" w:rsidRDefault="00D960C8">
      <w:pPr>
        <w:ind w:firstLineChars="200" w:firstLine="420"/>
        <w:rPr>
          <w:rFonts w:ascii="宋体" w:hAnsi="宋体"/>
          <w:szCs w:val="21"/>
        </w:rPr>
      </w:pPr>
    </w:p>
    <w:p w:rsidR="00D960C8" w:rsidRDefault="00C61FEA">
      <w:pPr>
        <w:rPr>
          <w:rFonts w:ascii="宋体" w:hAnsi="宋体"/>
          <w:szCs w:val="21"/>
        </w:rPr>
      </w:pPr>
      <w:r w:rsidRPr="00403BAA">
        <w:rPr>
          <w:rFonts w:ascii="宋体" w:hAnsi="宋体"/>
          <w:szCs w:val="21"/>
        </w:rPr>
        <w:lastRenderedPageBreak/>
        <w:pict>
          <v:shape id="_x0000_i1028" type="#_x0000_t75" style="width:413.8pt;height:3in">
            <v:imagedata r:id="rId16" o:title="服务器图"/>
          </v:shape>
        </w:pict>
      </w:r>
    </w:p>
    <w:p w:rsidR="00D960C8" w:rsidRDefault="00F41064">
      <w:pPr>
        <w:pStyle w:val="a3"/>
        <w:jc w:val="center"/>
        <w:rPr>
          <w:rFonts w:ascii="宋体" w:eastAsia="宋体" w:hAnsi="宋体"/>
          <w:sz w:val="22"/>
          <w:szCs w:val="22"/>
        </w:rPr>
      </w:pPr>
      <w:r>
        <w:rPr>
          <w:rFonts w:ascii="宋体" w:eastAsia="宋体" w:hAnsi="宋体" w:hint="eastAsia"/>
          <w:sz w:val="22"/>
          <w:szCs w:val="22"/>
        </w:rPr>
        <w:t>图4 快递物流系统服务器端开发包图</w:t>
      </w:r>
    </w:p>
    <w:p w:rsidR="00D960C8" w:rsidRDefault="00D960C8"/>
    <w:p w:rsidR="00D960C8" w:rsidRDefault="00F41064">
      <w:pPr>
        <w:pStyle w:val="2"/>
      </w:pPr>
      <w:r>
        <w:rPr>
          <w:rFonts w:hint="eastAsia"/>
        </w:rPr>
        <w:t xml:space="preserve">  </w:t>
      </w:r>
      <w:bookmarkStart w:id="85" w:name="_Toc27343"/>
      <w:r>
        <w:rPr>
          <w:rFonts w:hint="eastAsia"/>
        </w:rPr>
        <w:t>4.2</w:t>
      </w:r>
      <w:r>
        <w:rPr>
          <w:rFonts w:hint="eastAsia"/>
        </w:rPr>
        <w:t>运行时进程</w:t>
      </w:r>
      <w:bookmarkEnd w:id="85"/>
    </w:p>
    <w:p w:rsidR="00D960C8" w:rsidRDefault="00F41064">
      <w:pPr>
        <w:ind w:firstLine="420"/>
        <w:rPr>
          <w:rFonts w:ascii="宋体" w:hAnsi="宋体"/>
          <w:szCs w:val="21"/>
        </w:rPr>
      </w:pPr>
      <w:r>
        <w:rPr>
          <w:rFonts w:ascii="宋体" w:hAnsi="宋体" w:hint="eastAsia"/>
          <w:szCs w:val="21"/>
        </w:rPr>
        <w:t>在快递物流系统中，会有多个客户端进程和一个服务器端进程，其进程图如图5所示。结合部署图，客户端进程是在客户端机器上运行，服务器端进程在服务器端机器上运行。</w:t>
      </w:r>
    </w:p>
    <w:p w:rsidR="00D960C8" w:rsidRDefault="00C61FEA">
      <w:pPr>
        <w:ind w:firstLine="520"/>
        <w:jc w:val="center"/>
      </w:pPr>
      <w:r>
        <w:pict>
          <v:shape id="_x0000_i1029" type="#_x0000_t75" style="width:147.15pt;height:166.15pt">
            <v:imagedata r:id="rId17" o:title=""/>
          </v:shape>
        </w:pict>
      </w:r>
    </w:p>
    <w:p w:rsidR="00D960C8" w:rsidRDefault="00F41064">
      <w:pPr>
        <w:pStyle w:val="a3"/>
        <w:jc w:val="center"/>
        <w:rPr>
          <w:rFonts w:ascii="宋体" w:eastAsia="宋体" w:hAnsi="宋体"/>
          <w:sz w:val="22"/>
          <w:szCs w:val="22"/>
        </w:rPr>
      </w:pPr>
      <w:r>
        <w:rPr>
          <w:rFonts w:ascii="宋体" w:eastAsia="宋体" w:hAnsi="宋体" w:hint="eastAsia"/>
          <w:sz w:val="24"/>
          <w:szCs w:val="24"/>
        </w:rPr>
        <w:t xml:space="preserve"> </w:t>
      </w:r>
      <w:r>
        <w:rPr>
          <w:rFonts w:ascii="宋体" w:eastAsia="宋体" w:hAnsi="宋体" w:hint="eastAsia"/>
          <w:sz w:val="22"/>
          <w:szCs w:val="22"/>
        </w:rPr>
        <w:t>图</w:t>
      </w:r>
      <w:r w:rsidR="00403BAA">
        <w:rPr>
          <w:rFonts w:ascii="宋体" w:eastAsia="宋体" w:hAnsi="宋体"/>
          <w:sz w:val="22"/>
          <w:szCs w:val="22"/>
        </w:rPr>
        <w:fldChar w:fldCharType="begin"/>
      </w:r>
      <w:r>
        <w:rPr>
          <w:rFonts w:ascii="宋体" w:eastAsia="宋体" w:hAnsi="宋体"/>
          <w:sz w:val="22"/>
          <w:szCs w:val="22"/>
        </w:rPr>
        <w:instrText xml:space="preserve"> SEQ </w:instrText>
      </w:r>
      <w:r>
        <w:rPr>
          <w:rFonts w:ascii="宋体" w:eastAsia="宋体" w:hAnsi="宋体" w:hint="eastAsia"/>
          <w:sz w:val="22"/>
          <w:szCs w:val="22"/>
        </w:rPr>
        <w:instrText>图 \* ARABIC \s 1</w:instrText>
      </w:r>
      <w:r>
        <w:rPr>
          <w:rFonts w:ascii="宋体" w:eastAsia="宋体" w:hAnsi="宋体"/>
          <w:sz w:val="22"/>
          <w:szCs w:val="22"/>
        </w:rPr>
        <w:instrText xml:space="preserve"> </w:instrText>
      </w:r>
      <w:r w:rsidR="00403BAA">
        <w:rPr>
          <w:rFonts w:ascii="宋体" w:eastAsia="宋体" w:hAnsi="宋体"/>
          <w:sz w:val="22"/>
          <w:szCs w:val="22"/>
        </w:rPr>
        <w:fldChar w:fldCharType="separate"/>
      </w:r>
      <w:r>
        <w:rPr>
          <w:rFonts w:ascii="宋体" w:eastAsia="宋体" w:hAnsi="宋体"/>
          <w:sz w:val="22"/>
          <w:szCs w:val="22"/>
        </w:rPr>
        <w:t>5</w:t>
      </w:r>
      <w:r w:rsidR="00403BAA">
        <w:rPr>
          <w:rFonts w:ascii="宋体" w:eastAsia="宋体" w:hAnsi="宋体"/>
          <w:sz w:val="22"/>
          <w:szCs w:val="22"/>
        </w:rPr>
        <w:fldChar w:fldCharType="end"/>
      </w:r>
      <w:r>
        <w:rPr>
          <w:rFonts w:ascii="宋体" w:eastAsia="宋体" w:hAnsi="宋体" w:hint="eastAsia"/>
          <w:sz w:val="22"/>
          <w:szCs w:val="22"/>
        </w:rPr>
        <w:t xml:space="preserve"> 进程图</w:t>
      </w:r>
    </w:p>
    <w:p w:rsidR="00D960C8" w:rsidRDefault="00D960C8"/>
    <w:p w:rsidR="00D960C8" w:rsidRDefault="00F41064">
      <w:pPr>
        <w:pStyle w:val="2"/>
      </w:pPr>
      <w:bookmarkStart w:id="86" w:name="_Toc401040347"/>
      <w:r>
        <w:rPr>
          <w:rFonts w:hint="eastAsia"/>
        </w:rPr>
        <w:t xml:space="preserve">  </w:t>
      </w:r>
      <w:bookmarkStart w:id="87" w:name="_Toc19354"/>
      <w:r>
        <w:rPr>
          <w:rFonts w:hint="eastAsia"/>
        </w:rPr>
        <w:t>4.3</w:t>
      </w:r>
      <w:r>
        <w:rPr>
          <w:rFonts w:hint="eastAsia"/>
        </w:rPr>
        <w:t>物理部署</w:t>
      </w:r>
      <w:bookmarkEnd w:id="86"/>
      <w:bookmarkEnd w:id="87"/>
    </w:p>
    <w:p w:rsidR="00D960C8" w:rsidRDefault="00F41064">
      <w:pPr>
        <w:ind w:firstLine="420"/>
        <w:rPr>
          <w:rFonts w:ascii="宋体" w:hAnsi="宋体"/>
          <w:szCs w:val="21"/>
        </w:rPr>
      </w:pPr>
      <w:r>
        <w:rPr>
          <w:rFonts w:ascii="宋体" w:hAnsi="宋体" w:hint="eastAsia"/>
          <w:szCs w:val="21"/>
        </w:rPr>
        <w:t>快递物流系统中客户端构建是放在客户端机器上，服务器端构建是放在服务器端机器上。在客户端节点上，还要部署RMIStub构件。由于Java RMI 构件属于JDK6.0的一部分，所以，在系统JDK环境已经设置好的情况下，不需要再独立部署。部署图如图6所示。</w:t>
      </w:r>
    </w:p>
    <w:p w:rsidR="00D960C8" w:rsidRDefault="00C61FEA">
      <w:r>
        <w:lastRenderedPageBreak/>
        <w:pict>
          <v:shape id="_x0000_i1030" type="#_x0000_t75" style="width:414.6pt;height:235.8pt">
            <v:imagedata r:id="rId18" o:title="物理部署"/>
          </v:shape>
        </w:pict>
      </w:r>
    </w:p>
    <w:p w:rsidR="00D960C8" w:rsidRDefault="00F41064">
      <w:pPr>
        <w:pStyle w:val="a3"/>
        <w:jc w:val="center"/>
        <w:rPr>
          <w:rFonts w:ascii="宋体" w:eastAsia="宋体" w:hAnsi="宋体"/>
          <w:sz w:val="22"/>
          <w:szCs w:val="22"/>
        </w:rPr>
      </w:pPr>
      <w:r>
        <w:rPr>
          <w:rFonts w:ascii="宋体" w:eastAsia="宋体" w:hAnsi="宋体" w:hint="eastAsia"/>
          <w:sz w:val="22"/>
          <w:szCs w:val="22"/>
        </w:rPr>
        <w:t>图6 部署图</w:t>
      </w:r>
    </w:p>
    <w:p w:rsidR="00D960C8" w:rsidRDefault="00D960C8">
      <w:pPr>
        <w:ind w:firstLine="420"/>
      </w:pPr>
    </w:p>
    <w:p w:rsidR="00D960C8" w:rsidRDefault="00F41064">
      <w:pPr>
        <w:pStyle w:val="1"/>
      </w:pPr>
      <w:bookmarkStart w:id="88" w:name="_Toc401040348"/>
      <w:bookmarkStart w:id="89" w:name="_Toc18273"/>
      <w:r>
        <w:rPr>
          <w:rFonts w:hint="eastAsia"/>
        </w:rPr>
        <w:t xml:space="preserve">5 </w:t>
      </w:r>
      <w:r>
        <w:rPr>
          <w:rFonts w:hint="eastAsia"/>
        </w:rPr>
        <w:t>接口视角</w:t>
      </w:r>
      <w:bookmarkEnd w:id="88"/>
      <w:bookmarkEnd w:id="89"/>
    </w:p>
    <w:p w:rsidR="00D960C8" w:rsidRDefault="00F41064">
      <w:pPr>
        <w:pStyle w:val="2"/>
      </w:pPr>
      <w:r>
        <w:rPr>
          <w:rFonts w:hint="eastAsia"/>
        </w:rPr>
        <w:t xml:space="preserve">  </w:t>
      </w:r>
      <w:bookmarkStart w:id="90" w:name="_Toc9920"/>
      <w:r>
        <w:rPr>
          <w:rFonts w:hint="eastAsia"/>
        </w:rPr>
        <w:t>5.1</w:t>
      </w:r>
      <w:r>
        <w:rPr>
          <w:rFonts w:hint="eastAsia"/>
        </w:rPr>
        <w:t>模块的职责</w:t>
      </w:r>
      <w:bookmarkEnd w:id="90"/>
    </w:p>
    <w:p w:rsidR="00D960C8" w:rsidRDefault="00F41064">
      <w:pPr>
        <w:ind w:firstLine="420"/>
        <w:rPr>
          <w:rFonts w:ascii="宋体" w:hAnsi="宋体"/>
          <w:szCs w:val="21"/>
        </w:rPr>
      </w:pPr>
      <w:r>
        <w:rPr>
          <w:rFonts w:ascii="宋体" w:hAnsi="宋体" w:hint="eastAsia"/>
          <w:szCs w:val="21"/>
        </w:rPr>
        <w:t>客户端模块和服务器端模块视图分别如图7和图8所示。客户端各层和服务器端各层的职责分别如表2和表3所示。</w:t>
      </w:r>
    </w:p>
    <w:p w:rsidR="00D960C8" w:rsidRDefault="00C61FEA">
      <w:pPr>
        <w:pStyle w:val="a4"/>
        <w:spacing w:line="276" w:lineRule="auto"/>
        <w:ind w:firstLine="420"/>
        <w:jc w:val="center"/>
        <w:rPr>
          <w:rFonts w:ascii="宋体" w:hAnsi="宋体"/>
          <w:sz w:val="21"/>
          <w:szCs w:val="21"/>
        </w:rPr>
      </w:pPr>
      <w:r w:rsidRPr="00403BAA">
        <w:rPr>
          <w:rFonts w:ascii="宋体" w:hAnsi="宋体"/>
          <w:sz w:val="21"/>
          <w:szCs w:val="21"/>
        </w:rPr>
        <w:pict>
          <v:shape id="_x0000_i1031" type="#_x0000_t75" style="width:303.8pt;height:208.1pt">
            <v:imagedata r:id="rId19" o:title=""/>
          </v:shape>
        </w:pict>
      </w:r>
    </w:p>
    <w:p w:rsidR="00D960C8" w:rsidRDefault="00F41064">
      <w:pPr>
        <w:pStyle w:val="a3"/>
        <w:jc w:val="center"/>
        <w:rPr>
          <w:rFonts w:ascii="宋体" w:eastAsia="宋体" w:hAnsi="宋体"/>
          <w:sz w:val="22"/>
          <w:szCs w:val="22"/>
        </w:rPr>
      </w:pPr>
      <w:r>
        <w:rPr>
          <w:rFonts w:ascii="宋体" w:eastAsia="宋体" w:hAnsi="宋体" w:hint="eastAsia"/>
          <w:sz w:val="22"/>
          <w:szCs w:val="22"/>
        </w:rPr>
        <w:t>图7 客户端模块视图</w:t>
      </w:r>
    </w:p>
    <w:p w:rsidR="00D960C8" w:rsidRDefault="00D960C8"/>
    <w:p w:rsidR="00D960C8" w:rsidRDefault="00C61FEA">
      <w:pPr>
        <w:pStyle w:val="a4"/>
        <w:spacing w:line="276" w:lineRule="auto"/>
        <w:ind w:firstLine="420"/>
        <w:jc w:val="center"/>
        <w:rPr>
          <w:rFonts w:ascii="宋体" w:hAnsi="宋体"/>
          <w:sz w:val="21"/>
          <w:szCs w:val="21"/>
        </w:rPr>
      </w:pPr>
      <w:r w:rsidRPr="00403BAA">
        <w:rPr>
          <w:rFonts w:ascii="宋体" w:hAnsi="宋体"/>
          <w:sz w:val="21"/>
          <w:szCs w:val="21"/>
        </w:rPr>
        <w:lastRenderedPageBreak/>
        <w:pict>
          <v:shape id="_x0000_i1032" type="#_x0000_t75" style="width:303.8pt;height:136.1pt">
            <v:imagedata r:id="rId20" o:title=""/>
          </v:shape>
        </w:pict>
      </w:r>
    </w:p>
    <w:p w:rsidR="00D960C8" w:rsidRDefault="00F41064">
      <w:pPr>
        <w:pStyle w:val="a3"/>
        <w:jc w:val="center"/>
        <w:rPr>
          <w:rFonts w:ascii="宋体" w:eastAsia="宋体" w:hAnsi="宋体"/>
          <w:sz w:val="22"/>
          <w:szCs w:val="22"/>
        </w:rPr>
      </w:pPr>
      <w:r>
        <w:rPr>
          <w:rFonts w:ascii="宋体" w:eastAsia="宋体" w:hAnsi="宋体" w:hint="eastAsia"/>
          <w:sz w:val="22"/>
          <w:szCs w:val="22"/>
        </w:rPr>
        <w:t>图8 服务器端模块视图</w:t>
      </w:r>
    </w:p>
    <w:p w:rsidR="00D960C8" w:rsidRDefault="00D960C8">
      <w:pPr>
        <w:ind w:firstLine="420"/>
        <w:jc w:val="center"/>
      </w:pPr>
    </w:p>
    <w:p w:rsidR="00D960C8" w:rsidRDefault="00F41064">
      <w:pPr>
        <w:pStyle w:val="a3"/>
        <w:jc w:val="center"/>
        <w:rPr>
          <w:rFonts w:ascii="宋体" w:eastAsia="宋体" w:hAnsi="宋体"/>
          <w:b/>
          <w:bCs/>
          <w:sz w:val="22"/>
          <w:szCs w:val="22"/>
        </w:rPr>
      </w:pPr>
      <w:r>
        <w:rPr>
          <w:rFonts w:ascii="宋体" w:eastAsia="宋体" w:hAnsi="宋体" w:hint="eastAsia"/>
          <w:b/>
          <w:bCs/>
          <w:sz w:val="22"/>
          <w:szCs w:val="22"/>
        </w:rPr>
        <w:t>表2  客户端各层的职责</w:t>
      </w:r>
    </w:p>
    <w:tbl>
      <w:tblPr>
        <w:tblStyle w:val="a8"/>
        <w:tblW w:w="8522" w:type="dxa"/>
        <w:tblLayout w:type="fixed"/>
        <w:tblLook w:val="04A0"/>
      </w:tblPr>
      <w:tblGrid>
        <w:gridCol w:w="1951"/>
        <w:gridCol w:w="6571"/>
      </w:tblGrid>
      <w:tr w:rsidR="00D960C8">
        <w:tc>
          <w:tcPr>
            <w:tcW w:w="1951" w:type="dxa"/>
          </w:tcPr>
          <w:p w:rsidR="00D960C8" w:rsidRDefault="00F41064">
            <w:pPr>
              <w:jc w:val="center"/>
              <w:rPr>
                <w:b/>
              </w:rPr>
            </w:pPr>
            <w:r>
              <w:rPr>
                <w:rFonts w:hint="eastAsia"/>
                <w:b/>
              </w:rPr>
              <w:t>层</w:t>
            </w:r>
          </w:p>
        </w:tc>
        <w:tc>
          <w:tcPr>
            <w:tcW w:w="6571" w:type="dxa"/>
          </w:tcPr>
          <w:p w:rsidR="00D960C8" w:rsidRDefault="00F41064">
            <w:pPr>
              <w:jc w:val="center"/>
              <w:rPr>
                <w:b/>
              </w:rPr>
            </w:pPr>
            <w:r>
              <w:rPr>
                <w:rFonts w:hint="eastAsia"/>
                <w:b/>
              </w:rPr>
              <w:t>职责</w:t>
            </w:r>
          </w:p>
        </w:tc>
      </w:tr>
      <w:tr w:rsidR="00D960C8">
        <w:tc>
          <w:tcPr>
            <w:tcW w:w="1951" w:type="dxa"/>
          </w:tcPr>
          <w:p w:rsidR="00D960C8" w:rsidRDefault="00F41064">
            <w:pPr>
              <w:rPr>
                <w:rFonts w:ascii="宋体" w:hAnsi="宋体"/>
                <w:szCs w:val="21"/>
              </w:rPr>
            </w:pPr>
            <w:r>
              <w:rPr>
                <w:rFonts w:ascii="宋体" w:hAnsi="宋体" w:hint="eastAsia"/>
                <w:szCs w:val="21"/>
              </w:rPr>
              <w:t>启动模块</w:t>
            </w:r>
          </w:p>
        </w:tc>
        <w:tc>
          <w:tcPr>
            <w:tcW w:w="6571" w:type="dxa"/>
          </w:tcPr>
          <w:p w:rsidR="00D960C8" w:rsidRDefault="00F41064">
            <w:pPr>
              <w:rPr>
                <w:rFonts w:ascii="宋体" w:hAnsi="宋体"/>
                <w:szCs w:val="21"/>
              </w:rPr>
            </w:pPr>
            <w:r>
              <w:rPr>
                <w:rFonts w:ascii="宋体" w:hAnsi="宋体" w:hint="eastAsia"/>
                <w:szCs w:val="21"/>
              </w:rPr>
              <w:t>负责初始化网络通信机制，启动用户界面。</w:t>
            </w:r>
          </w:p>
        </w:tc>
      </w:tr>
      <w:tr w:rsidR="00D960C8">
        <w:tc>
          <w:tcPr>
            <w:tcW w:w="1951" w:type="dxa"/>
          </w:tcPr>
          <w:p w:rsidR="00D960C8" w:rsidRDefault="00F41064">
            <w:pPr>
              <w:rPr>
                <w:rFonts w:ascii="宋体" w:hAnsi="宋体"/>
                <w:szCs w:val="21"/>
              </w:rPr>
            </w:pPr>
            <w:r>
              <w:rPr>
                <w:rFonts w:ascii="宋体" w:hAnsi="宋体" w:hint="eastAsia"/>
                <w:szCs w:val="21"/>
              </w:rPr>
              <w:t>用户界面层</w:t>
            </w:r>
          </w:p>
        </w:tc>
        <w:tc>
          <w:tcPr>
            <w:tcW w:w="6571" w:type="dxa"/>
          </w:tcPr>
          <w:p w:rsidR="00D960C8" w:rsidRDefault="00F41064">
            <w:pPr>
              <w:rPr>
                <w:rFonts w:ascii="宋体" w:hAnsi="宋体"/>
                <w:szCs w:val="21"/>
              </w:rPr>
            </w:pPr>
            <w:r>
              <w:rPr>
                <w:rFonts w:ascii="宋体" w:hAnsi="宋体" w:hint="eastAsia"/>
                <w:szCs w:val="21"/>
              </w:rPr>
              <w:t>基于窗口的快递物流客户端用户界面。</w:t>
            </w:r>
          </w:p>
        </w:tc>
      </w:tr>
      <w:tr w:rsidR="00D960C8">
        <w:tc>
          <w:tcPr>
            <w:tcW w:w="1951" w:type="dxa"/>
          </w:tcPr>
          <w:p w:rsidR="00D960C8" w:rsidRDefault="00F41064">
            <w:pPr>
              <w:rPr>
                <w:rFonts w:ascii="宋体" w:hAnsi="宋体"/>
                <w:szCs w:val="21"/>
              </w:rPr>
            </w:pPr>
            <w:r>
              <w:rPr>
                <w:rFonts w:ascii="宋体" w:hAnsi="宋体" w:hint="eastAsia"/>
                <w:szCs w:val="21"/>
              </w:rPr>
              <w:t>业务逻辑层</w:t>
            </w:r>
          </w:p>
        </w:tc>
        <w:tc>
          <w:tcPr>
            <w:tcW w:w="6571" w:type="dxa"/>
          </w:tcPr>
          <w:p w:rsidR="00D960C8" w:rsidRDefault="00F41064">
            <w:pPr>
              <w:rPr>
                <w:rFonts w:ascii="宋体" w:hAnsi="宋体"/>
                <w:szCs w:val="21"/>
              </w:rPr>
            </w:pPr>
            <w:r>
              <w:rPr>
                <w:rFonts w:ascii="宋体" w:hAnsi="宋体" w:hint="eastAsia"/>
                <w:szCs w:val="21"/>
              </w:rPr>
              <w:t>对于用户界面的输入响应和业务处理逻辑。</w:t>
            </w:r>
          </w:p>
        </w:tc>
      </w:tr>
      <w:tr w:rsidR="00D960C8">
        <w:tc>
          <w:tcPr>
            <w:tcW w:w="1951" w:type="dxa"/>
          </w:tcPr>
          <w:p w:rsidR="00D960C8" w:rsidRDefault="00F41064">
            <w:pPr>
              <w:rPr>
                <w:rFonts w:ascii="宋体" w:hAnsi="宋体"/>
                <w:szCs w:val="21"/>
              </w:rPr>
            </w:pPr>
            <w:r>
              <w:rPr>
                <w:rFonts w:ascii="宋体" w:hAnsi="宋体" w:hint="eastAsia"/>
                <w:szCs w:val="21"/>
              </w:rPr>
              <w:t>客户端网络模块</w:t>
            </w:r>
          </w:p>
        </w:tc>
        <w:tc>
          <w:tcPr>
            <w:tcW w:w="6571" w:type="dxa"/>
          </w:tcPr>
          <w:p w:rsidR="00D960C8" w:rsidRDefault="00F41064">
            <w:pPr>
              <w:rPr>
                <w:rFonts w:ascii="宋体" w:hAnsi="宋体"/>
                <w:szCs w:val="21"/>
              </w:rPr>
            </w:pPr>
            <w:r>
              <w:rPr>
                <w:rFonts w:ascii="宋体" w:hAnsi="宋体" w:hint="eastAsia"/>
                <w:szCs w:val="21"/>
              </w:rPr>
              <w:t>利用Java RMI机制查找RMI服务</w:t>
            </w:r>
          </w:p>
        </w:tc>
      </w:tr>
    </w:tbl>
    <w:p w:rsidR="00D960C8" w:rsidRDefault="00D960C8">
      <w:pPr>
        <w:pStyle w:val="a4"/>
        <w:spacing w:line="276" w:lineRule="auto"/>
        <w:ind w:firstLineChars="0" w:firstLine="0"/>
        <w:rPr>
          <w:rFonts w:ascii="宋体" w:hAnsi="宋体"/>
          <w:sz w:val="21"/>
          <w:szCs w:val="21"/>
        </w:rPr>
      </w:pPr>
    </w:p>
    <w:p w:rsidR="00D960C8" w:rsidRDefault="00F41064">
      <w:pPr>
        <w:pStyle w:val="a3"/>
        <w:jc w:val="center"/>
        <w:rPr>
          <w:rFonts w:ascii="宋体" w:eastAsia="宋体" w:hAnsi="宋体"/>
          <w:b/>
          <w:bCs/>
          <w:sz w:val="22"/>
          <w:szCs w:val="22"/>
        </w:rPr>
      </w:pPr>
      <w:r>
        <w:rPr>
          <w:rFonts w:ascii="宋体" w:eastAsia="宋体" w:hAnsi="宋体" w:hint="eastAsia"/>
          <w:b/>
          <w:bCs/>
          <w:sz w:val="22"/>
          <w:szCs w:val="22"/>
        </w:rPr>
        <w:t>表3  服务器端各层的职责</w:t>
      </w:r>
    </w:p>
    <w:tbl>
      <w:tblPr>
        <w:tblStyle w:val="a8"/>
        <w:tblW w:w="8522" w:type="dxa"/>
        <w:tblLayout w:type="fixed"/>
        <w:tblLook w:val="04A0"/>
      </w:tblPr>
      <w:tblGrid>
        <w:gridCol w:w="1951"/>
        <w:gridCol w:w="6571"/>
      </w:tblGrid>
      <w:tr w:rsidR="00D960C8">
        <w:tc>
          <w:tcPr>
            <w:tcW w:w="1951" w:type="dxa"/>
          </w:tcPr>
          <w:p w:rsidR="00D960C8" w:rsidRDefault="00F41064">
            <w:pPr>
              <w:jc w:val="center"/>
              <w:rPr>
                <w:b/>
              </w:rPr>
            </w:pPr>
            <w:r>
              <w:rPr>
                <w:rFonts w:hint="eastAsia"/>
                <w:b/>
              </w:rPr>
              <w:t>层</w:t>
            </w:r>
          </w:p>
        </w:tc>
        <w:tc>
          <w:tcPr>
            <w:tcW w:w="6571" w:type="dxa"/>
          </w:tcPr>
          <w:p w:rsidR="00D960C8" w:rsidRDefault="00F41064">
            <w:pPr>
              <w:jc w:val="center"/>
              <w:rPr>
                <w:b/>
              </w:rPr>
            </w:pPr>
            <w:r>
              <w:rPr>
                <w:rFonts w:hint="eastAsia"/>
                <w:b/>
              </w:rPr>
              <w:t>职责</w:t>
            </w:r>
          </w:p>
        </w:tc>
      </w:tr>
      <w:tr w:rsidR="00D960C8">
        <w:tc>
          <w:tcPr>
            <w:tcW w:w="1951" w:type="dxa"/>
          </w:tcPr>
          <w:p w:rsidR="00D960C8" w:rsidRDefault="00F41064">
            <w:pPr>
              <w:rPr>
                <w:rFonts w:ascii="宋体" w:hAnsi="宋体"/>
                <w:szCs w:val="21"/>
              </w:rPr>
            </w:pPr>
            <w:r>
              <w:rPr>
                <w:rFonts w:ascii="宋体" w:hAnsi="宋体" w:hint="eastAsia"/>
                <w:szCs w:val="21"/>
              </w:rPr>
              <w:t>启动模块</w:t>
            </w:r>
          </w:p>
        </w:tc>
        <w:tc>
          <w:tcPr>
            <w:tcW w:w="6571" w:type="dxa"/>
          </w:tcPr>
          <w:p w:rsidR="00D960C8" w:rsidRDefault="00F41064">
            <w:pPr>
              <w:rPr>
                <w:rFonts w:ascii="宋体" w:hAnsi="宋体"/>
                <w:szCs w:val="21"/>
              </w:rPr>
            </w:pPr>
            <w:r>
              <w:rPr>
                <w:rFonts w:ascii="宋体" w:hAnsi="宋体" w:hint="eastAsia"/>
                <w:szCs w:val="21"/>
              </w:rPr>
              <w:t>负责初始化网络通信机制，启动用户界面。</w:t>
            </w:r>
          </w:p>
        </w:tc>
      </w:tr>
      <w:tr w:rsidR="00D960C8">
        <w:tc>
          <w:tcPr>
            <w:tcW w:w="1951" w:type="dxa"/>
          </w:tcPr>
          <w:p w:rsidR="00D960C8" w:rsidRDefault="00F41064">
            <w:pPr>
              <w:rPr>
                <w:rFonts w:ascii="宋体" w:hAnsi="宋体"/>
                <w:szCs w:val="21"/>
              </w:rPr>
            </w:pPr>
            <w:r>
              <w:rPr>
                <w:rFonts w:ascii="宋体" w:hAnsi="宋体" w:hint="eastAsia"/>
                <w:szCs w:val="21"/>
              </w:rPr>
              <w:t>数据层</w:t>
            </w:r>
          </w:p>
        </w:tc>
        <w:tc>
          <w:tcPr>
            <w:tcW w:w="6571" w:type="dxa"/>
          </w:tcPr>
          <w:p w:rsidR="00D960C8" w:rsidRDefault="00F41064">
            <w:pPr>
              <w:rPr>
                <w:rFonts w:ascii="宋体" w:hAnsi="宋体"/>
                <w:szCs w:val="21"/>
              </w:rPr>
            </w:pPr>
            <w:r>
              <w:rPr>
                <w:rFonts w:ascii="宋体" w:hAnsi="宋体" w:hint="eastAsia"/>
                <w:szCs w:val="21"/>
              </w:rPr>
              <w:t>负责数据的持久化及数据访问接口。</w:t>
            </w:r>
          </w:p>
        </w:tc>
      </w:tr>
      <w:tr w:rsidR="00D960C8">
        <w:tc>
          <w:tcPr>
            <w:tcW w:w="1951" w:type="dxa"/>
          </w:tcPr>
          <w:p w:rsidR="00D960C8" w:rsidRDefault="00F41064">
            <w:pPr>
              <w:rPr>
                <w:rFonts w:ascii="宋体" w:hAnsi="宋体"/>
                <w:szCs w:val="21"/>
              </w:rPr>
            </w:pPr>
            <w:r>
              <w:rPr>
                <w:rFonts w:ascii="宋体" w:hAnsi="宋体" w:hint="eastAsia"/>
                <w:szCs w:val="21"/>
              </w:rPr>
              <w:t>服务器端网络模块</w:t>
            </w:r>
          </w:p>
        </w:tc>
        <w:tc>
          <w:tcPr>
            <w:tcW w:w="6571" w:type="dxa"/>
          </w:tcPr>
          <w:p w:rsidR="00D960C8" w:rsidRDefault="00F41064">
            <w:pPr>
              <w:rPr>
                <w:rFonts w:ascii="宋体" w:hAnsi="宋体"/>
                <w:szCs w:val="21"/>
              </w:rPr>
            </w:pPr>
            <w:r>
              <w:rPr>
                <w:rFonts w:ascii="宋体" w:hAnsi="宋体" w:hint="eastAsia"/>
                <w:szCs w:val="21"/>
              </w:rPr>
              <w:t>利用Java RMI机制开启RMI服务，注册RMI服务</w:t>
            </w:r>
          </w:p>
        </w:tc>
      </w:tr>
    </w:tbl>
    <w:p w:rsidR="00D960C8" w:rsidRDefault="00D960C8">
      <w:pPr>
        <w:ind w:firstLine="420"/>
        <w:rPr>
          <w:rFonts w:ascii="宋体" w:hAnsi="宋体"/>
          <w:szCs w:val="21"/>
        </w:rPr>
      </w:pPr>
    </w:p>
    <w:p w:rsidR="00D960C8" w:rsidRDefault="00F41064">
      <w:pPr>
        <w:ind w:firstLine="420"/>
        <w:rPr>
          <w:rFonts w:ascii="宋体" w:hAnsi="宋体"/>
          <w:szCs w:val="21"/>
        </w:rPr>
      </w:pPr>
      <w:r>
        <w:rPr>
          <w:rFonts w:ascii="宋体" w:hAnsi="宋体" w:hint="eastAsia"/>
          <w:szCs w:val="21"/>
        </w:rPr>
        <w:t>每一层只是使用下方直接接触的层。层与层之间仅仅是通过接口的调用来完成的。层之间调用的接口如表4所示。</w:t>
      </w:r>
    </w:p>
    <w:p w:rsidR="00D960C8" w:rsidRDefault="00D960C8">
      <w:pPr>
        <w:jc w:val="center"/>
        <w:rPr>
          <w:rFonts w:ascii="宋体" w:hAnsi="宋体"/>
          <w:b/>
          <w:bCs/>
          <w:sz w:val="22"/>
        </w:rPr>
      </w:pPr>
    </w:p>
    <w:p w:rsidR="00D960C8" w:rsidRDefault="00F41064">
      <w:pPr>
        <w:jc w:val="center"/>
        <w:rPr>
          <w:rFonts w:ascii="宋体" w:hAnsi="宋体"/>
          <w:b/>
          <w:bCs/>
          <w:sz w:val="22"/>
        </w:rPr>
      </w:pPr>
      <w:r>
        <w:rPr>
          <w:rFonts w:ascii="宋体" w:hAnsi="宋体" w:hint="eastAsia"/>
          <w:b/>
          <w:bCs/>
          <w:sz w:val="22"/>
        </w:rPr>
        <w:t>表4  层之间调用的接口</w:t>
      </w:r>
    </w:p>
    <w:tbl>
      <w:tblPr>
        <w:tblStyle w:val="a8"/>
        <w:tblW w:w="6236" w:type="dxa"/>
        <w:jc w:val="center"/>
        <w:tblLayout w:type="fixed"/>
        <w:tblLook w:val="04A0"/>
      </w:tblPr>
      <w:tblGrid>
        <w:gridCol w:w="2441"/>
        <w:gridCol w:w="1897"/>
        <w:gridCol w:w="1898"/>
      </w:tblGrid>
      <w:tr w:rsidR="00D960C8">
        <w:trPr>
          <w:jc w:val="center"/>
        </w:trPr>
        <w:tc>
          <w:tcPr>
            <w:tcW w:w="2441" w:type="dxa"/>
          </w:tcPr>
          <w:p w:rsidR="00D960C8" w:rsidRDefault="00F41064">
            <w:pPr>
              <w:jc w:val="center"/>
              <w:rPr>
                <w:b/>
                <w:sz w:val="20"/>
                <w:szCs w:val="20"/>
              </w:rPr>
            </w:pPr>
            <w:r>
              <w:rPr>
                <w:rFonts w:hint="eastAsia"/>
                <w:b/>
                <w:sz w:val="20"/>
                <w:szCs w:val="20"/>
              </w:rPr>
              <w:t>接口</w:t>
            </w:r>
          </w:p>
        </w:tc>
        <w:tc>
          <w:tcPr>
            <w:tcW w:w="1897" w:type="dxa"/>
          </w:tcPr>
          <w:p w:rsidR="00D960C8" w:rsidRDefault="00F41064">
            <w:pPr>
              <w:jc w:val="center"/>
              <w:rPr>
                <w:b/>
              </w:rPr>
            </w:pPr>
            <w:r>
              <w:rPr>
                <w:rFonts w:hint="eastAsia"/>
                <w:b/>
              </w:rPr>
              <w:t>服务调用方</w:t>
            </w:r>
          </w:p>
        </w:tc>
        <w:tc>
          <w:tcPr>
            <w:tcW w:w="1898" w:type="dxa"/>
          </w:tcPr>
          <w:p w:rsidR="00D960C8" w:rsidRDefault="00F41064">
            <w:pPr>
              <w:jc w:val="center"/>
              <w:rPr>
                <w:b/>
              </w:rPr>
            </w:pPr>
            <w:r>
              <w:rPr>
                <w:rFonts w:hint="eastAsia"/>
                <w:b/>
              </w:rPr>
              <w:t>服务提供方</w:t>
            </w:r>
          </w:p>
        </w:tc>
      </w:tr>
      <w:tr w:rsidR="00D960C8">
        <w:trPr>
          <w:jc w:val="center"/>
        </w:trPr>
        <w:tc>
          <w:tcPr>
            <w:tcW w:w="2441" w:type="dxa"/>
          </w:tcPr>
          <w:p w:rsidR="00D960C8" w:rsidRDefault="00F41064">
            <w:pPr>
              <w:rPr>
                <w:sz w:val="20"/>
                <w:szCs w:val="20"/>
              </w:rPr>
            </w:pPr>
            <w:r>
              <w:rPr>
                <w:rFonts w:hint="eastAsia"/>
                <w:sz w:val="20"/>
                <w:szCs w:val="20"/>
              </w:rPr>
              <w:t>CommodityBLService</w:t>
            </w:r>
          </w:p>
          <w:p w:rsidR="00D960C8" w:rsidRDefault="00F41064">
            <w:pPr>
              <w:rPr>
                <w:sz w:val="20"/>
                <w:szCs w:val="20"/>
              </w:rPr>
            </w:pPr>
            <w:r>
              <w:rPr>
                <w:rFonts w:hint="eastAsia"/>
                <w:sz w:val="20"/>
                <w:szCs w:val="20"/>
              </w:rPr>
              <w:t>UserBLService</w:t>
            </w:r>
          </w:p>
          <w:p w:rsidR="00D960C8" w:rsidRDefault="00F41064">
            <w:pPr>
              <w:rPr>
                <w:sz w:val="20"/>
                <w:szCs w:val="20"/>
              </w:rPr>
            </w:pPr>
            <w:r>
              <w:rPr>
                <w:rFonts w:hint="eastAsia"/>
                <w:sz w:val="20"/>
                <w:szCs w:val="20"/>
              </w:rPr>
              <w:t>LogBLService</w:t>
            </w:r>
          </w:p>
          <w:p w:rsidR="00D960C8" w:rsidRDefault="00F41064">
            <w:pPr>
              <w:rPr>
                <w:sz w:val="20"/>
                <w:szCs w:val="20"/>
              </w:rPr>
            </w:pPr>
            <w:r>
              <w:rPr>
                <w:rFonts w:hint="eastAsia"/>
                <w:sz w:val="20"/>
                <w:szCs w:val="20"/>
              </w:rPr>
              <w:t>AccountBLService</w:t>
            </w:r>
          </w:p>
          <w:p w:rsidR="00D960C8" w:rsidRDefault="00F41064">
            <w:pPr>
              <w:rPr>
                <w:sz w:val="20"/>
                <w:szCs w:val="20"/>
              </w:rPr>
            </w:pPr>
            <w:r>
              <w:rPr>
                <w:rFonts w:hint="eastAsia"/>
                <w:sz w:val="20"/>
                <w:szCs w:val="20"/>
              </w:rPr>
              <w:t>InstitutionBLServive</w:t>
            </w:r>
          </w:p>
          <w:p w:rsidR="00D960C8" w:rsidRDefault="00F41064">
            <w:pPr>
              <w:rPr>
                <w:sz w:val="20"/>
                <w:szCs w:val="20"/>
              </w:rPr>
            </w:pPr>
            <w:r>
              <w:rPr>
                <w:rFonts w:hint="eastAsia"/>
                <w:sz w:val="20"/>
                <w:szCs w:val="20"/>
              </w:rPr>
              <w:t>BeginInfoBLService</w:t>
            </w:r>
          </w:p>
          <w:p w:rsidR="00D960C8" w:rsidRDefault="00F41064">
            <w:pPr>
              <w:rPr>
                <w:sz w:val="20"/>
                <w:szCs w:val="20"/>
              </w:rPr>
            </w:pPr>
            <w:r>
              <w:rPr>
                <w:rFonts w:hint="eastAsia"/>
                <w:sz w:val="20"/>
                <w:szCs w:val="20"/>
              </w:rPr>
              <w:t>StaffManageBLService</w:t>
            </w:r>
          </w:p>
          <w:p w:rsidR="00D960C8" w:rsidRDefault="00F41064">
            <w:pPr>
              <w:rPr>
                <w:sz w:val="20"/>
                <w:szCs w:val="20"/>
              </w:rPr>
            </w:pPr>
            <w:r>
              <w:rPr>
                <w:rFonts w:hint="eastAsia"/>
                <w:sz w:val="20"/>
                <w:szCs w:val="20"/>
              </w:rPr>
              <w:t>SheetBLService</w:t>
            </w:r>
          </w:p>
          <w:p w:rsidR="00D960C8" w:rsidRDefault="00F41064">
            <w:pPr>
              <w:rPr>
                <w:ins w:id="91" w:author="曹姝玥" w:date="2015-12-31T20:55:00Z"/>
                <w:sz w:val="20"/>
                <w:szCs w:val="20"/>
              </w:rPr>
            </w:pPr>
            <w:r>
              <w:rPr>
                <w:rFonts w:hint="eastAsia"/>
                <w:sz w:val="20"/>
                <w:szCs w:val="20"/>
              </w:rPr>
              <w:t>NonUserBLService</w:t>
            </w:r>
          </w:p>
          <w:p w:rsidR="006B6364" w:rsidRDefault="006B6364">
            <w:pPr>
              <w:rPr>
                <w:ins w:id="92" w:author="曹姝玥" w:date="2016-01-02T23:48:00Z"/>
                <w:sz w:val="20"/>
                <w:szCs w:val="20"/>
              </w:rPr>
            </w:pPr>
            <w:ins w:id="93" w:author="曹姝玥" w:date="2015-12-31T20:55:00Z">
              <w:r>
                <w:rPr>
                  <w:rFonts w:hint="eastAsia"/>
                  <w:sz w:val="20"/>
                  <w:szCs w:val="20"/>
                </w:rPr>
                <w:t>LoginBLService</w:t>
              </w:r>
            </w:ins>
          </w:p>
          <w:p w:rsidR="00135ACF" w:rsidRDefault="00135ACF">
            <w:pPr>
              <w:rPr>
                <w:sz w:val="20"/>
                <w:szCs w:val="20"/>
              </w:rPr>
            </w:pPr>
            <w:ins w:id="94" w:author="曹姝玥" w:date="2016-01-02T23:48:00Z">
              <w:r>
                <w:rPr>
                  <w:rFonts w:hint="eastAsia"/>
                  <w:sz w:val="20"/>
                  <w:szCs w:val="20"/>
                </w:rPr>
                <w:t>PositionBLService</w:t>
              </w:r>
            </w:ins>
          </w:p>
        </w:tc>
        <w:tc>
          <w:tcPr>
            <w:tcW w:w="1897" w:type="dxa"/>
            <w:vAlign w:val="center"/>
          </w:tcPr>
          <w:p w:rsidR="00D960C8" w:rsidRDefault="00F41064">
            <w:pPr>
              <w:jc w:val="center"/>
            </w:pPr>
            <w:r>
              <w:rPr>
                <w:rFonts w:ascii="宋体" w:hAnsi="宋体" w:hint="eastAsia"/>
                <w:szCs w:val="21"/>
              </w:rPr>
              <w:t>客户端展示层</w:t>
            </w:r>
          </w:p>
        </w:tc>
        <w:tc>
          <w:tcPr>
            <w:tcW w:w="1898" w:type="dxa"/>
            <w:vAlign w:val="center"/>
          </w:tcPr>
          <w:p w:rsidR="00D960C8" w:rsidRDefault="00F41064">
            <w:pPr>
              <w:jc w:val="center"/>
              <w:rPr>
                <w:rFonts w:ascii="宋体" w:hAnsi="宋体"/>
                <w:szCs w:val="21"/>
              </w:rPr>
            </w:pPr>
            <w:r>
              <w:rPr>
                <w:rFonts w:ascii="宋体" w:hAnsi="宋体" w:hint="eastAsia"/>
                <w:szCs w:val="21"/>
              </w:rPr>
              <w:t>客户端业务逻辑层</w:t>
            </w:r>
          </w:p>
        </w:tc>
      </w:tr>
      <w:tr w:rsidR="00D960C8">
        <w:trPr>
          <w:jc w:val="center"/>
        </w:trPr>
        <w:tc>
          <w:tcPr>
            <w:tcW w:w="2441" w:type="dxa"/>
          </w:tcPr>
          <w:p w:rsidR="00D960C8" w:rsidRDefault="00F41064">
            <w:pPr>
              <w:rPr>
                <w:sz w:val="20"/>
                <w:szCs w:val="20"/>
              </w:rPr>
            </w:pPr>
            <w:r>
              <w:rPr>
                <w:rFonts w:hint="eastAsia"/>
                <w:sz w:val="20"/>
                <w:szCs w:val="20"/>
              </w:rPr>
              <w:t>DatabaseFactory</w:t>
            </w:r>
          </w:p>
          <w:p w:rsidR="00D960C8" w:rsidRDefault="00F41064">
            <w:pPr>
              <w:rPr>
                <w:sz w:val="20"/>
                <w:szCs w:val="20"/>
              </w:rPr>
            </w:pPr>
            <w:r>
              <w:rPr>
                <w:rFonts w:hint="eastAsia"/>
                <w:sz w:val="20"/>
                <w:szCs w:val="20"/>
              </w:rPr>
              <w:t>CommodityDataService</w:t>
            </w:r>
          </w:p>
          <w:p w:rsidR="00D960C8" w:rsidRDefault="00F41064">
            <w:pPr>
              <w:rPr>
                <w:sz w:val="20"/>
                <w:szCs w:val="20"/>
              </w:rPr>
            </w:pPr>
            <w:r>
              <w:rPr>
                <w:rFonts w:hint="eastAsia"/>
                <w:sz w:val="20"/>
                <w:szCs w:val="20"/>
              </w:rPr>
              <w:t>UserDataService</w:t>
            </w:r>
          </w:p>
          <w:p w:rsidR="00D960C8" w:rsidRDefault="00F41064">
            <w:pPr>
              <w:rPr>
                <w:sz w:val="20"/>
                <w:szCs w:val="20"/>
              </w:rPr>
            </w:pPr>
            <w:r>
              <w:rPr>
                <w:rFonts w:hint="eastAsia"/>
                <w:sz w:val="20"/>
                <w:szCs w:val="20"/>
              </w:rPr>
              <w:t>LogDataService</w:t>
            </w:r>
          </w:p>
          <w:p w:rsidR="00D960C8" w:rsidRDefault="00F41064">
            <w:pPr>
              <w:rPr>
                <w:sz w:val="20"/>
                <w:szCs w:val="20"/>
              </w:rPr>
            </w:pPr>
            <w:r>
              <w:rPr>
                <w:rFonts w:hint="eastAsia"/>
                <w:sz w:val="20"/>
                <w:szCs w:val="20"/>
              </w:rPr>
              <w:lastRenderedPageBreak/>
              <w:t>AccountDataService</w:t>
            </w:r>
          </w:p>
          <w:p w:rsidR="00D960C8" w:rsidRDefault="00F41064">
            <w:pPr>
              <w:rPr>
                <w:sz w:val="20"/>
                <w:szCs w:val="20"/>
              </w:rPr>
            </w:pPr>
            <w:r>
              <w:rPr>
                <w:rFonts w:hint="eastAsia"/>
                <w:sz w:val="20"/>
                <w:szCs w:val="20"/>
              </w:rPr>
              <w:t>InstitutionDataService</w:t>
            </w:r>
          </w:p>
          <w:p w:rsidR="00D960C8" w:rsidRDefault="00F41064">
            <w:pPr>
              <w:rPr>
                <w:sz w:val="20"/>
                <w:szCs w:val="20"/>
              </w:rPr>
            </w:pPr>
            <w:r>
              <w:rPr>
                <w:rFonts w:hint="eastAsia"/>
                <w:sz w:val="20"/>
                <w:szCs w:val="20"/>
              </w:rPr>
              <w:t>BeginInfoDataService</w:t>
            </w:r>
          </w:p>
          <w:p w:rsidR="00D960C8" w:rsidRDefault="00F41064">
            <w:pPr>
              <w:rPr>
                <w:sz w:val="20"/>
                <w:szCs w:val="20"/>
              </w:rPr>
            </w:pPr>
            <w:r>
              <w:rPr>
                <w:rFonts w:hint="eastAsia"/>
                <w:sz w:val="20"/>
                <w:szCs w:val="20"/>
              </w:rPr>
              <w:t>StaffManageDataService</w:t>
            </w:r>
          </w:p>
          <w:p w:rsidR="00D960C8" w:rsidRDefault="00F41064">
            <w:pPr>
              <w:rPr>
                <w:sz w:val="20"/>
                <w:szCs w:val="20"/>
              </w:rPr>
            </w:pPr>
            <w:r>
              <w:rPr>
                <w:rFonts w:hint="eastAsia"/>
                <w:sz w:val="20"/>
                <w:szCs w:val="20"/>
              </w:rPr>
              <w:t>SheetDataService</w:t>
            </w:r>
          </w:p>
          <w:p w:rsidR="00D960C8" w:rsidRDefault="00F41064">
            <w:pPr>
              <w:rPr>
                <w:ins w:id="95" w:author="曹姝玥" w:date="2016-01-02T23:48:00Z"/>
                <w:sz w:val="20"/>
                <w:szCs w:val="20"/>
              </w:rPr>
            </w:pPr>
            <w:r>
              <w:rPr>
                <w:rFonts w:hint="eastAsia"/>
                <w:sz w:val="20"/>
                <w:szCs w:val="20"/>
              </w:rPr>
              <w:t>NonUserDataService</w:t>
            </w:r>
          </w:p>
          <w:p w:rsidR="00135ACF" w:rsidRDefault="00135ACF">
            <w:pPr>
              <w:rPr>
                <w:sz w:val="20"/>
                <w:szCs w:val="20"/>
              </w:rPr>
            </w:pPr>
            <w:ins w:id="96" w:author="曹姝玥" w:date="2016-01-02T23:48:00Z">
              <w:r>
                <w:rPr>
                  <w:rFonts w:hint="eastAsia"/>
                  <w:sz w:val="20"/>
                  <w:szCs w:val="20"/>
                </w:rPr>
                <w:t>PositionDataService</w:t>
              </w:r>
            </w:ins>
          </w:p>
        </w:tc>
        <w:tc>
          <w:tcPr>
            <w:tcW w:w="1897" w:type="dxa"/>
            <w:vAlign w:val="center"/>
          </w:tcPr>
          <w:p w:rsidR="00D960C8" w:rsidRDefault="00F41064">
            <w:pPr>
              <w:jc w:val="center"/>
              <w:rPr>
                <w:rFonts w:ascii="宋体" w:hAnsi="宋体"/>
                <w:szCs w:val="21"/>
              </w:rPr>
            </w:pPr>
            <w:r>
              <w:rPr>
                <w:rFonts w:ascii="宋体" w:hAnsi="宋体" w:hint="eastAsia"/>
                <w:szCs w:val="21"/>
              </w:rPr>
              <w:lastRenderedPageBreak/>
              <w:t>客户端业务逻辑层</w:t>
            </w:r>
          </w:p>
        </w:tc>
        <w:tc>
          <w:tcPr>
            <w:tcW w:w="1898" w:type="dxa"/>
            <w:vAlign w:val="center"/>
          </w:tcPr>
          <w:p w:rsidR="00D960C8" w:rsidRDefault="00F41064">
            <w:pPr>
              <w:jc w:val="center"/>
              <w:rPr>
                <w:rFonts w:ascii="宋体" w:hAnsi="宋体"/>
                <w:szCs w:val="21"/>
              </w:rPr>
            </w:pPr>
            <w:r>
              <w:rPr>
                <w:rFonts w:ascii="宋体" w:hAnsi="宋体" w:hint="eastAsia"/>
                <w:szCs w:val="21"/>
              </w:rPr>
              <w:t>服务器端数据层</w:t>
            </w:r>
          </w:p>
        </w:tc>
      </w:tr>
    </w:tbl>
    <w:p w:rsidR="00D960C8" w:rsidRDefault="00D960C8">
      <w:pPr>
        <w:jc w:val="center"/>
        <w:rPr>
          <w:rFonts w:ascii="宋体" w:hAnsi="宋体"/>
          <w:b/>
          <w:bCs/>
          <w:sz w:val="22"/>
        </w:rPr>
      </w:pPr>
    </w:p>
    <w:p w:rsidR="00D960C8" w:rsidRDefault="00F41064">
      <w:pPr>
        <w:ind w:firstLine="420"/>
        <w:rPr>
          <w:rFonts w:ascii="宋体" w:hAnsi="宋体"/>
          <w:szCs w:val="21"/>
        </w:rPr>
      </w:pPr>
      <w:r>
        <w:rPr>
          <w:rFonts w:ascii="宋体" w:hAnsi="宋体" w:hint="eastAsia"/>
          <w:szCs w:val="21"/>
        </w:rPr>
        <w:t>借用单据用例来说明层之间的调用，如图9所示。每一层之间都是由上层依赖了一个接口（需接口），而下层实现这个接口（供接口）。SheetBLService提供了Sheet界面所需要的所有业务逻辑功能。SheetDataService提供了对逻辑文件的增、改、查等操作。这样的实现就大大降低了层与层之间的耦合。</w:t>
      </w:r>
    </w:p>
    <w:p w:rsidR="00D960C8" w:rsidRDefault="00D960C8">
      <w:pPr>
        <w:ind w:firstLine="420"/>
      </w:pPr>
    </w:p>
    <w:p w:rsidR="00D960C8" w:rsidRDefault="00D960C8"/>
    <w:p w:rsidR="00D960C8" w:rsidRDefault="00C61FEA">
      <w:r>
        <w:pict>
          <v:shape id="_x0000_i1033" type="#_x0000_t75" style="width:414.6pt;height:231.05pt">
            <v:imagedata r:id="rId21" o:title="单据接口"/>
          </v:shape>
        </w:pict>
      </w:r>
    </w:p>
    <w:p w:rsidR="00D960C8" w:rsidRDefault="00F41064">
      <w:pPr>
        <w:jc w:val="center"/>
      </w:pPr>
      <w:r>
        <w:rPr>
          <w:rFonts w:hint="eastAsia"/>
        </w:rPr>
        <w:t>图</w:t>
      </w:r>
      <w:r>
        <w:rPr>
          <w:rFonts w:hint="eastAsia"/>
        </w:rPr>
        <w:t xml:space="preserve">9 </w:t>
      </w:r>
      <w:r>
        <w:rPr>
          <w:rFonts w:hint="eastAsia"/>
        </w:rPr>
        <w:t>单据用例层之间调用的接口</w:t>
      </w:r>
    </w:p>
    <w:p w:rsidR="00D960C8" w:rsidRDefault="00D960C8"/>
    <w:p w:rsidR="00D960C8" w:rsidRDefault="00C61FEA">
      <w:r>
        <w:lastRenderedPageBreak/>
        <w:pict>
          <v:shape id="_x0000_i1034" type="#_x0000_t75" style="width:414.6pt;height:236.55pt">
            <v:imagedata r:id="rId22" o:title="日志接口"/>
          </v:shape>
        </w:pict>
      </w:r>
    </w:p>
    <w:p w:rsidR="00D960C8" w:rsidRDefault="00F41064">
      <w:pPr>
        <w:jc w:val="center"/>
      </w:pPr>
      <w:r>
        <w:rPr>
          <w:rFonts w:hint="eastAsia"/>
        </w:rPr>
        <w:t>图</w:t>
      </w:r>
      <w:r>
        <w:rPr>
          <w:rFonts w:hint="eastAsia"/>
        </w:rPr>
        <w:t xml:space="preserve">10 </w:t>
      </w:r>
      <w:r>
        <w:rPr>
          <w:rFonts w:hint="eastAsia"/>
        </w:rPr>
        <w:t>日志用例层之间调用的接口</w:t>
      </w:r>
    </w:p>
    <w:p w:rsidR="00D960C8" w:rsidRDefault="00D960C8"/>
    <w:p w:rsidR="00D960C8" w:rsidRDefault="00C61FEA">
      <w:r>
        <w:pict>
          <v:shape id="_x0000_i1035" type="#_x0000_t75" style="width:414.6pt;height:257.15pt">
            <v:imagedata r:id="rId23" o:title="Account用例层之间调用的接口"/>
          </v:shape>
        </w:pict>
      </w:r>
    </w:p>
    <w:p w:rsidR="00D960C8" w:rsidRDefault="00F41064">
      <w:pPr>
        <w:jc w:val="center"/>
      </w:pPr>
      <w:r>
        <w:rPr>
          <w:rFonts w:hint="eastAsia"/>
        </w:rPr>
        <w:t>图</w:t>
      </w:r>
      <w:r>
        <w:rPr>
          <w:rFonts w:hint="eastAsia"/>
        </w:rPr>
        <w:t xml:space="preserve">11 </w:t>
      </w:r>
      <w:r>
        <w:rPr>
          <w:rFonts w:hint="eastAsia"/>
        </w:rPr>
        <w:t>账户用例层之间调用的接口</w:t>
      </w:r>
    </w:p>
    <w:p w:rsidR="00D960C8" w:rsidRDefault="00D960C8"/>
    <w:p w:rsidR="00D960C8" w:rsidRDefault="00D960C8"/>
    <w:p w:rsidR="00D960C8" w:rsidRDefault="00C61FEA">
      <w:r>
        <w:lastRenderedPageBreak/>
        <w:pict>
          <v:shape id="_x0000_i1036" type="#_x0000_t75" style="width:414.6pt;height:279.3pt">
            <v:imagedata r:id="rId24" o:title="BeginInfo用例层之间调用的接口"/>
          </v:shape>
        </w:pict>
      </w:r>
    </w:p>
    <w:p w:rsidR="00D960C8" w:rsidRDefault="00F41064">
      <w:pPr>
        <w:jc w:val="center"/>
      </w:pPr>
      <w:r>
        <w:rPr>
          <w:rFonts w:hint="eastAsia"/>
        </w:rPr>
        <w:t>图</w:t>
      </w:r>
      <w:r>
        <w:rPr>
          <w:rFonts w:hint="eastAsia"/>
        </w:rPr>
        <w:t xml:space="preserve">12 </w:t>
      </w:r>
      <w:r>
        <w:rPr>
          <w:rFonts w:hint="eastAsia"/>
        </w:rPr>
        <w:t>期初建账用例层之间调用的接口</w:t>
      </w:r>
    </w:p>
    <w:p w:rsidR="00D960C8" w:rsidRDefault="00F41064">
      <w:pPr>
        <w:jc w:val="center"/>
      </w:pPr>
      <w:r>
        <w:rPr>
          <w:noProof/>
        </w:rPr>
        <w:drawing>
          <wp:inline distT="0" distB="0" distL="0" distR="0">
            <wp:extent cx="5274310" cy="23552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5" cstate="print"/>
                    <a:srcRect/>
                    <a:stretch>
                      <a:fillRect/>
                    </a:stretch>
                  </pic:blipFill>
                  <pic:spPr>
                    <a:xfrm>
                      <a:off x="0" y="0"/>
                      <a:ext cx="5274310" cy="2355695"/>
                    </a:xfrm>
                    <a:prstGeom prst="rect">
                      <a:avLst/>
                    </a:prstGeom>
                    <a:noFill/>
                    <a:ln w="9525">
                      <a:noFill/>
                      <a:miter lim="800000"/>
                      <a:headEnd/>
                      <a:tailEnd/>
                    </a:ln>
                  </pic:spPr>
                </pic:pic>
              </a:graphicData>
            </a:graphic>
          </wp:inline>
        </w:drawing>
      </w:r>
    </w:p>
    <w:p w:rsidR="00D960C8" w:rsidRDefault="00F41064">
      <w:pPr>
        <w:jc w:val="center"/>
      </w:pPr>
      <w:r>
        <w:rPr>
          <w:rFonts w:hint="eastAsia"/>
        </w:rPr>
        <w:t>图</w:t>
      </w:r>
      <w:r>
        <w:rPr>
          <w:rFonts w:hint="eastAsia"/>
        </w:rPr>
        <w:t xml:space="preserve">13 </w:t>
      </w:r>
      <w:r>
        <w:rPr>
          <w:rFonts w:hint="eastAsia"/>
        </w:rPr>
        <w:t>用户管理用例层之间调用的接口</w:t>
      </w:r>
    </w:p>
    <w:p w:rsidR="00D960C8" w:rsidRDefault="00D960C8">
      <w:pPr>
        <w:jc w:val="center"/>
      </w:pPr>
    </w:p>
    <w:p w:rsidR="00D960C8" w:rsidRDefault="00F41064">
      <w:r>
        <w:rPr>
          <w:noProof/>
        </w:rPr>
        <w:drawing>
          <wp:inline distT="0" distB="0" distL="0" distR="0">
            <wp:extent cx="5274310" cy="2209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6" cstate="print"/>
                    <a:srcRect/>
                    <a:stretch>
                      <a:fillRect/>
                    </a:stretch>
                  </pic:blipFill>
                  <pic:spPr>
                    <a:xfrm>
                      <a:off x="0" y="0"/>
                      <a:ext cx="5274310" cy="2210010"/>
                    </a:xfrm>
                    <a:prstGeom prst="rect">
                      <a:avLst/>
                    </a:prstGeom>
                    <a:noFill/>
                    <a:ln w="9525">
                      <a:noFill/>
                      <a:miter lim="800000"/>
                      <a:headEnd/>
                      <a:tailEnd/>
                    </a:ln>
                  </pic:spPr>
                </pic:pic>
              </a:graphicData>
            </a:graphic>
          </wp:inline>
        </w:drawing>
      </w:r>
    </w:p>
    <w:p w:rsidR="00D960C8" w:rsidRDefault="00F41064">
      <w:pPr>
        <w:jc w:val="center"/>
      </w:pPr>
      <w:r>
        <w:rPr>
          <w:rFonts w:hint="eastAsia"/>
        </w:rPr>
        <w:lastRenderedPageBreak/>
        <w:t>图</w:t>
      </w:r>
      <w:r>
        <w:rPr>
          <w:rFonts w:hint="eastAsia"/>
        </w:rPr>
        <w:t xml:space="preserve">14 </w:t>
      </w:r>
      <w:r>
        <w:rPr>
          <w:rFonts w:hint="eastAsia"/>
        </w:rPr>
        <w:t>人员机构管理用例层之间调用的接口</w:t>
      </w:r>
    </w:p>
    <w:p w:rsidR="00D960C8" w:rsidRDefault="00F41064">
      <w:pPr>
        <w:jc w:val="center"/>
      </w:pPr>
      <w:r>
        <w:rPr>
          <w:noProof/>
        </w:rPr>
        <w:drawing>
          <wp:inline distT="0" distB="0" distL="0" distR="0">
            <wp:extent cx="5274310" cy="21196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7" cstate="print"/>
                    <a:srcRect/>
                    <a:stretch>
                      <a:fillRect/>
                    </a:stretch>
                  </pic:blipFill>
                  <pic:spPr>
                    <a:xfrm>
                      <a:off x="0" y="0"/>
                      <a:ext cx="5274310" cy="2119818"/>
                    </a:xfrm>
                    <a:prstGeom prst="rect">
                      <a:avLst/>
                    </a:prstGeom>
                    <a:noFill/>
                    <a:ln w="9525">
                      <a:noFill/>
                      <a:miter lim="800000"/>
                      <a:headEnd/>
                      <a:tailEnd/>
                    </a:ln>
                  </pic:spPr>
                </pic:pic>
              </a:graphicData>
            </a:graphic>
          </wp:inline>
        </w:drawing>
      </w:r>
    </w:p>
    <w:p w:rsidR="00D960C8" w:rsidRDefault="00F41064">
      <w:pPr>
        <w:jc w:val="center"/>
      </w:pPr>
      <w:r>
        <w:rPr>
          <w:rFonts w:hint="eastAsia"/>
        </w:rPr>
        <w:t>图</w:t>
      </w:r>
      <w:r>
        <w:rPr>
          <w:rFonts w:hint="eastAsia"/>
        </w:rPr>
        <w:t xml:space="preserve">15 </w:t>
      </w:r>
      <w:r>
        <w:rPr>
          <w:rFonts w:hint="eastAsia"/>
        </w:rPr>
        <w:t>个人帐号管理用例层之间调用的接口</w:t>
      </w:r>
    </w:p>
    <w:p w:rsidR="00D960C8" w:rsidRDefault="00D960C8">
      <w:pPr>
        <w:jc w:val="center"/>
      </w:pPr>
    </w:p>
    <w:p w:rsidR="00D960C8" w:rsidRDefault="00C61FEA">
      <w:pPr>
        <w:jc w:val="center"/>
      </w:pPr>
      <w:r>
        <w:pict>
          <v:shape id="_x0000_i1037" type="#_x0000_t75" style="width:414.6pt;height:238.95pt">
            <v:imagedata r:id="rId28" o:title="库存接口"/>
          </v:shape>
        </w:pict>
      </w:r>
    </w:p>
    <w:p w:rsidR="00D960C8" w:rsidRDefault="00F41064">
      <w:pPr>
        <w:jc w:val="center"/>
      </w:pPr>
      <w:r>
        <w:rPr>
          <w:rFonts w:hint="eastAsia"/>
        </w:rPr>
        <w:t>图</w:t>
      </w:r>
      <w:r>
        <w:rPr>
          <w:rFonts w:hint="eastAsia"/>
        </w:rPr>
        <w:t xml:space="preserve">16 </w:t>
      </w:r>
      <w:r>
        <w:rPr>
          <w:rFonts w:hint="eastAsia"/>
        </w:rPr>
        <w:t>库存用例层之间调用的接口</w:t>
      </w:r>
    </w:p>
    <w:p w:rsidR="00D960C8" w:rsidRDefault="00D960C8">
      <w:pPr>
        <w:jc w:val="center"/>
      </w:pPr>
    </w:p>
    <w:p w:rsidR="00D960C8" w:rsidRDefault="00C61FEA">
      <w:pPr>
        <w:jc w:val="center"/>
      </w:pPr>
      <w:r>
        <w:lastRenderedPageBreak/>
        <w:pict>
          <v:shape id="_x0000_i1038" type="#_x0000_t75" style="width:415.4pt;height:200.95pt">
            <v:imagedata r:id="rId29" o:title="非用户信息接口"/>
          </v:shape>
        </w:pict>
      </w:r>
    </w:p>
    <w:p w:rsidR="00D960C8" w:rsidRDefault="00F41064">
      <w:pPr>
        <w:jc w:val="center"/>
      </w:pPr>
      <w:r>
        <w:rPr>
          <w:rFonts w:hint="eastAsia"/>
        </w:rPr>
        <w:t>图</w:t>
      </w:r>
      <w:r>
        <w:rPr>
          <w:rFonts w:hint="eastAsia"/>
        </w:rPr>
        <w:t xml:space="preserve">17 </w:t>
      </w:r>
      <w:r>
        <w:rPr>
          <w:rFonts w:hint="eastAsia"/>
        </w:rPr>
        <w:t>非用户层之间调用的接口</w:t>
      </w:r>
    </w:p>
    <w:p w:rsidR="00D960C8" w:rsidRDefault="00D960C8">
      <w:pPr>
        <w:jc w:val="center"/>
        <w:rPr>
          <w:ins w:id="97" w:author="曹姝玥" w:date="2015-12-31T20:56:00Z"/>
        </w:rPr>
      </w:pPr>
    </w:p>
    <w:p w:rsidR="006B6364" w:rsidRDefault="006B6364">
      <w:pPr>
        <w:jc w:val="center"/>
        <w:rPr>
          <w:ins w:id="98" w:author="曹姝玥" w:date="2015-12-31T20:56:00Z"/>
        </w:rPr>
      </w:pPr>
    </w:p>
    <w:p w:rsidR="006B6364" w:rsidRDefault="006B6364">
      <w:pPr>
        <w:jc w:val="center"/>
      </w:pPr>
    </w:p>
    <w:p w:rsidR="00D960C8" w:rsidRDefault="00F41064">
      <w:pPr>
        <w:pStyle w:val="2"/>
      </w:pPr>
      <w:bookmarkStart w:id="99" w:name="_Toc401040350"/>
      <w:r>
        <w:rPr>
          <w:rFonts w:hint="eastAsia"/>
        </w:rPr>
        <w:t xml:space="preserve">  </w:t>
      </w:r>
      <w:bookmarkStart w:id="100" w:name="_Toc18683"/>
      <w:r>
        <w:rPr>
          <w:rFonts w:hint="eastAsia"/>
        </w:rPr>
        <w:t>5.2</w:t>
      </w:r>
      <w:r>
        <w:rPr>
          <w:rFonts w:hint="eastAsia"/>
        </w:rPr>
        <w:t>用户界面层的分解</w:t>
      </w:r>
      <w:bookmarkEnd w:id="99"/>
      <w:bookmarkEnd w:id="100"/>
    </w:p>
    <w:p w:rsidR="00D960C8" w:rsidRDefault="00F41064">
      <w:pPr>
        <w:ind w:firstLine="420"/>
        <w:rPr>
          <w:rFonts w:ascii="宋体" w:hAnsi="宋体"/>
          <w:szCs w:val="21"/>
        </w:rPr>
      </w:pPr>
      <w:r>
        <w:rPr>
          <w:rFonts w:ascii="宋体" w:hAnsi="宋体" w:hint="eastAsia"/>
          <w:szCs w:val="21"/>
        </w:rPr>
        <w:t>根据需求，系统存在3</w:t>
      </w:r>
      <w:del w:id="101" w:author="李莹" w:date="2016-01-02T14:51:00Z">
        <w:r w:rsidDel="00FB6F27">
          <w:rPr>
            <w:rFonts w:ascii="宋体" w:hAnsi="宋体" w:hint="eastAsia"/>
            <w:szCs w:val="21"/>
          </w:rPr>
          <w:delText>3</w:delText>
        </w:r>
      </w:del>
      <w:ins w:id="102" w:author="李莹" w:date="2016-01-02T14:51:00Z">
        <w:r w:rsidR="00FB6F27">
          <w:rPr>
            <w:rFonts w:ascii="宋体" w:hAnsi="宋体" w:hint="eastAsia"/>
            <w:szCs w:val="21"/>
          </w:rPr>
          <w:t>2</w:t>
        </w:r>
      </w:ins>
      <w:r>
        <w:rPr>
          <w:rFonts w:ascii="宋体" w:hAnsi="宋体" w:hint="eastAsia"/>
          <w:szCs w:val="21"/>
        </w:rPr>
        <w:t>个用户界面：库存管理人员界面、财务人员界面、总经理界面、管理员界面、快递员界面、营业厅业务员界面、中转中心业务员界面、入库单填写界面、出库单填写界面、库存分区界面、库存报警界面、库存盘点界面、人员机构管理界面、常量制定界面、</w:t>
      </w:r>
      <w:ins w:id="103" w:author="李莹" w:date="2016-01-02T14:51:00Z">
        <w:r w:rsidR="00E02488">
          <w:rPr>
            <w:rFonts w:ascii="宋体" w:hAnsi="宋体" w:hint="eastAsia"/>
            <w:szCs w:val="21"/>
          </w:rPr>
          <w:t>统计报表界面、</w:t>
        </w:r>
      </w:ins>
      <w:del w:id="104" w:author="李莹" w:date="2016-01-02T14:51:00Z">
        <w:r w:rsidDel="00E02488">
          <w:rPr>
            <w:rFonts w:ascii="宋体" w:hAnsi="宋体" w:hint="eastAsia"/>
            <w:szCs w:val="21"/>
          </w:rPr>
          <w:delText>成本收益表界面、</w:delText>
        </w:r>
      </w:del>
      <w:r>
        <w:rPr>
          <w:rFonts w:ascii="宋体" w:hAnsi="宋体" w:hint="eastAsia"/>
          <w:szCs w:val="21"/>
        </w:rPr>
        <w:t>单据审批界面、</w:t>
      </w:r>
      <w:del w:id="105" w:author="李莹" w:date="2016-01-02T14:51:00Z">
        <w:r w:rsidDel="00E02488">
          <w:rPr>
            <w:rFonts w:ascii="宋体" w:hAnsi="宋体" w:hint="eastAsia"/>
            <w:szCs w:val="21"/>
          </w:rPr>
          <w:delText>经营情况表界面、</w:delText>
        </w:r>
      </w:del>
      <w:r>
        <w:rPr>
          <w:rFonts w:ascii="宋体" w:hAnsi="宋体" w:hint="eastAsia"/>
          <w:szCs w:val="21"/>
        </w:rPr>
        <w:t>日志查询界面、银行账户管理界面、期初建账界面、付款单界面、调整用户界面、订单信息记录界面、收件信息记录界面、中转中心发货单界面、中转货物接收单界面、装车单界面、司机信息界面、收款单界面、派件单填写界面、接收单填写界面、车辆信息界面、车辆装车管理界面。界面跳转如图18所示。</w:t>
      </w:r>
    </w:p>
    <w:p w:rsidR="00D960C8" w:rsidRDefault="00D960C8">
      <w:pPr>
        <w:ind w:firstLine="420"/>
        <w:rPr>
          <w:rFonts w:ascii="宋体" w:hAnsi="宋体"/>
          <w:szCs w:val="21"/>
        </w:rPr>
      </w:pPr>
    </w:p>
    <w:p w:rsidR="00D960C8" w:rsidRDefault="00D960C8">
      <w:pPr>
        <w:ind w:firstLine="420"/>
        <w:rPr>
          <w:rFonts w:ascii="宋体" w:hAnsi="宋体"/>
          <w:szCs w:val="21"/>
        </w:rPr>
      </w:pPr>
    </w:p>
    <w:p w:rsidR="00D960C8" w:rsidRDefault="00D960C8">
      <w:pPr>
        <w:ind w:firstLine="420"/>
        <w:rPr>
          <w:rFonts w:ascii="宋体" w:hAnsi="宋体"/>
          <w:szCs w:val="21"/>
        </w:rPr>
      </w:pPr>
    </w:p>
    <w:p w:rsidR="00D960C8" w:rsidRDefault="00D960C8">
      <w:pPr>
        <w:ind w:firstLine="420"/>
        <w:rPr>
          <w:rFonts w:ascii="宋体" w:hAnsi="宋体"/>
          <w:szCs w:val="21"/>
        </w:rPr>
      </w:pPr>
    </w:p>
    <w:p w:rsidR="00D960C8" w:rsidRDefault="00D960C8">
      <w:pPr>
        <w:ind w:firstLine="420"/>
        <w:rPr>
          <w:rFonts w:ascii="宋体" w:hAnsi="宋体"/>
          <w:szCs w:val="21"/>
        </w:rPr>
      </w:pPr>
    </w:p>
    <w:p w:rsidR="00D960C8" w:rsidRDefault="00D960C8">
      <w:pPr>
        <w:ind w:firstLine="420"/>
        <w:rPr>
          <w:rFonts w:ascii="宋体" w:hAnsi="宋体"/>
          <w:szCs w:val="21"/>
        </w:rPr>
      </w:pPr>
    </w:p>
    <w:p w:rsidR="00D960C8" w:rsidRDefault="00D960C8">
      <w:pPr>
        <w:ind w:firstLine="420"/>
        <w:rPr>
          <w:rFonts w:ascii="宋体" w:hAnsi="宋体"/>
          <w:szCs w:val="21"/>
        </w:rPr>
      </w:pPr>
    </w:p>
    <w:p w:rsidR="00D960C8" w:rsidRDefault="00D960C8">
      <w:pPr>
        <w:ind w:firstLine="420"/>
        <w:rPr>
          <w:rFonts w:ascii="宋体" w:hAnsi="宋体"/>
          <w:szCs w:val="21"/>
        </w:rPr>
      </w:pPr>
    </w:p>
    <w:p w:rsidR="00D960C8" w:rsidRDefault="00D960C8">
      <w:pPr>
        <w:ind w:firstLine="420"/>
        <w:rPr>
          <w:rFonts w:ascii="宋体" w:hAnsi="宋体"/>
          <w:szCs w:val="21"/>
        </w:rPr>
      </w:pPr>
    </w:p>
    <w:p w:rsidR="00D960C8" w:rsidRDefault="00D960C8">
      <w:pPr>
        <w:ind w:firstLine="420"/>
        <w:rPr>
          <w:rFonts w:ascii="宋体" w:hAnsi="宋体"/>
          <w:szCs w:val="21"/>
        </w:rPr>
      </w:pPr>
    </w:p>
    <w:p w:rsidR="00D960C8" w:rsidRDefault="00D960C8">
      <w:pPr>
        <w:ind w:firstLine="420"/>
        <w:rPr>
          <w:rFonts w:ascii="宋体" w:hAnsi="宋体"/>
          <w:szCs w:val="21"/>
        </w:rPr>
      </w:pPr>
    </w:p>
    <w:p w:rsidR="00D960C8" w:rsidRDefault="00D960C8">
      <w:pPr>
        <w:ind w:firstLine="420"/>
        <w:rPr>
          <w:rFonts w:ascii="宋体" w:hAnsi="宋体"/>
          <w:szCs w:val="21"/>
        </w:rPr>
      </w:pPr>
    </w:p>
    <w:p w:rsidR="00D960C8" w:rsidRDefault="00D960C8">
      <w:pPr>
        <w:ind w:firstLine="420"/>
        <w:rPr>
          <w:rFonts w:ascii="宋体" w:hAnsi="宋体"/>
          <w:szCs w:val="21"/>
        </w:rPr>
      </w:pPr>
    </w:p>
    <w:p w:rsidR="00D960C8" w:rsidRDefault="00D960C8">
      <w:pPr>
        <w:ind w:firstLine="420"/>
        <w:rPr>
          <w:rFonts w:ascii="宋体" w:hAnsi="宋体"/>
          <w:szCs w:val="21"/>
        </w:rPr>
      </w:pPr>
    </w:p>
    <w:p w:rsidR="00D960C8" w:rsidRDefault="00D960C8">
      <w:pPr>
        <w:ind w:firstLine="420"/>
        <w:rPr>
          <w:rFonts w:ascii="宋体" w:hAnsi="宋体"/>
          <w:szCs w:val="21"/>
        </w:rPr>
      </w:pPr>
    </w:p>
    <w:p w:rsidR="00D960C8" w:rsidRDefault="00D960C8">
      <w:pPr>
        <w:ind w:firstLine="420"/>
        <w:rPr>
          <w:rFonts w:ascii="宋体" w:hAnsi="宋体"/>
          <w:szCs w:val="21"/>
        </w:rPr>
      </w:pPr>
    </w:p>
    <w:p w:rsidR="00D960C8" w:rsidRDefault="00D960C8">
      <w:pPr>
        <w:ind w:firstLine="420"/>
        <w:rPr>
          <w:rFonts w:ascii="宋体" w:hAnsi="宋体"/>
          <w:szCs w:val="21"/>
        </w:rPr>
      </w:pPr>
    </w:p>
    <w:p w:rsidR="00D960C8" w:rsidRDefault="00D960C8">
      <w:pPr>
        <w:ind w:firstLine="420"/>
        <w:rPr>
          <w:rFonts w:ascii="宋体" w:hAnsi="宋体"/>
          <w:szCs w:val="21"/>
        </w:rPr>
      </w:pPr>
    </w:p>
    <w:p w:rsidR="00D960C8" w:rsidRDefault="00D960C8">
      <w:pPr>
        <w:ind w:firstLine="420"/>
        <w:rPr>
          <w:rFonts w:ascii="宋体" w:hAnsi="宋体"/>
          <w:szCs w:val="21"/>
        </w:rPr>
      </w:pPr>
    </w:p>
    <w:p w:rsidR="00D960C8" w:rsidRDefault="00C61FEA">
      <w:r>
        <w:pict>
          <v:shape id="_x0000_i1039" type="#_x0000_t75" style="width:440.7pt;height:578.35pt">
            <v:imagedata r:id="rId30" o:title=""/>
          </v:shape>
        </w:pict>
      </w:r>
    </w:p>
    <w:p w:rsidR="00D960C8" w:rsidRDefault="00D960C8"/>
    <w:p w:rsidR="00D960C8" w:rsidRDefault="00D960C8"/>
    <w:p w:rsidR="00D960C8" w:rsidRDefault="00D960C8"/>
    <w:p w:rsidR="00D960C8" w:rsidRDefault="00D960C8"/>
    <w:p w:rsidR="00D960C8" w:rsidRDefault="00D960C8"/>
    <w:p w:rsidR="00D960C8" w:rsidRDefault="00D960C8"/>
    <w:p w:rsidR="00D960C8" w:rsidRDefault="00C61FEA">
      <w:r>
        <w:pict>
          <v:shape id="_x0000_i1040" type="#_x0000_t75" style="width:454.15pt;height:580.75pt">
            <v:imagedata r:id="rId31" o:title=""/>
          </v:shape>
        </w:pict>
      </w:r>
    </w:p>
    <w:p w:rsidR="00D960C8" w:rsidRDefault="00F41064">
      <w:pPr>
        <w:pStyle w:val="a3"/>
        <w:jc w:val="center"/>
        <w:rPr>
          <w:rFonts w:ascii="宋体" w:eastAsia="宋体" w:hAnsi="宋体"/>
          <w:sz w:val="22"/>
          <w:szCs w:val="22"/>
        </w:rPr>
      </w:pPr>
      <w:r>
        <w:rPr>
          <w:rFonts w:ascii="宋体" w:eastAsia="宋体" w:hAnsi="宋体" w:hint="eastAsia"/>
          <w:sz w:val="22"/>
          <w:szCs w:val="22"/>
        </w:rPr>
        <w:t>图18 用户界面跳转</w:t>
      </w:r>
    </w:p>
    <w:p w:rsidR="00D960C8" w:rsidRDefault="00D960C8"/>
    <w:p w:rsidR="00D960C8" w:rsidRDefault="00F41064">
      <w:pPr>
        <w:ind w:firstLine="420"/>
        <w:rPr>
          <w:rFonts w:ascii="宋体" w:hAnsi="宋体"/>
          <w:szCs w:val="21"/>
        </w:rPr>
      </w:pPr>
      <w:r>
        <w:rPr>
          <w:rFonts w:ascii="宋体" w:hAnsi="宋体" w:hint="eastAsia"/>
          <w:szCs w:val="21"/>
        </w:rPr>
        <w:t>服务器端和客户端的用户设计接口是一致的，只是具体的页面不一样，用户界面类如图19所示。</w:t>
      </w:r>
    </w:p>
    <w:p w:rsidR="00D960C8" w:rsidRDefault="00F41064">
      <w:pPr>
        <w:ind w:firstLine="420"/>
        <w:rPr>
          <w:rFonts w:ascii="宋体" w:hAnsi="宋体"/>
          <w:szCs w:val="21"/>
        </w:rPr>
      </w:pPr>
      <w:r>
        <w:rPr>
          <w:rFonts w:ascii="宋体" w:hAnsi="宋体" w:hint="eastAsia"/>
          <w:szCs w:val="21"/>
        </w:rPr>
        <w:lastRenderedPageBreak/>
        <w:t xml:space="preserve">            </w:t>
      </w:r>
      <w:r w:rsidR="00C61FEA" w:rsidRPr="00403BAA">
        <w:rPr>
          <w:rFonts w:ascii="宋体" w:hAnsi="宋体"/>
          <w:szCs w:val="21"/>
        </w:rPr>
        <w:pict>
          <v:shape id="_x0000_i1041" type="#_x0000_t75" style="width:254pt;height:127.4pt">
            <v:imagedata r:id="rId32" o:title=""/>
          </v:shape>
        </w:pict>
      </w:r>
    </w:p>
    <w:p w:rsidR="00D960C8" w:rsidRDefault="00F41064">
      <w:pPr>
        <w:pStyle w:val="a3"/>
        <w:jc w:val="center"/>
        <w:rPr>
          <w:rFonts w:ascii="宋体" w:eastAsia="宋体" w:hAnsi="宋体"/>
          <w:sz w:val="22"/>
          <w:szCs w:val="22"/>
        </w:rPr>
      </w:pPr>
      <w:r>
        <w:rPr>
          <w:rFonts w:ascii="宋体" w:eastAsia="宋体" w:hAnsi="宋体" w:hint="eastAsia"/>
          <w:sz w:val="22"/>
          <w:szCs w:val="22"/>
        </w:rPr>
        <w:t>图19 用户界面类</w:t>
      </w:r>
    </w:p>
    <w:p w:rsidR="00D960C8" w:rsidRDefault="00D960C8">
      <w:pPr>
        <w:rPr>
          <w:rFonts w:ascii="宋体" w:hAnsi="宋体"/>
          <w:sz w:val="22"/>
        </w:rPr>
      </w:pPr>
    </w:p>
    <w:p w:rsidR="00D960C8" w:rsidRDefault="00F41064">
      <w:pPr>
        <w:pStyle w:val="3"/>
      </w:pPr>
      <w:bookmarkStart w:id="106" w:name="_Toc401040351"/>
      <w:r>
        <w:rPr>
          <w:rFonts w:hint="eastAsia"/>
        </w:rPr>
        <w:t xml:space="preserve">     </w:t>
      </w:r>
      <w:bookmarkStart w:id="107" w:name="_Toc14329"/>
      <w:r>
        <w:rPr>
          <w:rFonts w:hint="eastAsia"/>
        </w:rPr>
        <w:t>5.2.1</w:t>
      </w:r>
      <w:r>
        <w:rPr>
          <w:rFonts w:hint="eastAsia"/>
        </w:rPr>
        <w:t>用户界面层模块的职责</w:t>
      </w:r>
      <w:bookmarkEnd w:id="106"/>
      <w:bookmarkEnd w:id="107"/>
    </w:p>
    <w:p w:rsidR="00D960C8" w:rsidRDefault="00F41064">
      <w:pPr>
        <w:ind w:firstLine="420"/>
        <w:rPr>
          <w:rFonts w:ascii="宋体" w:hAnsi="宋体"/>
          <w:szCs w:val="21"/>
        </w:rPr>
      </w:pPr>
      <w:r>
        <w:rPr>
          <w:rFonts w:ascii="宋体" w:hAnsi="宋体" w:hint="eastAsia"/>
          <w:szCs w:val="21"/>
        </w:rPr>
        <w:t xml:space="preserve">    如表5所示为用户界面层模块的职责。</w:t>
      </w:r>
    </w:p>
    <w:p w:rsidR="00D960C8" w:rsidRDefault="00F41064">
      <w:pPr>
        <w:pStyle w:val="a3"/>
        <w:jc w:val="center"/>
        <w:rPr>
          <w:rFonts w:ascii="宋体" w:eastAsia="宋体" w:hAnsi="宋体"/>
          <w:b/>
          <w:bCs/>
          <w:sz w:val="22"/>
          <w:szCs w:val="22"/>
        </w:rPr>
      </w:pPr>
      <w:r>
        <w:rPr>
          <w:rFonts w:ascii="宋体" w:eastAsia="宋体" w:hAnsi="宋体" w:hint="eastAsia"/>
          <w:b/>
          <w:bCs/>
          <w:sz w:val="22"/>
          <w:szCs w:val="22"/>
        </w:rPr>
        <w:t>表</w:t>
      </w:r>
      <w:r w:rsidR="00403BAA">
        <w:rPr>
          <w:rFonts w:ascii="宋体" w:eastAsia="宋体" w:hAnsi="宋体"/>
          <w:b/>
          <w:bCs/>
          <w:sz w:val="22"/>
          <w:szCs w:val="22"/>
        </w:rPr>
        <w:fldChar w:fldCharType="begin"/>
      </w:r>
      <w:r>
        <w:rPr>
          <w:rFonts w:ascii="宋体" w:eastAsia="宋体" w:hAnsi="宋体"/>
          <w:b/>
          <w:bCs/>
          <w:sz w:val="22"/>
          <w:szCs w:val="22"/>
        </w:rPr>
        <w:instrText xml:space="preserve"> STYLEREF 1 \s </w:instrText>
      </w:r>
      <w:r w:rsidR="00403BAA">
        <w:rPr>
          <w:rFonts w:ascii="宋体" w:eastAsia="宋体" w:hAnsi="宋体"/>
          <w:b/>
          <w:bCs/>
          <w:sz w:val="22"/>
          <w:szCs w:val="22"/>
        </w:rPr>
        <w:fldChar w:fldCharType="separate"/>
      </w:r>
      <w:r>
        <w:rPr>
          <w:rFonts w:ascii="宋体" w:eastAsia="宋体" w:hAnsi="宋体"/>
          <w:b/>
          <w:bCs/>
          <w:sz w:val="22"/>
          <w:szCs w:val="22"/>
        </w:rPr>
        <w:t>5</w:t>
      </w:r>
      <w:r w:rsidR="00403BAA">
        <w:rPr>
          <w:rFonts w:ascii="宋体" w:eastAsia="宋体" w:hAnsi="宋体"/>
          <w:b/>
          <w:bCs/>
          <w:sz w:val="22"/>
          <w:szCs w:val="22"/>
        </w:rPr>
        <w:fldChar w:fldCharType="end"/>
      </w:r>
      <w:r>
        <w:rPr>
          <w:rFonts w:ascii="宋体" w:eastAsia="宋体" w:hAnsi="宋体" w:hint="eastAsia"/>
          <w:b/>
          <w:bCs/>
          <w:sz w:val="22"/>
          <w:szCs w:val="22"/>
        </w:rPr>
        <w:t xml:space="preserve"> 用户界面层模块的职责</w:t>
      </w:r>
    </w:p>
    <w:tbl>
      <w:tblPr>
        <w:tblStyle w:val="a8"/>
        <w:tblW w:w="8522" w:type="dxa"/>
        <w:tblLayout w:type="fixed"/>
        <w:tblLook w:val="04A0"/>
      </w:tblPr>
      <w:tblGrid>
        <w:gridCol w:w="1807"/>
        <w:gridCol w:w="6715"/>
      </w:tblGrid>
      <w:tr w:rsidR="00D960C8">
        <w:tc>
          <w:tcPr>
            <w:tcW w:w="1807" w:type="dxa"/>
          </w:tcPr>
          <w:p w:rsidR="00D960C8" w:rsidRDefault="00F41064">
            <w:pPr>
              <w:jc w:val="center"/>
              <w:rPr>
                <w:b/>
              </w:rPr>
            </w:pPr>
            <w:r>
              <w:rPr>
                <w:rFonts w:hint="eastAsia"/>
                <w:b/>
              </w:rPr>
              <w:t>模块</w:t>
            </w:r>
          </w:p>
        </w:tc>
        <w:tc>
          <w:tcPr>
            <w:tcW w:w="6715" w:type="dxa"/>
          </w:tcPr>
          <w:p w:rsidR="00D960C8" w:rsidRDefault="00F41064">
            <w:pPr>
              <w:jc w:val="center"/>
              <w:rPr>
                <w:b/>
              </w:rPr>
            </w:pPr>
            <w:r>
              <w:rPr>
                <w:rFonts w:hint="eastAsia"/>
                <w:b/>
              </w:rPr>
              <w:t>职责</w:t>
            </w:r>
          </w:p>
        </w:tc>
      </w:tr>
      <w:tr w:rsidR="00D960C8">
        <w:tc>
          <w:tcPr>
            <w:tcW w:w="1807" w:type="dxa"/>
          </w:tcPr>
          <w:p w:rsidR="00D960C8" w:rsidRDefault="00F41064">
            <w:pPr>
              <w:jc w:val="left"/>
            </w:pPr>
            <w:r>
              <w:rPr>
                <w:rFonts w:hint="eastAsia"/>
              </w:rPr>
              <w:t>MainFrame</w:t>
            </w:r>
          </w:p>
        </w:tc>
        <w:tc>
          <w:tcPr>
            <w:tcW w:w="6715" w:type="dxa"/>
          </w:tcPr>
          <w:p w:rsidR="00D960C8" w:rsidRDefault="00F41064">
            <w:pPr>
              <w:jc w:val="left"/>
            </w:pPr>
            <w:r>
              <w:rPr>
                <w:rFonts w:ascii="宋体" w:hAnsi="宋体" w:hint="eastAsia"/>
                <w:szCs w:val="21"/>
              </w:rPr>
              <w:t>界面Frame,负责界面的显示和界面的跳转</w:t>
            </w:r>
          </w:p>
        </w:tc>
      </w:tr>
    </w:tbl>
    <w:p w:rsidR="00D960C8" w:rsidRDefault="00D960C8">
      <w:pPr>
        <w:pStyle w:val="a4"/>
        <w:spacing w:line="276" w:lineRule="auto"/>
        <w:ind w:left="851" w:firstLineChars="0" w:firstLine="0"/>
        <w:rPr>
          <w:rFonts w:ascii="黑体" w:eastAsia="黑体" w:hAnsi="黑体"/>
          <w:sz w:val="28"/>
          <w:szCs w:val="28"/>
        </w:rPr>
      </w:pPr>
      <w:bookmarkStart w:id="108" w:name="_Toc401040352"/>
    </w:p>
    <w:p w:rsidR="00D960C8" w:rsidRDefault="00F41064">
      <w:pPr>
        <w:pStyle w:val="3"/>
      </w:pPr>
      <w:r>
        <w:rPr>
          <w:rFonts w:hint="eastAsia"/>
        </w:rPr>
        <w:t xml:space="preserve">     </w:t>
      </w:r>
      <w:bookmarkStart w:id="109" w:name="_Toc26084"/>
      <w:r>
        <w:rPr>
          <w:rFonts w:hint="eastAsia"/>
        </w:rPr>
        <w:t>5.2.2</w:t>
      </w:r>
      <w:r>
        <w:rPr>
          <w:rFonts w:hint="eastAsia"/>
        </w:rPr>
        <w:t>用户界面层模块的接口规范</w:t>
      </w:r>
      <w:bookmarkEnd w:id="108"/>
      <w:bookmarkEnd w:id="109"/>
    </w:p>
    <w:p w:rsidR="00D960C8" w:rsidRDefault="00F41064">
      <w:pPr>
        <w:ind w:firstLine="420"/>
      </w:pPr>
      <w:r>
        <w:rPr>
          <w:rFonts w:ascii="宋体" w:hAnsi="宋体" w:hint="eastAsia"/>
          <w:szCs w:val="21"/>
        </w:rPr>
        <w:t xml:space="preserve">    用户界面层模块的接口规范如表6所示。</w:t>
      </w:r>
    </w:p>
    <w:p w:rsidR="00D960C8" w:rsidRDefault="00F41064">
      <w:pPr>
        <w:pStyle w:val="a3"/>
        <w:jc w:val="center"/>
        <w:rPr>
          <w:rFonts w:ascii="宋体" w:eastAsia="宋体" w:hAnsi="宋体"/>
          <w:b/>
          <w:bCs/>
          <w:sz w:val="22"/>
          <w:szCs w:val="22"/>
        </w:rPr>
      </w:pPr>
      <w:r>
        <w:rPr>
          <w:rFonts w:ascii="宋体" w:eastAsia="宋体" w:hAnsi="宋体" w:hint="eastAsia"/>
          <w:b/>
          <w:bCs/>
          <w:sz w:val="22"/>
          <w:szCs w:val="22"/>
        </w:rPr>
        <w:t>表6 用户界面层模块的接口规范</w:t>
      </w:r>
    </w:p>
    <w:tbl>
      <w:tblPr>
        <w:tblStyle w:val="a8"/>
        <w:tblW w:w="8330" w:type="dxa"/>
        <w:tblLayout w:type="fixed"/>
        <w:tblLook w:val="04A0"/>
      </w:tblPr>
      <w:tblGrid>
        <w:gridCol w:w="1809"/>
        <w:gridCol w:w="1178"/>
        <w:gridCol w:w="5343"/>
      </w:tblGrid>
      <w:tr w:rsidR="00D960C8">
        <w:tc>
          <w:tcPr>
            <w:tcW w:w="1809" w:type="dxa"/>
            <w:vMerge w:val="restart"/>
          </w:tcPr>
          <w:p w:rsidR="00D960C8" w:rsidRDefault="00F41064">
            <w:r>
              <w:rPr>
                <w:rFonts w:hint="eastAsia"/>
              </w:rPr>
              <w:t>MainFrame</w:t>
            </w:r>
          </w:p>
        </w:tc>
        <w:tc>
          <w:tcPr>
            <w:tcW w:w="1178" w:type="dxa"/>
          </w:tcPr>
          <w:p w:rsidR="00D960C8" w:rsidRDefault="00F41064">
            <w:pPr>
              <w:rPr>
                <w:rFonts w:ascii="宋体" w:hAnsi="宋体"/>
                <w:szCs w:val="21"/>
              </w:rPr>
            </w:pPr>
            <w:r>
              <w:rPr>
                <w:rFonts w:ascii="宋体" w:hAnsi="宋体" w:hint="eastAsia"/>
                <w:szCs w:val="21"/>
              </w:rPr>
              <w:t>语法</w:t>
            </w:r>
          </w:p>
        </w:tc>
        <w:tc>
          <w:tcPr>
            <w:tcW w:w="5343" w:type="dxa"/>
          </w:tcPr>
          <w:p w:rsidR="00D960C8" w:rsidRDefault="00F41064">
            <w:r>
              <w:rPr>
                <w:rFonts w:hint="eastAsia"/>
              </w:rPr>
              <w:t>init(args:String[])</w:t>
            </w:r>
          </w:p>
        </w:tc>
      </w:tr>
      <w:tr w:rsidR="00D960C8">
        <w:tc>
          <w:tcPr>
            <w:tcW w:w="1809" w:type="dxa"/>
            <w:vMerge/>
          </w:tcPr>
          <w:p w:rsidR="00D960C8" w:rsidRDefault="00D960C8"/>
        </w:tc>
        <w:tc>
          <w:tcPr>
            <w:tcW w:w="1178" w:type="dxa"/>
          </w:tcPr>
          <w:p w:rsidR="00D960C8" w:rsidRDefault="00F41064">
            <w:pPr>
              <w:rPr>
                <w:rFonts w:ascii="宋体" w:hAnsi="宋体"/>
                <w:szCs w:val="21"/>
              </w:rPr>
            </w:pPr>
            <w:r>
              <w:rPr>
                <w:rFonts w:ascii="宋体" w:hAnsi="宋体" w:hint="eastAsia"/>
                <w:szCs w:val="21"/>
              </w:rPr>
              <w:t>前置条件</w:t>
            </w:r>
          </w:p>
        </w:tc>
        <w:tc>
          <w:tcPr>
            <w:tcW w:w="5343" w:type="dxa"/>
          </w:tcPr>
          <w:p w:rsidR="00D960C8" w:rsidRDefault="00F41064">
            <w:r>
              <w:rPr>
                <w:rFonts w:hint="eastAsia"/>
              </w:rPr>
              <w:t>无</w:t>
            </w:r>
          </w:p>
        </w:tc>
      </w:tr>
      <w:tr w:rsidR="00D960C8">
        <w:tc>
          <w:tcPr>
            <w:tcW w:w="1809" w:type="dxa"/>
            <w:vMerge/>
          </w:tcPr>
          <w:p w:rsidR="00D960C8" w:rsidRDefault="00D960C8"/>
        </w:tc>
        <w:tc>
          <w:tcPr>
            <w:tcW w:w="1178" w:type="dxa"/>
          </w:tcPr>
          <w:p w:rsidR="00D960C8" w:rsidRDefault="00F41064">
            <w:pPr>
              <w:rPr>
                <w:rFonts w:ascii="宋体" w:hAnsi="宋体"/>
                <w:szCs w:val="21"/>
              </w:rPr>
            </w:pPr>
            <w:r>
              <w:rPr>
                <w:rFonts w:ascii="宋体" w:hAnsi="宋体" w:hint="eastAsia"/>
                <w:szCs w:val="21"/>
              </w:rPr>
              <w:t>后置条件</w:t>
            </w:r>
          </w:p>
        </w:tc>
        <w:tc>
          <w:tcPr>
            <w:tcW w:w="5343" w:type="dxa"/>
          </w:tcPr>
          <w:p w:rsidR="00D960C8" w:rsidRDefault="00F41064">
            <w:r>
              <w:rPr>
                <w:rFonts w:hint="eastAsia"/>
              </w:rPr>
              <w:t>显示</w:t>
            </w:r>
            <w:r>
              <w:rPr>
                <w:rFonts w:hint="eastAsia"/>
              </w:rPr>
              <w:t>Frame</w:t>
            </w:r>
            <w:r>
              <w:rPr>
                <w:rFonts w:hint="eastAsia"/>
              </w:rPr>
              <w:t>及</w:t>
            </w:r>
            <w:r>
              <w:rPr>
                <w:rFonts w:hint="eastAsia"/>
              </w:rPr>
              <w:t>LoginPanel</w:t>
            </w:r>
          </w:p>
        </w:tc>
      </w:tr>
    </w:tbl>
    <w:p w:rsidR="00D960C8" w:rsidRDefault="00D960C8">
      <w:pPr>
        <w:pStyle w:val="a3"/>
        <w:rPr>
          <w:rFonts w:ascii="宋体" w:eastAsia="宋体" w:hAnsi="宋体"/>
        </w:rPr>
      </w:pPr>
    </w:p>
    <w:p w:rsidR="00D960C8" w:rsidRDefault="00F41064">
      <w:pPr>
        <w:ind w:firstLine="420"/>
        <w:rPr>
          <w:rFonts w:ascii="宋体" w:hAnsi="宋体"/>
          <w:szCs w:val="21"/>
        </w:rPr>
      </w:pPr>
      <w:r>
        <w:rPr>
          <w:rFonts w:ascii="宋体" w:hAnsi="宋体" w:hint="eastAsia"/>
          <w:szCs w:val="21"/>
        </w:rPr>
        <w:t xml:space="preserve">    用户界面层模块需要的服务接口如表7所示。</w:t>
      </w:r>
    </w:p>
    <w:p w:rsidR="00D960C8" w:rsidRDefault="00F41064">
      <w:pPr>
        <w:pStyle w:val="a3"/>
        <w:jc w:val="center"/>
        <w:rPr>
          <w:rFonts w:ascii="宋体" w:eastAsia="宋体" w:hAnsi="宋体"/>
          <w:b/>
          <w:bCs/>
          <w:sz w:val="22"/>
          <w:szCs w:val="22"/>
        </w:rPr>
      </w:pPr>
      <w:r>
        <w:rPr>
          <w:rFonts w:ascii="宋体" w:eastAsia="宋体" w:hAnsi="宋体" w:hint="eastAsia"/>
          <w:b/>
          <w:bCs/>
          <w:sz w:val="22"/>
          <w:szCs w:val="22"/>
        </w:rPr>
        <w:t>表7 用户界面层模块需要的服务接口</w:t>
      </w:r>
    </w:p>
    <w:tbl>
      <w:tblPr>
        <w:tblStyle w:val="a8"/>
        <w:tblW w:w="7470" w:type="dxa"/>
        <w:jc w:val="center"/>
        <w:tblLayout w:type="fixed"/>
        <w:tblLook w:val="04A0"/>
      </w:tblPr>
      <w:tblGrid>
        <w:gridCol w:w="3264"/>
        <w:gridCol w:w="4206"/>
      </w:tblGrid>
      <w:tr w:rsidR="00D960C8">
        <w:trPr>
          <w:jc w:val="center"/>
        </w:trPr>
        <w:tc>
          <w:tcPr>
            <w:tcW w:w="3264" w:type="dxa"/>
          </w:tcPr>
          <w:p w:rsidR="00D960C8" w:rsidRDefault="00F41064">
            <w:r>
              <w:rPr>
                <w:rFonts w:hint="eastAsia"/>
              </w:rPr>
              <w:t>服务名</w:t>
            </w:r>
          </w:p>
        </w:tc>
        <w:tc>
          <w:tcPr>
            <w:tcW w:w="4206" w:type="dxa"/>
          </w:tcPr>
          <w:p w:rsidR="00D960C8" w:rsidRDefault="00F41064">
            <w:r>
              <w:rPr>
                <w:rFonts w:hint="eastAsia"/>
              </w:rPr>
              <w:t>服务</w:t>
            </w:r>
          </w:p>
        </w:tc>
      </w:tr>
      <w:tr w:rsidR="00D960C8">
        <w:trPr>
          <w:jc w:val="center"/>
        </w:trPr>
        <w:tc>
          <w:tcPr>
            <w:tcW w:w="3264" w:type="dxa"/>
          </w:tcPr>
          <w:p w:rsidR="00D960C8" w:rsidRDefault="00F41064">
            <w:r>
              <w:rPr>
                <w:rFonts w:hint="eastAsia"/>
              </w:rPr>
              <w:t>presentation.MainFrame.init()</w:t>
            </w:r>
          </w:p>
        </w:tc>
        <w:tc>
          <w:tcPr>
            <w:tcW w:w="4206" w:type="dxa"/>
          </w:tcPr>
          <w:p w:rsidR="00D960C8" w:rsidRDefault="00F41064">
            <w:pPr>
              <w:rPr>
                <w:rFonts w:ascii="宋体" w:hAnsi="宋体"/>
              </w:rPr>
            </w:pPr>
            <w:r>
              <w:rPr>
                <w:rFonts w:ascii="宋体" w:hAnsi="宋体" w:hint="eastAsia"/>
              </w:rPr>
              <w:t>初始化窗口，显示登陆界面。</w:t>
            </w:r>
          </w:p>
        </w:tc>
      </w:tr>
      <w:tr w:rsidR="00D960C8">
        <w:trPr>
          <w:jc w:val="center"/>
        </w:trPr>
        <w:tc>
          <w:tcPr>
            <w:tcW w:w="3264" w:type="dxa"/>
          </w:tcPr>
          <w:p w:rsidR="00D960C8" w:rsidRDefault="00F41064">
            <w:r>
              <w:rPr>
                <w:rFonts w:hint="eastAsia"/>
              </w:rPr>
              <w:t>java.rmi.Naming.lookup ()</w:t>
            </w:r>
          </w:p>
        </w:tc>
        <w:tc>
          <w:tcPr>
            <w:tcW w:w="4206" w:type="dxa"/>
          </w:tcPr>
          <w:p w:rsidR="00D960C8" w:rsidRDefault="00F41064">
            <w:pPr>
              <w:rPr>
                <w:rFonts w:ascii="宋体" w:hAnsi="宋体"/>
              </w:rPr>
            </w:pPr>
            <w:r>
              <w:rPr>
                <w:rFonts w:ascii="宋体" w:hAnsi="宋体" w:hint="eastAsia"/>
              </w:rPr>
              <w:t>查找需要的RMI服务</w:t>
            </w:r>
          </w:p>
        </w:tc>
      </w:tr>
      <w:tr w:rsidR="00D960C8">
        <w:trPr>
          <w:jc w:val="center"/>
        </w:trPr>
        <w:tc>
          <w:tcPr>
            <w:tcW w:w="3264" w:type="dxa"/>
          </w:tcPr>
          <w:p w:rsidR="00D960C8" w:rsidRDefault="00F41064">
            <w:r>
              <w:t>businesslogicservice</w:t>
            </w:r>
            <w:r>
              <w:rPr>
                <w:rFonts w:hint="eastAsia"/>
              </w:rPr>
              <w:t>.LoginBLService</w:t>
            </w:r>
          </w:p>
        </w:tc>
        <w:tc>
          <w:tcPr>
            <w:tcW w:w="4206" w:type="dxa"/>
          </w:tcPr>
          <w:p w:rsidR="00D960C8" w:rsidRDefault="00F41064">
            <w:pPr>
              <w:rPr>
                <w:rFonts w:ascii="宋体" w:hAnsi="宋体"/>
              </w:rPr>
            </w:pPr>
            <w:r>
              <w:rPr>
                <w:rFonts w:ascii="宋体" w:hAnsi="宋体" w:hint="eastAsia"/>
              </w:rPr>
              <w:t>登陆界面的业务逻辑接口</w:t>
            </w:r>
          </w:p>
        </w:tc>
      </w:tr>
      <w:tr w:rsidR="00D960C8">
        <w:trPr>
          <w:jc w:val="center"/>
        </w:trPr>
        <w:tc>
          <w:tcPr>
            <w:tcW w:w="3264" w:type="dxa"/>
          </w:tcPr>
          <w:p w:rsidR="00D960C8" w:rsidRDefault="00F41064">
            <w:r>
              <w:t>B</w:t>
            </w:r>
            <w:r>
              <w:rPr>
                <w:rFonts w:hint="eastAsia"/>
              </w:rPr>
              <w:t>usinesslogicservice.*BLService</w:t>
            </w:r>
          </w:p>
        </w:tc>
        <w:tc>
          <w:tcPr>
            <w:tcW w:w="4206" w:type="dxa"/>
          </w:tcPr>
          <w:p w:rsidR="00D960C8" w:rsidRDefault="00F41064">
            <w:pPr>
              <w:rPr>
                <w:rFonts w:ascii="宋体" w:hAnsi="宋体"/>
              </w:rPr>
            </w:pPr>
            <w:r>
              <w:rPr>
                <w:rFonts w:ascii="宋体" w:hAnsi="宋体" w:hint="eastAsia"/>
              </w:rPr>
              <w:t>每个登陆界面都有一个相应的业务逻辑接口</w:t>
            </w:r>
          </w:p>
        </w:tc>
      </w:tr>
    </w:tbl>
    <w:p w:rsidR="00D960C8" w:rsidRDefault="00D960C8"/>
    <w:p w:rsidR="00D960C8" w:rsidRDefault="00F41064">
      <w:pPr>
        <w:pStyle w:val="3"/>
      </w:pPr>
      <w:bookmarkStart w:id="110" w:name="_Toc401040353"/>
      <w:r>
        <w:rPr>
          <w:rFonts w:hint="eastAsia"/>
        </w:rPr>
        <w:t xml:space="preserve">     </w:t>
      </w:r>
      <w:bookmarkStart w:id="111" w:name="_Toc14242"/>
      <w:r>
        <w:rPr>
          <w:rFonts w:hint="eastAsia"/>
        </w:rPr>
        <w:t>5.2.3</w:t>
      </w:r>
      <w:r>
        <w:rPr>
          <w:rFonts w:hint="eastAsia"/>
        </w:rPr>
        <w:t>用户界面层模块设计原理</w:t>
      </w:r>
      <w:bookmarkEnd w:id="110"/>
      <w:bookmarkEnd w:id="111"/>
    </w:p>
    <w:p w:rsidR="00D960C8" w:rsidRDefault="00F41064">
      <w:pPr>
        <w:ind w:firstLine="420"/>
        <w:rPr>
          <w:rFonts w:ascii="宋体" w:hAnsi="宋体"/>
          <w:szCs w:val="21"/>
        </w:rPr>
      </w:pPr>
      <w:r>
        <w:rPr>
          <w:rFonts w:ascii="宋体" w:hAnsi="宋体" w:hint="eastAsia"/>
          <w:szCs w:val="21"/>
        </w:rPr>
        <w:t xml:space="preserve">    用户界面利用Java的Swing和AWT库来实现。</w:t>
      </w:r>
    </w:p>
    <w:p w:rsidR="00D960C8" w:rsidRDefault="00D960C8">
      <w:pPr>
        <w:ind w:firstLine="420"/>
        <w:rPr>
          <w:rFonts w:ascii="宋体" w:hAnsi="宋体"/>
          <w:szCs w:val="21"/>
        </w:rPr>
      </w:pPr>
    </w:p>
    <w:p w:rsidR="00D960C8" w:rsidRDefault="00F41064">
      <w:pPr>
        <w:pStyle w:val="2"/>
      </w:pPr>
      <w:bookmarkStart w:id="112" w:name="_Toc401040354"/>
      <w:r>
        <w:rPr>
          <w:rFonts w:hint="eastAsia"/>
        </w:rPr>
        <w:t xml:space="preserve">  </w:t>
      </w:r>
      <w:bookmarkStart w:id="113" w:name="_Toc2903"/>
      <w:r>
        <w:rPr>
          <w:rFonts w:hint="eastAsia"/>
        </w:rPr>
        <w:t>5.3</w:t>
      </w:r>
      <w:r>
        <w:rPr>
          <w:rFonts w:hint="eastAsia"/>
        </w:rPr>
        <w:t>业务逻辑层的分解</w:t>
      </w:r>
      <w:bookmarkEnd w:id="112"/>
      <w:bookmarkEnd w:id="113"/>
    </w:p>
    <w:p w:rsidR="00D960C8" w:rsidRDefault="00F41064">
      <w:pPr>
        <w:ind w:firstLine="420"/>
        <w:rPr>
          <w:rFonts w:ascii="宋体" w:hAnsi="宋体"/>
          <w:szCs w:val="21"/>
        </w:rPr>
      </w:pPr>
      <w:r>
        <w:rPr>
          <w:rFonts w:ascii="宋体" w:hAnsi="宋体" w:hint="eastAsia"/>
          <w:szCs w:val="21"/>
        </w:rPr>
        <w:t>业务逻辑层包括多个针对界面的业务逻辑处理对象。例如，Sheet对象负责处理单据界面的业务逻辑；Log对象负责日志界面的业务逻辑。业务逻辑层的设计如图20所示。</w:t>
      </w:r>
    </w:p>
    <w:p w:rsidR="00D960C8" w:rsidRDefault="00D960C8">
      <w:pPr>
        <w:rPr>
          <w:rFonts w:ascii="宋体" w:hAnsi="宋体"/>
          <w:sz w:val="22"/>
        </w:rPr>
      </w:pPr>
    </w:p>
    <w:p w:rsidR="00D960C8" w:rsidRDefault="00C61FEA">
      <w:pPr>
        <w:rPr>
          <w:rFonts w:ascii="宋体" w:hAnsi="宋体"/>
          <w:sz w:val="22"/>
        </w:rPr>
      </w:pPr>
      <w:r w:rsidRPr="00403BAA">
        <w:rPr>
          <w:rFonts w:ascii="宋体" w:hAnsi="宋体"/>
          <w:sz w:val="22"/>
        </w:rPr>
        <w:lastRenderedPageBreak/>
        <w:pict>
          <v:shape id="_x0000_i1042" type="#_x0000_t75" style="width:415.4pt;height:169.3pt">
            <v:imagedata r:id="rId33" o:title="业务逻辑层的设计"/>
          </v:shape>
        </w:pict>
      </w:r>
    </w:p>
    <w:p w:rsidR="00D960C8" w:rsidRDefault="00F41064">
      <w:pPr>
        <w:pStyle w:val="a3"/>
        <w:jc w:val="center"/>
        <w:rPr>
          <w:rFonts w:ascii="宋体" w:eastAsia="宋体" w:hAnsi="宋体"/>
          <w:sz w:val="22"/>
          <w:szCs w:val="22"/>
        </w:rPr>
      </w:pPr>
      <w:r>
        <w:rPr>
          <w:rFonts w:ascii="宋体" w:eastAsia="宋体" w:hAnsi="宋体" w:hint="eastAsia"/>
          <w:sz w:val="22"/>
          <w:szCs w:val="22"/>
        </w:rPr>
        <w:t>图20 业务逻辑层的设计</w:t>
      </w:r>
    </w:p>
    <w:p w:rsidR="00D960C8" w:rsidRDefault="00D960C8">
      <w:pPr>
        <w:rPr>
          <w:rFonts w:ascii="宋体" w:hAnsi="宋体"/>
          <w:sz w:val="22"/>
        </w:rPr>
      </w:pPr>
    </w:p>
    <w:p w:rsidR="00D960C8" w:rsidRDefault="00F41064">
      <w:pPr>
        <w:pStyle w:val="3"/>
      </w:pPr>
      <w:bookmarkStart w:id="114" w:name="_Toc401040355"/>
      <w:r>
        <w:rPr>
          <w:rFonts w:hint="eastAsia"/>
        </w:rPr>
        <w:t xml:space="preserve">     </w:t>
      </w:r>
      <w:bookmarkStart w:id="115" w:name="_Toc25369"/>
      <w:r>
        <w:rPr>
          <w:rFonts w:hint="eastAsia"/>
        </w:rPr>
        <w:t>5.3.1</w:t>
      </w:r>
      <w:r>
        <w:rPr>
          <w:rFonts w:hint="eastAsia"/>
        </w:rPr>
        <w:t>业务逻辑层模块的职责</w:t>
      </w:r>
      <w:bookmarkEnd w:id="114"/>
      <w:bookmarkEnd w:id="115"/>
    </w:p>
    <w:p w:rsidR="00D960C8" w:rsidRDefault="00F41064">
      <w:pPr>
        <w:ind w:firstLine="420"/>
        <w:rPr>
          <w:rFonts w:ascii="宋体" w:hAnsi="宋体"/>
          <w:szCs w:val="21"/>
        </w:rPr>
      </w:pPr>
      <w:r>
        <w:rPr>
          <w:rFonts w:ascii="宋体" w:hAnsi="宋体" w:hint="eastAsia"/>
          <w:szCs w:val="21"/>
        </w:rPr>
        <w:t xml:space="preserve">    业务逻辑层模块的职责如表8所示。</w:t>
      </w:r>
    </w:p>
    <w:p w:rsidR="00D960C8" w:rsidRDefault="00F41064">
      <w:pPr>
        <w:pStyle w:val="a3"/>
        <w:jc w:val="center"/>
        <w:rPr>
          <w:rFonts w:ascii="宋体" w:eastAsia="宋体" w:hAnsi="宋体"/>
          <w:sz w:val="22"/>
          <w:szCs w:val="22"/>
        </w:rPr>
      </w:pPr>
      <w:r>
        <w:rPr>
          <w:rFonts w:ascii="宋体" w:eastAsia="宋体" w:hAnsi="宋体" w:hint="eastAsia"/>
          <w:b/>
          <w:bCs/>
          <w:sz w:val="22"/>
          <w:szCs w:val="22"/>
        </w:rPr>
        <w:t>表</w:t>
      </w:r>
      <w:r w:rsidR="00403BAA">
        <w:rPr>
          <w:rFonts w:ascii="宋体" w:eastAsia="宋体" w:hAnsi="宋体"/>
          <w:b/>
          <w:bCs/>
          <w:sz w:val="22"/>
          <w:szCs w:val="22"/>
        </w:rPr>
        <w:fldChar w:fldCharType="begin"/>
      </w:r>
      <w:r>
        <w:rPr>
          <w:rFonts w:ascii="宋体" w:eastAsia="宋体" w:hAnsi="宋体"/>
          <w:b/>
          <w:bCs/>
          <w:sz w:val="22"/>
          <w:szCs w:val="22"/>
        </w:rPr>
        <w:instrText xml:space="preserve"> SEQ </w:instrText>
      </w:r>
      <w:r>
        <w:rPr>
          <w:rFonts w:ascii="宋体" w:eastAsia="宋体" w:hAnsi="宋体" w:hint="eastAsia"/>
          <w:b/>
          <w:bCs/>
          <w:sz w:val="22"/>
          <w:szCs w:val="22"/>
        </w:rPr>
        <w:instrText>表 \* ARABIC \s 1</w:instrText>
      </w:r>
      <w:r>
        <w:rPr>
          <w:rFonts w:ascii="宋体" w:eastAsia="宋体" w:hAnsi="宋体"/>
          <w:b/>
          <w:bCs/>
          <w:sz w:val="22"/>
          <w:szCs w:val="22"/>
        </w:rPr>
        <w:instrText xml:space="preserve"> </w:instrText>
      </w:r>
      <w:r w:rsidR="00403BAA">
        <w:rPr>
          <w:rFonts w:ascii="宋体" w:eastAsia="宋体" w:hAnsi="宋体"/>
          <w:b/>
          <w:bCs/>
          <w:sz w:val="22"/>
          <w:szCs w:val="22"/>
        </w:rPr>
        <w:fldChar w:fldCharType="separate"/>
      </w:r>
      <w:r>
        <w:rPr>
          <w:rFonts w:ascii="宋体" w:eastAsia="宋体" w:hAnsi="宋体"/>
          <w:b/>
          <w:bCs/>
          <w:sz w:val="22"/>
          <w:szCs w:val="22"/>
        </w:rPr>
        <w:t>8</w:t>
      </w:r>
      <w:r w:rsidR="00403BAA">
        <w:rPr>
          <w:rFonts w:ascii="宋体" w:eastAsia="宋体" w:hAnsi="宋体"/>
          <w:b/>
          <w:bCs/>
          <w:sz w:val="22"/>
          <w:szCs w:val="22"/>
        </w:rPr>
        <w:fldChar w:fldCharType="end"/>
      </w:r>
      <w:r>
        <w:rPr>
          <w:rFonts w:ascii="宋体" w:eastAsia="宋体" w:hAnsi="宋体" w:hint="eastAsia"/>
          <w:b/>
          <w:bCs/>
          <w:sz w:val="22"/>
          <w:szCs w:val="22"/>
        </w:rPr>
        <w:t xml:space="preserve"> 业务逻辑层模块的职责</w:t>
      </w:r>
    </w:p>
    <w:tbl>
      <w:tblPr>
        <w:tblStyle w:val="a8"/>
        <w:tblW w:w="8522" w:type="dxa"/>
        <w:tblLayout w:type="fixed"/>
        <w:tblLook w:val="04A0"/>
      </w:tblPr>
      <w:tblGrid>
        <w:gridCol w:w="1807"/>
        <w:gridCol w:w="6715"/>
      </w:tblGrid>
      <w:tr w:rsidR="00D960C8">
        <w:tc>
          <w:tcPr>
            <w:tcW w:w="1807" w:type="dxa"/>
            <w:shd w:val="clear" w:color="auto" w:fill="FFFFFF"/>
          </w:tcPr>
          <w:p w:rsidR="00D960C8" w:rsidRDefault="00F41064">
            <w:pPr>
              <w:jc w:val="center"/>
            </w:pPr>
            <w:r>
              <w:rPr>
                <w:rFonts w:ascii="Times New Roman" w:hAnsi="Times New Roman" w:cs="Times New Roman" w:hint="eastAsia"/>
                <w:b/>
                <w:bCs/>
                <w:color w:val="000000"/>
                <w:kern w:val="0"/>
                <w:sz w:val="24"/>
                <w:szCs w:val="20"/>
              </w:rPr>
              <w:t>模</w:t>
            </w:r>
            <w:r>
              <w:rPr>
                <w:rFonts w:ascii="Times New Roman" w:hAnsi="Times New Roman" w:cs="Times New Roman" w:hint="eastAsia"/>
                <w:b/>
                <w:bCs/>
                <w:color w:val="000000"/>
                <w:kern w:val="0"/>
                <w:sz w:val="24"/>
                <w:szCs w:val="20"/>
              </w:rPr>
              <w:t xml:space="preserve">  </w:t>
            </w:r>
            <w:r>
              <w:rPr>
                <w:rFonts w:ascii="Times New Roman" w:hAnsi="Times New Roman" w:cs="Times New Roman" w:hint="eastAsia"/>
                <w:b/>
                <w:bCs/>
                <w:color w:val="000000"/>
                <w:kern w:val="0"/>
                <w:sz w:val="24"/>
                <w:szCs w:val="20"/>
              </w:rPr>
              <w:t>块</w:t>
            </w:r>
          </w:p>
        </w:tc>
        <w:tc>
          <w:tcPr>
            <w:tcW w:w="6715" w:type="dxa"/>
            <w:shd w:val="clear" w:color="auto" w:fill="FFFFFF"/>
          </w:tcPr>
          <w:p w:rsidR="00D960C8" w:rsidRDefault="00F41064">
            <w:pPr>
              <w:jc w:val="center"/>
            </w:pPr>
            <w:r>
              <w:rPr>
                <w:rFonts w:ascii="Times New Roman" w:hAnsi="Times New Roman" w:cs="Times New Roman" w:hint="eastAsia"/>
                <w:b/>
                <w:bCs/>
                <w:color w:val="000000"/>
                <w:kern w:val="0"/>
                <w:sz w:val="24"/>
                <w:szCs w:val="20"/>
              </w:rPr>
              <w:t>职</w:t>
            </w:r>
            <w:r>
              <w:rPr>
                <w:rFonts w:ascii="Times New Roman" w:hAnsi="Times New Roman" w:cs="Times New Roman" w:hint="eastAsia"/>
                <w:b/>
                <w:bCs/>
                <w:color w:val="000000"/>
                <w:kern w:val="0"/>
                <w:sz w:val="24"/>
                <w:szCs w:val="20"/>
              </w:rPr>
              <w:t xml:space="preserve">  </w:t>
            </w:r>
            <w:r>
              <w:rPr>
                <w:rFonts w:ascii="Times New Roman" w:hAnsi="Times New Roman" w:cs="Times New Roman" w:hint="eastAsia"/>
                <w:b/>
                <w:bCs/>
                <w:color w:val="000000"/>
                <w:kern w:val="0"/>
                <w:sz w:val="24"/>
                <w:szCs w:val="20"/>
              </w:rPr>
              <w:t>责</w:t>
            </w:r>
          </w:p>
        </w:tc>
      </w:tr>
      <w:tr w:rsidR="00D960C8">
        <w:trPr>
          <w:trHeight w:val="90"/>
        </w:trPr>
        <w:tc>
          <w:tcPr>
            <w:tcW w:w="1807" w:type="dxa"/>
            <w:shd w:val="clear" w:color="auto" w:fill="FFFFFF"/>
          </w:tcPr>
          <w:p w:rsidR="00D960C8" w:rsidRDefault="00F41064">
            <w:pPr>
              <w:rPr>
                <w:rFonts w:cs="Calibri"/>
                <w:sz w:val="22"/>
              </w:rPr>
            </w:pPr>
            <w:r>
              <w:rPr>
                <w:rFonts w:cs="Calibri"/>
                <w:color w:val="000000"/>
                <w:kern w:val="0"/>
                <w:sz w:val="22"/>
              </w:rPr>
              <w:t>sheetbl</w:t>
            </w:r>
          </w:p>
        </w:tc>
        <w:tc>
          <w:tcPr>
            <w:tcW w:w="6715" w:type="dxa"/>
            <w:shd w:val="clear" w:color="auto" w:fill="FFFFFF"/>
          </w:tcPr>
          <w:p w:rsidR="00D960C8" w:rsidRDefault="00F41064">
            <w:pPr>
              <w:rPr>
                <w:rFonts w:ascii="宋体" w:hAnsi="宋体" w:cs="宋体"/>
                <w:szCs w:val="21"/>
              </w:rPr>
            </w:pPr>
            <w:r>
              <w:rPr>
                <w:rFonts w:ascii="宋体" w:hAnsi="宋体" w:cs="宋体" w:hint="eastAsia"/>
                <w:color w:val="000000"/>
                <w:kern w:val="0"/>
                <w:szCs w:val="21"/>
              </w:rPr>
              <w:t>负责实现与单据有关的界面所需要的服务</w:t>
            </w:r>
          </w:p>
        </w:tc>
      </w:tr>
      <w:tr w:rsidR="00D960C8">
        <w:tc>
          <w:tcPr>
            <w:tcW w:w="1807" w:type="dxa"/>
            <w:shd w:val="clear" w:color="auto" w:fill="FFFFFF"/>
          </w:tcPr>
          <w:p w:rsidR="00D960C8" w:rsidRDefault="00F41064">
            <w:pPr>
              <w:rPr>
                <w:rFonts w:cs="Calibri"/>
                <w:sz w:val="22"/>
              </w:rPr>
            </w:pPr>
            <w:r>
              <w:rPr>
                <w:rFonts w:cs="Calibri"/>
                <w:color w:val="000000"/>
                <w:kern w:val="0"/>
                <w:sz w:val="22"/>
              </w:rPr>
              <w:t>logbl</w:t>
            </w:r>
          </w:p>
        </w:tc>
        <w:tc>
          <w:tcPr>
            <w:tcW w:w="6715" w:type="dxa"/>
            <w:shd w:val="clear" w:color="auto" w:fill="FFFFFF"/>
          </w:tcPr>
          <w:p w:rsidR="00D960C8" w:rsidRDefault="00F41064">
            <w:pPr>
              <w:rPr>
                <w:rFonts w:ascii="宋体" w:hAnsi="宋体" w:cs="宋体"/>
                <w:szCs w:val="21"/>
              </w:rPr>
            </w:pPr>
            <w:r>
              <w:rPr>
                <w:rFonts w:ascii="宋体" w:hAnsi="宋体" w:cs="宋体" w:hint="eastAsia"/>
                <w:color w:val="000000"/>
                <w:kern w:val="0"/>
                <w:szCs w:val="21"/>
              </w:rPr>
              <w:t>负责实现与操作日志有关的界面所需要的服务</w:t>
            </w:r>
          </w:p>
        </w:tc>
      </w:tr>
      <w:tr w:rsidR="00D960C8">
        <w:tc>
          <w:tcPr>
            <w:tcW w:w="1807" w:type="dxa"/>
            <w:shd w:val="clear" w:color="auto" w:fill="FFFFFF"/>
          </w:tcPr>
          <w:p w:rsidR="00D960C8" w:rsidRDefault="00F41064">
            <w:pPr>
              <w:rPr>
                <w:rFonts w:cs="Calibri"/>
                <w:sz w:val="22"/>
              </w:rPr>
            </w:pPr>
            <w:r>
              <w:rPr>
                <w:rFonts w:cs="Calibri"/>
                <w:color w:val="000000"/>
                <w:kern w:val="0"/>
                <w:sz w:val="22"/>
              </w:rPr>
              <w:t>institutionbl</w:t>
            </w:r>
          </w:p>
        </w:tc>
        <w:tc>
          <w:tcPr>
            <w:tcW w:w="6715" w:type="dxa"/>
            <w:shd w:val="clear" w:color="auto" w:fill="FFFFFF"/>
          </w:tcPr>
          <w:p w:rsidR="00D960C8" w:rsidRDefault="00F41064">
            <w:pPr>
              <w:rPr>
                <w:rFonts w:ascii="宋体" w:hAnsi="宋体" w:cs="宋体"/>
                <w:szCs w:val="21"/>
              </w:rPr>
            </w:pPr>
            <w:r>
              <w:rPr>
                <w:rFonts w:ascii="宋体" w:hAnsi="宋体" w:cs="宋体" w:hint="eastAsia"/>
                <w:color w:val="000000"/>
                <w:kern w:val="0"/>
                <w:szCs w:val="21"/>
              </w:rPr>
              <w:t>负责实现与机构人员有关的界面所需要的服务</w:t>
            </w:r>
          </w:p>
        </w:tc>
      </w:tr>
      <w:tr w:rsidR="00D960C8">
        <w:tc>
          <w:tcPr>
            <w:tcW w:w="1807" w:type="dxa"/>
            <w:shd w:val="clear" w:color="auto" w:fill="FFFFFF"/>
          </w:tcPr>
          <w:p w:rsidR="00D960C8" w:rsidRDefault="00F41064">
            <w:pPr>
              <w:rPr>
                <w:rFonts w:cs="Calibri"/>
                <w:sz w:val="22"/>
              </w:rPr>
            </w:pPr>
            <w:r>
              <w:rPr>
                <w:rFonts w:cs="Calibri"/>
                <w:color w:val="000000"/>
                <w:kern w:val="0"/>
                <w:sz w:val="22"/>
              </w:rPr>
              <w:t>userbl</w:t>
            </w:r>
          </w:p>
        </w:tc>
        <w:tc>
          <w:tcPr>
            <w:tcW w:w="6715" w:type="dxa"/>
            <w:shd w:val="clear" w:color="auto" w:fill="FFFFFF"/>
          </w:tcPr>
          <w:p w:rsidR="00D960C8" w:rsidRDefault="00F41064" w:rsidP="006B6364">
            <w:pPr>
              <w:rPr>
                <w:rFonts w:ascii="宋体" w:hAnsi="宋体" w:cs="宋体"/>
                <w:szCs w:val="21"/>
              </w:rPr>
            </w:pPr>
            <w:r>
              <w:rPr>
                <w:rFonts w:ascii="宋体" w:hAnsi="宋体" w:cs="宋体" w:hint="eastAsia"/>
                <w:color w:val="000000"/>
                <w:kern w:val="0"/>
                <w:szCs w:val="21"/>
              </w:rPr>
              <w:t>负责实现与用户个人</w:t>
            </w:r>
            <w:del w:id="116" w:author="曹姝玥" w:date="2015-12-31T20:56:00Z">
              <w:r w:rsidDel="006B6364">
                <w:rPr>
                  <w:rFonts w:ascii="宋体" w:hAnsi="宋体" w:cs="宋体" w:hint="eastAsia"/>
                  <w:color w:val="000000"/>
                  <w:kern w:val="0"/>
                  <w:szCs w:val="21"/>
                </w:rPr>
                <w:delText>及登陆</w:delText>
              </w:r>
            </w:del>
            <w:r>
              <w:rPr>
                <w:rFonts w:ascii="宋体" w:hAnsi="宋体" w:cs="宋体" w:hint="eastAsia"/>
                <w:color w:val="000000"/>
                <w:kern w:val="0"/>
                <w:szCs w:val="21"/>
              </w:rPr>
              <w:t>有关的界面所需要的服务</w:t>
            </w:r>
          </w:p>
        </w:tc>
      </w:tr>
      <w:tr w:rsidR="00D960C8">
        <w:tc>
          <w:tcPr>
            <w:tcW w:w="1807" w:type="dxa"/>
            <w:shd w:val="clear" w:color="auto" w:fill="FFFFFF"/>
          </w:tcPr>
          <w:p w:rsidR="00D960C8" w:rsidRDefault="00F41064">
            <w:pPr>
              <w:rPr>
                <w:rFonts w:cs="Calibri"/>
                <w:color w:val="000000"/>
                <w:kern w:val="0"/>
                <w:sz w:val="22"/>
              </w:rPr>
            </w:pPr>
            <w:r>
              <w:rPr>
                <w:rFonts w:cs="Calibri" w:hint="eastAsia"/>
                <w:color w:val="000000"/>
                <w:kern w:val="0"/>
                <w:sz w:val="22"/>
              </w:rPr>
              <w:t>staffmanage</w:t>
            </w:r>
            <w:r>
              <w:rPr>
                <w:rFonts w:cs="Calibri"/>
                <w:color w:val="000000"/>
                <w:kern w:val="0"/>
                <w:sz w:val="22"/>
              </w:rPr>
              <w:t>bl</w:t>
            </w:r>
          </w:p>
        </w:tc>
        <w:tc>
          <w:tcPr>
            <w:tcW w:w="6715" w:type="dxa"/>
            <w:shd w:val="clear" w:color="auto" w:fill="FFFFFF"/>
          </w:tcPr>
          <w:p w:rsidR="00D960C8" w:rsidRDefault="00F41064">
            <w:pPr>
              <w:rPr>
                <w:rFonts w:ascii="宋体" w:hAnsi="宋体" w:cs="宋体"/>
                <w:color w:val="000000"/>
                <w:kern w:val="0"/>
                <w:szCs w:val="21"/>
              </w:rPr>
            </w:pPr>
            <w:r>
              <w:rPr>
                <w:rFonts w:ascii="宋体" w:hAnsi="宋体" w:cs="宋体" w:hint="eastAsia"/>
                <w:color w:val="000000"/>
                <w:kern w:val="0"/>
                <w:szCs w:val="21"/>
              </w:rPr>
              <w:t>负责实现与员工账号管理有关的界面所需要的服务</w:t>
            </w:r>
          </w:p>
        </w:tc>
      </w:tr>
      <w:tr w:rsidR="00D960C8">
        <w:tc>
          <w:tcPr>
            <w:tcW w:w="1807" w:type="dxa"/>
            <w:shd w:val="clear" w:color="auto" w:fill="FFFFFF"/>
          </w:tcPr>
          <w:p w:rsidR="00D960C8" w:rsidRDefault="00F41064">
            <w:pPr>
              <w:rPr>
                <w:rFonts w:cs="Calibri"/>
                <w:sz w:val="22"/>
              </w:rPr>
            </w:pPr>
            <w:r>
              <w:rPr>
                <w:rFonts w:cs="Calibri"/>
                <w:color w:val="000000"/>
                <w:kern w:val="0"/>
                <w:sz w:val="22"/>
              </w:rPr>
              <w:t>accountbl</w:t>
            </w:r>
          </w:p>
        </w:tc>
        <w:tc>
          <w:tcPr>
            <w:tcW w:w="6715" w:type="dxa"/>
            <w:shd w:val="clear" w:color="auto" w:fill="FFFFFF"/>
          </w:tcPr>
          <w:p w:rsidR="00D960C8" w:rsidRDefault="00F41064">
            <w:pPr>
              <w:rPr>
                <w:rFonts w:ascii="宋体" w:hAnsi="宋体" w:cs="宋体"/>
                <w:szCs w:val="21"/>
              </w:rPr>
            </w:pPr>
            <w:r>
              <w:rPr>
                <w:rFonts w:ascii="宋体" w:hAnsi="宋体" w:cs="宋体" w:hint="eastAsia"/>
                <w:color w:val="000000"/>
                <w:kern w:val="0"/>
                <w:szCs w:val="21"/>
              </w:rPr>
              <w:t>负责实现与银行账户管理有关的界面所需要的服务</w:t>
            </w:r>
          </w:p>
        </w:tc>
      </w:tr>
      <w:tr w:rsidR="00D960C8">
        <w:tc>
          <w:tcPr>
            <w:tcW w:w="1807" w:type="dxa"/>
            <w:shd w:val="clear" w:color="auto" w:fill="FFFFFF"/>
          </w:tcPr>
          <w:p w:rsidR="00D960C8" w:rsidRDefault="00F41064">
            <w:pPr>
              <w:rPr>
                <w:rFonts w:cs="Calibri"/>
                <w:sz w:val="22"/>
              </w:rPr>
            </w:pPr>
            <w:r>
              <w:rPr>
                <w:rFonts w:cs="Calibri"/>
                <w:color w:val="000000"/>
                <w:kern w:val="0"/>
                <w:sz w:val="22"/>
              </w:rPr>
              <w:t>begininfobl</w:t>
            </w:r>
          </w:p>
        </w:tc>
        <w:tc>
          <w:tcPr>
            <w:tcW w:w="6715" w:type="dxa"/>
            <w:shd w:val="clear" w:color="auto" w:fill="FFFFFF"/>
          </w:tcPr>
          <w:p w:rsidR="00D960C8" w:rsidRDefault="00F41064">
            <w:pPr>
              <w:rPr>
                <w:rFonts w:ascii="宋体" w:hAnsi="宋体" w:cs="宋体"/>
                <w:szCs w:val="21"/>
              </w:rPr>
            </w:pPr>
            <w:r>
              <w:rPr>
                <w:rFonts w:ascii="宋体" w:hAnsi="宋体" w:cs="宋体" w:hint="eastAsia"/>
                <w:color w:val="000000"/>
                <w:kern w:val="0"/>
                <w:szCs w:val="21"/>
              </w:rPr>
              <w:t>负责实现与期初建账有关界面所需要的服务</w:t>
            </w:r>
          </w:p>
        </w:tc>
      </w:tr>
      <w:tr w:rsidR="00D960C8">
        <w:tc>
          <w:tcPr>
            <w:tcW w:w="1807" w:type="dxa"/>
            <w:shd w:val="clear" w:color="auto" w:fill="FFFFFF"/>
          </w:tcPr>
          <w:p w:rsidR="00D960C8" w:rsidRDefault="00F41064">
            <w:pPr>
              <w:rPr>
                <w:rFonts w:cs="Calibri"/>
                <w:sz w:val="22"/>
              </w:rPr>
            </w:pPr>
            <w:r>
              <w:rPr>
                <w:rFonts w:cs="Calibri"/>
                <w:color w:val="000000"/>
                <w:kern w:val="0"/>
                <w:sz w:val="22"/>
              </w:rPr>
              <w:t>nonuserbl</w:t>
            </w:r>
          </w:p>
        </w:tc>
        <w:tc>
          <w:tcPr>
            <w:tcW w:w="6715" w:type="dxa"/>
            <w:shd w:val="clear" w:color="auto" w:fill="FFFFFF"/>
          </w:tcPr>
          <w:p w:rsidR="00D960C8" w:rsidRDefault="00F41064">
            <w:pPr>
              <w:rPr>
                <w:rFonts w:ascii="宋体" w:hAnsi="宋体" w:cs="宋体"/>
                <w:szCs w:val="21"/>
              </w:rPr>
            </w:pPr>
            <w:r>
              <w:rPr>
                <w:rFonts w:ascii="宋体" w:hAnsi="宋体" w:cs="宋体" w:hint="eastAsia"/>
                <w:color w:val="000000"/>
                <w:kern w:val="0"/>
                <w:szCs w:val="21"/>
              </w:rPr>
              <w:t>负责实现与非用户信息有关界面所需要的服务</w:t>
            </w:r>
          </w:p>
        </w:tc>
      </w:tr>
      <w:tr w:rsidR="00D960C8">
        <w:tc>
          <w:tcPr>
            <w:tcW w:w="1807" w:type="dxa"/>
            <w:shd w:val="clear" w:color="auto" w:fill="FFFFFF"/>
          </w:tcPr>
          <w:p w:rsidR="00D960C8" w:rsidRDefault="00F41064">
            <w:pPr>
              <w:rPr>
                <w:rFonts w:cs="Calibri"/>
                <w:sz w:val="22"/>
              </w:rPr>
            </w:pPr>
            <w:r>
              <w:rPr>
                <w:rFonts w:cs="Calibri"/>
                <w:color w:val="000000"/>
                <w:kern w:val="0"/>
                <w:sz w:val="22"/>
              </w:rPr>
              <w:t>commoditybl</w:t>
            </w:r>
          </w:p>
        </w:tc>
        <w:tc>
          <w:tcPr>
            <w:tcW w:w="6715" w:type="dxa"/>
            <w:shd w:val="clear" w:color="auto" w:fill="FFFFFF"/>
          </w:tcPr>
          <w:p w:rsidR="00D960C8" w:rsidRDefault="00F41064">
            <w:pPr>
              <w:rPr>
                <w:rFonts w:ascii="宋体" w:hAnsi="宋体" w:cs="宋体"/>
                <w:szCs w:val="21"/>
              </w:rPr>
            </w:pPr>
            <w:r>
              <w:rPr>
                <w:rFonts w:ascii="宋体" w:hAnsi="宋体" w:cs="宋体" w:hint="eastAsia"/>
                <w:color w:val="000000"/>
                <w:kern w:val="0"/>
                <w:szCs w:val="21"/>
              </w:rPr>
              <w:t>负责实现与库存有关界面所需要的服务</w:t>
            </w:r>
          </w:p>
        </w:tc>
      </w:tr>
      <w:tr w:rsidR="006B6364">
        <w:trPr>
          <w:ins w:id="117" w:author="曹姝玥" w:date="2015-12-31T20:56:00Z"/>
        </w:trPr>
        <w:tc>
          <w:tcPr>
            <w:tcW w:w="1807" w:type="dxa"/>
            <w:shd w:val="clear" w:color="auto" w:fill="FFFFFF"/>
          </w:tcPr>
          <w:p w:rsidR="006B6364" w:rsidRDefault="00135ACF">
            <w:pPr>
              <w:rPr>
                <w:ins w:id="118" w:author="曹姝玥" w:date="2015-12-31T20:56:00Z"/>
                <w:rFonts w:cs="Calibri"/>
                <w:color w:val="000000"/>
                <w:kern w:val="0"/>
                <w:sz w:val="22"/>
              </w:rPr>
            </w:pPr>
            <w:ins w:id="119" w:author="曹姝玥" w:date="2016-01-02T23:50:00Z">
              <w:r>
                <w:rPr>
                  <w:rFonts w:cs="Calibri" w:hint="eastAsia"/>
                  <w:color w:val="000000"/>
                  <w:kern w:val="0"/>
                  <w:sz w:val="22"/>
                </w:rPr>
                <w:t>l</w:t>
              </w:r>
            </w:ins>
            <w:ins w:id="120" w:author="曹姝玥" w:date="2015-12-31T20:56:00Z">
              <w:r w:rsidR="006B6364">
                <w:rPr>
                  <w:rFonts w:cs="Calibri" w:hint="eastAsia"/>
                  <w:color w:val="000000"/>
                  <w:kern w:val="0"/>
                  <w:sz w:val="22"/>
                </w:rPr>
                <w:t>oginbl</w:t>
              </w:r>
            </w:ins>
          </w:p>
        </w:tc>
        <w:tc>
          <w:tcPr>
            <w:tcW w:w="6715" w:type="dxa"/>
            <w:shd w:val="clear" w:color="auto" w:fill="FFFFFF"/>
          </w:tcPr>
          <w:p w:rsidR="006B6364" w:rsidRDefault="006B6364">
            <w:pPr>
              <w:rPr>
                <w:ins w:id="121" w:author="曹姝玥" w:date="2015-12-31T20:56:00Z"/>
                <w:rFonts w:ascii="宋体" w:hAnsi="宋体" w:cs="宋体"/>
                <w:color w:val="000000"/>
                <w:kern w:val="0"/>
                <w:szCs w:val="21"/>
              </w:rPr>
            </w:pPr>
            <w:ins w:id="122" w:author="曹姝玥" w:date="2015-12-31T20:56:00Z">
              <w:r>
                <w:rPr>
                  <w:rFonts w:ascii="宋体" w:hAnsi="宋体" w:cs="宋体" w:hint="eastAsia"/>
                  <w:color w:val="000000"/>
                  <w:kern w:val="0"/>
                  <w:szCs w:val="21"/>
                </w:rPr>
                <w:t>负责实现与登录有关的界面所需要的服务</w:t>
              </w:r>
            </w:ins>
          </w:p>
        </w:tc>
      </w:tr>
      <w:tr w:rsidR="00135ACF">
        <w:trPr>
          <w:ins w:id="123" w:author="曹姝玥" w:date="2016-01-02T23:50:00Z"/>
        </w:trPr>
        <w:tc>
          <w:tcPr>
            <w:tcW w:w="1807" w:type="dxa"/>
            <w:shd w:val="clear" w:color="auto" w:fill="FFFFFF"/>
          </w:tcPr>
          <w:p w:rsidR="00135ACF" w:rsidRDefault="00135ACF">
            <w:pPr>
              <w:rPr>
                <w:ins w:id="124" w:author="曹姝玥" w:date="2016-01-02T23:50:00Z"/>
                <w:rFonts w:cs="Calibri"/>
                <w:color w:val="000000"/>
                <w:kern w:val="0"/>
                <w:sz w:val="22"/>
              </w:rPr>
            </w:pPr>
            <w:ins w:id="125" w:author="曹姝玥" w:date="2016-01-02T23:50:00Z">
              <w:r>
                <w:rPr>
                  <w:rFonts w:cs="Calibri"/>
                  <w:color w:val="000000"/>
                  <w:kern w:val="0"/>
                  <w:sz w:val="22"/>
                </w:rPr>
                <w:t>P</w:t>
              </w:r>
              <w:r>
                <w:rPr>
                  <w:rFonts w:cs="Calibri" w:hint="eastAsia"/>
                  <w:color w:val="000000"/>
                  <w:kern w:val="0"/>
                  <w:sz w:val="22"/>
                </w:rPr>
                <w:t>ositionbl</w:t>
              </w:r>
            </w:ins>
          </w:p>
        </w:tc>
        <w:tc>
          <w:tcPr>
            <w:tcW w:w="6715" w:type="dxa"/>
            <w:shd w:val="clear" w:color="auto" w:fill="FFFFFF"/>
          </w:tcPr>
          <w:p w:rsidR="00135ACF" w:rsidRDefault="00135ACF">
            <w:pPr>
              <w:rPr>
                <w:ins w:id="126" w:author="曹姝玥" w:date="2016-01-02T23:50:00Z"/>
                <w:rFonts w:ascii="宋体" w:hAnsi="宋体" w:cs="宋体"/>
                <w:color w:val="000000"/>
                <w:kern w:val="0"/>
                <w:szCs w:val="21"/>
              </w:rPr>
            </w:pPr>
            <w:ins w:id="127" w:author="曹姝玥" w:date="2016-01-02T23:50:00Z">
              <w:r>
                <w:rPr>
                  <w:rFonts w:ascii="宋体" w:hAnsi="宋体" w:cs="宋体" w:hint="eastAsia"/>
                  <w:color w:val="000000"/>
                  <w:kern w:val="0"/>
                  <w:szCs w:val="21"/>
                </w:rPr>
                <w:t>负责实现与职位权限有关的界面所需要的服务</w:t>
              </w:r>
            </w:ins>
          </w:p>
        </w:tc>
      </w:tr>
    </w:tbl>
    <w:p w:rsidR="00D960C8" w:rsidRDefault="00D960C8">
      <w:pPr>
        <w:rPr>
          <w:rFonts w:ascii="宋体" w:hAnsi="宋体"/>
          <w:sz w:val="22"/>
        </w:rPr>
      </w:pPr>
    </w:p>
    <w:p w:rsidR="00D960C8" w:rsidRDefault="00D960C8"/>
    <w:p w:rsidR="00D960C8" w:rsidRDefault="00F41064">
      <w:pPr>
        <w:pStyle w:val="3"/>
      </w:pPr>
      <w:bookmarkStart w:id="128" w:name="_Toc401040356"/>
      <w:r>
        <w:rPr>
          <w:rFonts w:hint="eastAsia"/>
        </w:rPr>
        <w:t xml:space="preserve">     </w:t>
      </w:r>
      <w:bookmarkStart w:id="129" w:name="_Toc6688"/>
      <w:r>
        <w:rPr>
          <w:rFonts w:hint="eastAsia"/>
        </w:rPr>
        <w:t>5.3.2</w:t>
      </w:r>
      <w:r>
        <w:rPr>
          <w:rFonts w:hint="eastAsia"/>
        </w:rPr>
        <w:t>业务逻辑层模块的接口规范</w:t>
      </w:r>
      <w:bookmarkEnd w:id="128"/>
      <w:bookmarkEnd w:id="129"/>
    </w:p>
    <w:p w:rsidR="00D960C8" w:rsidRDefault="00F41064">
      <w:pPr>
        <w:pStyle w:val="a3"/>
        <w:jc w:val="center"/>
        <w:rPr>
          <w:rFonts w:ascii="黑体" w:hAnsi="黑体"/>
          <w:b/>
          <w:bCs/>
          <w:sz w:val="28"/>
          <w:szCs w:val="28"/>
        </w:rPr>
      </w:pPr>
      <w:r>
        <w:rPr>
          <w:rFonts w:ascii="宋体" w:eastAsia="宋体" w:hAnsi="宋体" w:hint="eastAsia"/>
          <w:b/>
          <w:bCs/>
          <w:sz w:val="22"/>
          <w:szCs w:val="22"/>
        </w:rPr>
        <w:t xml:space="preserve">表9 </w:t>
      </w:r>
      <w:r>
        <w:rPr>
          <w:rFonts w:eastAsia="宋体" w:cs="Cambria"/>
          <w:b/>
          <w:bCs/>
          <w:sz w:val="22"/>
          <w:szCs w:val="22"/>
        </w:rPr>
        <w:t>s</w:t>
      </w:r>
      <w:r>
        <w:rPr>
          <w:rFonts w:cs="Cambria"/>
          <w:b/>
          <w:bCs/>
          <w:color w:val="000000"/>
        </w:rPr>
        <w:t>heetbl</w:t>
      </w:r>
      <w:r>
        <w:rPr>
          <w:rFonts w:ascii="宋体" w:eastAsia="宋体" w:hAnsi="宋体" w:hint="eastAsia"/>
          <w:b/>
          <w:bCs/>
          <w:sz w:val="22"/>
          <w:szCs w:val="22"/>
        </w:rPr>
        <w:t>模块的接口规范</w:t>
      </w:r>
    </w:p>
    <w:tbl>
      <w:tblPr>
        <w:tblStyle w:val="a8"/>
        <w:tblW w:w="8517" w:type="dxa"/>
        <w:tblLayout w:type="fixed"/>
        <w:tblLook w:val="04A0"/>
      </w:tblPr>
      <w:tblGrid>
        <w:gridCol w:w="2484"/>
        <w:gridCol w:w="1185"/>
        <w:gridCol w:w="75"/>
        <w:gridCol w:w="4773"/>
      </w:tblGrid>
      <w:tr w:rsidR="00D960C8">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D960C8" w:rsidRDefault="00F41064">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提供的服务（供接口）</w:t>
            </w:r>
          </w:p>
        </w:tc>
      </w:tr>
      <w:tr w:rsidR="00D960C8">
        <w:trPr>
          <w:trHeight w:val="90"/>
        </w:trPr>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D960C8" w:rsidRDefault="00F41064">
            <w:pPr>
              <w:jc w:val="center"/>
              <w:rPr>
                <w:rFonts w:cs="Calibri"/>
                <w:color w:val="000000"/>
              </w:rPr>
            </w:pPr>
            <w:r>
              <w:rPr>
                <w:rFonts w:cs="Calibri" w:hint="eastAsia"/>
                <w:color w:val="000000"/>
                <w:szCs w:val="21"/>
              </w:rPr>
              <w:t>Sheet</w:t>
            </w:r>
            <w:r>
              <w:rPr>
                <w:rFonts w:cs="Calibri"/>
                <w:color w:val="000000"/>
                <w:szCs w:val="21"/>
              </w:rPr>
              <w:t>.check</w:t>
            </w:r>
            <w:r>
              <w:rPr>
                <w:rFonts w:cs="Calibri" w:hint="eastAsia"/>
                <w:color w:val="000000"/>
                <w:szCs w:val="21"/>
              </w:rPr>
              <w:t>Sheet</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Calibri" w:hAnsi="Calibri" w:cs="Calibri"/>
                <w:color w:val="000000"/>
                <w:sz w:val="21"/>
                <w:szCs w:val="21"/>
              </w:rPr>
              <w:t xml:space="preserve">public </w:t>
            </w:r>
            <w:r>
              <w:rPr>
                <w:rFonts w:ascii="Calibri" w:hAnsi="Calibri" w:cs="Calibri" w:hint="eastAsia"/>
                <w:color w:val="000000"/>
                <w:sz w:val="21"/>
                <w:szCs w:val="21"/>
              </w:rPr>
              <w:t>void checkSheet</w:t>
            </w:r>
            <w:r>
              <w:rPr>
                <w:rFonts w:ascii="Calibri" w:hAnsi="Calibri" w:cs="Calibri" w:hint="eastAsia"/>
                <w:sz w:val="21"/>
                <w:szCs w:val="21"/>
              </w:rPr>
              <w:t>(long ID)</w:t>
            </w:r>
          </w:p>
        </w:tc>
      </w:tr>
      <w:tr w:rsidR="00D960C8">
        <w:trPr>
          <w:trHeight w:val="323"/>
        </w:trPr>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D960C8" w:rsidRDefault="00D960C8">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ID符合输入规则</w:t>
            </w:r>
          </w:p>
        </w:tc>
      </w:tr>
      <w:tr w:rsidR="00D960C8">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D960C8" w:rsidRDefault="00D960C8">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返回此表格的完整信息</w:t>
            </w:r>
          </w:p>
        </w:tc>
      </w:tr>
      <w:tr w:rsidR="00D960C8">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D960C8" w:rsidRDefault="00F41064">
            <w:pPr>
              <w:jc w:val="center"/>
              <w:rPr>
                <w:rFonts w:cs="Calibri"/>
                <w:color w:val="000000"/>
              </w:rPr>
            </w:pPr>
            <w:r>
              <w:rPr>
                <w:rFonts w:cs="Calibri" w:hint="eastAsia"/>
                <w:color w:val="000000"/>
                <w:szCs w:val="21"/>
              </w:rPr>
              <w:t>Sheet</w:t>
            </w:r>
            <w:r>
              <w:rPr>
                <w:rFonts w:cs="Calibri"/>
                <w:color w:val="000000"/>
                <w:szCs w:val="21"/>
              </w:rPr>
              <w:t>.examine</w:t>
            </w:r>
            <w:r>
              <w:rPr>
                <w:rFonts w:cs="Calibri" w:hint="eastAsia"/>
                <w:color w:val="000000"/>
                <w:szCs w:val="21"/>
              </w:rPr>
              <w:t>Sheet</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Calibri" w:hAnsi="Calibri" w:cs="Calibri"/>
                <w:color w:val="000000"/>
                <w:sz w:val="21"/>
                <w:szCs w:val="21"/>
              </w:rPr>
              <w:t>public</w:t>
            </w:r>
            <w:r>
              <w:rPr>
                <w:rFonts w:ascii="Calibri" w:hAnsi="Calibri" w:cs="Calibri" w:hint="eastAsia"/>
                <w:color w:val="000000"/>
                <w:sz w:val="21"/>
                <w:szCs w:val="21"/>
              </w:rPr>
              <w:t xml:space="preserve"> void examineSheet</w:t>
            </w:r>
            <w:r>
              <w:rPr>
                <w:rFonts w:ascii="Calibri" w:hAnsi="Calibri" w:cs="Calibri" w:hint="eastAsia"/>
                <w:sz w:val="21"/>
                <w:szCs w:val="21"/>
              </w:rPr>
              <w:t>(long ID)</w:t>
            </w:r>
          </w:p>
        </w:tc>
      </w:tr>
      <w:tr w:rsidR="00D960C8">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D960C8" w:rsidRDefault="00D960C8">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ID符合输入规则</w:t>
            </w:r>
          </w:p>
        </w:tc>
      </w:tr>
      <w:tr w:rsidR="00D960C8">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D960C8" w:rsidRDefault="00D960C8">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持久化更新涉及的领域对象的数据</w:t>
            </w:r>
          </w:p>
        </w:tc>
      </w:tr>
      <w:tr w:rsidR="00D960C8">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D960C8" w:rsidRDefault="00F41064">
            <w:pPr>
              <w:jc w:val="center"/>
              <w:rPr>
                <w:rFonts w:cs="Calibri"/>
                <w:color w:val="000000"/>
              </w:rPr>
            </w:pPr>
            <w:r>
              <w:rPr>
                <w:rFonts w:cs="Calibri" w:hint="eastAsia"/>
                <w:color w:val="000000"/>
                <w:szCs w:val="21"/>
              </w:rPr>
              <w:t>Sheet</w:t>
            </w:r>
            <w:r>
              <w:rPr>
                <w:rFonts w:cs="Calibri"/>
                <w:color w:val="000000"/>
                <w:szCs w:val="21"/>
              </w:rPr>
              <w:t>.fill</w:t>
            </w:r>
            <w:r>
              <w:rPr>
                <w:rFonts w:cs="Calibri" w:hint="eastAsia"/>
                <w:color w:val="000000"/>
                <w:szCs w:val="21"/>
              </w:rPr>
              <w:t>Sheet</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Calibri" w:hAnsi="Calibri" w:cs="Calibri" w:hint="eastAsia"/>
                <w:color w:val="000000"/>
                <w:sz w:val="21"/>
                <w:szCs w:val="21"/>
              </w:rPr>
              <w:t>p</w:t>
            </w:r>
            <w:r>
              <w:rPr>
                <w:rFonts w:ascii="Calibri" w:hAnsi="Calibri" w:cs="Calibri"/>
                <w:color w:val="000000"/>
                <w:sz w:val="21"/>
                <w:szCs w:val="21"/>
              </w:rPr>
              <w:t>ublic</w:t>
            </w:r>
            <w:r>
              <w:rPr>
                <w:rFonts w:ascii="Calibri" w:hAnsi="Calibri" w:cs="Calibri" w:hint="eastAsia"/>
                <w:color w:val="000000"/>
                <w:sz w:val="21"/>
                <w:szCs w:val="21"/>
              </w:rPr>
              <w:t xml:space="preserve"> SheetVO fillSheet(int type,long ID)</w:t>
            </w:r>
          </w:p>
        </w:tc>
      </w:tr>
      <w:tr w:rsidR="00D960C8">
        <w:tc>
          <w:tcPr>
            <w:tcW w:w="2484" w:type="dxa"/>
            <w:vMerge/>
            <w:tcBorders>
              <w:top w:val="single" w:sz="8" w:space="0" w:color="4F81BD"/>
              <w:left w:val="single" w:sz="8" w:space="0" w:color="4F81BD"/>
              <w:bottom w:val="single" w:sz="8" w:space="0" w:color="4F81BD"/>
              <w:right w:val="single" w:sz="8" w:space="0" w:color="4F81BD"/>
            </w:tcBorders>
            <w:shd w:val="clear" w:color="auto" w:fill="FFFFFF"/>
          </w:tcPr>
          <w:p w:rsidR="00D960C8" w:rsidRDefault="00D960C8">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type符合输入规则</w:t>
            </w:r>
          </w:p>
        </w:tc>
      </w:tr>
      <w:tr w:rsidR="00D960C8">
        <w:tc>
          <w:tcPr>
            <w:tcW w:w="2484" w:type="dxa"/>
            <w:vMerge/>
            <w:tcBorders>
              <w:top w:val="single" w:sz="8" w:space="0" w:color="4F81BD"/>
              <w:left w:val="single" w:sz="8" w:space="0" w:color="4F81BD"/>
              <w:bottom w:val="single" w:sz="8" w:space="0" w:color="4F81BD"/>
              <w:right w:val="single" w:sz="8" w:space="0" w:color="4F81BD"/>
            </w:tcBorders>
            <w:shd w:val="clear" w:color="auto" w:fill="FFFFFF"/>
          </w:tcPr>
          <w:p w:rsidR="00D960C8" w:rsidRDefault="00D960C8">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根据type和ID启动一个填写表格回合，同时返回表格信息</w:t>
            </w:r>
          </w:p>
        </w:tc>
      </w:tr>
      <w:tr w:rsidR="00D960C8">
        <w:tc>
          <w:tcPr>
            <w:tcW w:w="2484" w:type="dxa"/>
            <w:vMerge w:val="restart"/>
            <w:tcBorders>
              <w:top w:val="single" w:sz="8" w:space="0" w:color="4F81BD"/>
              <w:left w:val="single" w:sz="8" w:space="0" w:color="4F81BD"/>
              <w:right w:val="single" w:sz="8" w:space="0" w:color="4F81BD"/>
            </w:tcBorders>
            <w:shd w:val="clear" w:color="auto" w:fill="FFFFFF"/>
            <w:vAlign w:val="center"/>
          </w:tcPr>
          <w:p w:rsidR="00D960C8" w:rsidRDefault="00F41064">
            <w:pPr>
              <w:jc w:val="center"/>
            </w:pPr>
            <w:r>
              <w:rPr>
                <w:rFonts w:cs="Calibri"/>
                <w:color w:val="000000"/>
                <w:szCs w:val="21"/>
              </w:rPr>
              <w:t>Sheet.</w:t>
            </w:r>
            <w:r>
              <w:rPr>
                <w:rFonts w:cs="Calibri" w:hint="eastAsia"/>
                <w:color w:val="000000"/>
                <w:szCs w:val="21"/>
              </w:rPr>
              <w:t>isLegal</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Calibri" w:hAnsi="Calibri" w:cs="Calibri" w:hint="eastAsia"/>
                <w:color w:val="000000"/>
                <w:sz w:val="21"/>
                <w:szCs w:val="21"/>
              </w:rPr>
              <w:t>p</w:t>
            </w:r>
            <w:r>
              <w:rPr>
                <w:rFonts w:ascii="Calibri" w:hAnsi="Calibri" w:cs="Calibri"/>
                <w:color w:val="000000"/>
                <w:sz w:val="21"/>
                <w:szCs w:val="21"/>
              </w:rPr>
              <w:t>ublic</w:t>
            </w:r>
            <w:r>
              <w:rPr>
                <w:rFonts w:ascii="Calibri" w:hAnsi="Calibri" w:cs="Calibri" w:hint="eastAsia"/>
                <w:color w:val="000000"/>
                <w:sz w:val="21"/>
                <w:szCs w:val="21"/>
              </w:rPr>
              <w:t xml:space="preserve"> boolean isLegal(SheetInfoType type, Object info)</w:t>
            </w:r>
          </w:p>
        </w:tc>
      </w:tr>
      <w:tr w:rsidR="00D960C8">
        <w:tc>
          <w:tcPr>
            <w:tcW w:w="2484" w:type="dxa"/>
            <w:vMerge/>
            <w:tcBorders>
              <w:left w:val="single" w:sz="8" w:space="0" w:color="4F81BD"/>
              <w:right w:val="single" w:sz="8" w:space="0" w:color="4F81BD"/>
            </w:tcBorders>
            <w:shd w:val="clear" w:color="auto" w:fill="FFFFFF"/>
          </w:tcPr>
          <w:p w:rsidR="00D960C8" w:rsidRDefault="00D960C8">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启动一个检测输入信息回合</w:t>
            </w:r>
          </w:p>
        </w:tc>
      </w:tr>
      <w:tr w:rsidR="00D960C8">
        <w:tc>
          <w:tcPr>
            <w:tcW w:w="2484" w:type="dxa"/>
            <w:vMerge/>
            <w:tcBorders>
              <w:left w:val="single" w:sz="8" w:space="0" w:color="4F81BD"/>
              <w:bottom w:val="single" w:sz="8" w:space="0" w:color="4F81BD"/>
              <w:right w:val="single" w:sz="8" w:space="0" w:color="4F81BD"/>
            </w:tcBorders>
            <w:shd w:val="clear" w:color="auto" w:fill="FFFFFF"/>
          </w:tcPr>
          <w:p w:rsidR="00D960C8" w:rsidRDefault="00D960C8">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结束此次检测输入信息回合，并根据输入的info和type返回信息输入是否合法的结果</w:t>
            </w:r>
          </w:p>
        </w:tc>
      </w:tr>
      <w:tr w:rsidR="00D960C8">
        <w:tc>
          <w:tcPr>
            <w:tcW w:w="2484" w:type="dxa"/>
            <w:vMerge w:val="restart"/>
            <w:tcBorders>
              <w:top w:val="single" w:sz="8" w:space="0" w:color="4F81BD"/>
              <w:left w:val="single" w:sz="8" w:space="0" w:color="4F81BD"/>
              <w:right w:val="single" w:sz="8" w:space="0" w:color="4F81BD"/>
            </w:tcBorders>
            <w:shd w:val="clear" w:color="auto" w:fill="FFFFFF"/>
            <w:vAlign w:val="center"/>
          </w:tcPr>
          <w:p w:rsidR="00D960C8" w:rsidRDefault="00F41064">
            <w:pPr>
              <w:jc w:val="center"/>
            </w:pPr>
            <w:r>
              <w:rPr>
                <w:rFonts w:cs="Calibri" w:hint="eastAsia"/>
                <w:color w:val="000000"/>
                <w:szCs w:val="21"/>
              </w:rPr>
              <w:t>Sheet</w:t>
            </w:r>
            <w:r>
              <w:rPr>
                <w:rFonts w:cs="Calibri"/>
                <w:color w:val="000000"/>
                <w:szCs w:val="21"/>
              </w:rPr>
              <w:t>.</w:t>
            </w:r>
            <w:r>
              <w:rPr>
                <w:rFonts w:cs="Calibri" w:hint="eastAsia"/>
                <w:color w:val="000000"/>
                <w:szCs w:val="21"/>
              </w:rPr>
              <w:t>confirmSheet</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Calibri" w:hAnsi="Calibri" w:cs="Calibri" w:hint="eastAsia"/>
                <w:color w:val="000000"/>
                <w:sz w:val="21"/>
                <w:szCs w:val="21"/>
              </w:rPr>
              <w:t>p</w:t>
            </w:r>
            <w:r>
              <w:rPr>
                <w:rFonts w:ascii="Calibri" w:hAnsi="Calibri" w:cs="Calibri"/>
                <w:color w:val="000000"/>
                <w:sz w:val="21"/>
                <w:szCs w:val="21"/>
              </w:rPr>
              <w:t>ublic</w:t>
            </w:r>
            <w:r>
              <w:rPr>
                <w:rFonts w:ascii="Calibri" w:hAnsi="Calibri" w:cs="Calibri" w:hint="eastAsia"/>
                <w:color w:val="000000"/>
                <w:sz w:val="21"/>
                <w:szCs w:val="21"/>
              </w:rPr>
              <w:t xml:space="preserve"> boolean confirmSheet(SheetVO sheet, int type, boolean confirmed)</w:t>
            </w:r>
          </w:p>
        </w:tc>
      </w:tr>
      <w:tr w:rsidR="00D960C8">
        <w:tc>
          <w:tcPr>
            <w:tcW w:w="2484" w:type="dxa"/>
            <w:vMerge/>
            <w:tcBorders>
              <w:left w:val="single" w:sz="8" w:space="0" w:color="4F81BD"/>
              <w:right w:val="single" w:sz="8" w:space="0" w:color="4F81BD"/>
            </w:tcBorders>
            <w:shd w:val="clear" w:color="auto" w:fill="FFFFFF"/>
          </w:tcPr>
          <w:p w:rsidR="00D960C8" w:rsidRDefault="00D960C8">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启动一个填写表格回合</w:t>
            </w:r>
          </w:p>
        </w:tc>
      </w:tr>
      <w:tr w:rsidR="00D960C8">
        <w:tc>
          <w:tcPr>
            <w:tcW w:w="2484" w:type="dxa"/>
            <w:vMerge/>
            <w:tcBorders>
              <w:left w:val="single" w:sz="8" w:space="0" w:color="4F81BD"/>
              <w:bottom w:val="single" w:sz="8" w:space="0" w:color="4F81BD"/>
              <w:right w:val="single" w:sz="8" w:space="0" w:color="4F81BD"/>
            </w:tcBorders>
            <w:shd w:val="clear" w:color="auto" w:fill="FFFFFF"/>
          </w:tcPr>
          <w:p w:rsidR="00D960C8" w:rsidRDefault="00D960C8">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结束此次填写表格回合，持久化更新涉及的领域对象的数据</w:t>
            </w:r>
          </w:p>
        </w:tc>
      </w:tr>
      <w:tr w:rsidR="00D960C8">
        <w:tc>
          <w:tcPr>
            <w:tcW w:w="2484" w:type="dxa"/>
            <w:vMerge w:val="restart"/>
            <w:tcBorders>
              <w:left w:val="single" w:sz="8" w:space="0" w:color="4F81BD"/>
              <w:right w:val="single" w:sz="8" w:space="0" w:color="4F81BD"/>
            </w:tcBorders>
            <w:shd w:val="clear" w:color="auto" w:fill="FFFFFF"/>
          </w:tcPr>
          <w:p w:rsidR="00D960C8" w:rsidRDefault="00D960C8">
            <w:pPr>
              <w:pStyle w:val="a4"/>
              <w:spacing w:line="276" w:lineRule="auto"/>
              <w:ind w:firstLineChars="0" w:firstLine="0"/>
              <w:rPr>
                <w:rFonts w:ascii="宋体" w:hAnsi="宋体" w:cs="宋体"/>
                <w:color w:val="000000"/>
                <w:sz w:val="21"/>
                <w:szCs w:val="21"/>
              </w:rPr>
            </w:pPr>
          </w:p>
          <w:p w:rsidR="00D960C8" w:rsidRDefault="00D960C8">
            <w:pPr>
              <w:jc w:val="center"/>
              <w:rPr>
                <w:rFonts w:cs="Calibri"/>
                <w:color w:val="000000"/>
                <w:szCs w:val="21"/>
              </w:rPr>
            </w:pPr>
          </w:p>
          <w:p w:rsidR="00D960C8" w:rsidRDefault="00F41064">
            <w:pPr>
              <w:jc w:val="center"/>
            </w:pPr>
            <w:r>
              <w:rPr>
                <w:rFonts w:cs="Calibri"/>
                <w:color w:val="000000"/>
                <w:szCs w:val="21"/>
              </w:rPr>
              <w:t>Sheet.formulateConstant</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Calibri" w:hAnsi="Calibri" w:cs="Calibri"/>
                <w:color w:val="000000"/>
                <w:sz w:val="21"/>
                <w:szCs w:val="21"/>
              </w:rPr>
              <w:t>public void formulateConstant(</w:t>
            </w:r>
            <w:r>
              <w:rPr>
                <w:rFonts w:ascii="Calibri" w:eastAsia="Consolas" w:hAnsi="Calibri" w:cs="Calibri"/>
                <w:bCs/>
                <w:sz w:val="21"/>
                <w:szCs w:val="21"/>
              </w:rPr>
              <w:t>ArrayList&lt;Double&gt; distant</w:t>
            </w:r>
            <w:r>
              <w:rPr>
                <w:rFonts w:ascii="Calibri" w:hAnsi="Calibri" w:cs="Calibri"/>
                <w:color w:val="000000"/>
                <w:sz w:val="21"/>
                <w:szCs w:val="21"/>
              </w:rPr>
              <w:t>, double price</w:t>
            </w:r>
            <w:r>
              <w:rPr>
                <w:rFonts w:ascii="Calibri" w:hAnsi="Calibri" w:cs="Calibri" w:hint="eastAsia"/>
                <w:color w:val="000000"/>
                <w:sz w:val="21"/>
                <w:szCs w:val="21"/>
              </w:rPr>
              <w:t>)</w:t>
            </w:r>
          </w:p>
        </w:tc>
      </w:tr>
      <w:tr w:rsidR="00D960C8">
        <w:tc>
          <w:tcPr>
            <w:tcW w:w="2484" w:type="dxa"/>
            <w:vMerge/>
            <w:tcBorders>
              <w:left w:val="single" w:sz="8" w:space="0" w:color="4F81BD"/>
              <w:right w:val="single" w:sz="8" w:space="0" w:color="4F81BD"/>
            </w:tcBorders>
            <w:shd w:val="clear" w:color="auto" w:fill="FFFFFF"/>
          </w:tcPr>
          <w:p w:rsidR="00D960C8" w:rsidRDefault="00D960C8">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启动一个制定常量回合</w:t>
            </w:r>
          </w:p>
        </w:tc>
      </w:tr>
      <w:tr w:rsidR="00D960C8">
        <w:tc>
          <w:tcPr>
            <w:tcW w:w="2484" w:type="dxa"/>
            <w:vMerge/>
            <w:tcBorders>
              <w:left w:val="single" w:sz="8" w:space="0" w:color="4F81BD"/>
              <w:bottom w:val="single" w:sz="8" w:space="0" w:color="4F81BD"/>
              <w:right w:val="single" w:sz="8" w:space="0" w:color="4F81BD"/>
            </w:tcBorders>
            <w:shd w:val="clear" w:color="auto" w:fill="FFFFFF"/>
          </w:tcPr>
          <w:p w:rsidR="00D960C8" w:rsidRDefault="00D960C8">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结束此次制定常量回合，持久化更新涉及的领域对象的数据</w:t>
            </w:r>
          </w:p>
        </w:tc>
      </w:tr>
      <w:tr w:rsidR="00D960C8">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D960C8" w:rsidRDefault="00F41064">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需要的服务（需接口</w:t>
            </w:r>
            <w:r>
              <w:rPr>
                <w:rFonts w:ascii="宋体" w:hAnsi="宋体" w:cs="宋体" w:hint="eastAsia"/>
                <w:color w:val="FFFFFF"/>
                <w:sz w:val="21"/>
                <w:szCs w:val="21"/>
              </w:rPr>
              <w:t>）</w:t>
            </w:r>
          </w:p>
        </w:tc>
      </w:tr>
      <w:tr w:rsidR="00D960C8">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服务名</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w:t>
            </w:r>
          </w:p>
        </w:tc>
      </w:tr>
      <w:tr w:rsidR="00D960C8">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Calibri" w:hAnsi="Calibri" w:cs="Calibri"/>
                <w:color w:val="000000"/>
                <w:sz w:val="21"/>
                <w:szCs w:val="21"/>
              </w:rPr>
              <w:t>DatabaseFactory.get</w:t>
            </w:r>
            <w:r>
              <w:rPr>
                <w:rFonts w:ascii="Calibri" w:hAnsi="Calibri" w:cs="Calibri" w:hint="eastAsia"/>
                <w:color w:val="000000"/>
                <w:sz w:val="21"/>
                <w:szCs w:val="21"/>
              </w:rPr>
              <w:t>Sheet</w:t>
            </w:r>
            <w:r>
              <w:rPr>
                <w:rFonts w:ascii="Calibri" w:hAnsi="Calibri" w:cs="Calibri"/>
                <w:color w:val="000000"/>
                <w:sz w:val="21"/>
                <w:szCs w:val="21"/>
              </w:rPr>
              <w:t>Database</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D960C8" w:rsidRDefault="00F41064">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得到Sheet数据库的服务的引用</w:t>
            </w:r>
          </w:p>
        </w:tc>
      </w:tr>
      <w:tr w:rsidR="00D960C8">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Calibri" w:hAnsi="Calibri" w:cs="Calibri" w:hint="eastAsia"/>
                <w:color w:val="000000"/>
                <w:sz w:val="21"/>
                <w:szCs w:val="21"/>
              </w:rPr>
              <w:t>Sheet</w:t>
            </w:r>
            <w:r>
              <w:rPr>
                <w:rFonts w:ascii="Calibri" w:hAnsi="Calibri" w:cs="Calibri"/>
                <w:color w:val="000000"/>
                <w:sz w:val="21"/>
                <w:szCs w:val="21"/>
              </w:rPr>
              <w:t>DataService.insert(</w:t>
            </w:r>
            <w:r>
              <w:rPr>
                <w:rFonts w:ascii="Calibri" w:hAnsi="Calibri" w:cs="Calibri" w:hint="eastAsia"/>
                <w:color w:val="000000"/>
                <w:sz w:val="21"/>
                <w:szCs w:val="21"/>
              </w:rPr>
              <w:t>Sheet</w:t>
            </w:r>
            <w:r>
              <w:rPr>
                <w:rFonts w:ascii="Calibri" w:hAnsi="Calibri" w:cs="Calibri"/>
                <w:color w:val="000000"/>
                <w:sz w:val="21"/>
                <w:szCs w:val="21"/>
              </w:rPr>
              <w:t>PO po</w:t>
            </w:r>
            <w:r>
              <w:rPr>
                <w:rFonts w:ascii="Calibri" w:hAnsi="Calibri" w:cs="Calibri" w:hint="eastAsia"/>
                <w:color w:val="000000"/>
                <w:sz w:val="21"/>
                <w:szCs w:val="21"/>
              </w:rPr>
              <w:t>)</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D960C8" w:rsidRDefault="00F41064">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插入单一持久化对象</w:t>
            </w:r>
          </w:p>
        </w:tc>
      </w:tr>
      <w:tr w:rsidR="00D960C8">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D960C8" w:rsidRDefault="00F41064">
            <w:pPr>
              <w:pStyle w:val="a4"/>
              <w:spacing w:line="276" w:lineRule="auto"/>
              <w:ind w:firstLineChars="0" w:firstLine="0"/>
              <w:rPr>
                <w:rFonts w:ascii="Calibri" w:hAnsi="Calibri" w:cs="Calibri"/>
                <w:color w:val="000000"/>
                <w:sz w:val="21"/>
                <w:szCs w:val="21"/>
              </w:rPr>
            </w:pPr>
            <w:r>
              <w:rPr>
                <w:rFonts w:ascii="Calibri" w:hAnsi="Calibri" w:cs="Calibri" w:hint="eastAsia"/>
                <w:color w:val="000000"/>
                <w:sz w:val="21"/>
                <w:szCs w:val="21"/>
              </w:rPr>
              <w:t>Sheet</w:t>
            </w:r>
            <w:r>
              <w:rPr>
                <w:rFonts w:ascii="Calibri" w:hAnsi="Calibri" w:cs="Calibri"/>
                <w:color w:val="000000"/>
                <w:sz w:val="21"/>
                <w:szCs w:val="21"/>
              </w:rPr>
              <w:t>DataService.</w:t>
            </w:r>
            <w:r>
              <w:rPr>
                <w:rFonts w:ascii="Calibri" w:hAnsi="Calibri" w:cs="Calibri" w:hint="eastAsia"/>
                <w:color w:val="000000"/>
                <w:sz w:val="21"/>
                <w:szCs w:val="21"/>
              </w:rPr>
              <w:t>update</w:t>
            </w:r>
            <w:r>
              <w:rPr>
                <w:rFonts w:ascii="Calibri" w:hAnsi="Calibri" w:cs="Calibri"/>
                <w:color w:val="000000"/>
                <w:sz w:val="21"/>
                <w:szCs w:val="21"/>
              </w:rPr>
              <w:t>(</w:t>
            </w:r>
            <w:r>
              <w:rPr>
                <w:rFonts w:ascii="Calibri" w:hAnsi="Calibri" w:cs="Calibri" w:hint="eastAsia"/>
                <w:color w:val="000000"/>
                <w:sz w:val="21"/>
                <w:szCs w:val="21"/>
              </w:rPr>
              <w:t>Sheet</w:t>
            </w:r>
            <w:r>
              <w:rPr>
                <w:rFonts w:ascii="Calibri" w:hAnsi="Calibri" w:cs="Calibri"/>
                <w:color w:val="000000"/>
                <w:sz w:val="21"/>
                <w:szCs w:val="21"/>
              </w:rPr>
              <w:t>PO po</w:t>
            </w:r>
            <w:r>
              <w:rPr>
                <w:rFonts w:ascii="Calibri" w:hAnsi="Calibri" w:cs="Calibri" w:hint="eastAsia"/>
                <w:color w:val="000000"/>
                <w:sz w:val="21"/>
                <w:szCs w:val="21"/>
              </w:rPr>
              <w:t>)</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D960C8" w:rsidRDefault="00F41064">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更新单一持久化对象</w:t>
            </w:r>
          </w:p>
        </w:tc>
      </w:tr>
      <w:tr w:rsidR="00D960C8">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D960C8" w:rsidRDefault="00F41064">
            <w:pPr>
              <w:pStyle w:val="a4"/>
              <w:spacing w:line="276" w:lineRule="auto"/>
              <w:ind w:firstLineChars="0" w:firstLine="0"/>
              <w:rPr>
                <w:rFonts w:ascii="Calibri" w:hAnsi="Calibri" w:cs="Calibri"/>
                <w:color w:val="000000"/>
                <w:sz w:val="21"/>
                <w:szCs w:val="21"/>
              </w:rPr>
            </w:pPr>
            <w:r>
              <w:rPr>
                <w:rFonts w:ascii="Calibri" w:hAnsi="Calibri" w:cs="Calibri" w:hint="eastAsia"/>
                <w:color w:val="000000"/>
                <w:sz w:val="21"/>
                <w:szCs w:val="21"/>
              </w:rPr>
              <w:t>Sheet</w:t>
            </w:r>
            <w:r>
              <w:rPr>
                <w:rFonts w:ascii="Calibri" w:hAnsi="Calibri" w:cs="Calibri"/>
                <w:color w:val="000000"/>
                <w:sz w:val="21"/>
                <w:szCs w:val="21"/>
              </w:rPr>
              <w:t>DataService</w:t>
            </w:r>
            <w:r>
              <w:rPr>
                <w:rFonts w:ascii="Calibri" w:hAnsi="Calibri" w:cs="Calibri" w:hint="eastAsia"/>
                <w:color w:val="000000"/>
                <w:sz w:val="21"/>
                <w:szCs w:val="21"/>
              </w:rPr>
              <w:t>.find(long ID)</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D960C8" w:rsidRDefault="00F41064">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根据ID进行查找单一持久化对象</w:t>
            </w:r>
          </w:p>
        </w:tc>
      </w:tr>
      <w:tr w:rsidR="00D960C8">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D960C8" w:rsidRDefault="00F41064">
            <w:pPr>
              <w:pStyle w:val="a4"/>
              <w:spacing w:line="276" w:lineRule="auto"/>
              <w:ind w:firstLineChars="0" w:firstLine="0"/>
              <w:rPr>
                <w:rFonts w:ascii="Calibri" w:hAnsi="Calibri" w:cs="Calibri"/>
                <w:color w:val="000000"/>
                <w:sz w:val="21"/>
                <w:szCs w:val="21"/>
              </w:rPr>
            </w:pPr>
            <w:r>
              <w:rPr>
                <w:rFonts w:ascii="Calibri" w:hAnsi="Calibri" w:cs="Calibri" w:hint="eastAsia"/>
                <w:color w:val="000000"/>
                <w:sz w:val="21"/>
                <w:szCs w:val="21"/>
              </w:rPr>
              <w:t>Sheet</w:t>
            </w:r>
            <w:r>
              <w:rPr>
                <w:rFonts w:ascii="Calibri" w:hAnsi="Calibri" w:cs="Calibri"/>
                <w:color w:val="000000"/>
                <w:sz w:val="21"/>
                <w:szCs w:val="21"/>
              </w:rPr>
              <w:t>DataService</w:t>
            </w:r>
            <w:r>
              <w:rPr>
                <w:rFonts w:ascii="Calibri" w:hAnsi="Calibri" w:cs="Calibri" w:hint="eastAsia"/>
                <w:color w:val="000000"/>
                <w:sz w:val="21"/>
                <w:szCs w:val="21"/>
              </w:rPr>
              <w:t>.finds(int type)</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D960C8" w:rsidRDefault="00F41064">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根据type进行查找多个持久化对象</w:t>
            </w:r>
          </w:p>
        </w:tc>
      </w:tr>
    </w:tbl>
    <w:p w:rsidR="00D960C8" w:rsidRDefault="00D960C8">
      <w:pPr>
        <w:pStyle w:val="a4"/>
        <w:spacing w:line="276" w:lineRule="auto"/>
        <w:ind w:firstLineChars="0" w:firstLine="0"/>
        <w:rPr>
          <w:rFonts w:ascii="宋体" w:hAnsi="宋体" w:cs="宋体"/>
          <w:sz w:val="22"/>
          <w:szCs w:val="22"/>
        </w:rPr>
      </w:pPr>
    </w:p>
    <w:p w:rsidR="00D960C8" w:rsidRDefault="00F41064">
      <w:pPr>
        <w:pStyle w:val="a3"/>
        <w:jc w:val="center"/>
        <w:rPr>
          <w:rFonts w:ascii="黑体" w:hAnsi="黑体"/>
          <w:b/>
          <w:bCs/>
          <w:sz w:val="28"/>
          <w:szCs w:val="28"/>
        </w:rPr>
      </w:pPr>
      <w:r>
        <w:rPr>
          <w:rFonts w:ascii="宋体" w:eastAsia="宋体" w:hAnsi="宋体" w:hint="eastAsia"/>
          <w:b/>
          <w:bCs/>
          <w:sz w:val="22"/>
          <w:szCs w:val="22"/>
        </w:rPr>
        <w:t xml:space="preserve">表10 </w:t>
      </w:r>
      <w:r>
        <w:rPr>
          <w:rFonts w:hint="eastAsia"/>
          <w:b/>
          <w:bCs/>
          <w:color w:val="000000"/>
        </w:rPr>
        <w:t>logbl</w:t>
      </w:r>
      <w:r>
        <w:rPr>
          <w:rFonts w:ascii="宋体" w:eastAsia="宋体" w:hAnsi="宋体" w:hint="eastAsia"/>
          <w:b/>
          <w:bCs/>
          <w:sz w:val="22"/>
          <w:szCs w:val="22"/>
        </w:rPr>
        <w:t>模块的接口规范</w:t>
      </w:r>
    </w:p>
    <w:tbl>
      <w:tblPr>
        <w:tblStyle w:val="a8"/>
        <w:tblW w:w="8517" w:type="dxa"/>
        <w:tblLayout w:type="fixed"/>
        <w:tblLook w:val="04A0"/>
      </w:tblPr>
      <w:tblGrid>
        <w:gridCol w:w="2484"/>
        <w:gridCol w:w="1185"/>
        <w:gridCol w:w="75"/>
        <w:gridCol w:w="4773"/>
      </w:tblGrid>
      <w:tr w:rsidR="00D960C8">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D960C8" w:rsidRDefault="00F41064">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提供的服务（供接口）</w:t>
            </w:r>
          </w:p>
        </w:tc>
      </w:tr>
      <w:tr w:rsidR="00D960C8">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D960C8" w:rsidRDefault="00F41064">
            <w:pPr>
              <w:jc w:val="center"/>
              <w:rPr>
                <w:rFonts w:cs="Calibri"/>
                <w:color w:val="000000"/>
              </w:rPr>
            </w:pPr>
            <w:r>
              <w:rPr>
                <w:rFonts w:cs="Calibri" w:hint="eastAsia"/>
                <w:color w:val="000000"/>
                <w:szCs w:val="21"/>
              </w:rPr>
              <w:t>Log</w:t>
            </w:r>
            <w:r>
              <w:rPr>
                <w:rFonts w:cs="Calibri"/>
                <w:color w:val="000000"/>
                <w:szCs w:val="21"/>
              </w:rPr>
              <w:t>.check</w:t>
            </w:r>
            <w:r>
              <w:rPr>
                <w:rFonts w:cs="Calibri" w:hint="eastAsia"/>
                <w:color w:val="000000"/>
                <w:szCs w:val="21"/>
              </w:rPr>
              <w:t>Log</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Calibri" w:hAnsi="Calibri" w:cs="Calibri"/>
                <w:color w:val="000000"/>
                <w:sz w:val="21"/>
                <w:szCs w:val="21"/>
              </w:rPr>
              <w:t xml:space="preserve">public </w:t>
            </w:r>
            <w:r>
              <w:rPr>
                <w:rFonts w:ascii="Calibri" w:hAnsi="Calibri" w:cs="Calibri" w:hint="eastAsia"/>
                <w:color w:val="000000"/>
                <w:sz w:val="21"/>
                <w:szCs w:val="21"/>
              </w:rPr>
              <w:t>void checkLog(String date)</w:t>
            </w:r>
          </w:p>
        </w:tc>
      </w:tr>
      <w:tr w:rsidR="00D960C8">
        <w:trPr>
          <w:trHeight w:val="90"/>
        </w:trPr>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D960C8" w:rsidRDefault="00D960C8">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启动一个查看操作日志的回合</w:t>
            </w:r>
          </w:p>
        </w:tc>
      </w:tr>
      <w:tr w:rsidR="00D960C8">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D960C8" w:rsidRDefault="00D960C8">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如果date为空，查看所有操作日志，否则返回所选日期的操作日志，之后结束此次查看操作日志回合</w:t>
            </w:r>
          </w:p>
        </w:tc>
      </w:tr>
      <w:tr w:rsidR="00D960C8">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D960C8" w:rsidRDefault="00F41064">
            <w:pPr>
              <w:jc w:val="center"/>
              <w:rPr>
                <w:rFonts w:cs="Calibri"/>
                <w:color w:val="000000"/>
              </w:rPr>
            </w:pPr>
            <w:r>
              <w:rPr>
                <w:rFonts w:cs="Calibri" w:hint="eastAsia"/>
                <w:color w:val="000000"/>
                <w:szCs w:val="21"/>
              </w:rPr>
              <w:t>Log</w:t>
            </w:r>
            <w:r>
              <w:rPr>
                <w:rFonts w:cs="Calibri"/>
                <w:color w:val="000000"/>
                <w:szCs w:val="21"/>
              </w:rPr>
              <w:t>.</w:t>
            </w:r>
            <w:r>
              <w:rPr>
                <w:rFonts w:cs="Calibri" w:hint="eastAsia"/>
                <w:color w:val="000000"/>
                <w:szCs w:val="21"/>
              </w:rPr>
              <w:t>generateLog</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Calibri" w:hAnsi="Calibri" w:cs="Calibri" w:hint="eastAsia"/>
                <w:color w:val="000000"/>
                <w:sz w:val="21"/>
                <w:szCs w:val="21"/>
              </w:rPr>
              <w:t>p</w:t>
            </w:r>
            <w:r>
              <w:rPr>
                <w:rFonts w:ascii="Calibri" w:hAnsi="Calibri" w:cs="Calibri"/>
                <w:color w:val="000000"/>
                <w:sz w:val="21"/>
                <w:szCs w:val="21"/>
              </w:rPr>
              <w:t>ublic</w:t>
            </w:r>
            <w:r>
              <w:rPr>
                <w:rFonts w:ascii="Calibri" w:hAnsi="Calibri" w:cs="Calibri" w:hint="eastAsia"/>
                <w:color w:val="000000"/>
                <w:sz w:val="21"/>
                <w:szCs w:val="21"/>
              </w:rPr>
              <w:t xml:space="preserve"> void generateLog(String position, String name, String operation)</w:t>
            </w:r>
          </w:p>
        </w:tc>
      </w:tr>
      <w:tr w:rsidR="00D960C8">
        <w:tc>
          <w:tcPr>
            <w:tcW w:w="2484" w:type="dxa"/>
            <w:vMerge/>
            <w:tcBorders>
              <w:top w:val="single" w:sz="8" w:space="0" w:color="4F81BD"/>
              <w:left w:val="single" w:sz="8" w:space="0" w:color="4F81BD"/>
              <w:bottom w:val="single" w:sz="8" w:space="0" w:color="4F81BD"/>
              <w:right w:val="single" w:sz="8" w:space="0" w:color="4F81BD"/>
            </w:tcBorders>
            <w:shd w:val="clear" w:color="auto" w:fill="FFFFFF"/>
          </w:tcPr>
          <w:p w:rsidR="00D960C8" w:rsidRDefault="00D960C8">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操作已完成</w:t>
            </w:r>
          </w:p>
        </w:tc>
      </w:tr>
      <w:tr w:rsidR="00D960C8">
        <w:tc>
          <w:tcPr>
            <w:tcW w:w="2484" w:type="dxa"/>
            <w:vMerge/>
            <w:tcBorders>
              <w:top w:val="single" w:sz="8" w:space="0" w:color="4F81BD"/>
              <w:left w:val="single" w:sz="8" w:space="0" w:color="4F81BD"/>
              <w:bottom w:val="single" w:sz="8" w:space="0" w:color="4F81BD"/>
              <w:right w:val="single" w:sz="8" w:space="0" w:color="4F81BD"/>
            </w:tcBorders>
            <w:shd w:val="clear" w:color="auto" w:fill="FFFFFF"/>
          </w:tcPr>
          <w:p w:rsidR="00D960C8" w:rsidRDefault="00D960C8">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生成操作日志，持久化更新涉及的领域对象的数据</w:t>
            </w:r>
          </w:p>
        </w:tc>
      </w:tr>
      <w:tr w:rsidR="00D960C8">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D960C8" w:rsidRDefault="00F41064">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需要的服务（需接口</w:t>
            </w:r>
            <w:r>
              <w:rPr>
                <w:rFonts w:ascii="宋体" w:hAnsi="宋体" w:cs="宋体" w:hint="eastAsia"/>
                <w:color w:val="FFFFFF"/>
                <w:sz w:val="21"/>
                <w:szCs w:val="21"/>
              </w:rPr>
              <w:t>）</w:t>
            </w:r>
          </w:p>
        </w:tc>
      </w:tr>
      <w:tr w:rsidR="00D960C8">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lastRenderedPageBreak/>
              <w:t>服务名</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w:t>
            </w:r>
          </w:p>
        </w:tc>
      </w:tr>
      <w:tr w:rsidR="00D960C8">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Calibri" w:hAnsi="Calibri" w:cs="Calibri"/>
                <w:color w:val="000000"/>
                <w:sz w:val="21"/>
                <w:szCs w:val="21"/>
              </w:rPr>
              <w:t>DatabaseFactory.get</w:t>
            </w:r>
            <w:r>
              <w:rPr>
                <w:rFonts w:ascii="Calibri" w:hAnsi="Calibri" w:cs="Calibri" w:hint="eastAsia"/>
                <w:color w:val="000000"/>
                <w:sz w:val="21"/>
                <w:szCs w:val="21"/>
              </w:rPr>
              <w:t>Log</w:t>
            </w:r>
            <w:r>
              <w:rPr>
                <w:rFonts w:ascii="Calibri" w:hAnsi="Calibri" w:cs="Calibri"/>
                <w:color w:val="000000"/>
                <w:sz w:val="21"/>
                <w:szCs w:val="21"/>
              </w:rPr>
              <w:t>Database</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D960C8" w:rsidRDefault="00F41064">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得到Log数据库的服务的引用</w:t>
            </w:r>
          </w:p>
        </w:tc>
      </w:tr>
      <w:tr w:rsidR="00D960C8">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Calibri" w:hAnsi="Calibri" w:cs="Calibri" w:hint="eastAsia"/>
                <w:color w:val="000000"/>
                <w:sz w:val="21"/>
                <w:szCs w:val="21"/>
              </w:rPr>
              <w:t>Log</w:t>
            </w:r>
            <w:r>
              <w:rPr>
                <w:rFonts w:ascii="Calibri" w:hAnsi="Calibri" w:cs="Calibri"/>
                <w:color w:val="000000"/>
                <w:sz w:val="21"/>
                <w:szCs w:val="21"/>
              </w:rPr>
              <w:t>DataService.insert(</w:t>
            </w:r>
            <w:r>
              <w:rPr>
                <w:rFonts w:ascii="Calibri" w:hAnsi="Calibri" w:cs="Calibri" w:hint="eastAsia"/>
                <w:color w:val="000000"/>
                <w:sz w:val="21"/>
                <w:szCs w:val="21"/>
              </w:rPr>
              <w:t>Log</w:t>
            </w:r>
            <w:r>
              <w:rPr>
                <w:rFonts w:ascii="Calibri" w:hAnsi="Calibri" w:cs="Calibri"/>
                <w:color w:val="000000"/>
                <w:sz w:val="21"/>
                <w:szCs w:val="21"/>
              </w:rPr>
              <w:t>PO po</w:t>
            </w:r>
            <w:r>
              <w:rPr>
                <w:rFonts w:ascii="Calibri" w:hAnsi="Calibri" w:cs="Calibri" w:hint="eastAsia"/>
                <w:color w:val="000000"/>
                <w:sz w:val="21"/>
                <w:szCs w:val="21"/>
              </w:rPr>
              <w:t>)</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D960C8" w:rsidRDefault="00F41064">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插入单一持久化对象</w:t>
            </w:r>
          </w:p>
        </w:tc>
      </w:tr>
      <w:tr w:rsidR="00D960C8">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D960C8" w:rsidRDefault="00F41064">
            <w:pPr>
              <w:pStyle w:val="a4"/>
              <w:spacing w:line="276" w:lineRule="auto"/>
              <w:ind w:firstLineChars="0" w:firstLine="0"/>
              <w:rPr>
                <w:rFonts w:ascii="Calibri" w:hAnsi="Calibri" w:cs="Calibri"/>
                <w:color w:val="000000"/>
                <w:sz w:val="21"/>
                <w:szCs w:val="21"/>
              </w:rPr>
            </w:pPr>
            <w:r>
              <w:rPr>
                <w:rFonts w:ascii="Calibri" w:hAnsi="Calibri" w:cs="Calibri" w:hint="eastAsia"/>
                <w:color w:val="000000"/>
                <w:sz w:val="21"/>
                <w:szCs w:val="21"/>
              </w:rPr>
              <w:t>Log</w:t>
            </w:r>
            <w:r>
              <w:rPr>
                <w:rFonts w:ascii="Calibri" w:hAnsi="Calibri" w:cs="Calibri"/>
                <w:color w:val="000000"/>
                <w:sz w:val="21"/>
                <w:szCs w:val="21"/>
              </w:rPr>
              <w:t>DataService</w:t>
            </w:r>
            <w:r>
              <w:rPr>
                <w:rFonts w:ascii="Calibri" w:hAnsi="Calibri" w:cs="Calibri" w:hint="eastAsia"/>
                <w:color w:val="000000"/>
                <w:sz w:val="21"/>
                <w:szCs w:val="21"/>
              </w:rPr>
              <w:t>.find(String date)</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D960C8" w:rsidRDefault="00F41064">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根据日期进行查找多个持久化对象</w:t>
            </w:r>
          </w:p>
        </w:tc>
      </w:tr>
      <w:tr w:rsidR="00D960C8">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D960C8" w:rsidRDefault="00F41064">
            <w:pPr>
              <w:pStyle w:val="a4"/>
              <w:spacing w:line="276" w:lineRule="auto"/>
              <w:ind w:firstLineChars="0" w:firstLine="0"/>
              <w:rPr>
                <w:rFonts w:ascii="Calibri" w:hAnsi="Calibri" w:cs="Calibri"/>
                <w:color w:val="000000"/>
                <w:sz w:val="21"/>
                <w:szCs w:val="21"/>
              </w:rPr>
            </w:pPr>
            <w:r>
              <w:rPr>
                <w:rFonts w:ascii="Calibri" w:hAnsi="Calibri" w:cs="Calibri" w:hint="eastAsia"/>
                <w:color w:val="000000"/>
                <w:sz w:val="21"/>
                <w:szCs w:val="21"/>
              </w:rPr>
              <w:t>Log</w:t>
            </w:r>
            <w:r>
              <w:rPr>
                <w:rFonts w:ascii="Calibri" w:hAnsi="Calibri" w:cs="Calibri"/>
                <w:color w:val="000000"/>
                <w:sz w:val="21"/>
                <w:szCs w:val="21"/>
              </w:rPr>
              <w:t>DataService</w:t>
            </w:r>
            <w:r>
              <w:rPr>
                <w:rFonts w:ascii="Calibri" w:hAnsi="Calibri" w:cs="Calibri" w:hint="eastAsia"/>
                <w:color w:val="000000"/>
                <w:sz w:val="21"/>
                <w:szCs w:val="21"/>
              </w:rPr>
              <w:t>.findAll()</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D960C8" w:rsidRDefault="00F41064">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进行查找所有持久化对象</w:t>
            </w:r>
          </w:p>
        </w:tc>
      </w:tr>
    </w:tbl>
    <w:p w:rsidR="00D960C8" w:rsidRDefault="00D960C8">
      <w:pPr>
        <w:pStyle w:val="a3"/>
        <w:jc w:val="center"/>
        <w:rPr>
          <w:rFonts w:ascii="宋体" w:eastAsia="宋体" w:hAnsi="宋体"/>
          <w:b/>
          <w:bCs/>
          <w:sz w:val="22"/>
          <w:szCs w:val="22"/>
        </w:rPr>
      </w:pPr>
    </w:p>
    <w:p w:rsidR="00D960C8" w:rsidRDefault="00F41064">
      <w:pPr>
        <w:pStyle w:val="a3"/>
        <w:jc w:val="center"/>
        <w:rPr>
          <w:rFonts w:ascii="宋体" w:eastAsia="宋体" w:hAnsi="宋体"/>
          <w:b/>
          <w:bCs/>
          <w:sz w:val="22"/>
          <w:szCs w:val="22"/>
        </w:rPr>
      </w:pPr>
      <w:r>
        <w:rPr>
          <w:rFonts w:ascii="宋体" w:eastAsia="宋体" w:hAnsi="宋体" w:hint="eastAsia"/>
          <w:b/>
          <w:bCs/>
          <w:sz w:val="22"/>
          <w:szCs w:val="22"/>
        </w:rPr>
        <w:t xml:space="preserve">表11 </w:t>
      </w:r>
      <w:r>
        <w:rPr>
          <w:rFonts w:hint="eastAsia"/>
          <w:b/>
          <w:bCs/>
          <w:color w:val="000000"/>
        </w:rPr>
        <w:t>accountbl</w:t>
      </w:r>
      <w:r>
        <w:rPr>
          <w:rFonts w:ascii="宋体" w:eastAsia="宋体" w:hAnsi="宋体" w:hint="eastAsia"/>
          <w:b/>
          <w:bCs/>
          <w:sz w:val="22"/>
          <w:szCs w:val="22"/>
        </w:rPr>
        <w:t>模块的接口规范</w:t>
      </w:r>
    </w:p>
    <w:tbl>
      <w:tblPr>
        <w:tblW w:w="8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94"/>
        <w:gridCol w:w="1140"/>
        <w:gridCol w:w="330"/>
        <w:gridCol w:w="4653"/>
      </w:tblGrid>
      <w:tr w:rsidR="00D960C8">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D960C8" w:rsidRDefault="00F41064">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提供的服务（供接口）</w:t>
            </w:r>
          </w:p>
        </w:tc>
      </w:tr>
      <w:tr w:rsidR="00D960C8">
        <w:tc>
          <w:tcPr>
            <w:tcW w:w="2394" w:type="dxa"/>
            <w:vMerge w:val="restart"/>
            <w:tcBorders>
              <w:top w:val="single" w:sz="8" w:space="0" w:color="4F81BD"/>
              <w:left w:val="single" w:sz="8" w:space="0" w:color="4F81BD"/>
              <w:right w:val="single" w:sz="8" w:space="0" w:color="4F81BD"/>
            </w:tcBorders>
            <w:shd w:val="clear" w:color="auto" w:fill="FFFFFF"/>
            <w:vAlign w:val="center"/>
          </w:tcPr>
          <w:p w:rsidR="00D960C8" w:rsidRDefault="00F41064">
            <w:pPr>
              <w:jc w:val="center"/>
              <w:rPr>
                <w:rFonts w:cs="Calibri"/>
                <w:color w:val="000000"/>
              </w:rPr>
            </w:pPr>
            <w:r>
              <w:rPr>
                <w:rFonts w:cs="Calibri" w:hint="eastAsia"/>
                <w:color w:val="000000"/>
              </w:rPr>
              <w:t>Account.</w:t>
            </w:r>
            <w:r>
              <w:rPr>
                <w:rFonts w:cs="Calibri"/>
                <w:color w:val="000000"/>
              </w:rPr>
              <w:t>addAccount</w:t>
            </w: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语法</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Calibri" w:hAnsi="Calibri" w:cs="宋体"/>
                <w:color w:val="000000"/>
                <w:sz w:val="21"/>
                <w:szCs w:val="21"/>
              </w:rPr>
            </w:pPr>
            <w:r>
              <w:rPr>
                <w:rFonts w:ascii="Calibri" w:hAnsi="Calibri" w:cs="宋体"/>
                <w:color w:val="000000"/>
                <w:sz w:val="21"/>
                <w:szCs w:val="21"/>
              </w:rPr>
              <w:t xml:space="preserve">public </w:t>
            </w:r>
            <w:r>
              <w:rPr>
                <w:rFonts w:ascii="Calibri" w:hAnsi="Calibri" w:cs="宋体" w:hint="eastAsia"/>
                <w:color w:val="000000"/>
                <w:sz w:val="21"/>
                <w:szCs w:val="21"/>
              </w:rPr>
              <w:t>boolean</w:t>
            </w:r>
            <w:r>
              <w:rPr>
                <w:rFonts w:ascii="Calibri" w:hAnsi="Calibri" w:cs="宋体"/>
                <w:color w:val="000000"/>
                <w:sz w:val="21"/>
                <w:szCs w:val="21"/>
              </w:rPr>
              <w:t xml:space="preserve"> addAccount(String name,long num,double amount );</w:t>
            </w:r>
          </w:p>
        </w:tc>
      </w:tr>
      <w:tr w:rsidR="00D960C8">
        <w:trPr>
          <w:trHeight w:val="323"/>
        </w:trPr>
        <w:tc>
          <w:tcPr>
            <w:tcW w:w="2394" w:type="dxa"/>
            <w:vMerge/>
            <w:tcBorders>
              <w:left w:val="single" w:sz="8" w:space="0" w:color="4F81BD"/>
              <w:right w:val="single" w:sz="8" w:space="0" w:color="4F81BD"/>
            </w:tcBorders>
            <w:shd w:val="clear" w:color="auto" w:fill="FFFFFF"/>
            <w:vAlign w:val="center"/>
          </w:tcPr>
          <w:p w:rsidR="00D960C8" w:rsidRDefault="00D960C8">
            <w:pPr>
              <w:pStyle w:val="a4"/>
              <w:spacing w:line="276" w:lineRule="auto"/>
              <w:ind w:firstLineChars="0" w:firstLine="0"/>
              <w:jc w:val="center"/>
              <w:rPr>
                <w:rFonts w:ascii="Calibri" w:hAnsi="Calibri" w:cs="Calibri"/>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前置条件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开启一次银行账号管理任务</w:t>
            </w:r>
          </w:p>
        </w:tc>
      </w:tr>
      <w:tr w:rsidR="00D960C8">
        <w:tc>
          <w:tcPr>
            <w:tcW w:w="2394" w:type="dxa"/>
            <w:vMerge/>
            <w:tcBorders>
              <w:left w:val="single" w:sz="8" w:space="0" w:color="4F81BD"/>
              <w:bottom w:val="single" w:sz="8" w:space="0" w:color="4F81BD"/>
              <w:right w:val="single" w:sz="8" w:space="0" w:color="4F81BD"/>
            </w:tcBorders>
            <w:shd w:val="clear" w:color="auto" w:fill="FFFFFF"/>
            <w:vAlign w:val="center"/>
          </w:tcPr>
          <w:p w:rsidR="00D960C8" w:rsidRDefault="00D960C8">
            <w:pPr>
              <w:pStyle w:val="a4"/>
              <w:spacing w:line="276" w:lineRule="auto"/>
              <w:ind w:firstLineChars="0" w:firstLine="0"/>
              <w:jc w:val="center"/>
              <w:rPr>
                <w:rFonts w:ascii="Calibri" w:hAnsi="Calibri" w:cs="Calibri"/>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后置条件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增加一个银行账户</w:t>
            </w:r>
          </w:p>
        </w:tc>
      </w:tr>
      <w:tr w:rsidR="00D960C8">
        <w:tc>
          <w:tcPr>
            <w:tcW w:w="2394" w:type="dxa"/>
            <w:vMerge w:val="restart"/>
            <w:tcBorders>
              <w:left w:val="single" w:sz="8" w:space="0" w:color="4F81BD"/>
              <w:right w:val="single" w:sz="8" w:space="0" w:color="4F81BD"/>
            </w:tcBorders>
            <w:shd w:val="clear" w:color="auto" w:fill="FFFFFF"/>
            <w:vAlign w:val="center"/>
          </w:tcPr>
          <w:p w:rsidR="00D960C8" w:rsidRDefault="00F41064">
            <w:pPr>
              <w:pStyle w:val="a4"/>
              <w:spacing w:line="276" w:lineRule="auto"/>
              <w:ind w:firstLineChars="0" w:firstLine="0"/>
              <w:jc w:val="center"/>
              <w:rPr>
                <w:rFonts w:ascii="Calibri" w:hAnsi="Calibri" w:cs="Calibri"/>
                <w:color w:val="000000"/>
                <w:sz w:val="21"/>
                <w:szCs w:val="21"/>
              </w:rPr>
            </w:pPr>
            <w:r>
              <w:rPr>
                <w:rFonts w:ascii="Calibri" w:hAnsi="Calibri" w:cs="Calibri" w:hint="eastAsia"/>
                <w:color w:val="000000"/>
              </w:rPr>
              <w:t>Account.del</w:t>
            </w:r>
            <w:r>
              <w:rPr>
                <w:rFonts w:ascii="Calibri" w:hAnsi="Calibri" w:cs="Calibri"/>
                <w:color w:val="000000"/>
              </w:rPr>
              <w:t>Account</w:t>
            </w: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语法</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Calibri" w:hAnsi="Calibri" w:cs="宋体"/>
                <w:color w:val="000000"/>
                <w:sz w:val="21"/>
                <w:szCs w:val="21"/>
              </w:rPr>
            </w:pPr>
            <w:r>
              <w:rPr>
                <w:rFonts w:ascii="Calibri" w:hAnsi="Calibri" w:cs="宋体"/>
                <w:color w:val="000000"/>
                <w:sz w:val="21"/>
                <w:szCs w:val="21"/>
              </w:rPr>
              <w:t>public void delAccount (long num);</w:t>
            </w:r>
          </w:p>
        </w:tc>
      </w:tr>
      <w:tr w:rsidR="00D960C8">
        <w:tc>
          <w:tcPr>
            <w:tcW w:w="2394" w:type="dxa"/>
            <w:vMerge/>
            <w:tcBorders>
              <w:left w:val="single" w:sz="8" w:space="0" w:color="4F81BD"/>
              <w:right w:val="single" w:sz="8" w:space="0" w:color="4F81BD"/>
            </w:tcBorders>
            <w:shd w:val="clear" w:color="auto" w:fill="FFFFFF"/>
            <w:vAlign w:val="center"/>
          </w:tcPr>
          <w:p w:rsidR="00D960C8" w:rsidRDefault="00D960C8">
            <w:pPr>
              <w:pStyle w:val="a4"/>
              <w:spacing w:line="276" w:lineRule="auto"/>
              <w:ind w:firstLineChars="0" w:firstLine="0"/>
              <w:jc w:val="center"/>
              <w:rPr>
                <w:rFonts w:ascii="Calibri" w:hAnsi="Calibri" w:cs="Calibri"/>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前置条件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启动一次银行账号管理任务</w:t>
            </w:r>
          </w:p>
        </w:tc>
      </w:tr>
      <w:tr w:rsidR="00D960C8">
        <w:tc>
          <w:tcPr>
            <w:tcW w:w="2394" w:type="dxa"/>
            <w:vMerge/>
            <w:tcBorders>
              <w:left w:val="single" w:sz="8" w:space="0" w:color="4F81BD"/>
              <w:bottom w:val="single" w:sz="8" w:space="0" w:color="4F81BD"/>
              <w:right w:val="single" w:sz="8" w:space="0" w:color="4F81BD"/>
            </w:tcBorders>
            <w:shd w:val="clear" w:color="auto" w:fill="FFFFFF"/>
            <w:vAlign w:val="center"/>
          </w:tcPr>
          <w:p w:rsidR="00D960C8" w:rsidRDefault="00D960C8">
            <w:pPr>
              <w:pStyle w:val="a4"/>
              <w:spacing w:line="276" w:lineRule="auto"/>
              <w:ind w:firstLineChars="0" w:firstLine="0"/>
              <w:jc w:val="center"/>
              <w:rPr>
                <w:rFonts w:ascii="Calibri" w:hAnsi="Calibri" w:cs="Calibri"/>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后置条件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删除一个银行账户</w:t>
            </w:r>
          </w:p>
        </w:tc>
      </w:tr>
      <w:tr w:rsidR="00D960C8">
        <w:tc>
          <w:tcPr>
            <w:tcW w:w="2394" w:type="dxa"/>
            <w:vMerge w:val="restart"/>
            <w:tcBorders>
              <w:left w:val="single" w:sz="8" w:space="0" w:color="4F81BD"/>
              <w:right w:val="single" w:sz="8" w:space="0" w:color="4F81BD"/>
            </w:tcBorders>
            <w:shd w:val="clear" w:color="auto" w:fill="FFFFFF"/>
            <w:vAlign w:val="center"/>
          </w:tcPr>
          <w:p w:rsidR="00D960C8" w:rsidRDefault="00F41064">
            <w:pPr>
              <w:jc w:val="center"/>
              <w:rPr>
                <w:rFonts w:ascii="宋体" w:hAnsi="宋体" w:cs="宋体"/>
                <w:color w:val="000000"/>
                <w:szCs w:val="21"/>
              </w:rPr>
            </w:pPr>
            <w:r>
              <w:rPr>
                <w:rFonts w:cs="Calibri" w:hint="eastAsia"/>
                <w:color w:val="000000"/>
              </w:rPr>
              <w:t>Account.</w:t>
            </w:r>
            <w:r>
              <w:rPr>
                <w:rFonts w:cs="Calibri"/>
                <w:color w:val="000000"/>
              </w:rPr>
              <w:t>getAccoun</w:t>
            </w:r>
            <w:r>
              <w:rPr>
                <w:rFonts w:cs="Calibri" w:hint="eastAsia"/>
                <w:color w:val="000000"/>
              </w:rPr>
              <w:t>tList</w:t>
            </w: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语法</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Calibri" w:hAnsi="Calibri" w:cs="宋体"/>
                <w:color w:val="000000"/>
                <w:sz w:val="21"/>
                <w:szCs w:val="21"/>
              </w:rPr>
            </w:pPr>
            <w:r>
              <w:rPr>
                <w:rFonts w:ascii="Calibri" w:hAnsi="Calibri" w:cs="宋体"/>
                <w:color w:val="000000"/>
                <w:sz w:val="21"/>
                <w:szCs w:val="21"/>
              </w:rPr>
              <w:t xml:space="preserve">public </w:t>
            </w:r>
            <w:r>
              <w:rPr>
                <w:rFonts w:ascii="Calibri" w:hAnsi="Calibri" w:cs="Calibri"/>
                <w:color w:val="000000"/>
                <w:sz w:val="21"/>
                <w:szCs w:val="21"/>
              </w:rPr>
              <w:t>A</w:t>
            </w:r>
            <w:r>
              <w:rPr>
                <w:rFonts w:ascii="Calibri" w:hAnsi="Calibri" w:cs="Calibri" w:hint="eastAsia"/>
                <w:color w:val="000000"/>
                <w:sz w:val="21"/>
                <w:szCs w:val="21"/>
              </w:rPr>
              <w:t>rrayList&lt;</w:t>
            </w:r>
            <w:r>
              <w:rPr>
                <w:rFonts w:ascii="Calibri" w:hAnsi="Calibri" w:cs="Calibri"/>
                <w:color w:val="000000"/>
                <w:sz w:val="21"/>
                <w:szCs w:val="21"/>
              </w:rPr>
              <w:t>AccountVO</w:t>
            </w:r>
            <w:r>
              <w:rPr>
                <w:rFonts w:ascii="Calibri" w:hAnsi="Calibri" w:cs="Calibri" w:hint="eastAsia"/>
                <w:color w:val="000000"/>
                <w:sz w:val="21"/>
                <w:szCs w:val="21"/>
              </w:rPr>
              <w:t>&gt;</w:t>
            </w:r>
            <w:r>
              <w:rPr>
                <w:rFonts w:ascii="Calibri" w:hAnsi="Calibri" w:cs="Calibri"/>
                <w:color w:val="000000"/>
                <w:sz w:val="21"/>
                <w:szCs w:val="21"/>
              </w:rPr>
              <w:t xml:space="preserve"> </w:t>
            </w:r>
            <w:r>
              <w:rPr>
                <w:rFonts w:ascii="Calibri" w:hAnsi="Calibri" w:cs="宋体"/>
                <w:color w:val="000000"/>
                <w:sz w:val="21"/>
                <w:szCs w:val="21"/>
              </w:rPr>
              <w:t xml:space="preserve"> </w:t>
            </w:r>
            <w:r>
              <w:rPr>
                <w:rFonts w:ascii="Calibri" w:hAnsi="Calibri" w:cs="宋体" w:hint="eastAsia"/>
                <w:color w:val="000000"/>
                <w:sz w:val="21"/>
                <w:szCs w:val="21"/>
              </w:rPr>
              <w:t>getAccountList();</w:t>
            </w:r>
          </w:p>
        </w:tc>
      </w:tr>
      <w:tr w:rsidR="00D960C8">
        <w:tc>
          <w:tcPr>
            <w:tcW w:w="2394" w:type="dxa"/>
            <w:vMerge/>
            <w:tcBorders>
              <w:left w:val="single" w:sz="8" w:space="0" w:color="4F81BD"/>
              <w:right w:val="single" w:sz="8" w:space="0" w:color="4F81BD"/>
            </w:tcBorders>
            <w:shd w:val="clear" w:color="auto" w:fill="FFFFFF"/>
            <w:vAlign w:val="center"/>
          </w:tcPr>
          <w:p w:rsidR="00D960C8" w:rsidRDefault="00D960C8">
            <w:pPr>
              <w:pStyle w:val="a4"/>
              <w:spacing w:line="276" w:lineRule="auto"/>
              <w:ind w:firstLineChars="0" w:firstLine="0"/>
              <w:jc w:val="center"/>
              <w:rPr>
                <w:rFonts w:ascii="宋体" w:hAnsi="宋体" w:cs="宋体"/>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前置条件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启动一次银行账号管理任务</w:t>
            </w:r>
          </w:p>
        </w:tc>
      </w:tr>
      <w:tr w:rsidR="00D960C8">
        <w:tc>
          <w:tcPr>
            <w:tcW w:w="2394" w:type="dxa"/>
            <w:vMerge/>
            <w:tcBorders>
              <w:left w:val="single" w:sz="8" w:space="0" w:color="4F81BD"/>
              <w:bottom w:val="single" w:sz="8" w:space="0" w:color="4F81BD"/>
              <w:right w:val="single" w:sz="8" w:space="0" w:color="4F81BD"/>
            </w:tcBorders>
            <w:shd w:val="clear" w:color="auto" w:fill="FFFFFF"/>
            <w:vAlign w:val="center"/>
          </w:tcPr>
          <w:p w:rsidR="00D960C8" w:rsidRDefault="00D960C8">
            <w:pPr>
              <w:pStyle w:val="a4"/>
              <w:spacing w:line="276" w:lineRule="auto"/>
              <w:ind w:firstLineChars="0" w:firstLine="0"/>
              <w:jc w:val="center"/>
              <w:rPr>
                <w:rFonts w:ascii="宋体" w:hAnsi="宋体" w:cs="宋体"/>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后置条件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获取账号列表</w:t>
            </w:r>
          </w:p>
        </w:tc>
      </w:tr>
      <w:tr w:rsidR="005D0D81" w:rsidTr="002B61B7">
        <w:trPr>
          <w:ins w:id="130" w:author="李莹" w:date="2016-01-02T14:55:00Z"/>
        </w:trPr>
        <w:tc>
          <w:tcPr>
            <w:tcW w:w="2394" w:type="dxa"/>
            <w:vMerge w:val="restart"/>
            <w:tcBorders>
              <w:left w:val="single" w:sz="8" w:space="0" w:color="4F81BD"/>
              <w:right w:val="single" w:sz="8" w:space="0" w:color="4F81BD"/>
            </w:tcBorders>
            <w:shd w:val="clear" w:color="auto" w:fill="FFFFFF"/>
            <w:vAlign w:val="center"/>
          </w:tcPr>
          <w:p w:rsidR="005D0D81" w:rsidRPr="005D0D81" w:rsidRDefault="00403BAA">
            <w:pPr>
              <w:pStyle w:val="a4"/>
              <w:spacing w:line="276" w:lineRule="auto"/>
              <w:ind w:firstLineChars="0" w:firstLine="0"/>
              <w:jc w:val="center"/>
              <w:rPr>
                <w:ins w:id="131" w:author="李莹" w:date="2016-01-02T14:55:00Z"/>
                <w:rFonts w:asciiTheme="minorHAnsi" w:hAnsiTheme="minorHAnsi" w:cs="宋体"/>
                <w:color w:val="000000"/>
                <w:sz w:val="21"/>
                <w:szCs w:val="21"/>
                <w:rPrChange w:id="132" w:author="李莹" w:date="2016-01-02T14:56:00Z">
                  <w:rPr>
                    <w:ins w:id="133" w:author="李莹" w:date="2016-01-02T14:55:00Z"/>
                    <w:rFonts w:ascii="宋体" w:hAnsi="宋体" w:cs="宋体"/>
                    <w:color w:val="000000"/>
                    <w:sz w:val="21"/>
                    <w:szCs w:val="21"/>
                  </w:rPr>
                </w:rPrChange>
              </w:rPr>
            </w:pPr>
            <w:ins w:id="134" w:author="李莹" w:date="2016-01-02T14:55:00Z">
              <w:r w:rsidRPr="00403BAA">
                <w:rPr>
                  <w:rFonts w:asciiTheme="minorHAnsi" w:hAnsiTheme="minorHAnsi" w:cs="宋体"/>
                  <w:color w:val="000000"/>
                  <w:sz w:val="21"/>
                  <w:szCs w:val="21"/>
                  <w:rPrChange w:id="135" w:author="李莹" w:date="2016-01-02T14:56:00Z">
                    <w:rPr>
                      <w:rFonts w:ascii="宋体" w:hAnsi="宋体" w:cs="宋体"/>
                      <w:color w:val="000000"/>
                      <w:sz w:val="21"/>
                      <w:szCs w:val="21"/>
                    </w:rPr>
                  </w:rPrChange>
                </w:rPr>
                <w:t>Account.updateAccount</w:t>
              </w:r>
            </w:ins>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5D0D81" w:rsidRDefault="005D0D81">
            <w:pPr>
              <w:pStyle w:val="a4"/>
              <w:spacing w:line="276" w:lineRule="auto"/>
              <w:ind w:firstLineChars="0" w:firstLine="0"/>
              <w:jc w:val="center"/>
              <w:rPr>
                <w:ins w:id="136" w:author="李莹" w:date="2016-01-02T14:55:00Z"/>
                <w:rFonts w:ascii="宋体" w:hAnsi="宋体" w:cs="宋体"/>
                <w:color w:val="000000"/>
                <w:sz w:val="21"/>
                <w:szCs w:val="21"/>
              </w:rPr>
            </w:pPr>
            <w:ins w:id="137" w:author="李莹" w:date="2016-01-02T14:56:00Z">
              <w:r>
                <w:rPr>
                  <w:rFonts w:ascii="宋体" w:hAnsi="宋体" w:cs="宋体" w:hint="eastAsia"/>
                  <w:color w:val="000000"/>
                  <w:sz w:val="21"/>
                  <w:szCs w:val="21"/>
                </w:rPr>
                <w:t>语法</w:t>
              </w:r>
            </w:ins>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5D0D81" w:rsidRDefault="005D0D81">
            <w:pPr>
              <w:pStyle w:val="a4"/>
              <w:spacing w:line="276" w:lineRule="auto"/>
              <w:ind w:firstLineChars="0" w:firstLine="0"/>
              <w:rPr>
                <w:ins w:id="138" w:author="李莹" w:date="2016-01-02T14:55:00Z"/>
                <w:rFonts w:ascii="宋体" w:hAnsi="宋体" w:cs="宋体"/>
                <w:color w:val="000000"/>
                <w:sz w:val="21"/>
                <w:szCs w:val="21"/>
              </w:rPr>
            </w:pPr>
            <w:ins w:id="139" w:author="李莹" w:date="2016-01-02T14:57:00Z">
              <w:r>
                <w:rPr>
                  <w:rFonts w:ascii="Calibri" w:hAnsi="Calibri" w:cs="宋体"/>
                  <w:color w:val="000000"/>
                  <w:sz w:val="21"/>
                  <w:szCs w:val="21"/>
                </w:rPr>
                <w:t xml:space="preserve">public void </w:t>
              </w:r>
            </w:ins>
            <w:ins w:id="140" w:author="李莹" w:date="2016-01-02T14:58:00Z">
              <w:r w:rsidRPr="00120589">
                <w:rPr>
                  <w:rFonts w:asciiTheme="minorHAnsi" w:hAnsiTheme="minorHAnsi" w:cs="宋体"/>
                  <w:color w:val="000000"/>
                  <w:sz w:val="21"/>
                  <w:szCs w:val="21"/>
                </w:rPr>
                <w:t>updateAccount</w:t>
              </w:r>
              <w:r>
                <w:rPr>
                  <w:rFonts w:ascii="Calibri" w:hAnsi="Calibri" w:cs="宋体" w:hint="eastAsia"/>
                  <w:color w:val="000000"/>
                  <w:sz w:val="21"/>
                  <w:szCs w:val="21"/>
                </w:rPr>
                <w:t xml:space="preserve"> </w:t>
              </w:r>
            </w:ins>
            <w:ins w:id="141" w:author="李莹" w:date="2016-01-02T14:57:00Z">
              <w:r>
                <w:rPr>
                  <w:rFonts w:ascii="Calibri" w:hAnsi="Calibri" w:cs="宋体" w:hint="eastAsia"/>
                  <w:color w:val="000000"/>
                  <w:sz w:val="21"/>
                  <w:szCs w:val="21"/>
                </w:rPr>
                <w:t>(double</w:t>
              </w:r>
              <w:r>
                <w:rPr>
                  <w:rFonts w:ascii="Calibri" w:hAnsi="Calibri" w:cs="宋体"/>
                  <w:color w:val="000000"/>
                  <w:sz w:val="21"/>
                  <w:szCs w:val="21"/>
                </w:rPr>
                <w:t xml:space="preserve"> difference</w:t>
              </w:r>
              <w:r>
                <w:rPr>
                  <w:rFonts w:ascii="Calibri" w:hAnsi="Calibri" w:cs="宋体" w:hint="eastAsia"/>
                  <w:color w:val="000000"/>
                  <w:sz w:val="21"/>
                  <w:szCs w:val="21"/>
                </w:rPr>
                <w:t>);</w:t>
              </w:r>
            </w:ins>
          </w:p>
        </w:tc>
      </w:tr>
      <w:tr w:rsidR="005D0D81" w:rsidTr="002B61B7">
        <w:trPr>
          <w:ins w:id="142" w:author="李莹" w:date="2016-01-02T14:55:00Z"/>
        </w:trPr>
        <w:tc>
          <w:tcPr>
            <w:tcW w:w="2394" w:type="dxa"/>
            <w:vMerge/>
            <w:tcBorders>
              <w:left w:val="single" w:sz="8" w:space="0" w:color="4F81BD"/>
              <w:right w:val="single" w:sz="8" w:space="0" w:color="4F81BD"/>
            </w:tcBorders>
            <w:shd w:val="clear" w:color="auto" w:fill="FFFFFF"/>
            <w:vAlign w:val="center"/>
          </w:tcPr>
          <w:p w:rsidR="005D0D81" w:rsidRDefault="005D0D81">
            <w:pPr>
              <w:pStyle w:val="a4"/>
              <w:spacing w:line="276" w:lineRule="auto"/>
              <w:ind w:firstLineChars="0" w:firstLine="0"/>
              <w:jc w:val="center"/>
              <w:rPr>
                <w:ins w:id="143" w:author="李莹" w:date="2016-01-02T14:55:00Z"/>
                <w:rFonts w:ascii="宋体" w:hAnsi="宋体" w:cs="宋体"/>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5D0D81" w:rsidRDefault="005D0D81">
            <w:pPr>
              <w:pStyle w:val="a4"/>
              <w:spacing w:line="276" w:lineRule="auto"/>
              <w:ind w:firstLineChars="0" w:firstLine="0"/>
              <w:jc w:val="center"/>
              <w:rPr>
                <w:ins w:id="144" w:author="李莹" w:date="2016-01-02T14:55:00Z"/>
                <w:rFonts w:ascii="宋体" w:hAnsi="宋体" w:cs="宋体"/>
                <w:color w:val="000000"/>
                <w:sz w:val="21"/>
                <w:szCs w:val="21"/>
              </w:rPr>
            </w:pPr>
            <w:ins w:id="145" w:author="李莹" w:date="2016-01-02T14:56:00Z">
              <w:r>
                <w:rPr>
                  <w:rFonts w:ascii="宋体" w:hAnsi="宋体" w:cs="宋体" w:hint="eastAsia"/>
                  <w:color w:val="000000"/>
                  <w:sz w:val="21"/>
                  <w:szCs w:val="21"/>
                </w:rPr>
                <w:t>前置条件</w:t>
              </w:r>
            </w:ins>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403BAA" w:rsidRDefault="00DB14D3">
            <w:pPr>
              <w:pStyle w:val="a4"/>
              <w:spacing w:line="276" w:lineRule="auto"/>
              <w:ind w:firstLineChars="0" w:firstLine="0"/>
              <w:rPr>
                <w:ins w:id="146" w:author="李莹" w:date="2016-01-02T14:55:00Z"/>
                <w:rFonts w:ascii="宋体" w:hAnsi="宋体" w:cs="宋体"/>
                <w:color w:val="000000"/>
                <w:sz w:val="21"/>
                <w:szCs w:val="21"/>
              </w:rPr>
            </w:pPr>
            <w:ins w:id="147" w:author="李莹" w:date="2016-01-02T14:58:00Z">
              <w:r>
                <w:rPr>
                  <w:rFonts w:ascii="宋体" w:hAnsi="宋体" w:cs="宋体" w:hint="eastAsia"/>
                  <w:color w:val="000000"/>
                  <w:sz w:val="21"/>
                  <w:szCs w:val="21"/>
                </w:rPr>
                <w:t>启动一次</w:t>
              </w:r>
            </w:ins>
            <w:ins w:id="148" w:author="李莹" w:date="2016-01-02T15:04:00Z">
              <w:r w:rsidR="000B7A34">
                <w:rPr>
                  <w:rFonts w:ascii="宋体" w:hAnsi="宋体" w:cs="宋体" w:hint="eastAsia"/>
                  <w:color w:val="000000"/>
                  <w:sz w:val="21"/>
                  <w:szCs w:val="21"/>
                </w:rPr>
                <w:t>新增</w:t>
              </w:r>
            </w:ins>
            <w:ins w:id="149" w:author="李莹" w:date="2016-01-02T14:58:00Z">
              <w:r>
                <w:rPr>
                  <w:rFonts w:ascii="宋体" w:hAnsi="宋体" w:cs="宋体" w:hint="eastAsia"/>
                  <w:color w:val="000000"/>
                  <w:sz w:val="21"/>
                  <w:szCs w:val="21"/>
                </w:rPr>
                <w:t>付款单任务</w:t>
              </w:r>
            </w:ins>
          </w:p>
        </w:tc>
      </w:tr>
      <w:tr w:rsidR="005D0D81">
        <w:trPr>
          <w:ins w:id="150" w:author="李莹" w:date="2016-01-02T14:55:00Z"/>
        </w:trPr>
        <w:tc>
          <w:tcPr>
            <w:tcW w:w="2394" w:type="dxa"/>
            <w:vMerge/>
            <w:tcBorders>
              <w:left w:val="single" w:sz="8" w:space="0" w:color="4F81BD"/>
              <w:bottom w:val="single" w:sz="8" w:space="0" w:color="4F81BD"/>
              <w:right w:val="single" w:sz="8" w:space="0" w:color="4F81BD"/>
            </w:tcBorders>
            <w:shd w:val="clear" w:color="auto" w:fill="FFFFFF"/>
            <w:vAlign w:val="center"/>
          </w:tcPr>
          <w:p w:rsidR="005D0D81" w:rsidRDefault="005D0D81">
            <w:pPr>
              <w:pStyle w:val="a4"/>
              <w:spacing w:line="276" w:lineRule="auto"/>
              <w:ind w:firstLineChars="0" w:firstLine="0"/>
              <w:jc w:val="center"/>
              <w:rPr>
                <w:ins w:id="151" w:author="李莹" w:date="2016-01-02T14:55:00Z"/>
                <w:rFonts w:ascii="宋体" w:hAnsi="宋体" w:cs="宋体"/>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5D0D81" w:rsidRDefault="005D0D81">
            <w:pPr>
              <w:pStyle w:val="a4"/>
              <w:spacing w:line="276" w:lineRule="auto"/>
              <w:ind w:firstLineChars="0" w:firstLine="0"/>
              <w:jc w:val="center"/>
              <w:rPr>
                <w:ins w:id="152" w:author="李莹" w:date="2016-01-02T14:55:00Z"/>
                <w:rFonts w:ascii="宋体" w:hAnsi="宋体" w:cs="宋体"/>
                <w:color w:val="000000"/>
                <w:sz w:val="21"/>
                <w:szCs w:val="21"/>
              </w:rPr>
            </w:pPr>
            <w:ins w:id="153" w:author="李莹" w:date="2016-01-02T14:57:00Z">
              <w:r>
                <w:rPr>
                  <w:rFonts w:ascii="宋体" w:hAnsi="宋体" w:cs="宋体" w:hint="eastAsia"/>
                  <w:color w:val="000000"/>
                  <w:sz w:val="21"/>
                  <w:szCs w:val="21"/>
                </w:rPr>
                <w:t>后置条件</w:t>
              </w:r>
            </w:ins>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403BAA" w:rsidRDefault="00DB14D3">
            <w:pPr>
              <w:pStyle w:val="a4"/>
              <w:spacing w:line="276" w:lineRule="auto"/>
              <w:ind w:firstLineChars="0" w:firstLine="0"/>
              <w:rPr>
                <w:ins w:id="154" w:author="李莹" w:date="2016-01-02T14:55:00Z"/>
                <w:rFonts w:ascii="宋体" w:hAnsi="宋体" w:cs="宋体"/>
                <w:color w:val="000000"/>
                <w:sz w:val="21"/>
                <w:szCs w:val="21"/>
              </w:rPr>
            </w:pPr>
            <w:ins w:id="155" w:author="李莹" w:date="2016-01-02T14:58:00Z">
              <w:r>
                <w:rPr>
                  <w:rFonts w:ascii="宋体" w:hAnsi="宋体" w:cs="宋体" w:hint="eastAsia"/>
                  <w:color w:val="000000"/>
                  <w:sz w:val="21"/>
                  <w:szCs w:val="21"/>
                </w:rPr>
                <w:t>更新账户余额</w:t>
              </w:r>
            </w:ins>
          </w:p>
        </w:tc>
      </w:tr>
      <w:tr w:rsidR="000B7A34" w:rsidTr="002B61B7">
        <w:trPr>
          <w:ins w:id="156" w:author="李莹" w:date="2016-01-02T15:02:00Z"/>
        </w:trPr>
        <w:tc>
          <w:tcPr>
            <w:tcW w:w="2394" w:type="dxa"/>
            <w:vMerge w:val="restart"/>
            <w:tcBorders>
              <w:left w:val="single" w:sz="8" w:space="0" w:color="4F81BD"/>
              <w:right w:val="single" w:sz="8" w:space="0" w:color="4F81BD"/>
            </w:tcBorders>
            <w:shd w:val="clear" w:color="auto" w:fill="FFFFFF"/>
            <w:vAlign w:val="center"/>
          </w:tcPr>
          <w:p w:rsidR="00403BAA" w:rsidRDefault="000B7A34">
            <w:pPr>
              <w:pStyle w:val="a4"/>
              <w:spacing w:line="276" w:lineRule="auto"/>
              <w:ind w:firstLineChars="0" w:firstLine="0"/>
              <w:jc w:val="center"/>
              <w:rPr>
                <w:ins w:id="157" w:author="李莹" w:date="2016-01-02T15:02:00Z"/>
                <w:rFonts w:ascii="宋体" w:hAnsi="宋体" w:cs="宋体"/>
                <w:color w:val="000000"/>
                <w:sz w:val="21"/>
                <w:szCs w:val="21"/>
              </w:rPr>
            </w:pPr>
            <w:ins w:id="158" w:author="李莹" w:date="2016-01-02T15:03:00Z">
              <w:r>
                <w:rPr>
                  <w:rFonts w:ascii="Calibri" w:hAnsi="Calibri" w:cs="Calibri" w:hint="eastAsia"/>
                  <w:color w:val="000000"/>
                </w:rPr>
                <w:t>Account.</w:t>
              </w:r>
              <w:r>
                <w:rPr>
                  <w:rFonts w:ascii="Calibri" w:hAnsi="Calibri" w:cs="Calibri"/>
                  <w:color w:val="000000"/>
                </w:rPr>
                <w:t>init</w:t>
              </w:r>
            </w:ins>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0B7A34" w:rsidRDefault="000B7A34">
            <w:pPr>
              <w:pStyle w:val="a4"/>
              <w:spacing w:line="276" w:lineRule="auto"/>
              <w:ind w:firstLineChars="0" w:firstLine="0"/>
              <w:jc w:val="center"/>
              <w:rPr>
                <w:ins w:id="159" w:author="李莹" w:date="2016-01-02T15:02:00Z"/>
                <w:rFonts w:ascii="宋体" w:hAnsi="宋体" w:cs="宋体"/>
                <w:color w:val="000000"/>
                <w:sz w:val="21"/>
                <w:szCs w:val="21"/>
              </w:rPr>
            </w:pPr>
            <w:ins w:id="160" w:author="李莹" w:date="2016-01-02T15:03:00Z">
              <w:r>
                <w:rPr>
                  <w:rFonts w:ascii="宋体" w:hAnsi="宋体" w:cs="宋体" w:hint="eastAsia"/>
                  <w:color w:val="000000"/>
                  <w:sz w:val="21"/>
                  <w:szCs w:val="21"/>
                </w:rPr>
                <w:t>语法</w:t>
              </w:r>
            </w:ins>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403BAA" w:rsidRDefault="000B7A34">
            <w:pPr>
              <w:pStyle w:val="a4"/>
              <w:spacing w:line="276" w:lineRule="auto"/>
              <w:ind w:firstLineChars="0" w:firstLine="0"/>
              <w:rPr>
                <w:ins w:id="161" w:author="李莹" w:date="2016-01-02T15:02:00Z"/>
                <w:rFonts w:ascii="宋体" w:hAnsi="宋体" w:cs="宋体"/>
                <w:color w:val="000000"/>
                <w:sz w:val="21"/>
                <w:szCs w:val="21"/>
              </w:rPr>
            </w:pPr>
            <w:ins w:id="162" w:author="李莹" w:date="2016-01-02T15:03:00Z">
              <w:r>
                <w:rPr>
                  <w:rFonts w:ascii="Calibri" w:hAnsi="Calibri" w:cs="宋体"/>
                  <w:color w:val="000000"/>
                  <w:sz w:val="21"/>
                  <w:szCs w:val="21"/>
                </w:rPr>
                <w:t xml:space="preserve">public </w:t>
              </w:r>
              <w:r>
                <w:rPr>
                  <w:rFonts w:ascii="Calibri" w:hAnsi="Calibri" w:cs="宋体" w:hint="eastAsia"/>
                  <w:color w:val="000000"/>
                  <w:sz w:val="21"/>
                  <w:szCs w:val="21"/>
                </w:rPr>
                <w:t>boolean</w:t>
              </w:r>
              <w:r>
                <w:rPr>
                  <w:rFonts w:ascii="Calibri" w:hAnsi="Calibri" w:cs="宋体"/>
                  <w:color w:val="000000"/>
                  <w:sz w:val="21"/>
                  <w:szCs w:val="21"/>
                </w:rPr>
                <w:t xml:space="preserve"> init(ArrayList&lt;AccountVO&gt;);</w:t>
              </w:r>
            </w:ins>
          </w:p>
        </w:tc>
      </w:tr>
      <w:tr w:rsidR="000B7A34" w:rsidTr="002B61B7">
        <w:trPr>
          <w:ins w:id="163" w:author="李莹" w:date="2016-01-02T15:02:00Z"/>
        </w:trPr>
        <w:tc>
          <w:tcPr>
            <w:tcW w:w="2394" w:type="dxa"/>
            <w:vMerge/>
            <w:tcBorders>
              <w:left w:val="single" w:sz="8" w:space="0" w:color="4F81BD"/>
              <w:right w:val="single" w:sz="8" w:space="0" w:color="4F81BD"/>
            </w:tcBorders>
            <w:shd w:val="clear" w:color="auto" w:fill="FFFFFF"/>
            <w:vAlign w:val="center"/>
          </w:tcPr>
          <w:p w:rsidR="000B7A34" w:rsidRDefault="000B7A34">
            <w:pPr>
              <w:pStyle w:val="a4"/>
              <w:spacing w:line="276" w:lineRule="auto"/>
              <w:ind w:firstLineChars="0" w:firstLine="0"/>
              <w:jc w:val="center"/>
              <w:rPr>
                <w:ins w:id="164" w:author="李莹" w:date="2016-01-02T15:02:00Z"/>
                <w:rFonts w:ascii="宋体" w:hAnsi="宋体" w:cs="宋体"/>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0B7A34" w:rsidRDefault="000B7A34">
            <w:pPr>
              <w:pStyle w:val="a4"/>
              <w:spacing w:line="276" w:lineRule="auto"/>
              <w:ind w:firstLineChars="0" w:firstLine="0"/>
              <w:jc w:val="center"/>
              <w:rPr>
                <w:ins w:id="165" w:author="李莹" w:date="2016-01-02T15:02:00Z"/>
                <w:rFonts w:ascii="宋体" w:hAnsi="宋体" w:cs="宋体"/>
                <w:color w:val="000000"/>
                <w:sz w:val="21"/>
                <w:szCs w:val="21"/>
              </w:rPr>
            </w:pPr>
            <w:ins w:id="166" w:author="李莹" w:date="2016-01-02T15:03:00Z">
              <w:r>
                <w:rPr>
                  <w:rFonts w:ascii="宋体" w:hAnsi="宋体" w:cs="宋体" w:hint="eastAsia"/>
                  <w:color w:val="000000"/>
                  <w:sz w:val="21"/>
                  <w:szCs w:val="21"/>
                </w:rPr>
                <w:t>前置条件</w:t>
              </w:r>
            </w:ins>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0B7A34" w:rsidRDefault="000B7A34">
            <w:pPr>
              <w:pStyle w:val="a4"/>
              <w:spacing w:line="276" w:lineRule="auto"/>
              <w:ind w:firstLineChars="0" w:firstLine="0"/>
              <w:rPr>
                <w:ins w:id="167" w:author="李莹" w:date="2016-01-02T15:02:00Z"/>
                <w:rFonts w:ascii="宋体" w:hAnsi="宋体" w:cs="宋体"/>
                <w:color w:val="000000"/>
                <w:sz w:val="21"/>
                <w:szCs w:val="21"/>
              </w:rPr>
            </w:pPr>
            <w:ins w:id="168" w:author="李莹" w:date="2016-01-02T15:04:00Z">
              <w:r>
                <w:rPr>
                  <w:rFonts w:ascii="宋体" w:hAnsi="宋体" w:cs="宋体" w:hint="eastAsia"/>
                  <w:color w:val="000000"/>
                  <w:sz w:val="21"/>
                  <w:szCs w:val="21"/>
                </w:rPr>
                <w:t>启动一次期初建账任务</w:t>
              </w:r>
            </w:ins>
          </w:p>
        </w:tc>
      </w:tr>
      <w:tr w:rsidR="000B7A34">
        <w:trPr>
          <w:ins w:id="169" w:author="李莹" w:date="2016-01-02T15:02:00Z"/>
        </w:trPr>
        <w:tc>
          <w:tcPr>
            <w:tcW w:w="2394" w:type="dxa"/>
            <w:vMerge/>
            <w:tcBorders>
              <w:left w:val="single" w:sz="8" w:space="0" w:color="4F81BD"/>
              <w:bottom w:val="single" w:sz="8" w:space="0" w:color="4F81BD"/>
              <w:right w:val="single" w:sz="8" w:space="0" w:color="4F81BD"/>
            </w:tcBorders>
            <w:shd w:val="clear" w:color="auto" w:fill="FFFFFF"/>
            <w:vAlign w:val="center"/>
          </w:tcPr>
          <w:p w:rsidR="000B7A34" w:rsidRDefault="000B7A34">
            <w:pPr>
              <w:pStyle w:val="a4"/>
              <w:spacing w:line="276" w:lineRule="auto"/>
              <w:ind w:firstLineChars="0" w:firstLine="0"/>
              <w:jc w:val="center"/>
              <w:rPr>
                <w:ins w:id="170" w:author="李莹" w:date="2016-01-02T15:02:00Z"/>
                <w:rFonts w:ascii="宋体" w:hAnsi="宋体" w:cs="宋体"/>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0B7A34" w:rsidRDefault="000B7A34">
            <w:pPr>
              <w:pStyle w:val="a4"/>
              <w:spacing w:line="276" w:lineRule="auto"/>
              <w:ind w:firstLineChars="0" w:firstLine="0"/>
              <w:jc w:val="center"/>
              <w:rPr>
                <w:ins w:id="171" w:author="李莹" w:date="2016-01-02T15:02:00Z"/>
                <w:rFonts w:ascii="宋体" w:hAnsi="宋体" w:cs="宋体"/>
                <w:color w:val="000000"/>
                <w:sz w:val="21"/>
                <w:szCs w:val="21"/>
              </w:rPr>
            </w:pPr>
            <w:ins w:id="172" w:author="李莹" w:date="2016-01-02T15:03:00Z">
              <w:r>
                <w:rPr>
                  <w:rFonts w:ascii="宋体" w:hAnsi="宋体" w:cs="宋体" w:hint="eastAsia"/>
                  <w:color w:val="000000"/>
                  <w:sz w:val="21"/>
                  <w:szCs w:val="21"/>
                </w:rPr>
                <w:t>后置条件</w:t>
              </w:r>
            </w:ins>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0B7A34" w:rsidRDefault="000B7A34">
            <w:pPr>
              <w:pStyle w:val="a4"/>
              <w:spacing w:line="276" w:lineRule="auto"/>
              <w:ind w:firstLineChars="0" w:firstLine="0"/>
              <w:rPr>
                <w:ins w:id="173" w:author="李莹" w:date="2016-01-02T15:02:00Z"/>
                <w:rFonts w:ascii="宋体" w:hAnsi="宋体" w:cs="宋体"/>
                <w:color w:val="000000"/>
                <w:sz w:val="21"/>
                <w:szCs w:val="21"/>
              </w:rPr>
            </w:pPr>
            <w:ins w:id="174" w:author="李莹" w:date="2016-01-02T15:04:00Z">
              <w:r>
                <w:rPr>
                  <w:rFonts w:ascii="宋体" w:hAnsi="宋体" w:cs="宋体" w:hint="eastAsia"/>
                  <w:color w:val="000000"/>
                  <w:sz w:val="21"/>
                  <w:szCs w:val="21"/>
                </w:rPr>
                <w:t>更新账户信息</w:t>
              </w:r>
            </w:ins>
          </w:p>
        </w:tc>
      </w:tr>
      <w:tr w:rsidR="00D960C8">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D960C8" w:rsidRDefault="00F41064">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需要的服务（需接口）</w:t>
            </w:r>
          </w:p>
        </w:tc>
      </w:tr>
      <w:tr w:rsidR="00D960C8">
        <w:tc>
          <w:tcPr>
            <w:tcW w:w="3864" w:type="dxa"/>
            <w:gridSpan w:val="3"/>
            <w:tcBorders>
              <w:top w:val="single" w:sz="8" w:space="0" w:color="4F81BD"/>
              <w:left w:val="single" w:sz="8" w:space="0" w:color="4F81BD"/>
              <w:bottom w:val="single" w:sz="8" w:space="0" w:color="4F81BD"/>
              <w:right w:val="single" w:sz="4" w:space="0" w:color="auto"/>
            </w:tcBorders>
            <w:shd w:val="clear" w:color="auto" w:fill="FFFFFF"/>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服务名</w:t>
            </w:r>
          </w:p>
        </w:tc>
        <w:tc>
          <w:tcPr>
            <w:tcW w:w="4653" w:type="dxa"/>
            <w:tcBorders>
              <w:top w:val="single" w:sz="8" w:space="0" w:color="4F81BD"/>
              <w:left w:val="single" w:sz="4" w:space="0" w:color="auto"/>
              <w:bottom w:val="single" w:sz="8" w:space="0" w:color="4F81BD"/>
              <w:right w:val="single" w:sz="8" w:space="0" w:color="4F81BD"/>
            </w:tcBorders>
            <w:shd w:val="clear" w:color="auto" w:fill="FFFFFF"/>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w:t>
            </w:r>
          </w:p>
        </w:tc>
      </w:tr>
      <w:tr w:rsidR="00D960C8" w:rsidDel="00F868C5">
        <w:trPr>
          <w:del w:id="175" w:author="李莹" w:date="2016-01-02T14:53:00Z"/>
        </w:trPr>
        <w:tc>
          <w:tcPr>
            <w:tcW w:w="3864" w:type="dxa"/>
            <w:gridSpan w:val="3"/>
            <w:tcBorders>
              <w:top w:val="single" w:sz="8" w:space="0" w:color="4F81BD"/>
              <w:left w:val="single" w:sz="8" w:space="0" w:color="4F81BD"/>
              <w:bottom w:val="single" w:sz="8" w:space="0" w:color="4F81BD"/>
              <w:right w:val="single" w:sz="4" w:space="0" w:color="auto"/>
            </w:tcBorders>
            <w:shd w:val="clear" w:color="auto" w:fill="FFFFFF"/>
          </w:tcPr>
          <w:p w:rsidR="00D960C8" w:rsidDel="00F868C5" w:rsidRDefault="00F41064">
            <w:pPr>
              <w:pStyle w:val="a4"/>
              <w:spacing w:line="276" w:lineRule="auto"/>
              <w:ind w:firstLineChars="0" w:firstLine="0"/>
              <w:rPr>
                <w:del w:id="176" w:author="李莹" w:date="2016-01-02T14:53:00Z"/>
                <w:rFonts w:ascii="宋体" w:hAnsi="宋体" w:cs="宋体"/>
                <w:color w:val="000000"/>
                <w:sz w:val="21"/>
                <w:szCs w:val="21"/>
              </w:rPr>
            </w:pPr>
            <w:del w:id="177" w:author="李莹" w:date="2016-01-02T14:53:00Z">
              <w:r w:rsidDel="00F868C5">
                <w:rPr>
                  <w:rFonts w:ascii="Calibri" w:hAnsi="Calibri" w:cs="Calibri"/>
                  <w:color w:val="000000"/>
                  <w:sz w:val="21"/>
                  <w:szCs w:val="21"/>
                </w:rPr>
                <w:delText>DatabaseFactory.get</w:delText>
              </w:r>
              <w:r w:rsidDel="00F868C5">
                <w:rPr>
                  <w:rFonts w:ascii="Calibri" w:hAnsi="Calibri" w:cs="Calibri" w:hint="eastAsia"/>
                  <w:color w:val="000000"/>
                  <w:sz w:val="21"/>
                  <w:szCs w:val="21"/>
                </w:rPr>
                <w:delText>Account</w:delText>
              </w:r>
              <w:r w:rsidDel="00F868C5">
                <w:rPr>
                  <w:rFonts w:ascii="Calibri" w:hAnsi="Calibri" w:cs="Calibri"/>
                  <w:color w:val="000000"/>
                  <w:sz w:val="21"/>
                  <w:szCs w:val="21"/>
                </w:rPr>
                <w:delText>Database</w:delText>
              </w:r>
            </w:del>
          </w:p>
        </w:tc>
        <w:tc>
          <w:tcPr>
            <w:tcW w:w="4653" w:type="dxa"/>
            <w:tcBorders>
              <w:top w:val="single" w:sz="8" w:space="0" w:color="4F81BD"/>
              <w:left w:val="single" w:sz="4" w:space="0" w:color="auto"/>
              <w:bottom w:val="single" w:sz="8" w:space="0" w:color="4F81BD"/>
              <w:right w:val="single" w:sz="8" w:space="0" w:color="4F81BD"/>
            </w:tcBorders>
            <w:shd w:val="clear" w:color="auto" w:fill="FFFFFF"/>
          </w:tcPr>
          <w:p w:rsidR="00D960C8" w:rsidDel="00F868C5" w:rsidRDefault="00F41064">
            <w:pPr>
              <w:pStyle w:val="a4"/>
              <w:spacing w:line="276" w:lineRule="auto"/>
              <w:ind w:firstLineChars="0" w:firstLine="0"/>
              <w:jc w:val="left"/>
              <w:rPr>
                <w:del w:id="178" w:author="李莹" w:date="2016-01-02T14:53:00Z"/>
                <w:rFonts w:ascii="宋体" w:hAnsi="宋体" w:cs="宋体"/>
                <w:color w:val="000000"/>
                <w:sz w:val="21"/>
                <w:szCs w:val="21"/>
              </w:rPr>
            </w:pPr>
            <w:del w:id="179" w:author="李莹" w:date="2016-01-02T14:53:00Z">
              <w:r w:rsidDel="00F868C5">
                <w:rPr>
                  <w:rFonts w:ascii="宋体" w:hAnsi="宋体" w:cs="宋体" w:hint="eastAsia"/>
                  <w:color w:val="000000"/>
                  <w:sz w:val="21"/>
                  <w:szCs w:val="21"/>
                </w:rPr>
                <w:delText>得到Account数据库的服务的引用</w:delText>
              </w:r>
            </w:del>
          </w:p>
        </w:tc>
      </w:tr>
      <w:tr w:rsidR="00D960C8">
        <w:tc>
          <w:tcPr>
            <w:tcW w:w="3864" w:type="dxa"/>
            <w:gridSpan w:val="3"/>
            <w:tcBorders>
              <w:top w:val="single" w:sz="8" w:space="0" w:color="4F81BD"/>
              <w:left w:val="single" w:sz="8" w:space="0" w:color="4F81BD"/>
              <w:bottom w:val="single" w:sz="8" w:space="0" w:color="4F81BD"/>
              <w:right w:val="single" w:sz="4"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Calibri" w:hAnsi="Calibri" w:cs="Calibri"/>
                <w:color w:val="000000"/>
                <w:sz w:val="21"/>
                <w:szCs w:val="21"/>
              </w:rPr>
              <w:t>AccountDataService.insert(AccountPO po</w:t>
            </w:r>
            <w:r>
              <w:rPr>
                <w:rFonts w:ascii="Calibri" w:hAnsi="Calibri" w:cs="Calibri" w:hint="eastAsia"/>
                <w:color w:val="000000"/>
                <w:sz w:val="21"/>
                <w:szCs w:val="21"/>
              </w:rPr>
              <w:t>)</w:t>
            </w:r>
          </w:p>
        </w:tc>
        <w:tc>
          <w:tcPr>
            <w:tcW w:w="4653" w:type="dxa"/>
            <w:tcBorders>
              <w:top w:val="single" w:sz="8" w:space="0" w:color="4F81BD"/>
              <w:left w:val="single" w:sz="4" w:space="0" w:color="auto"/>
              <w:bottom w:val="single" w:sz="8" w:space="0" w:color="4F81BD"/>
              <w:right w:val="single" w:sz="8" w:space="0" w:color="4F81BD"/>
            </w:tcBorders>
            <w:shd w:val="clear" w:color="auto" w:fill="FFFFFF"/>
          </w:tcPr>
          <w:p w:rsidR="00D960C8" w:rsidRDefault="00F41064">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插入单一持久化账户对象</w:t>
            </w:r>
          </w:p>
        </w:tc>
      </w:tr>
      <w:tr w:rsidR="00D960C8">
        <w:tc>
          <w:tcPr>
            <w:tcW w:w="3864" w:type="dxa"/>
            <w:gridSpan w:val="3"/>
            <w:tcBorders>
              <w:top w:val="single" w:sz="8" w:space="0" w:color="4F81BD"/>
              <w:left w:val="single" w:sz="8" w:space="0" w:color="4F81BD"/>
              <w:bottom w:val="single" w:sz="8" w:space="0" w:color="4F81BD"/>
              <w:right w:val="single" w:sz="4" w:space="0" w:color="auto"/>
            </w:tcBorders>
            <w:shd w:val="clear" w:color="auto" w:fill="FFFFFF"/>
          </w:tcPr>
          <w:p w:rsidR="00D960C8" w:rsidRDefault="00F41064">
            <w:pPr>
              <w:pStyle w:val="a4"/>
              <w:spacing w:line="276" w:lineRule="auto"/>
              <w:ind w:firstLineChars="0" w:firstLine="0"/>
              <w:rPr>
                <w:rFonts w:ascii="Calibri" w:hAnsi="Calibri" w:cs="Calibri"/>
                <w:color w:val="000000"/>
                <w:sz w:val="21"/>
                <w:szCs w:val="21"/>
              </w:rPr>
            </w:pPr>
            <w:r>
              <w:rPr>
                <w:rFonts w:ascii="Calibri" w:hAnsi="Calibri" w:cs="Calibri"/>
                <w:color w:val="000000"/>
                <w:sz w:val="21"/>
                <w:szCs w:val="21"/>
              </w:rPr>
              <w:t>AccountDataService.del</w:t>
            </w:r>
            <w:r>
              <w:rPr>
                <w:rFonts w:ascii="Calibri" w:hAnsi="Calibri" w:cs="Calibri" w:hint="eastAsia"/>
                <w:color w:val="000000"/>
                <w:sz w:val="21"/>
                <w:szCs w:val="21"/>
              </w:rPr>
              <w:t>ete</w:t>
            </w:r>
            <w:r>
              <w:rPr>
                <w:rFonts w:ascii="Calibri" w:hAnsi="Calibri" w:cs="Calibri"/>
                <w:color w:val="000000"/>
                <w:sz w:val="21"/>
                <w:szCs w:val="21"/>
              </w:rPr>
              <w:t>(AccountPO po</w:t>
            </w:r>
            <w:r>
              <w:rPr>
                <w:rFonts w:ascii="Calibri" w:hAnsi="Calibri" w:cs="Calibri" w:hint="eastAsia"/>
                <w:color w:val="000000"/>
                <w:sz w:val="21"/>
                <w:szCs w:val="21"/>
              </w:rPr>
              <w:t>)</w:t>
            </w:r>
          </w:p>
        </w:tc>
        <w:tc>
          <w:tcPr>
            <w:tcW w:w="4653" w:type="dxa"/>
            <w:tcBorders>
              <w:top w:val="single" w:sz="8" w:space="0" w:color="4F81BD"/>
              <w:left w:val="single" w:sz="4" w:space="0" w:color="auto"/>
              <w:bottom w:val="single" w:sz="8" w:space="0" w:color="4F81BD"/>
              <w:right w:val="single" w:sz="8" w:space="0" w:color="4F81BD"/>
            </w:tcBorders>
            <w:shd w:val="clear" w:color="auto" w:fill="FFFFFF"/>
          </w:tcPr>
          <w:p w:rsidR="00D960C8" w:rsidRDefault="00F41064">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删除单一持久化账户对象</w:t>
            </w:r>
          </w:p>
        </w:tc>
      </w:tr>
      <w:tr w:rsidR="00D960C8">
        <w:tc>
          <w:tcPr>
            <w:tcW w:w="3864" w:type="dxa"/>
            <w:gridSpan w:val="3"/>
            <w:tcBorders>
              <w:top w:val="single" w:sz="8" w:space="0" w:color="4F81BD"/>
              <w:left w:val="single" w:sz="8" w:space="0" w:color="4F81BD"/>
              <w:bottom w:val="single" w:sz="8" w:space="0" w:color="4F81BD"/>
              <w:right w:val="single" w:sz="4" w:space="0" w:color="auto"/>
            </w:tcBorders>
            <w:shd w:val="clear" w:color="auto" w:fill="FFFFFF"/>
          </w:tcPr>
          <w:p w:rsidR="00D960C8" w:rsidRDefault="00F41064">
            <w:pPr>
              <w:pStyle w:val="a4"/>
              <w:spacing w:line="276" w:lineRule="auto"/>
              <w:ind w:firstLineChars="0" w:firstLine="0"/>
              <w:rPr>
                <w:rFonts w:ascii="Calibri" w:hAnsi="Calibri" w:cs="Calibri"/>
                <w:color w:val="000000"/>
                <w:sz w:val="21"/>
                <w:szCs w:val="21"/>
              </w:rPr>
            </w:pPr>
            <w:r>
              <w:rPr>
                <w:rFonts w:ascii="Calibri" w:hAnsi="Calibri" w:cs="Calibri"/>
                <w:color w:val="000000"/>
                <w:sz w:val="21"/>
                <w:szCs w:val="21"/>
              </w:rPr>
              <w:t>AccountDataService.getAll (</w:t>
            </w:r>
            <w:r>
              <w:rPr>
                <w:rFonts w:ascii="Calibri" w:hAnsi="Calibri" w:cs="Calibri" w:hint="eastAsia"/>
                <w:color w:val="000000"/>
                <w:sz w:val="21"/>
                <w:szCs w:val="21"/>
              </w:rPr>
              <w:t>)</w:t>
            </w:r>
          </w:p>
        </w:tc>
        <w:tc>
          <w:tcPr>
            <w:tcW w:w="4653" w:type="dxa"/>
            <w:tcBorders>
              <w:top w:val="single" w:sz="8" w:space="0" w:color="4F81BD"/>
              <w:left w:val="single" w:sz="4" w:space="0" w:color="auto"/>
              <w:bottom w:val="single" w:sz="8" w:space="0" w:color="4F81BD"/>
              <w:right w:val="single" w:sz="8" w:space="0" w:color="4F81BD"/>
            </w:tcBorders>
            <w:shd w:val="clear" w:color="auto" w:fill="FFFFFF"/>
          </w:tcPr>
          <w:p w:rsidR="00D960C8" w:rsidRDefault="00F41064">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获得所有Account持久化账户对象</w:t>
            </w:r>
          </w:p>
        </w:tc>
      </w:tr>
      <w:tr w:rsidR="00D960C8">
        <w:tc>
          <w:tcPr>
            <w:tcW w:w="3864" w:type="dxa"/>
            <w:gridSpan w:val="3"/>
            <w:tcBorders>
              <w:top w:val="single" w:sz="8" w:space="0" w:color="4F81BD"/>
              <w:left w:val="single" w:sz="8" w:space="0" w:color="4F81BD"/>
              <w:bottom w:val="single" w:sz="8" w:space="0" w:color="4F81BD"/>
              <w:right w:val="single" w:sz="4" w:space="0" w:color="auto"/>
            </w:tcBorders>
            <w:shd w:val="clear" w:color="auto" w:fill="FFFFFF"/>
          </w:tcPr>
          <w:p w:rsidR="00D960C8" w:rsidRDefault="00F41064">
            <w:pPr>
              <w:pStyle w:val="a4"/>
              <w:spacing w:line="276" w:lineRule="auto"/>
              <w:ind w:firstLineChars="0" w:firstLine="0"/>
              <w:rPr>
                <w:rFonts w:ascii="Calibri" w:hAnsi="Calibri" w:cs="Calibri"/>
                <w:color w:val="000000"/>
                <w:sz w:val="21"/>
                <w:szCs w:val="21"/>
              </w:rPr>
            </w:pPr>
            <w:r>
              <w:rPr>
                <w:rFonts w:ascii="Calibri" w:hAnsi="Calibri" w:cs="Calibri"/>
                <w:color w:val="000000"/>
                <w:sz w:val="21"/>
                <w:szCs w:val="21"/>
              </w:rPr>
              <w:t>AccountDataService</w:t>
            </w:r>
            <w:ins w:id="180" w:author="李莹" w:date="2016-01-02T14:53:00Z">
              <w:r w:rsidR="00311DF0">
                <w:rPr>
                  <w:rFonts w:ascii="Calibri" w:hAnsi="Calibri" w:cs="Calibri"/>
                  <w:color w:val="000000"/>
                  <w:sz w:val="21"/>
                  <w:szCs w:val="21"/>
                </w:rPr>
                <w:t>.find</w:t>
              </w:r>
            </w:ins>
            <w:del w:id="181" w:author="李莹" w:date="2016-01-02T14:53:00Z">
              <w:r w:rsidDel="00311DF0">
                <w:rPr>
                  <w:rFonts w:ascii="Calibri" w:hAnsi="Calibri" w:cs="Calibri"/>
                  <w:color w:val="000000"/>
                  <w:sz w:val="21"/>
                  <w:szCs w:val="21"/>
                </w:rPr>
                <w:delText>.getAll</w:delText>
              </w:r>
            </w:del>
            <w:r>
              <w:rPr>
                <w:rFonts w:ascii="Calibri" w:hAnsi="Calibri" w:cs="Calibri"/>
                <w:color w:val="000000"/>
                <w:sz w:val="21"/>
                <w:szCs w:val="21"/>
              </w:rPr>
              <w:t xml:space="preserve"> (</w:t>
            </w:r>
            <w:r>
              <w:rPr>
                <w:rFonts w:ascii="Calibri" w:hAnsi="Calibri" w:cs="Calibri" w:hint="eastAsia"/>
                <w:color w:val="000000"/>
                <w:sz w:val="21"/>
                <w:szCs w:val="21"/>
              </w:rPr>
              <w:t>)</w:t>
            </w:r>
          </w:p>
        </w:tc>
        <w:tc>
          <w:tcPr>
            <w:tcW w:w="4653" w:type="dxa"/>
            <w:tcBorders>
              <w:top w:val="single" w:sz="8" w:space="0" w:color="4F81BD"/>
              <w:left w:val="single" w:sz="4" w:space="0" w:color="auto"/>
              <w:bottom w:val="single" w:sz="8" w:space="0" w:color="4F81BD"/>
              <w:right w:val="single" w:sz="8" w:space="0" w:color="4F81BD"/>
            </w:tcBorders>
            <w:shd w:val="clear" w:color="auto" w:fill="FFFFFF"/>
          </w:tcPr>
          <w:p w:rsidR="00D960C8" w:rsidRDefault="00F41064">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获得单一持久化账户对象</w:t>
            </w:r>
          </w:p>
        </w:tc>
      </w:tr>
      <w:tr w:rsidR="00D960C8">
        <w:tc>
          <w:tcPr>
            <w:tcW w:w="3864" w:type="dxa"/>
            <w:gridSpan w:val="3"/>
            <w:tcBorders>
              <w:top w:val="single" w:sz="8" w:space="0" w:color="4F81BD"/>
              <w:left w:val="single" w:sz="8" w:space="0" w:color="4F81BD"/>
              <w:bottom w:val="single" w:sz="8" w:space="0" w:color="4F81BD"/>
              <w:right w:val="single" w:sz="4" w:space="0" w:color="auto"/>
            </w:tcBorders>
            <w:shd w:val="clear" w:color="auto" w:fill="FFFFFF"/>
          </w:tcPr>
          <w:p w:rsidR="00D960C8" w:rsidRDefault="00F41064">
            <w:pPr>
              <w:pStyle w:val="a4"/>
              <w:spacing w:line="276" w:lineRule="auto"/>
              <w:ind w:firstLineChars="0" w:firstLine="0"/>
              <w:rPr>
                <w:rFonts w:ascii="Calibri" w:hAnsi="Calibri" w:cs="Calibri"/>
                <w:color w:val="000000"/>
                <w:sz w:val="21"/>
                <w:szCs w:val="21"/>
              </w:rPr>
            </w:pPr>
            <w:r>
              <w:rPr>
                <w:rFonts w:ascii="Calibri" w:hAnsi="Calibri" w:cs="Calibri"/>
                <w:color w:val="000000"/>
                <w:sz w:val="21"/>
                <w:szCs w:val="21"/>
              </w:rPr>
              <w:t>AccountDataService.</w:t>
            </w:r>
            <w:r>
              <w:rPr>
                <w:rFonts w:ascii="Calibri" w:hAnsi="Calibri" w:cs="Calibri" w:hint="eastAsia"/>
                <w:color w:val="000000"/>
                <w:sz w:val="21"/>
                <w:szCs w:val="21"/>
              </w:rPr>
              <w:t>update</w:t>
            </w:r>
            <w:r>
              <w:rPr>
                <w:rFonts w:ascii="Calibri" w:hAnsi="Calibri" w:cs="Calibri"/>
                <w:color w:val="000000"/>
                <w:sz w:val="21"/>
                <w:szCs w:val="21"/>
              </w:rPr>
              <w:t>(</w:t>
            </w:r>
            <w:r>
              <w:rPr>
                <w:rFonts w:ascii="Calibri" w:hAnsi="Calibri" w:cs="Calibri" w:hint="eastAsia"/>
                <w:color w:val="000000"/>
                <w:sz w:val="21"/>
                <w:szCs w:val="21"/>
              </w:rPr>
              <w:t>AccountPo po)</w:t>
            </w:r>
          </w:p>
        </w:tc>
        <w:tc>
          <w:tcPr>
            <w:tcW w:w="4653" w:type="dxa"/>
            <w:tcBorders>
              <w:top w:val="single" w:sz="8" w:space="0" w:color="4F81BD"/>
              <w:left w:val="single" w:sz="4" w:space="0" w:color="auto"/>
              <w:bottom w:val="single" w:sz="8" w:space="0" w:color="4F81BD"/>
              <w:right w:val="single" w:sz="8" w:space="0" w:color="4F81BD"/>
            </w:tcBorders>
            <w:shd w:val="clear" w:color="auto" w:fill="FFFFFF"/>
          </w:tcPr>
          <w:p w:rsidR="00D960C8" w:rsidRDefault="00F41064">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更新单一持久化账户对象</w:t>
            </w:r>
          </w:p>
        </w:tc>
      </w:tr>
    </w:tbl>
    <w:p w:rsidR="00D960C8" w:rsidRDefault="00D960C8">
      <w:pPr>
        <w:pStyle w:val="a4"/>
        <w:spacing w:line="276" w:lineRule="auto"/>
        <w:ind w:firstLineChars="0" w:firstLine="0"/>
        <w:rPr>
          <w:rFonts w:ascii="宋体" w:hAnsi="宋体" w:cs="宋体"/>
          <w:sz w:val="21"/>
          <w:szCs w:val="21"/>
        </w:rPr>
      </w:pPr>
    </w:p>
    <w:p w:rsidR="00D960C8" w:rsidRDefault="00F41064">
      <w:pPr>
        <w:pStyle w:val="a3"/>
        <w:jc w:val="center"/>
        <w:rPr>
          <w:rFonts w:ascii="黑体" w:hAnsi="黑体"/>
          <w:b/>
          <w:bCs/>
          <w:sz w:val="28"/>
          <w:szCs w:val="28"/>
        </w:rPr>
      </w:pPr>
      <w:r>
        <w:rPr>
          <w:rFonts w:ascii="宋体" w:eastAsia="宋体" w:hAnsi="宋体" w:hint="eastAsia"/>
          <w:b/>
          <w:bCs/>
          <w:sz w:val="22"/>
          <w:szCs w:val="22"/>
        </w:rPr>
        <w:t xml:space="preserve">表12 </w:t>
      </w:r>
      <w:r>
        <w:rPr>
          <w:rFonts w:hint="eastAsia"/>
          <w:b/>
          <w:bCs/>
          <w:color w:val="000000"/>
        </w:rPr>
        <w:t>begininfobl</w:t>
      </w:r>
      <w:r>
        <w:rPr>
          <w:rFonts w:ascii="宋体" w:eastAsia="宋体" w:hAnsi="宋体" w:hint="eastAsia"/>
          <w:b/>
          <w:bCs/>
          <w:sz w:val="22"/>
          <w:szCs w:val="22"/>
        </w:rPr>
        <w:t>模块的接口规范</w:t>
      </w:r>
    </w:p>
    <w:tbl>
      <w:tblPr>
        <w:tblW w:w="8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4"/>
        <w:gridCol w:w="1185"/>
        <w:gridCol w:w="4848"/>
      </w:tblGrid>
      <w:tr w:rsidR="00D960C8">
        <w:tc>
          <w:tcPr>
            <w:tcW w:w="8517" w:type="dxa"/>
            <w:gridSpan w:val="3"/>
            <w:tcBorders>
              <w:top w:val="single" w:sz="8" w:space="0" w:color="4F81BD"/>
              <w:left w:val="single" w:sz="8" w:space="0" w:color="4F81BD"/>
              <w:bottom w:val="single" w:sz="8" w:space="0" w:color="4F81BD"/>
              <w:right w:val="single" w:sz="8" w:space="0" w:color="4F81BD"/>
            </w:tcBorders>
            <w:shd w:val="clear" w:color="auto" w:fill="4F81BD"/>
          </w:tcPr>
          <w:p w:rsidR="00D960C8" w:rsidRDefault="00F41064">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提供的服务（供接口）</w:t>
            </w:r>
          </w:p>
        </w:tc>
      </w:tr>
      <w:tr w:rsidR="00D960C8">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D960C8" w:rsidRDefault="00F41064">
            <w:pPr>
              <w:jc w:val="center"/>
              <w:rPr>
                <w:rFonts w:cs="Calibri"/>
                <w:color w:val="000000"/>
              </w:rPr>
            </w:pPr>
            <w:r>
              <w:rPr>
                <w:rFonts w:cs="Calibri" w:hint="eastAsia"/>
                <w:color w:val="000000"/>
                <w:szCs w:val="21"/>
              </w:rPr>
              <w:t>beginInfo.fill</w:t>
            </w:r>
            <w:r>
              <w:rPr>
                <w:rFonts w:cs="Calibri"/>
                <w:color w:val="000000"/>
                <w:szCs w:val="21"/>
              </w:rPr>
              <w:t>Info</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Calibri" w:hAnsi="Calibri" w:cs="Calibri"/>
                <w:color w:val="000000"/>
                <w:sz w:val="21"/>
                <w:szCs w:val="21"/>
              </w:rPr>
              <w:t>public boolean fillInfo(</w:t>
            </w:r>
            <w:r>
              <w:rPr>
                <w:rFonts w:ascii="Calibri" w:hAnsi="Calibri" w:cs="Calibri" w:hint="eastAsia"/>
                <w:color w:val="000000"/>
                <w:sz w:val="21"/>
                <w:szCs w:val="21"/>
              </w:rPr>
              <w:t>beginInfo</w:t>
            </w:r>
            <w:r>
              <w:rPr>
                <w:rFonts w:ascii="Calibri" w:hAnsi="Calibri" w:cs="Calibri"/>
                <w:color w:val="000000"/>
                <w:sz w:val="21"/>
                <w:szCs w:val="21"/>
              </w:rPr>
              <w:t xml:space="preserve">VO </w:t>
            </w:r>
            <w:r>
              <w:rPr>
                <w:rFonts w:ascii="Calibri" w:hAnsi="Calibri" w:cs="Calibri" w:hint="eastAsia"/>
                <w:color w:val="000000"/>
                <w:sz w:val="21"/>
                <w:szCs w:val="21"/>
              </w:rPr>
              <w:t>vo</w:t>
            </w:r>
            <w:r>
              <w:rPr>
                <w:rFonts w:ascii="Calibri" w:hAnsi="Calibri" w:cs="Calibri"/>
                <w:color w:val="000000"/>
                <w:sz w:val="21"/>
                <w:szCs w:val="21"/>
              </w:rPr>
              <w:t>);</w:t>
            </w:r>
          </w:p>
        </w:tc>
      </w:tr>
      <w:tr w:rsidR="00D960C8">
        <w:trPr>
          <w:trHeight w:val="323"/>
        </w:trPr>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D960C8" w:rsidRDefault="00D960C8">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启动系统</w:t>
            </w:r>
          </w:p>
        </w:tc>
      </w:tr>
      <w:tr w:rsidR="00D960C8">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D960C8" w:rsidRDefault="00D960C8">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系统保存期初信息并更新到持久化数据</w:t>
            </w:r>
          </w:p>
        </w:tc>
      </w:tr>
      <w:tr w:rsidR="00D960C8">
        <w:tc>
          <w:tcPr>
            <w:tcW w:w="2484" w:type="dxa"/>
            <w:vMerge w:val="restart"/>
            <w:tcBorders>
              <w:top w:val="single" w:sz="8" w:space="0" w:color="4F81BD"/>
              <w:left w:val="single" w:sz="8" w:space="0" w:color="4F81BD"/>
              <w:right w:val="single" w:sz="8" w:space="0" w:color="4F81BD"/>
            </w:tcBorders>
            <w:shd w:val="clear" w:color="auto" w:fill="FFFFFF"/>
            <w:vAlign w:val="center"/>
          </w:tcPr>
          <w:p w:rsidR="00D960C8" w:rsidRDefault="00F41064">
            <w:pPr>
              <w:pStyle w:val="a4"/>
              <w:spacing w:line="276" w:lineRule="auto"/>
              <w:ind w:firstLineChars="0" w:firstLine="0"/>
              <w:jc w:val="center"/>
              <w:rPr>
                <w:rFonts w:ascii="Calibri" w:hAnsi="Calibri" w:cs="Calibri"/>
                <w:color w:val="000000"/>
                <w:sz w:val="21"/>
                <w:szCs w:val="21"/>
              </w:rPr>
            </w:pPr>
            <w:r>
              <w:rPr>
                <w:rFonts w:ascii="Calibri" w:hAnsi="Calibri" w:cs="Calibri"/>
                <w:color w:val="000000"/>
                <w:sz w:val="21"/>
                <w:szCs w:val="21"/>
              </w:rPr>
              <w:t>beginInfo.getInfo</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Calibri" w:hAnsi="Calibri" w:cs="宋体"/>
                <w:color w:val="000000"/>
                <w:sz w:val="21"/>
                <w:szCs w:val="21"/>
              </w:rPr>
            </w:pPr>
            <w:r>
              <w:rPr>
                <w:rFonts w:ascii="Calibri" w:hAnsi="Calibri" w:cs="宋体"/>
                <w:color w:val="000000"/>
                <w:sz w:val="21"/>
                <w:szCs w:val="21"/>
              </w:rPr>
              <w:t xml:space="preserve">public </w:t>
            </w:r>
            <w:r>
              <w:rPr>
                <w:rFonts w:ascii="Calibri" w:hAnsi="Calibri" w:cs="宋体" w:hint="eastAsia"/>
                <w:color w:val="000000"/>
                <w:sz w:val="21"/>
                <w:szCs w:val="21"/>
              </w:rPr>
              <w:t>B</w:t>
            </w:r>
            <w:r>
              <w:rPr>
                <w:rFonts w:ascii="Calibri" w:hAnsi="Calibri" w:cs="宋体"/>
                <w:color w:val="000000"/>
                <w:sz w:val="21"/>
                <w:szCs w:val="21"/>
              </w:rPr>
              <w:t>eginInfoVO getInfo();</w:t>
            </w:r>
          </w:p>
        </w:tc>
      </w:tr>
      <w:tr w:rsidR="00D960C8">
        <w:tc>
          <w:tcPr>
            <w:tcW w:w="2484" w:type="dxa"/>
            <w:vMerge/>
            <w:tcBorders>
              <w:left w:val="single" w:sz="8" w:space="0" w:color="4F81BD"/>
              <w:right w:val="single" w:sz="8" w:space="0" w:color="4F81BD"/>
            </w:tcBorders>
            <w:shd w:val="clear" w:color="auto" w:fill="FFFFFF"/>
            <w:vAlign w:val="center"/>
          </w:tcPr>
          <w:p w:rsidR="00D960C8" w:rsidRDefault="00D960C8">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启动一次期初建账查看任务</w:t>
            </w:r>
          </w:p>
        </w:tc>
      </w:tr>
      <w:tr w:rsidR="00D960C8">
        <w:tc>
          <w:tcPr>
            <w:tcW w:w="2484" w:type="dxa"/>
            <w:vMerge/>
            <w:tcBorders>
              <w:left w:val="single" w:sz="8" w:space="0" w:color="4F81BD"/>
              <w:bottom w:val="single" w:sz="8" w:space="0" w:color="4F81BD"/>
              <w:right w:val="single" w:sz="8" w:space="0" w:color="4F81BD"/>
            </w:tcBorders>
            <w:shd w:val="clear" w:color="auto" w:fill="FFFFFF"/>
            <w:vAlign w:val="center"/>
          </w:tcPr>
          <w:p w:rsidR="00D960C8" w:rsidRDefault="00D960C8">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获取期初信息</w:t>
            </w:r>
          </w:p>
        </w:tc>
      </w:tr>
      <w:tr w:rsidR="00D960C8">
        <w:tc>
          <w:tcPr>
            <w:tcW w:w="2484" w:type="dxa"/>
            <w:vMerge w:val="restart"/>
            <w:tcBorders>
              <w:left w:val="single" w:sz="8" w:space="0" w:color="4F81BD"/>
              <w:right w:val="single" w:sz="8" w:space="0" w:color="4F81BD"/>
            </w:tcBorders>
            <w:shd w:val="clear" w:color="auto" w:fill="FFFFFF"/>
            <w:vAlign w:val="center"/>
          </w:tcPr>
          <w:p w:rsidR="00D960C8" w:rsidRDefault="00F41064">
            <w:pPr>
              <w:pStyle w:val="a4"/>
              <w:spacing w:line="276" w:lineRule="auto"/>
              <w:ind w:firstLineChars="0" w:firstLine="0"/>
              <w:jc w:val="center"/>
              <w:rPr>
                <w:rFonts w:ascii="Calibri" w:hAnsi="Calibri" w:cs="Calibri"/>
                <w:color w:val="000000"/>
                <w:sz w:val="21"/>
                <w:szCs w:val="21"/>
              </w:rPr>
            </w:pPr>
            <w:r>
              <w:rPr>
                <w:rFonts w:ascii="Calibri" w:hAnsi="Calibri" w:cs="Calibri" w:hint="eastAsia"/>
                <w:color w:val="000000"/>
                <w:sz w:val="21"/>
                <w:szCs w:val="21"/>
              </w:rPr>
              <w:t>beginInfo.end</w:t>
            </w:r>
            <w:r>
              <w:rPr>
                <w:rFonts w:ascii="Calibri" w:hAnsi="Calibri" w:cs="Calibri"/>
                <w:color w:val="000000"/>
                <w:sz w:val="21"/>
                <w:szCs w:val="21"/>
              </w:rPr>
              <w:t>Begin</w:t>
            </w:r>
            <w:r>
              <w:rPr>
                <w:rFonts w:ascii="Calibri" w:hAnsi="Calibri" w:cs="Calibri" w:hint="eastAsia"/>
                <w:color w:val="000000"/>
                <w:sz w:val="21"/>
                <w:szCs w:val="21"/>
              </w:rPr>
              <w:t>Info</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Calibri" w:hAnsi="Calibri" w:cs="宋体"/>
                <w:color w:val="000000"/>
                <w:sz w:val="21"/>
                <w:szCs w:val="21"/>
              </w:rPr>
            </w:pPr>
            <w:r>
              <w:rPr>
                <w:rFonts w:ascii="Calibri" w:hAnsi="Calibri" w:cs="宋体"/>
                <w:color w:val="000000"/>
                <w:sz w:val="21"/>
                <w:szCs w:val="21"/>
              </w:rPr>
              <w:t>public void endBeginInfo();</w:t>
            </w:r>
          </w:p>
        </w:tc>
      </w:tr>
      <w:tr w:rsidR="00D960C8">
        <w:tc>
          <w:tcPr>
            <w:tcW w:w="2484" w:type="dxa"/>
            <w:vMerge/>
            <w:tcBorders>
              <w:left w:val="single" w:sz="8" w:space="0" w:color="4F81BD"/>
              <w:right w:val="single" w:sz="8" w:space="0" w:color="4F81BD"/>
            </w:tcBorders>
            <w:shd w:val="clear" w:color="auto" w:fill="FFFFFF"/>
            <w:vAlign w:val="center"/>
          </w:tcPr>
          <w:p w:rsidR="00D960C8" w:rsidRDefault="00D960C8">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启动一次期初建账查看任务</w:t>
            </w:r>
          </w:p>
        </w:tc>
      </w:tr>
      <w:tr w:rsidR="00D960C8">
        <w:tc>
          <w:tcPr>
            <w:tcW w:w="2484" w:type="dxa"/>
            <w:vMerge/>
            <w:tcBorders>
              <w:left w:val="single" w:sz="8" w:space="0" w:color="4F81BD"/>
              <w:bottom w:val="single" w:sz="8" w:space="0" w:color="4F81BD"/>
              <w:right w:val="single" w:sz="8" w:space="0" w:color="4F81BD"/>
            </w:tcBorders>
            <w:shd w:val="clear" w:color="auto" w:fill="FFFFFF"/>
            <w:vAlign w:val="center"/>
          </w:tcPr>
          <w:p w:rsidR="00D960C8" w:rsidRDefault="00D960C8">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关闭期初建账查看</w:t>
            </w:r>
          </w:p>
        </w:tc>
      </w:tr>
      <w:tr w:rsidR="00D960C8">
        <w:tc>
          <w:tcPr>
            <w:tcW w:w="8517" w:type="dxa"/>
            <w:gridSpan w:val="3"/>
            <w:tcBorders>
              <w:top w:val="single" w:sz="8" w:space="0" w:color="4F81BD"/>
              <w:left w:val="single" w:sz="8" w:space="0" w:color="4F81BD"/>
              <w:bottom w:val="single" w:sz="8" w:space="0" w:color="4F81BD"/>
              <w:right w:val="single" w:sz="8" w:space="0" w:color="4F81BD"/>
            </w:tcBorders>
            <w:shd w:val="clear" w:color="auto" w:fill="4F81BD"/>
          </w:tcPr>
          <w:p w:rsidR="00D960C8" w:rsidRDefault="00F41064">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需要的服务（需接口</w:t>
            </w:r>
            <w:r>
              <w:rPr>
                <w:rFonts w:ascii="宋体" w:hAnsi="宋体" w:cs="宋体" w:hint="eastAsia"/>
                <w:color w:val="FFFFFF"/>
                <w:sz w:val="21"/>
                <w:szCs w:val="21"/>
              </w:rPr>
              <w:t>）</w:t>
            </w:r>
          </w:p>
        </w:tc>
      </w:tr>
      <w:tr w:rsidR="00D960C8">
        <w:tc>
          <w:tcPr>
            <w:tcW w:w="3669" w:type="dxa"/>
            <w:gridSpan w:val="2"/>
            <w:tcBorders>
              <w:top w:val="single" w:sz="8" w:space="0" w:color="4F81BD"/>
              <w:left w:val="single" w:sz="8" w:space="0" w:color="4F81BD"/>
              <w:bottom w:val="single" w:sz="8" w:space="0" w:color="4F81BD"/>
              <w:right w:val="single" w:sz="4" w:space="0" w:color="auto"/>
            </w:tcBorders>
            <w:shd w:val="clear" w:color="auto" w:fill="FFFFFF"/>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服务名</w:t>
            </w:r>
          </w:p>
        </w:tc>
        <w:tc>
          <w:tcPr>
            <w:tcW w:w="4848" w:type="dxa"/>
            <w:tcBorders>
              <w:top w:val="single" w:sz="8" w:space="0" w:color="4F81BD"/>
              <w:left w:val="single" w:sz="4" w:space="0" w:color="auto"/>
              <w:bottom w:val="single" w:sz="8" w:space="0" w:color="4F81BD"/>
              <w:right w:val="single" w:sz="8" w:space="0" w:color="4F81BD"/>
            </w:tcBorders>
            <w:shd w:val="clear" w:color="auto" w:fill="FFFFFF"/>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w:t>
            </w:r>
          </w:p>
        </w:tc>
      </w:tr>
      <w:tr w:rsidR="00D960C8" w:rsidDel="00F962AD">
        <w:trPr>
          <w:del w:id="182" w:author="李莹" w:date="2016-01-02T14:59:00Z"/>
        </w:trPr>
        <w:tc>
          <w:tcPr>
            <w:tcW w:w="3669" w:type="dxa"/>
            <w:gridSpan w:val="2"/>
            <w:tcBorders>
              <w:top w:val="single" w:sz="8" w:space="0" w:color="4F81BD"/>
              <w:left w:val="single" w:sz="8" w:space="0" w:color="4F81BD"/>
              <w:bottom w:val="single" w:sz="8" w:space="0" w:color="4F81BD"/>
              <w:right w:val="single" w:sz="4" w:space="0" w:color="auto"/>
            </w:tcBorders>
            <w:shd w:val="clear" w:color="auto" w:fill="FFFFFF"/>
          </w:tcPr>
          <w:p w:rsidR="00D960C8" w:rsidDel="00F962AD" w:rsidRDefault="00F41064">
            <w:pPr>
              <w:pStyle w:val="a4"/>
              <w:spacing w:line="276" w:lineRule="auto"/>
              <w:ind w:firstLineChars="0" w:firstLine="0"/>
              <w:rPr>
                <w:del w:id="183" w:author="李莹" w:date="2016-01-02T14:59:00Z"/>
                <w:rFonts w:ascii="宋体" w:hAnsi="宋体" w:cs="宋体"/>
                <w:color w:val="000000"/>
                <w:sz w:val="21"/>
                <w:szCs w:val="21"/>
              </w:rPr>
            </w:pPr>
            <w:del w:id="184" w:author="李莹" w:date="2016-01-02T14:59:00Z">
              <w:r w:rsidDel="00F962AD">
                <w:rPr>
                  <w:rFonts w:ascii="Calibri" w:hAnsi="Calibri" w:cs="Calibri"/>
                  <w:color w:val="000000"/>
                  <w:sz w:val="21"/>
                  <w:szCs w:val="21"/>
                </w:rPr>
                <w:delText>DatabaseFactory.getBeginInfoDatabase</w:delText>
              </w:r>
            </w:del>
          </w:p>
        </w:tc>
        <w:tc>
          <w:tcPr>
            <w:tcW w:w="4848" w:type="dxa"/>
            <w:tcBorders>
              <w:top w:val="single" w:sz="8" w:space="0" w:color="4F81BD"/>
              <w:left w:val="single" w:sz="4" w:space="0" w:color="auto"/>
              <w:bottom w:val="single" w:sz="8" w:space="0" w:color="4F81BD"/>
              <w:right w:val="single" w:sz="8" w:space="0" w:color="4F81BD"/>
            </w:tcBorders>
            <w:shd w:val="clear" w:color="auto" w:fill="FFFFFF"/>
          </w:tcPr>
          <w:p w:rsidR="00D960C8" w:rsidDel="00F962AD" w:rsidRDefault="00F41064">
            <w:pPr>
              <w:pStyle w:val="a4"/>
              <w:spacing w:line="276" w:lineRule="auto"/>
              <w:ind w:firstLineChars="0" w:firstLine="0"/>
              <w:jc w:val="left"/>
              <w:rPr>
                <w:del w:id="185" w:author="李莹" w:date="2016-01-02T14:59:00Z"/>
                <w:rFonts w:ascii="宋体" w:hAnsi="宋体" w:cs="宋体"/>
                <w:color w:val="000000"/>
                <w:sz w:val="21"/>
                <w:szCs w:val="21"/>
              </w:rPr>
            </w:pPr>
            <w:del w:id="186" w:author="李莹" w:date="2016-01-02T14:59:00Z">
              <w:r w:rsidDel="00F962AD">
                <w:rPr>
                  <w:rFonts w:ascii="宋体" w:hAnsi="宋体" w:cs="宋体" w:hint="eastAsia"/>
                  <w:color w:val="000000"/>
                  <w:sz w:val="21"/>
                  <w:szCs w:val="21"/>
                </w:rPr>
                <w:delText>得到Account数据库的服务的引用</w:delText>
              </w:r>
            </w:del>
          </w:p>
        </w:tc>
      </w:tr>
      <w:tr w:rsidR="00D960C8">
        <w:tc>
          <w:tcPr>
            <w:tcW w:w="3669" w:type="dxa"/>
            <w:gridSpan w:val="2"/>
            <w:tcBorders>
              <w:top w:val="single" w:sz="8" w:space="0" w:color="4F81BD"/>
              <w:left w:val="single" w:sz="8" w:space="0" w:color="4F81BD"/>
              <w:bottom w:val="single" w:sz="8" w:space="0" w:color="4F81BD"/>
              <w:right w:val="single" w:sz="4"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Calibri" w:hAnsi="Calibri" w:cs="Calibri"/>
                <w:color w:val="000000"/>
                <w:sz w:val="21"/>
                <w:szCs w:val="21"/>
              </w:rPr>
              <w:t>BeginInfoDataService.insert(</w:t>
            </w:r>
            <w:r>
              <w:rPr>
                <w:rFonts w:ascii="Calibri" w:hAnsi="Calibri" w:cs="Calibri" w:hint="eastAsia"/>
                <w:color w:val="000000"/>
                <w:sz w:val="21"/>
                <w:szCs w:val="21"/>
              </w:rPr>
              <w:t>B</w:t>
            </w:r>
            <w:r>
              <w:rPr>
                <w:rFonts w:ascii="Calibri" w:hAnsi="Calibri" w:cs="Calibri"/>
                <w:color w:val="000000"/>
                <w:sz w:val="21"/>
                <w:szCs w:val="21"/>
              </w:rPr>
              <w:t>eginInfoPO po</w:t>
            </w:r>
            <w:r>
              <w:rPr>
                <w:rFonts w:ascii="Calibri" w:hAnsi="Calibri" w:cs="Calibri" w:hint="eastAsia"/>
                <w:color w:val="000000"/>
                <w:sz w:val="21"/>
                <w:szCs w:val="21"/>
              </w:rPr>
              <w:t>)</w:t>
            </w:r>
          </w:p>
        </w:tc>
        <w:tc>
          <w:tcPr>
            <w:tcW w:w="4848" w:type="dxa"/>
            <w:tcBorders>
              <w:top w:val="single" w:sz="8" w:space="0" w:color="4F81BD"/>
              <w:left w:val="single" w:sz="4" w:space="0" w:color="auto"/>
              <w:bottom w:val="single" w:sz="8" w:space="0" w:color="4F81BD"/>
              <w:right w:val="single" w:sz="8" w:space="0" w:color="4F81BD"/>
            </w:tcBorders>
            <w:shd w:val="clear" w:color="auto" w:fill="FFFFFF"/>
          </w:tcPr>
          <w:p w:rsidR="00D960C8" w:rsidRDefault="00F41064">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插入单一持久化期初信息对象</w:t>
            </w:r>
          </w:p>
        </w:tc>
      </w:tr>
      <w:tr w:rsidR="00D960C8">
        <w:tc>
          <w:tcPr>
            <w:tcW w:w="3669" w:type="dxa"/>
            <w:gridSpan w:val="2"/>
            <w:tcBorders>
              <w:top w:val="single" w:sz="8" w:space="0" w:color="4F81BD"/>
              <w:left w:val="single" w:sz="8" w:space="0" w:color="4F81BD"/>
              <w:bottom w:val="single" w:sz="8" w:space="0" w:color="4F81BD"/>
              <w:right w:val="single" w:sz="4" w:space="0" w:color="auto"/>
            </w:tcBorders>
            <w:shd w:val="clear" w:color="auto" w:fill="FFFFFF"/>
          </w:tcPr>
          <w:p w:rsidR="00D960C8" w:rsidRDefault="00F41064">
            <w:pPr>
              <w:pStyle w:val="a4"/>
              <w:spacing w:line="276" w:lineRule="auto"/>
              <w:ind w:firstLineChars="0" w:firstLine="0"/>
              <w:rPr>
                <w:rFonts w:ascii="Calibri" w:hAnsi="Calibri" w:cs="Calibri"/>
                <w:color w:val="000000"/>
                <w:sz w:val="21"/>
                <w:szCs w:val="21"/>
              </w:rPr>
            </w:pPr>
            <w:r>
              <w:rPr>
                <w:rFonts w:ascii="Calibri" w:hAnsi="Calibri" w:cs="Calibri"/>
                <w:color w:val="000000"/>
                <w:sz w:val="21"/>
                <w:szCs w:val="21"/>
              </w:rPr>
              <w:t>BeginInfoDataService.</w:t>
            </w:r>
            <w:r>
              <w:rPr>
                <w:rFonts w:ascii="Calibri" w:hAnsi="Calibri" w:cs="Calibri" w:hint="eastAsia"/>
                <w:color w:val="000000"/>
                <w:sz w:val="21"/>
                <w:szCs w:val="21"/>
              </w:rPr>
              <w:t>get()</w:t>
            </w:r>
          </w:p>
        </w:tc>
        <w:tc>
          <w:tcPr>
            <w:tcW w:w="4848" w:type="dxa"/>
            <w:tcBorders>
              <w:top w:val="single" w:sz="8" w:space="0" w:color="4F81BD"/>
              <w:left w:val="single" w:sz="4" w:space="0" w:color="auto"/>
              <w:bottom w:val="single" w:sz="8" w:space="0" w:color="4F81BD"/>
              <w:right w:val="single" w:sz="8" w:space="0" w:color="4F81BD"/>
            </w:tcBorders>
            <w:shd w:val="clear" w:color="auto" w:fill="FFFFFF"/>
          </w:tcPr>
          <w:p w:rsidR="00D960C8" w:rsidRDefault="00F41064">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获得单一持久化期初信息对象</w:t>
            </w:r>
          </w:p>
        </w:tc>
      </w:tr>
      <w:tr w:rsidR="00F962AD">
        <w:trPr>
          <w:ins w:id="187" w:author="李莹" w:date="2016-01-02T14:59:00Z"/>
        </w:trPr>
        <w:tc>
          <w:tcPr>
            <w:tcW w:w="3669" w:type="dxa"/>
            <w:gridSpan w:val="2"/>
            <w:tcBorders>
              <w:top w:val="single" w:sz="8" w:space="0" w:color="4F81BD"/>
              <w:left w:val="single" w:sz="8" w:space="0" w:color="4F81BD"/>
              <w:bottom w:val="single" w:sz="8" w:space="0" w:color="4F81BD"/>
              <w:right w:val="single" w:sz="4" w:space="0" w:color="auto"/>
            </w:tcBorders>
            <w:shd w:val="clear" w:color="auto" w:fill="FFFFFF"/>
          </w:tcPr>
          <w:p w:rsidR="00F962AD" w:rsidRDefault="00F962AD">
            <w:pPr>
              <w:pStyle w:val="a4"/>
              <w:spacing w:line="276" w:lineRule="auto"/>
              <w:ind w:firstLineChars="0" w:firstLine="0"/>
              <w:rPr>
                <w:ins w:id="188" w:author="李莹" w:date="2016-01-02T14:59:00Z"/>
                <w:rFonts w:ascii="Calibri" w:hAnsi="Calibri" w:cs="Calibri"/>
                <w:color w:val="000000"/>
                <w:sz w:val="21"/>
                <w:szCs w:val="21"/>
              </w:rPr>
            </w:pPr>
            <w:ins w:id="189" w:author="李莹" w:date="2016-01-02T14:59:00Z">
              <w:r>
                <w:rPr>
                  <w:rFonts w:ascii="Calibri" w:hAnsi="Calibri" w:cs="Calibri" w:hint="eastAsia"/>
                  <w:color w:val="000000"/>
                  <w:sz w:val="21"/>
                  <w:szCs w:val="21"/>
                </w:rPr>
                <w:t>Commodity</w:t>
              </w:r>
              <w:r>
                <w:rPr>
                  <w:rFonts w:ascii="Calibri" w:hAnsi="Calibri" w:cs="Calibri"/>
                  <w:color w:val="000000"/>
                  <w:sz w:val="21"/>
                  <w:szCs w:val="21"/>
                </w:rPr>
                <w:t>.init</w:t>
              </w:r>
            </w:ins>
            <w:ins w:id="190" w:author="李莹" w:date="2016-01-02T15:00:00Z">
              <w:r>
                <w:rPr>
                  <w:rFonts w:ascii="Calibri" w:hAnsi="Calibri" w:cs="Calibri"/>
                  <w:color w:val="000000"/>
                  <w:sz w:val="21"/>
                  <w:szCs w:val="21"/>
                </w:rPr>
                <w:t>(ArrayList&lt;StorageInitVO&gt;)</w:t>
              </w:r>
            </w:ins>
          </w:p>
        </w:tc>
        <w:tc>
          <w:tcPr>
            <w:tcW w:w="4848" w:type="dxa"/>
            <w:tcBorders>
              <w:top w:val="single" w:sz="8" w:space="0" w:color="4F81BD"/>
              <w:left w:val="single" w:sz="4" w:space="0" w:color="auto"/>
              <w:bottom w:val="single" w:sz="8" w:space="0" w:color="4F81BD"/>
              <w:right w:val="single" w:sz="8" w:space="0" w:color="4F81BD"/>
            </w:tcBorders>
            <w:shd w:val="clear" w:color="auto" w:fill="FFFFFF"/>
          </w:tcPr>
          <w:p w:rsidR="00F962AD" w:rsidRDefault="00F962AD">
            <w:pPr>
              <w:pStyle w:val="a4"/>
              <w:spacing w:line="276" w:lineRule="auto"/>
              <w:ind w:firstLineChars="0" w:firstLine="0"/>
              <w:jc w:val="left"/>
              <w:rPr>
                <w:ins w:id="191" w:author="李莹" w:date="2016-01-02T14:59:00Z"/>
                <w:rFonts w:ascii="宋体" w:hAnsi="宋体" w:cs="宋体"/>
                <w:color w:val="000000"/>
                <w:sz w:val="21"/>
                <w:szCs w:val="21"/>
              </w:rPr>
            </w:pPr>
            <w:ins w:id="192" w:author="李莹" w:date="2016-01-02T15:01:00Z">
              <w:r>
                <w:rPr>
                  <w:rFonts w:ascii="宋体" w:hAnsi="宋体" w:cs="宋体" w:hint="eastAsia"/>
                  <w:color w:val="000000"/>
                  <w:sz w:val="21"/>
                  <w:szCs w:val="21"/>
                </w:rPr>
                <w:t>初始化</w:t>
              </w:r>
            </w:ins>
            <w:ins w:id="193" w:author="李莹" w:date="2016-01-02T14:59:00Z">
              <w:r>
                <w:rPr>
                  <w:rFonts w:ascii="宋体" w:hAnsi="宋体" w:cs="宋体" w:hint="eastAsia"/>
                  <w:color w:val="000000"/>
                  <w:sz w:val="21"/>
                  <w:szCs w:val="21"/>
                </w:rPr>
                <w:t>库存</w:t>
              </w:r>
            </w:ins>
            <w:ins w:id="194" w:author="李莹" w:date="2016-01-02T15:00:00Z">
              <w:r>
                <w:rPr>
                  <w:rFonts w:ascii="宋体" w:hAnsi="宋体" w:cs="宋体" w:hint="eastAsia"/>
                  <w:color w:val="000000"/>
                  <w:sz w:val="21"/>
                  <w:szCs w:val="21"/>
                </w:rPr>
                <w:t>信息</w:t>
              </w:r>
            </w:ins>
          </w:p>
        </w:tc>
      </w:tr>
      <w:tr w:rsidR="00F962AD">
        <w:trPr>
          <w:ins w:id="195" w:author="李莹" w:date="2016-01-02T14:59:00Z"/>
        </w:trPr>
        <w:tc>
          <w:tcPr>
            <w:tcW w:w="3669" w:type="dxa"/>
            <w:gridSpan w:val="2"/>
            <w:tcBorders>
              <w:top w:val="single" w:sz="8" w:space="0" w:color="4F81BD"/>
              <w:left w:val="single" w:sz="8" w:space="0" w:color="4F81BD"/>
              <w:bottom w:val="single" w:sz="8" w:space="0" w:color="4F81BD"/>
              <w:right w:val="single" w:sz="4" w:space="0" w:color="auto"/>
            </w:tcBorders>
            <w:shd w:val="clear" w:color="auto" w:fill="FFFFFF"/>
          </w:tcPr>
          <w:p w:rsidR="00F962AD" w:rsidRDefault="00F962AD">
            <w:pPr>
              <w:pStyle w:val="a4"/>
              <w:spacing w:line="276" w:lineRule="auto"/>
              <w:ind w:firstLineChars="0" w:firstLine="0"/>
              <w:rPr>
                <w:ins w:id="196" w:author="李莹" w:date="2016-01-02T14:59:00Z"/>
                <w:rFonts w:ascii="Calibri" w:hAnsi="Calibri" w:cs="Calibri"/>
                <w:color w:val="000000"/>
                <w:sz w:val="21"/>
                <w:szCs w:val="21"/>
              </w:rPr>
            </w:pPr>
            <w:ins w:id="197" w:author="李莹" w:date="2016-01-02T15:00:00Z">
              <w:r>
                <w:rPr>
                  <w:rFonts w:ascii="Calibri" w:hAnsi="Calibri" w:cs="Calibri" w:hint="eastAsia"/>
                  <w:color w:val="000000"/>
                  <w:sz w:val="21"/>
                  <w:szCs w:val="21"/>
                </w:rPr>
                <w:t>User.init(ArrayList&lt;</w:t>
              </w:r>
            </w:ins>
            <w:ins w:id="198" w:author="李莹" w:date="2016-01-02T15:01:00Z">
              <w:r>
                <w:rPr>
                  <w:rFonts w:ascii="Calibri" w:hAnsi="Calibri" w:cs="Calibri"/>
                  <w:color w:val="000000"/>
                  <w:sz w:val="21"/>
                  <w:szCs w:val="21"/>
                </w:rPr>
                <w:t>InitUserVO</w:t>
              </w:r>
            </w:ins>
            <w:ins w:id="199" w:author="李莹" w:date="2016-01-02T15:00:00Z">
              <w:r>
                <w:rPr>
                  <w:rFonts w:ascii="Calibri" w:hAnsi="Calibri" w:cs="Calibri" w:hint="eastAsia"/>
                  <w:color w:val="000000"/>
                  <w:sz w:val="21"/>
                  <w:szCs w:val="21"/>
                </w:rPr>
                <w:t>&gt;</w:t>
              </w:r>
            </w:ins>
            <w:ins w:id="200" w:author="李莹" w:date="2016-01-02T15:01:00Z">
              <w:r>
                <w:rPr>
                  <w:rFonts w:ascii="Calibri" w:hAnsi="Calibri" w:cs="Calibri" w:hint="eastAsia"/>
                  <w:color w:val="000000"/>
                  <w:sz w:val="21"/>
                  <w:szCs w:val="21"/>
                </w:rPr>
                <w:t>)</w:t>
              </w:r>
            </w:ins>
          </w:p>
        </w:tc>
        <w:tc>
          <w:tcPr>
            <w:tcW w:w="4848" w:type="dxa"/>
            <w:tcBorders>
              <w:top w:val="single" w:sz="8" w:space="0" w:color="4F81BD"/>
              <w:left w:val="single" w:sz="4" w:space="0" w:color="auto"/>
              <w:bottom w:val="single" w:sz="8" w:space="0" w:color="4F81BD"/>
              <w:right w:val="single" w:sz="8" w:space="0" w:color="4F81BD"/>
            </w:tcBorders>
            <w:shd w:val="clear" w:color="auto" w:fill="FFFFFF"/>
          </w:tcPr>
          <w:p w:rsidR="00F962AD" w:rsidRDefault="00F962AD">
            <w:pPr>
              <w:pStyle w:val="a4"/>
              <w:spacing w:line="276" w:lineRule="auto"/>
              <w:ind w:firstLineChars="0" w:firstLine="0"/>
              <w:jc w:val="left"/>
              <w:rPr>
                <w:ins w:id="201" w:author="李莹" w:date="2016-01-02T14:59:00Z"/>
                <w:rFonts w:ascii="宋体" w:hAnsi="宋体" w:cs="宋体"/>
                <w:color w:val="000000"/>
                <w:sz w:val="21"/>
                <w:szCs w:val="21"/>
              </w:rPr>
            </w:pPr>
            <w:ins w:id="202" w:author="李莹" w:date="2016-01-02T15:01:00Z">
              <w:r>
                <w:rPr>
                  <w:rFonts w:ascii="宋体" w:hAnsi="宋体" w:cs="宋体" w:hint="eastAsia"/>
                  <w:color w:val="000000"/>
                  <w:sz w:val="21"/>
                  <w:szCs w:val="21"/>
                </w:rPr>
                <w:t>初始化用户信息</w:t>
              </w:r>
            </w:ins>
          </w:p>
        </w:tc>
      </w:tr>
      <w:tr w:rsidR="000B7A34">
        <w:trPr>
          <w:ins w:id="203" w:author="李莹" w:date="2016-01-02T15:01:00Z"/>
        </w:trPr>
        <w:tc>
          <w:tcPr>
            <w:tcW w:w="3669" w:type="dxa"/>
            <w:gridSpan w:val="2"/>
            <w:tcBorders>
              <w:top w:val="single" w:sz="8" w:space="0" w:color="4F81BD"/>
              <w:left w:val="single" w:sz="8" w:space="0" w:color="4F81BD"/>
              <w:bottom w:val="single" w:sz="8" w:space="0" w:color="4F81BD"/>
              <w:right w:val="single" w:sz="4" w:space="0" w:color="auto"/>
            </w:tcBorders>
            <w:shd w:val="clear" w:color="auto" w:fill="FFFFFF"/>
          </w:tcPr>
          <w:p w:rsidR="000B7A34" w:rsidRDefault="000B7A34">
            <w:pPr>
              <w:pStyle w:val="a4"/>
              <w:spacing w:line="276" w:lineRule="auto"/>
              <w:ind w:firstLineChars="0" w:firstLine="0"/>
              <w:rPr>
                <w:ins w:id="204" w:author="李莹" w:date="2016-01-02T15:01:00Z"/>
                <w:rFonts w:ascii="Calibri" w:hAnsi="Calibri" w:cs="Calibri"/>
                <w:color w:val="000000"/>
                <w:sz w:val="21"/>
                <w:szCs w:val="21"/>
              </w:rPr>
            </w:pPr>
            <w:ins w:id="205" w:author="李莹" w:date="2016-01-02T15:02:00Z">
              <w:r>
                <w:rPr>
                  <w:rFonts w:ascii="Calibri" w:hAnsi="Calibri" w:cs="Calibri" w:hint="eastAsia"/>
                  <w:color w:val="000000"/>
                  <w:sz w:val="21"/>
                  <w:szCs w:val="21"/>
                </w:rPr>
                <w:t>Account</w:t>
              </w:r>
              <w:r>
                <w:rPr>
                  <w:rFonts w:ascii="Calibri" w:hAnsi="Calibri" w:cs="Calibri"/>
                  <w:color w:val="000000"/>
                  <w:sz w:val="21"/>
                  <w:szCs w:val="21"/>
                </w:rPr>
                <w:t>.</w:t>
              </w:r>
            </w:ins>
            <w:ins w:id="206" w:author="李莹" w:date="2016-01-02T15:04:00Z">
              <w:r w:rsidR="002B61B7">
                <w:rPr>
                  <w:rFonts w:ascii="Calibri" w:hAnsi="Calibri" w:cs="Calibri" w:hint="eastAsia"/>
                  <w:color w:val="000000"/>
                  <w:sz w:val="21"/>
                  <w:szCs w:val="21"/>
                </w:rPr>
                <w:t>init</w:t>
              </w:r>
            </w:ins>
            <w:ins w:id="207" w:author="李莹" w:date="2016-01-02T15:02:00Z">
              <w:r>
                <w:rPr>
                  <w:rFonts w:ascii="Calibri" w:hAnsi="Calibri" w:cs="Calibri"/>
                  <w:color w:val="000000"/>
                  <w:sz w:val="21"/>
                  <w:szCs w:val="21"/>
                </w:rPr>
                <w:t>(</w:t>
              </w:r>
            </w:ins>
            <w:ins w:id="208" w:author="李莹" w:date="2016-01-02T15:04:00Z">
              <w:r w:rsidR="002B61B7">
                <w:rPr>
                  <w:rFonts w:ascii="Calibri" w:hAnsi="Calibri" w:cs="Calibri"/>
                  <w:color w:val="000000"/>
                  <w:sz w:val="21"/>
                  <w:szCs w:val="21"/>
                </w:rPr>
                <w:t>ArrayList&lt;AccountVO</w:t>
              </w:r>
            </w:ins>
            <w:ins w:id="209" w:author="李莹" w:date="2016-01-02T15:05:00Z">
              <w:r w:rsidR="002B61B7">
                <w:rPr>
                  <w:rFonts w:ascii="Calibri" w:hAnsi="Calibri" w:cs="Calibri"/>
                  <w:color w:val="000000"/>
                  <w:sz w:val="21"/>
                  <w:szCs w:val="21"/>
                </w:rPr>
                <w:t>&gt;)</w:t>
              </w:r>
            </w:ins>
          </w:p>
        </w:tc>
        <w:tc>
          <w:tcPr>
            <w:tcW w:w="4848" w:type="dxa"/>
            <w:tcBorders>
              <w:top w:val="single" w:sz="8" w:space="0" w:color="4F81BD"/>
              <w:left w:val="single" w:sz="4" w:space="0" w:color="auto"/>
              <w:bottom w:val="single" w:sz="8" w:space="0" w:color="4F81BD"/>
              <w:right w:val="single" w:sz="8" w:space="0" w:color="4F81BD"/>
            </w:tcBorders>
            <w:shd w:val="clear" w:color="auto" w:fill="FFFFFF"/>
          </w:tcPr>
          <w:p w:rsidR="000B7A34" w:rsidRDefault="002B61B7">
            <w:pPr>
              <w:pStyle w:val="a4"/>
              <w:spacing w:line="276" w:lineRule="auto"/>
              <w:ind w:firstLineChars="0" w:firstLine="0"/>
              <w:jc w:val="left"/>
              <w:rPr>
                <w:ins w:id="210" w:author="李莹" w:date="2016-01-02T15:01:00Z"/>
                <w:rFonts w:ascii="宋体" w:hAnsi="宋体" w:cs="宋体"/>
                <w:color w:val="000000"/>
                <w:sz w:val="21"/>
                <w:szCs w:val="21"/>
              </w:rPr>
            </w:pPr>
            <w:ins w:id="211" w:author="李莹" w:date="2016-01-02T15:05:00Z">
              <w:r>
                <w:rPr>
                  <w:rFonts w:ascii="宋体" w:hAnsi="宋体" w:cs="宋体" w:hint="eastAsia"/>
                  <w:color w:val="000000"/>
                  <w:sz w:val="21"/>
                  <w:szCs w:val="21"/>
                </w:rPr>
                <w:t>初始化银行账户信息</w:t>
              </w:r>
            </w:ins>
          </w:p>
        </w:tc>
      </w:tr>
      <w:tr w:rsidR="002B61B7">
        <w:trPr>
          <w:ins w:id="212" w:author="李莹" w:date="2016-01-02T15:05:00Z"/>
        </w:trPr>
        <w:tc>
          <w:tcPr>
            <w:tcW w:w="3669" w:type="dxa"/>
            <w:gridSpan w:val="2"/>
            <w:tcBorders>
              <w:top w:val="single" w:sz="8" w:space="0" w:color="4F81BD"/>
              <w:left w:val="single" w:sz="8" w:space="0" w:color="4F81BD"/>
              <w:bottom w:val="single" w:sz="8" w:space="0" w:color="4F81BD"/>
              <w:right w:val="single" w:sz="4" w:space="0" w:color="auto"/>
            </w:tcBorders>
            <w:shd w:val="clear" w:color="auto" w:fill="FFFFFF"/>
          </w:tcPr>
          <w:p w:rsidR="002B61B7" w:rsidRDefault="00374734">
            <w:pPr>
              <w:pStyle w:val="a4"/>
              <w:spacing w:line="276" w:lineRule="auto"/>
              <w:ind w:firstLineChars="0" w:firstLine="0"/>
              <w:rPr>
                <w:ins w:id="213" w:author="李莹" w:date="2016-01-02T15:05:00Z"/>
                <w:rFonts w:ascii="Calibri" w:hAnsi="Calibri" w:cs="Calibri"/>
                <w:color w:val="000000"/>
                <w:sz w:val="21"/>
                <w:szCs w:val="21"/>
              </w:rPr>
            </w:pPr>
            <w:ins w:id="214" w:author="李莹" w:date="2016-01-02T15:06:00Z">
              <w:r>
                <w:rPr>
                  <w:rFonts w:ascii="Calibri" w:hAnsi="Calibri" w:cs="Calibri"/>
                  <w:color w:val="000000"/>
                  <w:sz w:val="21"/>
                  <w:szCs w:val="21"/>
                </w:rPr>
                <w:t>Nonuser</w:t>
              </w:r>
            </w:ins>
            <w:ins w:id="215" w:author="李莹" w:date="2016-01-02T15:05:00Z">
              <w:r w:rsidR="002B61B7">
                <w:rPr>
                  <w:rFonts w:ascii="Calibri" w:hAnsi="Calibri" w:cs="Calibri"/>
                  <w:color w:val="000000"/>
                  <w:sz w:val="21"/>
                  <w:szCs w:val="21"/>
                </w:rPr>
                <w:t>.init</w:t>
              </w:r>
            </w:ins>
            <w:ins w:id="216" w:author="李莹" w:date="2016-01-02T15:06:00Z">
              <w:r w:rsidR="002B61B7">
                <w:rPr>
                  <w:rFonts w:ascii="Calibri" w:hAnsi="Calibri" w:cs="Calibri"/>
                  <w:color w:val="000000"/>
                  <w:sz w:val="21"/>
                  <w:szCs w:val="21"/>
                </w:rPr>
                <w:t>Driver</w:t>
              </w:r>
            </w:ins>
            <w:ins w:id="217" w:author="李莹" w:date="2016-01-02T15:05:00Z">
              <w:r w:rsidR="002B61B7">
                <w:rPr>
                  <w:rFonts w:ascii="Calibri" w:hAnsi="Calibri" w:cs="Calibri"/>
                  <w:color w:val="000000"/>
                  <w:sz w:val="21"/>
                  <w:szCs w:val="21"/>
                </w:rPr>
                <w:t>(ArrayList&lt;TruckVO&gt;)</w:t>
              </w:r>
            </w:ins>
          </w:p>
        </w:tc>
        <w:tc>
          <w:tcPr>
            <w:tcW w:w="4848" w:type="dxa"/>
            <w:tcBorders>
              <w:top w:val="single" w:sz="8" w:space="0" w:color="4F81BD"/>
              <w:left w:val="single" w:sz="4" w:space="0" w:color="auto"/>
              <w:bottom w:val="single" w:sz="8" w:space="0" w:color="4F81BD"/>
              <w:right w:val="single" w:sz="8" w:space="0" w:color="4F81BD"/>
            </w:tcBorders>
            <w:shd w:val="clear" w:color="auto" w:fill="FFFFFF"/>
          </w:tcPr>
          <w:p w:rsidR="002B61B7" w:rsidRDefault="000030F4">
            <w:pPr>
              <w:pStyle w:val="a4"/>
              <w:spacing w:line="276" w:lineRule="auto"/>
              <w:ind w:firstLineChars="0" w:firstLine="0"/>
              <w:jc w:val="left"/>
              <w:rPr>
                <w:ins w:id="218" w:author="李莹" w:date="2016-01-02T15:05:00Z"/>
                <w:rFonts w:ascii="宋体" w:hAnsi="宋体" w:cs="宋体"/>
                <w:color w:val="000000"/>
                <w:sz w:val="21"/>
                <w:szCs w:val="21"/>
              </w:rPr>
            </w:pPr>
            <w:ins w:id="219" w:author="李莹" w:date="2016-01-02T15:06:00Z">
              <w:r>
                <w:rPr>
                  <w:rFonts w:ascii="宋体" w:hAnsi="宋体" w:cs="宋体" w:hint="eastAsia"/>
                  <w:color w:val="000000"/>
                  <w:sz w:val="21"/>
                  <w:szCs w:val="21"/>
                </w:rPr>
                <w:t>初始化</w:t>
              </w:r>
            </w:ins>
            <w:ins w:id="220" w:author="李莹" w:date="2016-01-02T15:07:00Z">
              <w:r>
                <w:rPr>
                  <w:rFonts w:ascii="宋体" w:hAnsi="宋体" w:cs="宋体" w:hint="eastAsia"/>
                  <w:color w:val="000000"/>
                  <w:sz w:val="21"/>
                  <w:szCs w:val="21"/>
                </w:rPr>
                <w:t>司机信息</w:t>
              </w:r>
            </w:ins>
          </w:p>
        </w:tc>
      </w:tr>
      <w:tr w:rsidR="002B61B7">
        <w:trPr>
          <w:ins w:id="221" w:author="李莹" w:date="2016-01-02T15:06:00Z"/>
        </w:trPr>
        <w:tc>
          <w:tcPr>
            <w:tcW w:w="3669" w:type="dxa"/>
            <w:gridSpan w:val="2"/>
            <w:tcBorders>
              <w:top w:val="single" w:sz="8" w:space="0" w:color="4F81BD"/>
              <w:left w:val="single" w:sz="8" w:space="0" w:color="4F81BD"/>
              <w:bottom w:val="single" w:sz="8" w:space="0" w:color="4F81BD"/>
              <w:right w:val="single" w:sz="4" w:space="0" w:color="auto"/>
            </w:tcBorders>
            <w:shd w:val="clear" w:color="auto" w:fill="FFFFFF"/>
          </w:tcPr>
          <w:p w:rsidR="00403BAA" w:rsidRDefault="002B61B7">
            <w:pPr>
              <w:pStyle w:val="a4"/>
              <w:spacing w:line="276" w:lineRule="auto"/>
              <w:ind w:firstLineChars="0" w:firstLine="0"/>
              <w:rPr>
                <w:ins w:id="222" w:author="李莹" w:date="2016-01-02T15:06:00Z"/>
                <w:rFonts w:ascii="Calibri" w:hAnsi="Calibri" w:cs="Calibri"/>
                <w:color w:val="000000"/>
                <w:sz w:val="21"/>
                <w:szCs w:val="21"/>
              </w:rPr>
            </w:pPr>
            <w:ins w:id="223" w:author="李莹" w:date="2016-01-02T15:06:00Z">
              <w:r>
                <w:rPr>
                  <w:rFonts w:ascii="Calibri" w:hAnsi="Calibri" w:cs="Calibri" w:hint="eastAsia"/>
                  <w:color w:val="000000"/>
                  <w:sz w:val="21"/>
                  <w:szCs w:val="21"/>
                </w:rPr>
                <w:t>Nonuser</w:t>
              </w:r>
              <w:r>
                <w:rPr>
                  <w:rFonts w:ascii="Calibri" w:hAnsi="Calibri" w:cs="Calibri"/>
                  <w:color w:val="000000"/>
                  <w:sz w:val="21"/>
                  <w:szCs w:val="21"/>
                </w:rPr>
                <w:t>.initTruck(ArrayList&lt;TruckVO&gt;)</w:t>
              </w:r>
            </w:ins>
          </w:p>
        </w:tc>
        <w:tc>
          <w:tcPr>
            <w:tcW w:w="4848" w:type="dxa"/>
            <w:tcBorders>
              <w:top w:val="single" w:sz="8" w:space="0" w:color="4F81BD"/>
              <w:left w:val="single" w:sz="4" w:space="0" w:color="auto"/>
              <w:bottom w:val="single" w:sz="8" w:space="0" w:color="4F81BD"/>
              <w:right w:val="single" w:sz="8" w:space="0" w:color="4F81BD"/>
            </w:tcBorders>
            <w:shd w:val="clear" w:color="auto" w:fill="FFFFFF"/>
          </w:tcPr>
          <w:p w:rsidR="002B61B7" w:rsidRDefault="000030F4">
            <w:pPr>
              <w:pStyle w:val="a4"/>
              <w:spacing w:line="276" w:lineRule="auto"/>
              <w:ind w:firstLineChars="0" w:firstLine="0"/>
              <w:jc w:val="left"/>
              <w:rPr>
                <w:ins w:id="224" w:author="李莹" w:date="2016-01-02T15:06:00Z"/>
                <w:rFonts w:ascii="宋体" w:hAnsi="宋体" w:cs="宋体"/>
                <w:color w:val="000000"/>
                <w:sz w:val="21"/>
                <w:szCs w:val="21"/>
              </w:rPr>
            </w:pPr>
            <w:ins w:id="225" w:author="李莹" w:date="2016-01-02T15:07:00Z">
              <w:r>
                <w:rPr>
                  <w:rFonts w:ascii="宋体" w:hAnsi="宋体" w:cs="宋体" w:hint="eastAsia"/>
                  <w:color w:val="000000"/>
                  <w:sz w:val="21"/>
                  <w:szCs w:val="21"/>
                </w:rPr>
                <w:t>初始车辆信息</w:t>
              </w:r>
            </w:ins>
          </w:p>
        </w:tc>
      </w:tr>
    </w:tbl>
    <w:p w:rsidR="00D960C8" w:rsidRDefault="00D960C8"/>
    <w:p w:rsidR="00D960C8" w:rsidRDefault="00F41064">
      <w:pPr>
        <w:pStyle w:val="a3"/>
        <w:jc w:val="center"/>
        <w:rPr>
          <w:rFonts w:ascii="宋体" w:eastAsia="宋体" w:hAnsi="宋体"/>
          <w:sz w:val="22"/>
          <w:szCs w:val="22"/>
        </w:rPr>
      </w:pPr>
      <w:r>
        <w:rPr>
          <w:rFonts w:ascii="宋体" w:eastAsia="宋体" w:hAnsi="宋体" w:hint="eastAsia"/>
          <w:b/>
          <w:bCs/>
          <w:sz w:val="22"/>
          <w:szCs w:val="22"/>
        </w:rPr>
        <w:t xml:space="preserve">表13 </w:t>
      </w:r>
      <w:r>
        <w:rPr>
          <w:rFonts w:eastAsia="宋体" w:cs="Cambria"/>
          <w:b/>
          <w:bCs/>
        </w:rPr>
        <w:t>institution</w:t>
      </w:r>
      <w:r>
        <w:rPr>
          <w:rFonts w:cs="Cambria"/>
          <w:b/>
          <w:bCs/>
          <w:color w:val="000000"/>
        </w:rPr>
        <w:t>bl</w:t>
      </w:r>
      <w:r>
        <w:rPr>
          <w:rFonts w:ascii="宋体" w:eastAsia="宋体" w:hAnsi="宋体" w:hint="eastAsia"/>
          <w:b/>
          <w:bCs/>
          <w:sz w:val="22"/>
          <w:szCs w:val="22"/>
        </w:rPr>
        <w:t>模块的接口规范</w:t>
      </w:r>
    </w:p>
    <w:tbl>
      <w:tblPr>
        <w:tblStyle w:val="a8"/>
        <w:tblW w:w="8472" w:type="dxa"/>
        <w:tblLayout w:type="fixed"/>
        <w:tblLook w:val="04A0"/>
      </w:tblPr>
      <w:tblGrid>
        <w:gridCol w:w="2943"/>
        <w:gridCol w:w="641"/>
        <w:gridCol w:w="4888"/>
      </w:tblGrid>
      <w:tr w:rsidR="00D960C8">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D960C8" w:rsidRDefault="00F41064">
            <w:pPr>
              <w:jc w:val="center"/>
              <w:rPr>
                <w:color w:val="FFFFFF"/>
              </w:rPr>
            </w:pPr>
            <w:r>
              <w:rPr>
                <w:rFonts w:hint="eastAsia"/>
                <w:b/>
                <w:color w:val="FFFFFF"/>
              </w:rPr>
              <w:t>提供的服务（供接口）</w:t>
            </w:r>
          </w:p>
        </w:tc>
      </w:tr>
      <w:tr w:rsidR="00D960C8">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color w:val="000000"/>
              </w:rPr>
            </w:pPr>
            <w:r>
              <w:rPr>
                <w:rFonts w:hint="eastAsia"/>
                <w:color w:val="000000"/>
              </w:rPr>
              <w:t>Institution.getInstitutionInfo</w:t>
            </w: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语法</w:t>
            </w:r>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rPr>
                <w:color w:val="000000"/>
              </w:rPr>
            </w:pPr>
            <w:r>
              <w:rPr>
                <w:color w:val="000000"/>
              </w:rPr>
              <w:t>P</w:t>
            </w:r>
            <w:r>
              <w:rPr>
                <w:rFonts w:hint="eastAsia"/>
                <w:color w:val="000000"/>
              </w:rPr>
              <w:t>ublic InstitutionVO</w:t>
            </w:r>
            <w:r>
              <w:rPr>
                <w:color w:val="000000"/>
              </w:rPr>
              <w:t xml:space="preserve"> </w:t>
            </w:r>
            <w:r>
              <w:rPr>
                <w:rFonts w:hint="eastAsia"/>
                <w:color w:val="000000"/>
              </w:rPr>
              <w:t>getInstitutionInfo (long InstitutionId)</w:t>
            </w:r>
          </w:p>
        </w:tc>
      </w:tr>
      <w:tr w:rsidR="00D960C8">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rPr>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前置条件</w:t>
            </w:r>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rPr>
                <w:color w:val="000000"/>
              </w:rPr>
            </w:pPr>
            <w:r>
              <w:rPr>
                <w:rFonts w:hint="eastAsia"/>
                <w:color w:val="000000"/>
              </w:rPr>
              <w:t>总经理启动人员机构管理</w:t>
            </w:r>
          </w:p>
        </w:tc>
      </w:tr>
      <w:tr w:rsidR="00D960C8">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rPr>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后置条件</w:t>
            </w:r>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rPr>
                <w:color w:val="000000"/>
              </w:rPr>
            </w:pPr>
            <w:r>
              <w:rPr>
                <w:rFonts w:hint="eastAsia"/>
                <w:color w:val="000000"/>
              </w:rPr>
              <w:t>在一次人员机构管理中获得机构信息</w:t>
            </w:r>
          </w:p>
        </w:tc>
      </w:tr>
      <w:tr w:rsidR="00D960C8">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color w:val="000000"/>
              </w:rPr>
            </w:pPr>
            <w:r>
              <w:rPr>
                <w:rFonts w:hint="eastAsia"/>
                <w:color w:val="000000"/>
              </w:rPr>
              <w:t>Institution.addInstitution</w:t>
            </w: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语法</w:t>
            </w:r>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rPr>
                <w:color w:val="000000"/>
              </w:rPr>
            </w:pPr>
            <w:r>
              <w:rPr>
                <w:color w:val="000000"/>
              </w:rPr>
              <w:t>P</w:t>
            </w:r>
            <w:r>
              <w:rPr>
                <w:rFonts w:hint="eastAsia"/>
                <w:color w:val="000000"/>
              </w:rPr>
              <w:t>ublic</w:t>
            </w:r>
            <w:r>
              <w:rPr>
                <w:color w:val="000000"/>
              </w:rPr>
              <w:t xml:space="preserve"> </w:t>
            </w:r>
            <w:del w:id="226" w:author="曹姝玥" w:date="2015-12-26T16:35:00Z">
              <w:r>
                <w:rPr>
                  <w:rFonts w:hint="eastAsia"/>
                  <w:color w:val="000000"/>
                </w:rPr>
                <w:delText>void</w:delText>
              </w:r>
            </w:del>
            <w:ins w:id="227" w:author="曹姝玥" w:date="2015-12-26T16:35:00Z">
              <w:r>
                <w:rPr>
                  <w:rFonts w:hint="eastAsia"/>
                  <w:color w:val="000000"/>
                </w:rPr>
                <w:t>boolean</w:t>
              </w:r>
            </w:ins>
            <w:r>
              <w:rPr>
                <w:rFonts w:hint="eastAsia"/>
                <w:color w:val="000000"/>
              </w:rPr>
              <w:t xml:space="preserve"> addInstitution (InstitutionVO Institution)</w:t>
            </w:r>
          </w:p>
        </w:tc>
      </w:tr>
      <w:tr w:rsidR="00D960C8">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rPr>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前置条件</w:t>
            </w:r>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rPr>
                <w:color w:val="000000"/>
              </w:rPr>
            </w:pPr>
            <w:r>
              <w:rPr>
                <w:rFonts w:hint="eastAsia"/>
                <w:color w:val="000000"/>
              </w:rPr>
              <w:t>总经理启动人员机构管理</w:t>
            </w:r>
          </w:p>
        </w:tc>
      </w:tr>
      <w:tr w:rsidR="00D960C8">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rPr>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后置条件</w:t>
            </w:r>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rPr>
                <w:color w:val="000000"/>
              </w:rPr>
            </w:pPr>
            <w:r>
              <w:rPr>
                <w:rFonts w:hint="eastAsia"/>
                <w:color w:val="000000"/>
              </w:rPr>
              <w:t>在一次人员机构管理中增加机构</w:t>
            </w:r>
          </w:p>
        </w:tc>
      </w:tr>
      <w:tr w:rsidR="00D960C8">
        <w:trPr>
          <w:trHeight w:val="105"/>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color w:val="000000"/>
              </w:rPr>
            </w:pPr>
            <w:r>
              <w:rPr>
                <w:rFonts w:hint="eastAsia"/>
                <w:color w:val="000000"/>
              </w:rPr>
              <w:t>Institution.</w:t>
            </w:r>
            <w:r>
              <w:rPr>
                <w:color w:val="000000"/>
              </w:rPr>
              <w:t xml:space="preserve"> deleteInstitution</w:t>
            </w: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语法</w:t>
            </w:r>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rPr>
                <w:color w:val="000000"/>
              </w:rPr>
            </w:pPr>
            <w:r>
              <w:rPr>
                <w:rFonts w:hint="eastAsia"/>
                <w:color w:val="000000"/>
              </w:rPr>
              <w:t xml:space="preserve">Public </w:t>
            </w:r>
            <w:del w:id="228" w:author="曹姝玥" w:date="2015-12-26T16:40:00Z">
              <w:r>
                <w:rPr>
                  <w:rFonts w:hint="eastAsia"/>
                  <w:color w:val="000000"/>
                </w:rPr>
                <w:delText xml:space="preserve">void </w:delText>
              </w:r>
            </w:del>
            <w:ins w:id="229" w:author="曹姝玥" w:date="2015-12-26T16:40:00Z">
              <w:r>
                <w:rPr>
                  <w:rFonts w:hint="eastAsia"/>
                  <w:color w:val="000000"/>
                </w:rPr>
                <w:t xml:space="preserve">boolean </w:t>
              </w:r>
            </w:ins>
            <w:r>
              <w:rPr>
                <w:color w:val="000000"/>
              </w:rPr>
              <w:t>deleteInstitution</w:t>
            </w:r>
            <w:r>
              <w:rPr>
                <w:rFonts w:hint="eastAsia"/>
                <w:color w:val="000000"/>
              </w:rPr>
              <w:t>(long InstitutionId)</w:t>
            </w:r>
          </w:p>
        </w:tc>
      </w:tr>
      <w:tr w:rsidR="00D960C8">
        <w:trPr>
          <w:trHeight w:val="105"/>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rPr>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前置条件</w:t>
            </w:r>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rPr>
                <w:color w:val="000000"/>
              </w:rPr>
            </w:pPr>
            <w:r>
              <w:rPr>
                <w:rFonts w:hint="eastAsia"/>
                <w:color w:val="000000"/>
              </w:rPr>
              <w:t>总经理启动人员机构管理</w:t>
            </w:r>
          </w:p>
        </w:tc>
      </w:tr>
      <w:tr w:rsidR="00D960C8">
        <w:trPr>
          <w:trHeight w:val="105"/>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rPr>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后置条件</w:t>
            </w:r>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rPr>
                <w:color w:val="000000"/>
              </w:rPr>
            </w:pPr>
            <w:r>
              <w:rPr>
                <w:rFonts w:hint="eastAsia"/>
                <w:color w:val="000000"/>
              </w:rPr>
              <w:t>在一次人员机构管理中删除机构</w:t>
            </w:r>
          </w:p>
        </w:tc>
      </w:tr>
      <w:tr w:rsidR="00D960C8">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color w:val="000000"/>
              </w:rPr>
            </w:pPr>
            <w:r>
              <w:rPr>
                <w:rFonts w:hint="eastAsia"/>
                <w:color w:val="000000"/>
              </w:rPr>
              <w:t>Institution.</w:t>
            </w:r>
            <w:r>
              <w:rPr>
                <w:color w:val="000000"/>
              </w:rPr>
              <w:t>endManagement</w:t>
            </w: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语法</w:t>
            </w:r>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rPr>
                <w:color w:val="000000"/>
              </w:rPr>
            </w:pPr>
            <w:r>
              <w:rPr>
                <w:color w:val="000000"/>
              </w:rPr>
              <w:t>P</w:t>
            </w:r>
            <w:r>
              <w:rPr>
                <w:rFonts w:hint="eastAsia"/>
                <w:color w:val="000000"/>
              </w:rPr>
              <w:t>ublic</w:t>
            </w:r>
            <w:r>
              <w:rPr>
                <w:color w:val="000000"/>
              </w:rPr>
              <w:t xml:space="preserve"> </w:t>
            </w:r>
            <w:del w:id="230" w:author="曹姝玥" w:date="2015-12-26T16:40:00Z">
              <w:r>
                <w:rPr>
                  <w:rFonts w:hint="eastAsia"/>
                  <w:color w:val="000000"/>
                </w:rPr>
                <w:delText xml:space="preserve">void </w:delText>
              </w:r>
            </w:del>
            <w:ins w:id="231" w:author="曹姝玥" w:date="2015-12-26T16:40:00Z">
              <w:r>
                <w:rPr>
                  <w:rFonts w:hint="eastAsia"/>
                  <w:color w:val="000000"/>
                </w:rPr>
                <w:t xml:space="preserve">boolean </w:t>
              </w:r>
            </w:ins>
            <w:r>
              <w:rPr>
                <w:color w:val="000000"/>
              </w:rPr>
              <w:t>endManagement</w:t>
            </w:r>
            <w:r>
              <w:rPr>
                <w:rFonts w:hint="eastAsia"/>
                <w:color w:val="000000"/>
              </w:rPr>
              <w:t>()</w:t>
            </w:r>
          </w:p>
        </w:tc>
      </w:tr>
      <w:tr w:rsidR="00D960C8">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rPr>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前置条件</w:t>
            </w:r>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rPr>
                <w:color w:val="000000"/>
              </w:rPr>
            </w:pPr>
            <w:r>
              <w:rPr>
                <w:rFonts w:hint="eastAsia"/>
                <w:color w:val="000000"/>
              </w:rPr>
              <w:t>已确认所有管理</w:t>
            </w:r>
          </w:p>
        </w:tc>
      </w:tr>
      <w:tr w:rsidR="00D960C8">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rPr>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后置条件</w:t>
            </w:r>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rPr>
                <w:color w:val="000000"/>
              </w:rPr>
            </w:pPr>
            <w:r>
              <w:rPr>
                <w:rFonts w:hint="eastAsia"/>
                <w:color w:val="000000"/>
              </w:rPr>
              <w:t>保存操作日志，保存所有已更新数据</w:t>
            </w:r>
          </w:p>
        </w:tc>
      </w:tr>
      <w:tr w:rsidR="00D960C8">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color w:val="000000"/>
              </w:rPr>
            </w:pPr>
            <w:r>
              <w:rPr>
                <w:rFonts w:hint="eastAsia"/>
                <w:color w:val="000000"/>
              </w:rPr>
              <w:t>Institution.getAllInstitution</w:t>
            </w: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语法</w:t>
            </w:r>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rPr>
                <w:color w:val="000000"/>
              </w:rPr>
            </w:pPr>
            <w:r>
              <w:rPr>
                <w:color w:val="000000"/>
              </w:rPr>
              <w:t>P</w:t>
            </w:r>
            <w:r>
              <w:rPr>
                <w:rFonts w:hint="eastAsia"/>
                <w:color w:val="000000"/>
              </w:rPr>
              <w:t>ublic</w:t>
            </w:r>
            <w:r>
              <w:rPr>
                <w:color w:val="000000"/>
              </w:rPr>
              <w:t xml:space="preserve"> ArrayList&lt;Institution</w:t>
            </w:r>
            <w:r>
              <w:rPr>
                <w:rFonts w:hint="eastAsia"/>
                <w:color w:val="000000"/>
              </w:rPr>
              <w:t>V</w:t>
            </w:r>
            <w:r>
              <w:rPr>
                <w:color w:val="000000"/>
              </w:rPr>
              <w:t>O&gt;</w:t>
            </w:r>
            <w:r>
              <w:rPr>
                <w:rFonts w:hint="eastAsia"/>
                <w:color w:val="000000"/>
              </w:rPr>
              <w:t xml:space="preserve"> getAllInstitution()</w:t>
            </w:r>
          </w:p>
        </w:tc>
      </w:tr>
      <w:tr w:rsidR="00D960C8">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D960C8" w:rsidRDefault="00D960C8">
            <w:pPr>
              <w:rPr>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前置条件</w:t>
            </w:r>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rPr>
                <w:color w:val="000000"/>
              </w:rPr>
            </w:pPr>
            <w:r>
              <w:rPr>
                <w:rFonts w:hint="eastAsia"/>
                <w:color w:val="000000"/>
              </w:rPr>
              <w:t>总经理启动人员机构管理</w:t>
            </w:r>
          </w:p>
        </w:tc>
      </w:tr>
      <w:tr w:rsidR="00D960C8">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D960C8" w:rsidRDefault="00D960C8">
            <w:pPr>
              <w:rPr>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后置条件</w:t>
            </w:r>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rPr>
                <w:color w:val="000000"/>
              </w:rPr>
            </w:pPr>
            <w:r>
              <w:rPr>
                <w:rFonts w:hint="eastAsia"/>
                <w:color w:val="000000"/>
              </w:rPr>
              <w:t>在一次人员机构管理中获得所有机构信息</w:t>
            </w:r>
          </w:p>
        </w:tc>
      </w:tr>
      <w:tr w:rsidR="003F6415" w:rsidTr="006B6364">
        <w:tc>
          <w:tcPr>
            <w:tcW w:w="2943" w:type="dxa"/>
            <w:vMerge w:val="restart"/>
            <w:tcBorders>
              <w:top w:val="single" w:sz="8" w:space="0" w:color="4F81BD"/>
              <w:left w:val="single" w:sz="8" w:space="0" w:color="4F81BD"/>
              <w:right w:val="dotted" w:sz="4" w:space="0" w:color="auto"/>
            </w:tcBorders>
            <w:shd w:val="clear" w:color="auto" w:fill="FFFFFF"/>
          </w:tcPr>
          <w:p w:rsidR="003F6415" w:rsidRDefault="003F6415">
            <w:pPr>
              <w:rPr>
                <w:color w:val="000000"/>
              </w:rPr>
            </w:pPr>
            <w:ins w:id="232" w:author="曹姝玥" w:date="2015-12-27T21:14:00Z">
              <w:r>
                <w:rPr>
                  <w:rFonts w:hint="eastAsia"/>
                  <w:color w:val="000000"/>
                </w:rPr>
                <w:t>Institution.</w:t>
              </w:r>
              <w:r>
                <w:t xml:space="preserve"> </w:t>
              </w:r>
              <w:r w:rsidRPr="003F6415">
                <w:rPr>
                  <w:color w:val="000000"/>
                </w:rPr>
                <w:t>changeInstitutionInfo</w:t>
              </w:r>
            </w:ins>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3F6415" w:rsidRDefault="003F6415">
            <w:pPr>
              <w:rPr>
                <w:color w:val="000000"/>
              </w:rPr>
            </w:pPr>
            <w:ins w:id="233" w:author="曹姝玥" w:date="2015-12-27T21:13:00Z">
              <w:r>
                <w:rPr>
                  <w:rFonts w:hint="eastAsia"/>
                  <w:color w:val="000000"/>
                </w:rPr>
                <w:t>语法</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3F6415" w:rsidRDefault="003F6415">
            <w:pPr>
              <w:rPr>
                <w:color w:val="000000"/>
              </w:rPr>
            </w:pPr>
            <w:ins w:id="234" w:author="曹姝玥" w:date="2015-12-27T21:14:00Z">
              <w:r>
                <w:rPr>
                  <w:rFonts w:hint="eastAsia"/>
                  <w:color w:val="000000"/>
                </w:rPr>
                <w:t>P</w:t>
              </w:r>
              <w:r w:rsidRPr="003F6415">
                <w:rPr>
                  <w:color w:val="000000"/>
                </w:rPr>
                <w:t>ublic boolean changeInstitutionInfo(InstitutionVO institutionVO)</w:t>
              </w:r>
            </w:ins>
          </w:p>
        </w:tc>
      </w:tr>
      <w:tr w:rsidR="003F6415" w:rsidTr="006B6364">
        <w:tc>
          <w:tcPr>
            <w:tcW w:w="2943" w:type="dxa"/>
            <w:vMerge/>
            <w:tcBorders>
              <w:left w:val="single" w:sz="8" w:space="0" w:color="4F81BD"/>
              <w:right w:val="dotted" w:sz="4" w:space="0" w:color="auto"/>
            </w:tcBorders>
            <w:shd w:val="clear" w:color="auto" w:fill="FFFFFF"/>
          </w:tcPr>
          <w:p w:rsidR="003F6415" w:rsidRDefault="003F6415">
            <w:pPr>
              <w:rPr>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3F6415" w:rsidRDefault="003F6415">
            <w:pPr>
              <w:rPr>
                <w:color w:val="000000"/>
              </w:rPr>
            </w:pPr>
            <w:ins w:id="235" w:author="曹姝玥" w:date="2015-12-27T21:13:00Z">
              <w:r>
                <w:rPr>
                  <w:rFonts w:hint="eastAsia"/>
                  <w:color w:val="000000"/>
                </w:rPr>
                <w:t>前置条件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3F6415" w:rsidRDefault="003F6415">
            <w:pPr>
              <w:rPr>
                <w:color w:val="000000"/>
              </w:rPr>
            </w:pPr>
            <w:ins w:id="236" w:author="曹姝玥" w:date="2015-12-27T21:15:00Z">
              <w:r>
                <w:rPr>
                  <w:rFonts w:hint="eastAsia"/>
                  <w:color w:val="000000"/>
                </w:rPr>
                <w:t>总经理启动人员机构管理</w:t>
              </w:r>
            </w:ins>
          </w:p>
        </w:tc>
      </w:tr>
      <w:tr w:rsidR="003F6415" w:rsidTr="006B6364">
        <w:tc>
          <w:tcPr>
            <w:tcW w:w="2943" w:type="dxa"/>
            <w:vMerge/>
            <w:tcBorders>
              <w:left w:val="single" w:sz="8" w:space="0" w:color="4F81BD"/>
              <w:bottom w:val="single" w:sz="8" w:space="0" w:color="4F81BD"/>
              <w:right w:val="dotted" w:sz="4" w:space="0" w:color="auto"/>
            </w:tcBorders>
            <w:shd w:val="clear" w:color="auto" w:fill="FFFFFF"/>
          </w:tcPr>
          <w:p w:rsidR="003F6415" w:rsidRDefault="003F6415">
            <w:pPr>
              <w:rPr>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3F6415" w:rsidRDefault="003F6415">
            <w:pPr>
              <w:rPr>
                <w:color w:val="000000"/>
              </w:rPr>
            </w:pPr>
            <w:ins w:id="237" w:author="曹姝玥" w:date="2015-12-27T21:13:00Z">
              <w:r>
                <w:rPr>
                  <w:rFonts w:hint="eastAsia"/>
                  <w:color w:val="000000"/>
                </w:rPr>
                <w:t>后置条件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3F6415" w:rsidRDefault="003F6415">
            <w:pPr>
              <w:rPr>
                <w:color w:val="000000"/>
              </w:rPr>
            </w:pPr>
            <w:ins w:id="238" w:author="曹姝玥" w:date="2015-12-27T21:15:00Z">
              <w:r>
                <w:rPr>
                  <w:rFonts w:hint="eastAsia"/>
                  <w:color w:val="000000"/>
                </w:rPr>
                <w:t>在一次人员机构管理中更新机构信息</w:t>
              </w:r>
            </w:ins>
          </w:p>
        </w:tc>
      </w:tr>
      <w:tr w:rsidR="003F6415">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3F6415" w:rsidRDefault="003F6415">
            <w:pPr>
              <w:jc w:val="center"/>
              <w:rPr>
                <w:color w:val="FFFFFF"/>
              </w:rPr>
            </w:pPr>
            <w:r>
              <w:rPr>
                <w:rFonts w:hint="eastAsia"/>
                <w:b/>
                <w:color w:val="FFFFFF"/>
              </w:rPr>
              <w:t>需要的服务（需接口）</w:t>
            </w:r>
          </w:p>
        </w:tc>
      </w:tr>
      <w:tr w:rsidR="003F6415">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3F6415" w:rsidRDefault="003F6415">
            <w:pPr>
              <w:rPr>
                <w:color w:val="000000"/>
              </w:rPr>
            </w:pPr>
            <w:r>
              <w:rPr>
                <w:rFonts w:hint="eastAsia"/>
                <w:color w:val="000000"/>
              </w:rPr>
              <w:t>服务名</w:t>
            </w:r>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3F6415" w:rsidRDefault="003F6415">
            <w:pPr>
              <w:rPr>
                <w:color w:val="000000"/>
              </w:rPr>
            </w:pPr>
            <w:r>
              <w:rPr>
                <w:rFonts w:hint="eastAsia"/>
                <w:color w:val="000000"/>
              </w:rPr>
              <w:t>服务</w:t>
            </w:r>
          </w:p>
        </w:tc>
      </w:tr>
      <w:tr w:rsidR="003F6415">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3F6415" w:rsidRDefault="003F6415">
            <w:pPr>
              <w:rPr>
                <w:color w:val="000000"/>
              </w:rPr>
            </w:pPr>
            <w:r>
              <w:rPr>
                <w:rFonts w:hint="eastAsia"/>
                <w:color w:val="000000"/>
              </w:rPr>
              <w:t>Institution</w:t>
            </w:r>
            <w:r>
              <w:rPr>
                <w:color w:val="000000"/>
              </w:rPr>
              <w:t>DataService. find</w:t>
            </w:r>
            <w:ins w:id="239" w:author="曹姝玥" w:date="2015-12-26T16:44:00Z">
              <w:r>
                <w:rPr>
                  <w:color w:val="000000"/>
                </w:rPr>
                <w:t xml:space="preserve"> </w:t>
              </w:r>
            </w:ins>
            <w:del w:id="240" w:author="曹姝玥" w:date="2015-12-26T16:44:00Z">
              <w:r>
                <w:rPr>
                  <w:color w:val="000000"/>
                </w:rPr>
                <w:delText>Institution</w:delText>
              </w:r>
            </w:del>
            <w:r>
              <w:rPr>
                <w:color w:val="000000"/>
              </w:rPr>
              <w:t>(</w:t>
            </w:r>
            <w:r>
              <w:rPr>
                <w:rFonts w:hint="eastAsia"/>
                <w:color w:val="000000"/>
              </w:rPr>
              <w:t xml:space="preserve">long </w:t>
            </w:r>
            <w:r>
              <w:rPr>
                <w:color w:val="000000"/>
              </w:rPr>
              <w:t>InstitutionId)</w:t>
            </w:r>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3F6415" w:rsidRDefault="003F6415">
            <w:pPr>
              <w:rPr>
                <w:color w:val="000000"/>
              </w:rPr>
            </w:pPr>
            <w:r>
              <w:rPr>
                <w:rFonts w:hint="eastAsia"/>
                <w:color w:val="000000"/>
              </w:rPr>
              <w:t>根据</w:t>
            </w:r>
            <w:r>
              <w:rPr>
                <w:rFonts w:hint="eastAsia"/>
                <w:color w:val="000000"/>
              </w:rPr>
              <w:t>ID</w:t>
            </w:r>
            <w:r>
              <w:rPr>
                <w:rFonts w:hint="eastAsia"/>
                <w:color w:val="000000"/>
              </w:rPr>
              <w:t>进行</w:t>
            </w:r>
            <w:r>
              <w:rPr>
                <w:color w:val="000000"/>
              </w:rPr>
              <w:t>查找单一持久化对象</w:t>
            </w:r>
          </w:p>
        </w:tc>
      </w:tr>
      <w:tr w:rsidR="003F6415">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3F6415" w:rsidRDefault="003F6415">
            <w:pPr>
              <w:rPr>
                <w:color w:val="000000"/>
              </w:rPr>
            </w:pPr>
            <w:r>
              <w:rPr>
                <w:rFonts w:hint="eastAsia"/>
                <w:color w:val="000000"/>
              </w:rPr>
              <w:t>Institution</w:t>
            </w:r>
            <w:r>
              <w:rPr>
                <w:color w:val="000000"/>
              </w:rPr>
              <w:t>DataService. insert</w:t>
            </w:r>
            <w:ins w:id="241" w:author="曹姝玥" w:date="2015-12-26T16:44:00Z">
              <w:r>
                <w:rPr>
                  <w:color w:val="000000"/>
                </w:rPr>
                <w:t xml:space="preserve"> </w:t>
              </w:r>
            </w:ins>
            <w:del w:id="242" w:author="曹姝玥" w:date="2015-12-26T16:44:00Z">
              <w:r>
                <w:rPr>
                  <w:color w:val="000000"/>
                </w:rPr>
                <w:delText>Institution</w:delText>
              </w:r>
            </w:del>
            <w:r>
              <w:rPr>
                <w:color w:val="000000"/>
              </w:rPr>
              <w:t>(InstitutionPO</w:t>
            </w:r>
            <w:r>
              <w:rPr>
                <w:rFonts w:hint="eastAsia"/>
                <w:color w:val="000000"/>
              </w:rPr>
              <w:t xml:space="preserve"> po</w:t>
            </w:r>
            <w:r>
              <w:rPr>
                <w:color w:val="000000"/>
              </w:rPr>
              <w:t>)</w:t>
            </w:r>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3F6415" w:rsidRDefault="003F6415">
            <w:pPr>
              <w:rPr>
                <w:color w:val="000000"/>
              </w:rPr>
            </w:pPr>
            <w:r>
              <w:rPr>
                <w:rFonts w:hint="eastAsia"/>
                <w:color w:val="000000"/>
              </w:rPr>
              <w:t>插入</w:t>
            </w:r>
            <w:r>
              <w:rPr>
                <w:color w:val="000000"/>
              </w:rPr>
              <w:t>单一持久化对象</w:t>
            </w:r>
          </w:p>
        </w:tc>
      </w:tr>
      <w:tr w:rsidR="003F6415">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3F6415" w:rsidRDefault="003F6415">
            <w:pPr>
              <w:rPr>
                <w:color w:val="000000"/>
              </w:rPr>
            </w:pPr>
            <w:r>
              <w:rPr>
                <w:rFonts w:hint="eastAsia"/>
                <w:color w:val="000000"/>
              </w:rPr>
              <w:t>Institution</w:t>
            </w:r>
            <w:r>
              <w:rPr>
                <w:color w:val="000000"/>
              </w:rPr>
              <w:t>DataService. delete</w:t>
            </w:r>
            <w:ins w:id="243" w:author="曹姝玥" w:date="2015-12-26T16:45:00Z">
              <w:r>
                <w:rPr>
                  <w:color w:val="000000"/>
                </w:rPr>
                <w:t xml:space="preserve"> </w:t>
              </w:r>
            </w:ins>
            <w:del w:id="244" w:author="曹姝玥" w:date="2015-12-26T16:45:00Z">
              <w:r>
                <w:rPr>
                  <w:color w:val="000000"/>
                </w:rPr>
                <w:delText>Institution</w:delText>
              </w:r>
            </w:del>
            <w:r>
              <w:rPr>
                <w:color w:val="000000"/>
              </w:rPr>
              <w:t>(InstitutionPO</w:t>
            </w:r>
            <w:r>
              <w:rPr>
                <w:rFonts w:hint="eastAsia"/>
                <w:color w:val="000000"/>
              </w:rPr>
              <w:t xml:space="preserve"> po</w:t>
            </w:r>
            <w:r>
              <w:rPr>
                <w:color w:val="000000"/>
              </w:rPr>
              <w:t>)</w:t>
            </w:r>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3F6415" w:rsidRDefault="003F6415">
            <w:pPr>
              <w:rPr>
                <w:color w:val="000000"/>
              </w:rPr>
            </w:pPr>
            <w:r>
              <w:rPr>
                <w:rFonts w:hint="eastAsia"/>
                <w:color w:val="000000"/>
              </w:rPr>
              <w:t>删除</w:t>
            </w:r>
            <w:r>
              <w:rPr>
                <w:color w:val="000000"/>
              </w:rPr>
              <w:t>单一持久化对象</w:t>
            </w:r>
          </w:p>
        </w:tc>
      </w:tr>
      <w:tr w:rsidR="003F6415">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3F6415" w:rsidRDefault="003F6415">
            <w:pPr>
              <w:rPr>
                <w:color w:val="000000"/>
              </w:rPr>
            </w:pPr>
            <w:r>
              <w:rPr>
                <w:rFonts w:hint="eastAsia"/>
                <w:color w:val="000000"/>
              </w:rPr>
              <w:t>Institution</w:t>
            </w:r>
            <w:r>
              <w:rPr>
                <w:color w:val="000000"/>
              </w:rPr>
              <w:t>DataService. update</w:t>
            </w:r>
            <w:ins w:id="245" w:author="曹姝玥" w:date="2015-12-26T16:45:00Z">
              <w:r>
                <w:rPr>
                  <w:color w:val="000000"/>
                </w:rPr>
                <w:t xml:space="preserve"> </w:t>
              </w:r>
            </w:ins>
            <w:del w:id="246" w:author="曹姝玥" w:date="2015-12-26T16:45:00Z">
              <w:r>
                <w:rPr>
                  <w:color w:val="000000"/>
                </w:rPr>
                <w:delText>Institution</w:delText>
              </w:r>
            </w:del>
            <w:r>
              <w:rPr>
                <w:color w:val="000000"/>
              </w:rPr>
              <w:t>(InstitutionPO</w:t>
            </w:r>
            <w:r>
              <w:rPr>
                <w:rFonts w:hint="eastAsia"/>
                <w:color w:val="000000"/>
              </w:rPr>
              <w:t xml:space="preserve"> po</w:t>
            </w:r>
            <w:r>
              <w:rPr>
                <w:color w:val="000000"/>
              </w:rPr>
              <w:t>)</w:t>
            </w:r>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3F6415" w:rsidRDefault="003F6415">
            <w:pPr>
              <w:rPr>
                <w:color w:val="000000"/>
              </w:rPr>
            </w:pPr>
            <w:r>
              <w:rPr>
                <w:rFonts w:hint="eastAsia"/>
                <w:color w:val="000000"/>
              </w:rPr>
              <w:t>更新</w:t>
            </w:r>
            <w:r>
              <w:rPr>
                <w:color w:val="000000"/>
              </w:rPr>
              <w:t>单一持久化对象</w:t>
            </w:r>
          </w:p>
        </w:tc>
      </w:tr>
      <w:tr w:rsidR="003F6415">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3F6415" w:rsidRDefault="003F6415">
            <w:pPr>
              <w:rPr>
                <w:color w:val="000000"/>
              </w:rPr>
            </w:pPr>
            <w:r>
              <w:rPr>
                <w:rFonts w:hint="eastAsia"/>
                <w:color w:val="000000"/>
              </w:rPr>
              <w:t>Institution</w:t>
            </w:r>
            <w:r>
              <w:rPr>
                <w:color w:val="000000"/>
              </w:rPr>
              <w:t>DataService. find</w:t>
            </w:r>
            <w:ins w:id="247" w:author="曹姝玥" w:date="2015-12-26T16:45:00Z">
              <w:r>
                <w:rPr>
                  <w:rFonts w:hint="eastAsia"/>
                  <w:color w:val="000000"/>
                </w:rPr>
                <w:t>s</w:t>
              </w:r>
            </w:ins>
            <w:del w:id="248" w:author="曹姝玥" w:date="2015-12-26T16:45:00Z">
              <w:r>
                <w:rPr>
                  <w:rFonts w:hint="eastAsia"/>
                  <w:color w:val="000000"/>
                </w:rPr>
                <w:delText>AllInstitution</w:delText>
              </w:r>
            </w:del>
            <w:r>
              <w:rPr>
                <w:color w:val="000000"/>
              </w:rPr>
              <w:t>()</w:t>
            </w:r>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3F6415" w:rsidRDefault="003F6415">
            <w:pPr>
              <w:rPr>
                <w:color w:val="000000"/>
              </w:rPr>
            </w:pPr>
            <w:r>
              <w:rPr>
                <w:rFonts w:hint="eastAsia"/>
                <w:color w:val="000000"/>
              </w:rPr>
              <w:t>查找所有</w:t>
            </w:r>
            <w:r>
              <w:rPr>
                <w:color w:val="000000"/>
              </w:rPr>
              <w:t>持久化对象</w:t>
            </w:r>
          </w:p>
        </w:tc>
      </w:tr>
      <w:tr w:rsidR="003F6415">
        <w:trPr>
          <w:ins w:id="249" w:author="曹姝玥" w:date="2015-12-26T16:51: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3F6415" w:rsidRDefault="003F6415">
            <w:pPr>
              <w:rPr>
                <w:ins w:id="250" w:author="曹姝玥" w:date="2015-12-26T16:51:00Z"/>
                <w:color w:val="000000"/>
              </w:rPr>
            </w:pPr>
            <w:ins w:id="251" w:author="曹姝玥" w:date="2015-12-26T16:51:00Z">
              <w:r>
                <w:rPr>
                  <w:rFonts w:hint="eastAsia"/>
                  <w:color w:val="000000"/>
                </w:rPr>
                <w:t>Institution</w:t>
              </w:r>
              <w:r>
                <w:rPr>
                  <w:color w:val="000000"/>
                </w:rPr>
                <w:t>DataService.finish</w:t>
              </w:r>
              <w:r>
                <w:rPr>
                  <w:rFonts w:hint="eastAsia"/>
                  <w:color w:val="000000"/>
                </w:rPr>
                <w:t>()</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3F6415" w:rsidRDefault="003F6415">
            <w:pPr>
              <w:rPr>
                <w:ins w:id="252" w:author="曹姝玥" w:date="2015-12-26T16:51:00Z"/>
                <w:color w:val="000000"/>
              </w:rPr>
            </w:pPr>
            <w:ins w:id="253" w:author="曹姝玥" w:date="2015-12-26T16:51:00Z">
              <w:r>
                <w:rPr>
                  <w:rFonts w:hint="eastAsia"/>
                  <w:color w:val="000000"/>
                </w:rPr>
                <w:t>结束操作</w:t>
              </w:r>
            </w:ins>
          </w:p>
        </w:tc>
      </w:tr>
    </w:tbl>
    <w:p w:rsidR="00D960C8" w:rsidRDefault="00D960C8"/>
    <w:p w:rsidR="00D960C8" w:rsidRDefault="00F41064">
      <w:pPr>
        <w:pStyle w:val="a3"/>
        <w:jc w:val="center"/>
        <w:rPr>
          <w:rFonts w:ascii="宋体" w:eastAsia="宋体" w:hAnsi="宋体"/>
          <w:sz w:val="22"/>
          <w:szCs w:val="22"/>
        </w:rPr>
      </w:pPr>
      <w:r>
        <w:rPr>
          <w:rFonts w:ascii="宋体" w:eastAsia="宋体" w:hAnsi="宋体" w:hint="eastAsia"/>
          <w:b/>
          <w:bCs/>
          <w:sz w:val="22"/>
          <w:szCs w:val="22"/>
        </w:rPr>
        <w:t xml:space="preserve">表13 </w:t>
      </w:r>
      <w:r>
        <w:rPr>
          <w:rFonts w:eastAsia="宋体" w:cs="Cambria"/>
          <w:b/>
          <w:bCs/>
        </w:rPr>
        <w:t>user</w:t>
      </w:r>
      <w:r>
        <w:rPr>
          <w:rFonts w:cs="Cambria"/>
          <w:b/>
          <w:bCs/>
          <w:color w:val="000000"/>
        </w:rPr>
        <w:t>bl</w:t>
      </w:r>
      <w:r>
        <w:rPr>
          <w:rFonts w:ascii="宋体" w:eastAsia="宋体" w:hAnsi="宋体" w:hint="eastAsia"/>
          <w:b/>
          <w:bCs/>
          <w:sz w:val="22"/>
          <w:szCs w:val="22"/>
        </w:rPr>
        <w:t>模块的接口规范</w:t>
      </w:r>
    </w:p>
    <w:tbl>
      <w:tblPr>
        <w:tblStyle w:val="a8"/>
        <w:tblW w:w="8472" w:type="dxa"/>
        <w:tblLayout w:type="fixed"/>
        <w:tblLook w:val="04A0"/>
      </w:tblPr>
      <w:tblGrid>
        <w:gridCol w:w="2943"/>
        <w:gridCol w:w="641"/>
        <w:gridCol w:w="4888"/>
      </w:tblGrid>
      <w:tr w:rsidR="00D960C8">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D960C8" w:rsidRDefault="00F41064">
            <w:pPr>
              <w:jc w:val="center"/>
              <w:rPr>
                <w:color w:val="FFFFFF"/>
              </w:rPr>
            </w:pPr>
            <w:r>
              <w:rPr>
                <w:rFonts w:hint="eastAsia"/>
                <w:b/>
                <w:color w:val="FFFFFF"/>
              </w:rPr>
              <w:t>提供的服务（供接口）</w:t>
            </w:r>
          </w:p>
        </w:tc>
      </w:tr>
      <w:tr w:rsidR="00D960C8">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color w:val="000000"/>
              </w:rPr>
            </w:pPr>
            <w:r>
              <w:rPr>
                <w:rFonts w:hint="eastAsia"/>
                <w:color w:val="000000"/>
              </w:rPr>
              <w:t>User.</w:t>
            </w:r>
            <w:r>
              <w:rPr>
                <w:color w:val="000000"/>
              </w:rPr>
              <w:t xml:space="preserve"> getPersonalInfo</w:t>
            </w: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r>
              <w:rPr>
                <w:rFonts w:hint="eastAsia"/>
                <w:color w:val="000000"/>
              </w:rPr>
              <w:t>语法</w:t>
            </w:r>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color w:val="000000"/>
              </w:rPr>
              <w:t>P</w:t>
            </w:r>
            <w:r>
              <w:rPr>
                <w:rFonts w:hint="eastAsia"/>
                <w:color w:val="000000"/>
              </w:rPr>
              <w:t>ublic</w:t>
            </w:r>
            <w:r>
              <w:rPr>
                <w:color w:val="000000"/>
              </w:rPr>
              <w:t xml:space="preserve"> StaffInfoVO</w:t>
            </w:r>
            <w:r>
              <w:rPr>
                <w:rFonts w:hint="eastAsia"/>
                <w:color w:val="000000"/>
              </w:rPr>
              <w:t xml:space="preserve"> </w:t>
            </w:r>
            <w:r>
              <w:rPr>
                <w:color w:val="000000"/>
              </w:rPr>
              <w:t>getPersonalInfo(long UserId)</w:t>
            </w:r>
          </w:p>
        </w:tc>
      </w:tr>
      <w:tr w:rsidR="00D960C8">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rPr>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r>
              <w:rPr>
                <w:rFonts w:hint="eastAsia"/>
                <w:color w:val="000000"/>
              </w:rPr>
              <w:t>前置条件</w:t>
            </w:r>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个人帐号拥有者启动账号信息管理</w:t>
            </w:r>
          </w:p>
        </w:tc>
      </w:tr>
      <w:tr w:rsidR="00D960C8">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rPr>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r>
              <w:rPr>
                <w:rFonts w:hint="eastAsia"/>
                <w:color w:val="000000"/>
              </w:rPr>
              <w:t>后置条件</w:t>
            </w:r>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在一次个人账号信息管理中获得个人帐号信息</w:t>
            </w:r>
          </w:p>
        </w:tc>
      </w:tr>
      <w:tr w:rsidR="00D960C8">
        <w:trPr>
          <w:trHeight w:val="105"/>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color w:val="000000"/>
              </w:rPr>
            </w:pPr>
            <w:r>
              <w:rPr>
                <w:rFonts w:hint="eastAsia"/>
                <w:color w:val="000000"/>
              </w:rPr>
              <w:t>User.</w:t>
            </w:r>
            <w:r>
              <w:rPr>
                <w:color w:val="000000"/>
              </w:rPr>
              <w:t xml:space="preserve"> changePassword</w:t>
            </w: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r>
              <w:rPr>
                <w:rFonts w:hint="eastAsia"/>
                <w:color w:val="000000"/>
              </w:rPr>
              <w:t>语法</w:t>
            </w:r>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color w:val="000000"/>
              </w:rPr>
              <w:t>P</w:t>
            </w:r>
            <w:r>
              <w:rPr>
                <w:rFonts w:hint="eastAsia"/>
                <w:color w:val="000000"/>
              </w:rPr>
              <w:t xml:space="preserve">ublic </w:t>
            </w:r>
            <w:ins w:id="254" w:author="曹姝玥" w:date="2015-12-26T16:40:00Z">
              <w:r>
                <w:rPr>
                  <w:rFonts w:hint="eastAsia"/>
                  <w:color w:val="000000"/>
                </w:rPr>
                <w:t>boolean</w:t>
              </w:r>
            </w:ins>
            <w:del w:id="255" w:author="曹姝玥" w:date="2015-12-26T16:40:00Z">
              <w:r>
                <w:rPr>
                  <w:color w:val="000000"/>
                </w:rPr>
                <w:delText>void</w:delText>
              </w:r>
            </w:del>
            <w:r>
              <w:rPr>
                <w:color w:val="000000"/>
              </w:rPr>
              <w:t xml:space="preserve"> changePassword</w:t>
            </w:r>
            <w:r>
              <w:rPr>
                <w:rFonts w:hint="eastAsia"/>
                <w:color w:val="000000"/>
              </w:rPr>
              <w:t>(</w:t>
            </w:r>
            <w:r>
              <w:rPr>
                <w:color w:val="000000"/>
              </w:rPr>
              <w:t>String password</w:t>
            </w:r>
            <w:ins w:id="256" w:author="曹姝玥" w:date="2015-12-26T16:46:00Z">
              <w:r>
                <w:rPr>
                  <w:rFonts w:hint="eastAsia"/>
                  <w:color w:val="000000"/>
                </w:rPr>
                <w:t>,long userId</w:t>
              </w:r>
            </w:ins>
            <w:r>
              <w:rPr>
                <w:rFonts w:hint="eastAsia"/>
                <w:color w:val="000000"/>
              </w:rPr>
              <w:t>)</w:t>
            </w:r>
          </w:p>
        </w:tc>
      </w:tr>
      <w:tr w:rsidR="00D960C8">
        <w:trPr>
          <w:trHeight w:val="105"/>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rPr>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r>
              <w:rPr>
                <w:rFonts w:hint="eastAsia"/>
                <w:color w:val="000000"/>
              </w:rPr>
              <w:t>前置条件</w:t>
            </w:r>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个人帐号拥有者启动账号信息管理</w:t>
            </w:r>
          </w:p>
        </w:tc>
      </w:tr>
      <w:tr w:rsidR="00D960C8">
        <w:trPr>
          <w:trHeight w:val="105"/>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rPr>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r>
              <w:rPr>
                <w:rFonts w:hint="eastAsia"/>
                <w:color w:val="000000"/>
              </w:rPr>
              <w:t>后置条件</w:t>
            </w:r>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员工在一次帐号信息管理中更改密码</w:t>
            </w:r>
          </w:p>
        </w:tc>
      </w:tr>
      <w:tr w:rsidR="00D960C8">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color w:val="000000"/>
              </w:rPr>
            </w:pPr>
            <w:r>
              <w:rPr>
                <w:rFonts w:hint="eastAsia"/>
                <w:color w:val="000000"/>
              </w:rPr>
              <w:t>User.</w:t>
            </w:r>
            <w:r>
              <w:rPr>
                <w:color w:val="000000"/>
              </w:rPr>
              <w:t xml:space="preserve"> endManagement</w:t>
            </w: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r>
              <w:rPr>
                <w:rFonts w:hint="eastAsia"/>
                <w:color w:val="000000"/>
              </w:rPr>
              <w:t>语法</w:t>
            </w:r>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color w:val="000000"/>
              </w:rPr>
              <w:t>P</w:t>
            </w:r>
            <w:r>
              <w:rPr>
                <w:rFonts w:hint="eastAsia"/>
                <w:color w:val="000000"/>
              </w:rPr>
              <w:t>ublic</w:t>
            </w:r>
            <w:r>
              <w:rPr>
                <w:color w:val="000000"/>
              </w:rPr>
              <w:t xml:space="preserve"> </w:t>
            </w:r>
            <w:ins w:id="257" w:author="曹姝玥" w:date="2015-12-26T16:40:00Z">
              <w:r>
                <w:rPr>
                  <w:rFonts w:hint="eastAsia"/>
                  <w:color w:val="000000"/>
                </w:rPr>
                <w:t>boolean</w:t>
              </w:r>
            </w:ins>
            <w:del w:id="258" w:author="曹姝玥" w:date="2015-12-26T16:40:00Z">
              <w:r>
                <w:rPr>
                  <w:rFonts w:hint="eastAsia"/>
                  <w:color w:val="000000"/>
                </w:rPr>
                <w:delText>void</w:delText>
              </w:r>
            </w:del>
            <w:r>
              <w:rPr>
                <w:rFonts w:hint="eastAsia"/>
                <w:color w:val="000000"/>
              </w:rPr>
              <w:t xml:space="preserve"> </w:t>
            </w:r>
            <w:r>
              <w:rPr>
                <w:color w:val="000000"/>
              </w:rPr>
              <w:t>endManagement</w:t>
            </w:r>
            <w:r>
              <w:rPr>
                <w:rFonts w:hint="eastAsia"/>
                <w:color w:val="000000"/>
              </w:rPr>
              <w:t>()</w:t>
            </w:r>
          </w:p>
        </w:tc>
      </w:tr>
      <w:tr w:rsidR="00D960C8">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D960C8" w:rsidRDefault="00D960C8">
            <w:pPr>
              <w:rPr>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r>
              <w:rPr>
                <w:rFonts w:hint="eastAsia"/>
                <w:color w:val="000000"/>
              </w:rPr>
              <w:t>前置条件</w:t>
            </w:r>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已确认所有个人信息的管理</w:t>
            </w:r>
          </w:p>
        </w:tc>
      </w:tr>
      <w:tr w:rsidR="00D960C8">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D960C8" w:rsidRDefault="00D960C8">
            <w:pPr>
              <w:rPr>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r>
              <w:rPr>
                <w:rFonts w:hint="eastAsia"/>
                <w:color w:val="000000"/>
              </w:rPr>
              <w:t>后置条件</w:t>
            </w:r>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保存操作日志，保存所有已更新数据</w:t>
            </w:r>
          </w:p>
        </w:tc>
      </w:tr>
      <w:tr w:rsidR="00D960C8">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color w:val="000000"/>
              </w:rPr>
            </w:pPr>
            <w:r>
              <w:rPr>
                <w:rFonts w:hint="eastAsia"/>
                <w:color w:val="000000"/>
              </w:rPr>
              <w:t>User.</w:t>
            </w:r>
            <w:r>
              <w:rPr>
                <w:color w:val="000000"/>
              </w:rPr>
              <w:t xml:space="preserve"> initial</w:t>
            </w: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r>
              <w:rPr>
                <w:rFonts w:hint="eastAsia"/>
                <w:color w:val="000000"/>
              </w:rPr>
              <w:t>语法</w:t>
            </w:r>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 xml:space="preserve">Public </w:t>
            </w:r>
            <w:ins w:id="259" w:author="曹姝玥" w:date="2015-12-26T16:41:00Z">
              <w:r>
                <w:rPr>
                  <w:rFonts w:hint="eastAsia"/>
                  <w:color w:val="000000"/>
                </w:rPr>
                <w:t>boolean</w:t>
              </w:r>
            </w:ins>
            <w:del w:id="260" w:author="曹姝玥" w:date="2015-12-26T16:41:00Z">
              <w:r>
                <w:rPr>
                  <w:rFonts w:hint="eastAsia"/>
                  <w:color w:val="000000"/>
                </w:rPr>
                <w:delText>void</w:delText>
              </w:r>
            </w:del>
            <w:r>
              <w:rPr>
                <w:rFonts w:hint="eastAsia"/>
                <w:color w:val="000000"/>
              </w:rPr>
              <w:t xml:space="preserve"> </w:t>
            </w:r>
            <w:r>
              <w:rPr>
                <w:color w:val="000000"/>
              </w:rPr>
              <w:t>initial(ArrayList&lt;InitUserVO&gt;</w:t>
            </w:r>
            <w:r>
              <w:rPr>
                <w:rFonts w:hint="eastAsia"/>
                <w:color w:val="000000"/>
              </w:rPr>
              <w:t xml:space="preserve"> User</w:t>
            </w:r>
            <w:r>
              <w:rPr>
                <w:color w:val="000000"/>
              </w:rPr>
              <w:t>)</w:t>
            </w:r>
          </w:p>
        </w:tc>
      </w:tr>
      <w:tr w:rsidR="00D960C8">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D960C8" w:rsidRDefault="00D960C8">
            <w:pPr>
              <w:rPr>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r>
              <w:rPr>
                <w:rFonts w:hint="eastAsia"/>
                <w:color w:val="000000"/>
              </w:rPr>
              <w:t>前置条件</w:t>
            </w:r>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期初建账</w:t>
            </w:r>
          </w:p>
        </w:tc>
      </w:tr>
      <w:tr w:rsidR="00D960C8">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D960C8" w:rsidRDefault="00D960C8">
            <w:pPr>
              <w:rPr>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r>
              <w:rPr>
                <w:rFonts w:hint="eastAsia"/>
                <w:color w:val="000000"/>
              </w:rPr>
              <w:t>后置条件</w:t>
            </w:r>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在期初建账中初始化信息</w:t>
            </w:r>
          </w:p>
        </w:tc>
      </w:tr>
      <w:tr w:rsidR="00D960C8">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color w:val="000000"/>
              </w:rPr>
            </w:pPr>
            <w:r>
              <w:rPr>
                <w:rFonts w:hint="eastAsia"/>
                <w:color w:val="000000"/>
              </w:rPr>
              <w:t>User.</w:t>
            </w:r>
            <w:del w:id="261" w:author="曹姝玥" w:date="2015-12-26T16:32:00Z">
              <w:r>
                <w:rPr>
                  <w:rFonts w:hint="eastAsia"/>
                  <w:color w:val="000000"/>
                </w:rPr>
                <w:delText>getCity</w:delText>
              </w:r>
            </w:del>
            <w:ins w:id="262" w:author="曹姝玥" w:date="2015-12-26T16:32:00Z">
              <w:r>
                <w:rPr>
                  <w:rFonts w:hint="eastAsia"/>
                  <w:color w:val="000000"/>
                </w:rPr>
                <w:t>changeInfo</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r>
              <w:rPr>
                <w:rFonts w:hint="eastAsia"/>
                <w:color w:val="000000"/>
              </w:rPr>
              <w:t>语法</w:t>
            </w:r>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 xml:space="preserve">Public </w:t>
            </w:r>
            <w:del w:id="263" w:author="曹姝玥" w:date="2015-12-26T16:32:00Z">
              <w:r>
                <w:rPr>
                  <w:rFonts w:hint="eastAsia"/>
                  <w:color w:val="000000"/>
                </w:rPr>
                <w:delText xml:space="preserve">String getCity(long </w:delText>
              </w:r>
              <w:r>
                <w:rPr>
                  <w:color w:val="000000"/>
                </w:rPr>
                <w:delText>UserId</w:delText>
              </w:r>
              <w:r>
                <w:rPr>
                  <w:rFonts w:hint="eastAsia"/>
                  <w:color w:val="000000"/>
                </w:rPr>
                <w:delText>)</w:delText>
              </w:r>
            </w:del>
            <w:ins w:id="264" w:author="曹姝玥" w:date="2015-12-26T16:32:00Z">
              <w:r>
                <w:rPr>
                  <w:rFonts w:hint="eastAsia"/>
                  <w:color w:val="000000"/>
                </w:rPr>
                <w:t>boolean</w:t>
              </w:r>
            </w:ins>
            <w:ins w:id="265" w:author="曹姝玥" w:date="2015-12-26T16:33:00Z">
              <w:r>
                <w:rPr>
                  <w:rFonts w:hint="eastAsia"/>
                  <w:color w:val="000000"/>
                </w:rPr>
                <w:t xml:space="preserve"> changeInfo(UserVO userVO)</w:t>
              </w:r>
            </w:ins>
          </w:p>
        </w:tc>
      </w:tr>
      <w:tr w:rsidR="00D960C8">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D960C8" w:rsidRDefault="00D960C8">
            <w:pPr>
              <w:rPr>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r>
              <w:rPr>
                <w:rFonts w:hint="eastAsia"/>
                <w:color w:val="000000"/>
              </w:rPr>
              <w:t>前置条件</w:t>
            </w:r>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del w:id="266" w:author="曹姝玥" w:date="2015-12-26T16:33:00Z">
              <w:r>
                <w:rPr>
                  <w:rFonts w:hint="eastAsia"/>
                  <w:color w:val="000000"/>
                </w:rPr>
                <w:delText>中转中心仓库管理员启动仓库管理回合</w:delText>
              </w:r>
            </w:del>
            <w:ins w:id="267" w:author="曹姝玥" w:date="2015-12-26T16:33:00Z">
              <w:r>
                <w:rPr>
                  <w:rFonts w:hint="eastAsia"/>
                  <w:color w:val="000000"/>
                </w:rPr>
                <w:t>总经理修改员工</w:t>
              </w:r>
            </w:ins>
          </w:p>
        </w:tc>
      </w:tr>
      <w:tr w:rsidR="00D960C8">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D960C8" w:rsidRDefault="00D960C8">
            <w:pPr>
              <w:rPr>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r>
              <w:rPr>
                <w:rFonts w:hint="eastAsia"/>
                <w:color w:val="000000"/>
              </w:rPr>
              <w:t>后置条件</w:t>
            </w:r>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del w:id="268" w:author="曹姝玥" w:date="2015-12-26T16:41:00Z">
              <w:r>
                <w:rPr>
                  <w:rFonts w:hint="eastAsia"/>
                  <w:color w:val="000000"/>
                </w:rPr>
                <w:delText>获得仓库管理对应的城市</w:delText>
              </w:r>
            </w:del>
            <w:ins w:id="269" w:author="曹姝玥" w:date="2015-12-26T16:41:00Z">
              <w:r>
                <w:rPr>
                  <w:rFonts w:hint="eastAsia"/>
                  <w:color w:val="000000"/>
                </w:rPr>
                <w:t>更新员工个人信息</w:t>
              </w:r>
            </w:ins>
          </w:p>
        </w:tc>
      </w:tr>
      <w:tr w:rsidR="00D960C8">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D960C8" w:rsidRDefault="00F41064">
            <w:pPr>
              <w:jc w:val="center"/>
              <w:rPr>
                <w:color w:val="FFFFFF"/>
              </w:rPr>
            </w:pPr>
            <w:r>
              <w:rPr>
                <w:rFonts w:hint="eastAsia"/>
                <w:b/>
                <w:color w:val="FFFFFF"/>
              </w:rPr>
              <w:t>需要的服务（需接口）</w:t>
            </w:r>
          </w:p>
        </w:tc>
      </w:tr>
      <w:tr w:rsidR="00D960C8">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color w:val="000000"/>
              </w:rPr>
            </w:pPr>
            <w:r>
              <w:rPr>
                <w:rFonts w:hint="eastAsia"/>
                <w:color w:val="000000"/>
              </w:rPr>
              <w:t>服务名</w:t>
            </w:r>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服务</w:t>
            </w:r>
          </w:p>
        </w:tc>
      </w:tr>
      <w:tr w:rsidR="00D960C8">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color w:val="000000"/>
              </w:rPr>
            </w:pPr>
            <w:r>
              <w:rPr>
                <w:rFonts w:hint="eastAsia"/>
                <w:color w:val="000000"/>
              </w:rPr>
              <w:t>User</w:t>
            </w:r>
            <w:r>
              <w:rPr>
                <w:color w:val="000000"/>
              </w:rPr>
              <w:t>DataService.find</w:t>
            </w:r>
            <w:ins w:id="270" w:author="曹姝玥" w:date="2015-12-26T16:47:00Z">
              <w:r>
                <w:rPr>
                  <w:rFonts w:hint="eastAsia"/>
                  <w:color w:val="000000"/>
                </w:rPr>
                <w:t xml:space="preserve"> </w:t>
              </w:r>
            </w:ins>
            <w:del w:id="271" w:author="曹姝玥" w:date="2015-12-26T16:47:00Z">
              <w:r>
                <w:rPr>
                  <w:rFonts w:hint="eastAsia"/>
                  <w:color w:val="000000"/>
                </w:rPr>
                <w:delText>Person</w:delText>
              </w:r>
            </w:del>
            <w:r>
              <w:rPr>
                <w:color w:val="000000"/>
              </w:rPr>
              <w:t>(</w:t>
            </w:r>
            <w:r>
              <w:rPr>
                <w:rFonts w:hint="eastAsia"/>
                <w:color w:val="000000"/>
              </w:rPr>
              <w:t>long</w:t>
            </w:r>
            <w:r>
              <w:rPr>
                <w:color w:val="000000"/>
              </w:rPr>
              <w:t xml:space="preserve"> </w:t>
            </w:r>
            <w:r>
              <w:rPr>
                <w:rFonts w:hint="eastAsia"/>
                <w:color w:val="000000"/>
              </w:rPr>
              <w:t>UserI</w:t>
            </w:r>
            <w:r>
              <w:rPr>
                <w:color w:val="000000"/>
              </w:rPr>
              <w:t>d)</w:t>
            </w:r>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根据</w:t>
            </w:r>
            <w:r>
              <w:rPr>
                <w:rFonts w:hint="eastAsia"/>
                <w:color w:val="000000"/>
              </w:rPr>
              <w:t>ID</w:t>
            </w:r>
            <w:r>
              <w:rPr>
                <w:rFonts w:hint="eastAsia"/>
                <w:color w:val="000000"/>
              </w:rPr>
              <w:t>进行</w:t>
            </w:r>
            <w:r>
              <w:rPr>
                <w:color w:val="000000"/>
              </w:rPr>
              <w:t>查找单一持久化对象</w:t>
            </w:r>
          </w:p>
        </w:tc>
      </w:tr>
      <w:tr w:rsidR="00D960C8">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color w:val="000000"/>
              </w:rPr>
            </w:pPr>
            <w:r>
              <w:rPr>
                <w:rFonts w:hint="eastAsia"/>
                <w:color w:val="000000"/>
              </w:rPr>
              <w:t>User</w:t>
            </w:r>
            <w:r>
              <w:rPr>
                <w:color w:val="000000"/>
              </w:rPr>
              <w:t>DataService. update</w:t>
            </w:r>
            <w:ins w:id="272" w:author="曹姝玥" w:date="2015-12-26T16:47:00Z">
              <w:r>
                <w:rPr>
                  <w:color w:val="000000"/>
                </w:rPr>
                <w:t xml:space="preserve"> </w:t>
              </w:r>
            </w:ins>
            <w:del w:id="273" w:author="曹姝玥" w:date="2015-12-26T16:47:00Z">
              <w:r>
                <w:rPr>
                  <w:color w:val="000000"/>
                </w:rPr>
                <w:delText>Password</w:delText>
              </w:r>
            </w:del>
            <w:r>
              <w:rPr>
                <w:color w:val="000000"/>
              </w:rPr>
              <w:t>(String</w:t>
            </w:r>
            <w:r>
              <w:rPr>
                <w:rFonts w:hint="eastAsia"/>
                <w:color w:val="000000"/>
              </w:rPr>
              <w:t xml:space="preserve">  </w:t>
            </w:r>
            <w:r>
              <w:rPr>
                <w:color w:val="000000"/>
              </w:rPr>
              <w:t>password)</w:t>
            </w:r>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更新</w:t>
            </w:r>
            <w:r>
              <w:rPr>
                <w:color w:val="000000"/>
              </w:rPr>
              <w:t>单一持久化对象</w:t>
            </w:r>
          </w:p>
        </w:tc>
      </w:tr>
      <w:tr w:rsidR="00D960C8">
        <w:trPr>
          <w:ins w:id="274" w:author="曹姝玥" w:date="2015-12-26T16:41:00Z"/>
        </w:trPr>
        <w:tc>
          <w:tcPr>
            <w:tcW w:w="2943" w:type="dxa"/>
          </w:tcPr>
          <w:p w:rsidR="00D960C8" w:rsidRDefault="00F41064">
            <w:pPr>
              <w:rPr>
                <w:ins w:id="275" w:author="曹姝玥" w:date="2015-12-26T16:41:00Z"/>
                <w:color w:val="000000"/>
              </w:rPr>
            </w:pPr>
            <w:ins w:id="276" w:author="曹姝玥" w:date="2015-12-26T16:41:00Z">
              <w:r>
                <w:rPr>
                  <w:rFonts w:hint="eastAsia"/>
                  <w:color w:val="000000"/>
                </w:rPr>
                <w:t>User</w:t>
              </w:r>
              <w:r>
                <w:rPr>
                  <w:color w:val="000000"/>
                </w:rPr>
                <w:t>DataService.</w:t>
              </w:r>
            </w:ins>
            <w:ins w:id="277" w:author="曹姝玥" w:date="2015-12-26T16:47:00Z">
              <w:r>
                <w:t xml:space="preserve"> </w:t>
              </w:r>
              <w:r>
                <w:rPr>
                  <w:color w:val="000000"/>
                </w:rPr>
                <w:t>InitialInsert(ArrayList&lt;UserPO&gt; User)</w:t>
              </w:r>
            </w:ins>
          </w:p>
        </w:tc>
        <w:tc>
          <w:tcPr>
            <w:tcW w:w="5529" w:type="dxa"/>
            <w:gridSpan w:val="2"/>
          </w:tcPr>
          <w:p w:rsidR="00D960C8" w:rsidRDefault="00F41064">
            <w:pPr>
              <w:rPr>
                <w:ins w:id="278" w:author="曹姝玥" w:date="2015-12-26T16:41:00Z"/>
                <w:color w:val="000000"/>
              </w:rPr>
            </w:pPr>
            <w:ins w:id="279" w:author="曹姝玥" w:date="2015-12-26T16:48:00Z">
              <w:r>
                <w:rPr>
                  <w:rFonts w:hint="eastAsia"/>
                  <w:color w:val="000000"/>
                </w:rPr>
                <w:t>期初建账时初始化</w:t>
              </w:r>
            </w:ins>
          </w:p>
        </w:tc>
      </w:tr>
      <w:tr w:rsidR="00D960C8">
        <w:trPr>
          <w:ins w:id="280" w:author="曹姝玥" w:date="2015-12-26T16:41:00Z"/>
        </w:trPr>
        <w:tc>
          <w:tcPr>
            <w:tcW w:w="2943" w:type="dxa"/>
          </w:tcPr>
          <w:p w:rsidR="00D960C8" w:rsidRDefault="00F41064">
            <w:pPr>
              <w:rPr>
                <w:ins w:id="281" w:author="曹姝玥" w:date="2015-12-26T16:41:00Z"/>
                <w:color w:val="000000"/>
              </w:rPr>
            </w:pPr>
            <w:ins w:id="282" w:author="曹姝玥" w:date="2015-12-26T16:41:00Z">
              <w:r>
                <w:rPr>
                  <w:rFonts w:hint="eastAsia"/>
                  <w:color w:val="000000"/>
                </w:rPr>
                <w:t>User</w:t>
              </w:r>
              <w:r>
                <w:rPr>
                  <w:color w:val="000000"/>
                </w:rPr>
                <w:t xml:space="preserve">DataService. </w:t>
              </w:r>
            </w:ins>
            <w:ins w:id="283" w:author="曹姝玥" w:date="2015-12-26T16:48:00Z">
              <w:r>
                <w:rPr>
                  <w:color w:val="000000"/>
                </w:rPr>
                <w:t>I</w:t>
              </w:r>
              <w:r>
                <w:rPr>
                  <w:rFonts w:hint="eastAsia"/>
                  <w:color w:val="000000"/>
                </w:rPr>
                <w:t>nsert(UserPO po)</w:t>
              </w:r>
            </w:ins>
          </w:p>
        </w:tc>
        <w:tc>
          <w:tcPr>
            <w:tcW w:w="5529" w:type="dxa"/>
            <w:gridSpan w:val="2"/>
          </w:tcPr>
          <w:p w:rsidR="00D960C8" w:rsidRDefault="00F41064">
            <w:pPr>
              <w:rPr>
                <w:ins w:id="284" w:author="曹姝玥" w:date="2015-12-26T16:41:00Z"/>
                <w:color w:val="000000"/>
              </w:rPr>
            </w:pPr>
            <w:ins w:id="285" w:author="曹姝玥" w:date="2015-12-26T16:48:00Z">
              <w:r>
                <w:rPr>
                  <w:rFonts w:hint="eastAsia"/>
                  <w:color w:val="000000"/>
                </w:rPr>
                <w:t>增加</w:t>
              </w:r>
            </w:ins>
            <w:ins w:id="286" w:author="曹姝玥" w:date="2015-12-26T16:41:00Z">
              <w:r>
                <w:rPr>
                  <w:color w:val="000000"/>
                </w:rPr>
                <w:t>单一持久化对象</w:t>
              </w:r>
            </w:ins>
          </w:p>
        </w:tc>
      </w:tr>
      <w:tr w:rsidR="00D960C8">
        <w:trPr>
          <w:ins w:id="287" w:author="曹姝玥" w:date="2015-12-26T16:49:00Z"/>
        </w:trPr>
        <w:tc>
          <w:tcPr>
            <w:tcW w:w="2943" w:type="dxa"/>
          </w:tcPr>
          <w:p w:rsidR="00D960C8" w:rsidRDefault="00F41064">
            <w:pPr>
              <w:rPr>
                <w:ins w:id="288" w:author="曹姝玥" w:date="2015-12-26T16:49:00Z"/>
                <w:color w:val="000000"/>
              </w:rPr>
            </w:pPr>
            <w:ins w:id="289" w:author="曹姝玥" w:date="2015-12-26T16:49:00Z">
              <w:r>
                <w:rPr>
                  <w:rFonts w:hint="eastAsia"/>
                  <w:color w:val="000000"/>
                </w:rPr>
                <w:t>User</w:t>
              </w:r>
              <w:r>
                <w:rPr>
                  <w:color w:val="000000"/>
                </w:rPr>
                <w:t>DataService.</w:t>
              </w:r>
              <w:r>
                <w:t xml:space="preserve"> </w:t>
              </w:r>
              <w:r>
                <w:rPr>
                  <w:rFonts w:hint="eastAsia"/>
                  <w:color w:val="000000"/>
                </w:rPr>
                <w:t>delete(UserPO po)</w:t>
              </w:r>
            </w:ins>
          </w:p>
        </w:tc>
        <w:tc>
          <w:tcPr>
            <w:tcW w:w="5529" w:type="dxa"/>
            <w:gridSpan w:val="2"/>
          </w:tcPr>
          <w:p w:rsidR="00D960C8" w:rsidRDefault="00F41064">
            <w:pPr>
              <w:rPr>
                <w:ins w:id="290" w:author="曹姝玥" w:date="2015-12-26T16:49:00Z"/>
                <w:color w:val="000000"/>
              </w:rPr>
            </w:pPr>
            <w:ins w:id="291" w:author="曹姝玥" w:date="2015-12-26T16:49:00Z">
              <w:r>
                <w:rPr>
                  <w:rFonts w:hint="eastAsia"/>
                  <w:color w:val="000000"/>
                </w:rPr>
                <w:t>删除单一持久化对象</w:t>
              </w:r>
            </w:ins>
          </w:p>
        </w:tc>
      </w:tr>
      <w:tr w:rsidR="00D960C8">
        <w:trPr>
          <w:ins w:id="292" w:author="曹姝玥" w:date="2015-12-26T16:49:00Z"/>
        </w:trPr>
        <w:tc>
          <w:tcPr>
            <w:tcW w:w="2943" w:type="dxa"/>
          </w:tcPr>
          <w:p w:rsidR="00D960C8" w:rsidRDefault="00F41064">
            <w:pPr>
              <w:rPr>
                <w:ins w:id="293" w:author="曹姝玥" w:date="2015-12-26T16:49:00Z"/>
                <w:color w:val="000000"/>
              </w:rPr>
            </w:pPr>
            <w:ins w:id="294" w:author="曹姝玥" w:date="2015-12-26T16:49:00Z">
              <w:r>
                <w:rPr>
                  <w:rFonts w:hint="eastAsia"/>
                  <w:color w:val="000000"/>
                </w:rPr>
                <w:t>User</w:t>
              </w:r>
              <w:r>
                <w:rPr>
                  <w:color w:val="000000"/>
                </w:rPr>
                <w:t>DataService.</w:t>
              </w:r>
            </w:ins>
            <w:ins w:id="295" w:author="曹姝玥" w:date="2015-12-26T16:50:00Z">
              <w:r>
                <w:rPr>
                  <w:rFonts w:hint="eastAsia"/>
                  <w:color w:val="000000"/>
                </w:rPr>
                <w:t>finds()</w:t>
              </w:r>
            </w:ins>
          </w:p>
        </w:tc>
        <w:tc>
          <w:tcPr>
            <w:tcW w:w="5529" w:type="dxa"/>
            <w:gridSpan w:val="2"/>
          </w:tcPr>
          <w:p w:rsidR="00D960C8" w:rsidRDefault="00F41064">
            <w:pPr>
              <w:rPr>
                <w:ins w:id="296" w:author="曹姝玥" w:date="2015-12-26T16:49:00Z"/>
                <w:color w:val="000000"/>
              </w:rPr>
            </w:pPr>
            <w:ins w:id="297" w:author="曹姝玥" w:date="2015-12-26T16:50:00Z">
              <w:r>
                <w:rPr>
                  <w:rFonts w:hint="eastAsia"/>
                  <w:color w:val="000000"/>
                </w:rPr>
                <w:t>获得所有</w:t>
              </w:r>
            </w:ins>
            <w:ins w:id="298" w:author="曹姝玥" w:date="2015-12-26T16:49:00Z">
              <w:r>
                <w:rPr>
                  <w:color w:val="000000"/>
                </w:rPr>
                <w:t>持久化对象</w:t>
              </w:r>
            </w:ins>
          </w:p>
        </w:tc>
      </w:tr>
      <w:tr w:rsidR="00D960C8">
        <w:trPr>
          <w:ins w:id="299" w:author="曹姝玥" w:date="2015-12-26T16:51:00Z"/>
        </w:trPr>
        <w:tc>
          <w:tcPr>
            <w:tcW w:w="2943" w:type="dxa"/>
          </w:tcPr>
          <w:p w:rsidR="00D960C8" w:rsidRDefault="00F41064">
            <w:pPr>
              <w:rPr>
                <w:ins w:id="300" w:author="曹姝玥" w:date="2015-12-26T16:51:00Z"/>
                <w:color w:val="000000"/>
              </w:rPr>
            </w:pPr>
            <w:ins w:id="301" w:author="曹姝玥" w:date="2015-12-26T16:51:00Z">
              <w:r>
                <w:rPr>
                  <w:rFonts w:hint="eastAsia"/>
                  <w:color w:val="000000"/>
                </w:rPr>
                <w:t>User</w:t>
              </w:r>
              <w:r>
                <w:rPr>
                  <w:color w:val="000000"/>
                </w:rPr>
                <w:t>DataService.</w:t>
              </w:r>
              <w:r>
                <w:rPr>
                  <w:rFonts w:hint="eastAsia"/>
                  <w:color w:val="000000"/>
                </w:rPr>
                <w:t>finish()</w:t>
              </w:r>
            </w:ins>
          </w:p>
        </w:tc>
        <w:tc>
          <w:tcPr>
            <w:tcW w:w="5529" w:type="dxa"/>
            <w:gridSpan w:val="2"/>
          </w:tcPr>
          <w:p w:rsidR="00D960C8" w:rsidRDefault="00F41064">
            <w:pPr>
              <w:rPr>
                <w:ins w:id="302" w:author="曹姝玥" w:date="2015-12-26T16:51:00Z"/>
                <w:color w:val="000000"/>
              </w:rPr>
            </w:pPr>
            <w:ins w:id="303" w:author="曹姝玥" w:date="2015-12-26T16:51:00Z">
              <w:r>
                <w:rPr>
                  <w:rFonts w:hint="eastAsia"/>
                  <w:color w:val="000000"/>
                </w:rPr>
                <w:t>结束操作</w:t>
              </w:r>
            </w:ins>
          </w:p>
        </w:tc>
      </w:tr>
    </w:tbl>
    <w:p w:rsidR="00D960C8" w:rsidRDefault="00D960C8"/>
    <w:p w:rsidR="00D960C8" w:rsidRDefault="00F41064">
      <w:pPr>
        <w:pStyle w:val="a3"/>
        <w:jc w:val="center"/>
      </w:pPr>
      <w:r>
        <w:rPr>
          <w:rFonts w:ascii="宋体" w:eastAsia="宋体" w:hAnsi="宋体" w:hint="eastAsia"/>
          <w:b/>
          <w:bCs/>
          <w:sz w:val="22"/>
          <w:szCs w:val="22"/>
        </w:rPr>
        <w:t xml:space="preserve">表14 </w:t>
      </w:r>
      <w:r>
        <w:rPr>
          <w:rFonts w:eastAsia="宋体" w:cs="Cambria"/>
          <w:b/>
          <w:bCs/>
        </w:rPr>
        <w:t>staffmanagebl</w:t>
      </w:r>
      <w:r>
        <w:rPr>
          <w:rFonts w:ascii="宋体" w:eastAsia="宋体" w:hAnsi="宋体" w:hint="eastAsia"/>
          <w:b/>
          <w:bCs/>
          <w:sz w:val="22"/>
          <w:szCs w:val="22"/>
        </w:rPr>
        <w:t>模块的接口规范</w:t>
      </w:r>
    </w:p>
    <w:tbl>
      <w:tblPr>
        <w:tblStyle w:val="a8"/>
        <w:tblW w:w="8472" w:type="dxa"/>
        <w:tblLayout w:type="fixed"/>
        <w:tblLook w:val="04A0"/>
      </w:tblPr>
      <w:tblGrid>
        <w:gridCol w:w="2943"/>
        <w:gridCol w:w="641"/>
        <w:gridCol w:w="4888"/>
      </w:tblGrid>
      <w:tr w:rsidR="00D960C8">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D960C8" w:rsidRDefault="00F41064">
            <w:pPr>
              <w:jc w:val="center"/>
              <w:rPr>
                <w:color w:val="FFFFFF"/>
              </w:rPr>
            </w:pPr>
            <w:r>
              <w:rPr>
                <w:rFonts w:hint="eastAsia"/>
                <w:b/>
                <w:color w:val="FFFFFF"/>
              </w:rPr>
              <w:t>提供的服务（供接口）</w:t>
            </w:r>
          </w:p>
        </w:tc>
      </w:tr>
      <w:tr w:rsidR="00D960C8">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rFonts w:cs="Calibri"/>
                <w:color w:val="000000"/>
              </w:rPr>
            </w:pPr>
            <w:r>
              <w:rPr>
                <w:rFonts w:cs="Calibri"/>
                <w:color w:val="000000"/>
                <w:sz w:val="22"/>
              </w:rPr>
              <w:t>StaffManage</w:t>
            </w:r>
            <w:r>
              <w:rPr>
                <w:rFonts w:cs="Calibri"/>
                <w:color w:val="000000"/>
              </w:rPr>
              <w:t>.changeAuthority</w:t>
            </w: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r>
              <w:rPr>
                <w:rFonts w:hint="eastAsia"/>
                <w:color w:val="000000"/>
              </w:rPr>
              <w:t>语法</w:t>
            </w:r>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color w:val="000000"/>
              </w:rPr>
              <w:t>P</w:t>
            </w:r>
            <w:r>
              <w:rPr>
                <w:rFonts w:hint="eastAsia"/>
                <w:color w:val="000000"/>
              </w:rPr>
              <w:t>ublic</w:t>
            </w:r>
            <w:r>
              <w:rPr>
                <w:color w:val="000000"/>
              </w:rPr>
              <w:t xml:space="preserve"> </w:t>
            </w:r>
            <w:del w:id="304" w:author="曹姝玥" w:date="2015-12-26T16:52:00Z">
              <w:r>
                <w:rPr>
                  <w:rFonts w:hint="eastAsia"/>
                  <w:color w:val="000000"/>
                </w:rPr>
                <w:delText>void</w:delText>
              </w:r>
            </w:del>
            <w:ins w:id="305" w:author="曹姝玥" w:date="2015-12-26T16:52:00Z">
              <w:r>
                <w:rPr>
                  <w:rFonts w:hint="eastAsia"/>
                  <w:color w:val="000000"/>
                </w:rPr>
                <w:t>boolean</w:t>
              </w:r>
            </w:ins>
            <w:r>
              <w:rPr>
                <w:rFonts w:hint="eastAsia"/>
                <w:color w:val="000000"/>
              </w:rPr>
              <w:t xml:space="preserve"> </w:t>
            </w:r>
            <w:r>
              <w:rPr>
                <w:color w:val="000000"/>
              </w:rPr>
              <w:t>changeAuthority</w:t>
            </w:r>
            <w:r>
              <w:rPr>
                <w:rFonts w:hint="eastAsia"/>
                <w:color w:val="000000"/>
              </w:rPr>
              <w:t xml:space="preserve"> (</w:t>
            </w:r>
            <w:r>
              <w:rPr>
                <w:color w:val="000000"/>
              </w:rPr>
              <w:t>ArrayList&lt;Integer&gt; authority</w:t>
            </w:r>
            <w:r>
              <w:rPr>
                <w:rFonts w:hint="eastAsia"/>
                <w:color w:val="000000"/>
              </w:rPr>
              <w:t>,String position)</w:t>
            </w:r>
          </w:p>
        </w:tc>
      </w:tr>
      <w:tr w:rsidR="00D960C8">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rPr>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r>
              <w:rPr>
                <w:rFonts w:hint="eastAsia"/>
                <w:color w:val="000000"/>
              </w:rPr>
              <w:t>前置条件</w:t>
            </w:r>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管理员启动员工帐号管理</w:t>
            </w:r>
          </w:p>
        </w:tc>
      </w:tr>
      <w:tr w:rsidR="00D960C8">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rPr>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r>
              <w:rPr>
                <w:rFonts w:hint="eastAsia"/>
                <w:color w:val="000000"/>
              </w:rPr>
              <w:t>后置条件</w:t>
            </w:r>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在一次员工帐号管理中</w:t>
            </w:r>
            <w:r>
              <w:rPr>
                <w:color w:val="000000"/>
              </w:rPr>
              <w:t>修改相应职位的权限</w:t>
            </w:r>
          </w:p>
        </w:tc>
      </w:tr>
      <w:tr w:rsidR="00D960C8">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rFonts w:cs="Calibri"/>
                <w:color w:val="000000"/>
              </w:rPr>
            </w:pPr>
            <w:r>
              <w:rPr>
                <w:rFonts w:cs="Calibri"/>
                <w:color w:val="000000"/>
                <w:sz w:val="22"/>
              </w:rPr>
              <w:t>StaffManage</w:t>
            </w:r>
            <w:r>
              <w:rPr>
                <w:rFonts w:cs="Calibri"/>
                <w:color w:val="000000"/>
              </w:rPr>
              <w:t>. getStaffInfo</w:t>
            </w: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r>
              <w:rPr>
                <w:rFonts w:hint="eastAsia"/>
                <w:color w:val="000000"/>
              </w:rPr>
              <w:t>语法</w:t>
            </w:r>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color w:val="000000"/>
              </w:rPr>
              <w:t>P</w:t>
            </w:r>
            <w:r>
              <w:rPr>
                <w:rFonts w:hint="eastAsia"/>
                <w:color w:val="000000"/>
              </w:rPr>
              <w:t xml:space="preserve">ublic </w:t>
            </w:r>
            <w:r>
              <w:rPr>
                <w:color w:val="000000"/>
              </w:rPr>
              <w:t>StaffInfoVO getStaffInfo</w:t>
            </w:r>
            <w:r>
              <w:rPr>
                <w:rFonts w:hint="eastAsia"/>
                <w:color w:val="000000"/>
              </w:rPr>
              <w:t xml:space="preserve"> (long </w:t>
            </w:r>
            <w:r>
              <w:rPr>
                <w:color w:val="000000"/>
              </w:rPr>
              <w:t>Staf</w:t>
            </w:r>
            <w:r>
              <w:rPr>
                <w:rFonts w:hint="eastAsia"/>
                <w:color w:val="000000"/>
              </w:rPr>
              <w:t>fId)</w:t>
            </w:r>
          </w:p>
        </w:tc>
      </w:tr>
      <w:tr w:rsidR="00D960C8">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rPr>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r>
              <w:rPr>
                <w:rFonts w:hint="eastAsia"/>
                <w:color w:val="000000"/>
              </w:rPr>
              <w:t>前置条件</w:t>
            </w:r>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管理员启动员工帐号管理</w:t>
            </w:r>
          </w:p>
        </w:tc>
      </w:tr>
      <w:tr w:rsidR="00D960C8">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rPr>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r>
              <w:rPr>
                <w:rFonts w:hint="eastAsia"/>
                <w:color w:val="000000"/>
              </w:rPr>
              <w:t>后置条件</w:t>
            </w:r>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在一次员工帐号管理中获得员工信息</w:t>
            </w:r>
          </w:p>
        </w:tc>
      </w:tr>
      <w:tr w:rsidR="00D960C8">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rFonts w:cs="Calibri"/>
                <w:color w:val="000000"/>
              </w:rPr>
            </w:pPr>
            <w:r>
              <w:rPr>
                <w:rFonts w:cs="Calibri"/>
                <w:color w:val="000000"/>
                <w:sz w:val="22"/>
              </w:rPr>
              <w:t>StaffManage</w:t>
            </w:r>
            <w:r>
              <w:rPr>
                <w:rFonts w:cs="Calibri"/>
                <w:color w:val="000000"/>
              </w:rPr>
              <w:t>. addStaffInfo</w:t>
            </w: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r>
              <w:rPr>
                <w:rFonts w:hint="eastAsia"/>
                <w:color w:val="000000"/>
              </w:rPr>
              <w:t>语法</w:t>
            </w:r>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color w:val="000000"/>
              </w:rPr>
              <w:t>P</w:t>
            </w:r>
            <w:r>
              <w:rPr>
                <w:rFonts w:hint="eastAsia"/>
                <w:color w:val="000000"/>
              </w:rPr>
              <w:t>ublic</w:t>
            </w:r>
            <w:r>
              <w:rPr>
                <w:color w:val="000000"/>
              </w:rPr>
              <w:t xml:space="preserve"> </w:t>
            </w:r>
            <w:r>
              <w:rPr>
                <w:rFonts w:hint="eastAsia"/>
                <w:color w:val="000000"/>
              </w:rPr>
              <w:t xml:space="preserve">void </w:t>
            </w:r>
            <w:r>
              <w:rPr>
                <w:color w:val="000000"/>
              </w:rPr>
              <w:t>addStaffInfo</w:t>
            </w:r>
            <w:r>
              <w:rPr>
                <w:rFonts w:hint="eastAsia"/>
                <w:color w:val="000000"/>
              </w:rPr>
              <w:t xml:space="preserve"> (</w:t>
            </w:r>
            <w:r>
              <w:rPr>
                <w:color w:val="000000"/>
              </w:rPr>
              <w:t>StaffInfoVO StaffInfo</w:t>
            </w:r>
            <w:r>
              <w:rPr>
                <w:rFonts w:hint="eastAsia"/>
                <w:color w:val="000000"/>
              </w:rPr>
              <w:t>)</w:t>
            </w:r>
          </w:p>
        </w:tc>
      </w:tr>
      <w:tr w:rsidR="00D960C8">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rPr>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r>
              <w:rPr>
                <w:rFonts w:hint="eastAsia"/>
                <w:color w:val="000000"/>
              </w:rPr>
              <w:t>前置条件</w:t>
            </w:r>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管理员启动员工帐号管理</w:t>
            </w:r>
          </w:p>
        </w:tc>
      </w:tr>
      <w:tr w:rsidR="00D960C8">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rPr>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r>
              <w:rPr>
                <w:rFonts w:hint="eastAsia"/>
                <w:color w:val="000000"/>
              </w:rPr>
              <w:t>后置条件</w:t>
            </w:r>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在一次员工帐号管理中增加员工帐号信息</w:t>
            </w:r>
          </w:p>
        </w:tc>
      </w:tr>
      <w:tr w:rsidR="00D960C8">
        <w:trPr>
          <w:trHeight w:val="105"/>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rFonts w:cs="Calibri"/>
                <w:color w:val="000000"/>
              </w:rPr>
            </w:pPr>
            <w:r>
              <w:rPr>
                <w:rFonts w:cs="Calibri"/>
                <w:color w:val="000000"/>
                <w:sz w:val="22"/>
              </w:rPr>
              <w:t>StaffManage</w:t>
            </w:r>
            <w:r>
              <w:rPr>
                <w:rFonts w:cs="Calibri"/>
                <w:color w:val="000000"/>
              </w:rPr>
              <w:t>. deleteStaff</w:t>
            </w: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r>
              <w:rPr>
                <w:rFonts w:hint="eastAsia"/>
                <w:color w:val="000000"/>
              </w:rPr>
              <w:t>语法</w:t>
            </w:r>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color w:val="000000"/>
              </w:rPr>
              <w:t>P</w:t>
            </w:r>
            <w:r>
              <w:rPr>
                <w:rFonts w:hint="eastAsia"/>
                <w:color w:val="000000"/>
              </w:rPr>
              <w:t>ublic</w:t>
            </w:r>
            <w:r>
              <w:rPr>
                <w:color w:val="000000"/>
              </w:rPr>
              <w:t xml:space="preserve"> </w:t>
            </w:r>
            <w:r>
              <w:rPr>
                <w:rFonts w:hint="eastAsia"/>
                <w:color w:val="000000"/>
              </w:rPr>
              <w:t>void</w:t>
            </w:r>
            <w:r>
              <w:rPr>
                <w:color w:val="000000"/>
              </w:rPr>
              <w:t xml:space="preserve"> delete</w:t>
            </w:r>
            <w:r>
              <w:rPr>
                <w:rFonts w:hint="eastAsia"/>
                <w:color w:val="000000"/>
              </w:rPr>
              <w:t>S</w:t>
            </w:r>
            <w:r>
              <w:rPr>
                <w:color w:val="000000"/>
              </w:rPr>
              <w:t>taff</w:t>
            </w:r>
            <w:r>
              <w:rPr>
                <w:rFonts w:hint="eastAsia"/>
                <w:color w:val="000000"/>
              </w:rPr>
              <w:t xml:space="preserve"> (long </w:t>
            </w:r>
            <w:r>
              <w:rPr>
                <w:color w:val="000000"/>
              </w:rPr>
              <w:t>Staf</w:t>
            </w:r>
            <w:r>
              <w:rPr>
                <w:rFonts w:hint="eastAsia"/>
                <w:color w:val="000000"/>
              </w:rPr>
              <w:t>fId)</w:t>
            </w:r>
          </w:p>
        </w:tc>
      </w:tr>
      <w:tr w:rsidR="00D960C8">
        <w:trPr>
          <w:trHeight w:val="105"/>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rPr>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r>
              <w:rPr>
                <w:rFonts w:hint="eastAsia"/>
                <w:color w:val="000000"/>
              </w:rPr>
              <w:t>前置条件</w:t>
            </w:r>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管理员启动员工帐号管理</w:t>
            </w:r>
          </w:p>
        </w:tc>
      </w:tr>
      <w:tr w:rsidR="00D960C8">
        <w:trPr>
          <w:trHeight w:val="105"/>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rPr>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r>
              <w:rPr>
                <w:rFonts w:hint="eastAsia"/>
                <w:color w:val="000000"/>
              </w:rPr>
              <w:t>后置条件</w:t>
            </w:r>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在一次员工帐号管理中删除员工帐号信息</w:t>
            </w:r>
          </w:p>
        </w:tc>
      </w:tr>
      <w:tr w:rsidR="00D960C8">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rFonts w:cs="Calibri"/>
                <w:color w:val="000000"/>
              </w:rPr>
            </w:pPr>
            <w:r>
              <w:rPr>
                <w:rFonts w:cs="Calibri"/>
                <w:color w:val="000000"/>
                <w:sz w:val="22"/>
              </w:rPr>
              <w:t>StaffManage</w:t>
            </w:r>
            <w:r>
              <w:rPr>
                <w:rFonts w:cs="Calibri"/>
                <w:color w:val="000000"/>
              </w:rPr>
              <w:t>.endManagement</w:t>
            </w: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r>
              <w:rPr>
                <w:rFonts w:hint="eastAsia"/>
                <w:color w:val="000000"/>
              </w:rPr>
              <w:t>语法</w:t>
            </w:r>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color w:val="000000"/>
              </w:rPr>
              <w:t>P</w:t>
            </w:r>
            <w:r>
              <w:rPr>
                <w:rFonts w:hint="eastAsia"/>
                <w:color w:val="000000"/>
              </w:rPr>
              <w:t>ublic</w:t>
            </w:r>
            <w:r>
              <w:rPr>
                <w:color w:val="000000"/>
              </w:rPr>
              <w:t xml:space="preserve"> </w:t>
            </w:r>
            <w:r>
              <w:rPr>
                <w:rFonts w:hint="eastAsia"/>
                <w:color w:val="000000"/>
              </w:rPr>
              <w:t xml:space="preserve">void </w:t>
            </w:r>
            <w:r>
              <w:rPr>
                <w:color w:val="000000"/>
              </w:rPr>
              <w:t>endManagement</w:t>
            </w:r>
            <w:r>
              <w:rPr>
                <w:rFonts w:hint="eastAsia"/>
                <w:color w:val="000000"/>
              </w:rPr>
              <w:t>()</w:t>
            </w:r>
          </w:p>
        </w:tc>
      </w:tr>
      <w:tr w:rsidR="00D960C8">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rPr>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r>
              <w:rPr>
                <w:rFonts w:hint="eastAsia"/>
                <w:color w:val="000000"/>
              </w:rPr>
              <w:t>前置条件</w:t>
            </w:r>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已确认所有管理</w:t>
            </w:r>
          </w:p>
        </w:tc>
      </w:tr>
      <w:tr w:rsidR="00D960C8">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rPr>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r>
              <w:rPr>
                <w:rFonts w:hint="eastAsia"/>
                <w:color w:val="000000"/>
              </w:rPr>
              <w:t>后置条件</w:t>
            </w:r>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保存操作日志，保存所有已更新数据</w:t>
            </w:r>
          </w:p>
        </w:tc>
      </w:tr>
      <w:tr w:rsidR="00D960C8">
        <w:trPr>
          <w:trHeight w:val="105"/>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rFonts w:cs="Calibri"/>
                <w:color w:val="000000"/>
              </w:rPr>
            </w:pPr>
            <w:r>
              <w:rPr>
                <w:rFonts w:cs="Calibri"/>
                <w:color w:val="000000"/>
                <w:sz w:val="22"/>
              </w:rPr>
              <w:t>StaffManage</w:t>
            </w:r>
            <w:r>
              <w:rPr>
                <w:rFonts w:cs="Calibri"/>
                <w:color w:val="000000"/>
              </w:rPr>
              <w:t>. getAllStaff</w:t>
            </w: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r>
              <w:rPr>
                <w:rFonts w:hint="eastAsia"/>
                <w:color w:val="000000"/>
              </w:rPr>
              <w:t>语法</w:t>
            </w:r>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color w:val="000000"/>
              </w:rPr>
              <w:t>P</w:t>
            </w:r>
            <w:r>
              <w:rPr>
                <w:rFonts w:hint="eastAsia"/>
                <w:color w:val="000000"/>
              </w:rPr>
              <w:t>ublic</w:t>
            </w:r>
            <w:r>
              <w:rPr>
                <w:color w:val="000000"/>
              </w:rPr>
              <w:t xml:space="preserve"> ArrayList&lt;StaffInfoVO&gt; </w:t>
            </w:r>
            <w:r>
              <w:rPr>
                <w:rFonts w:hint="eastAsia"/>
                <w:color w:val="000000"/>
              </w:rPr>
              <w:t>getAllS</w:t>
            </w:r>
            <w:r>
              <w:rPr>
                <w:color w:val="000000"/>
              </w:rPr>
              <w:t>taff</w:t>
            </w:r>
            <w:r>
              <w:rPr>
                <w:rFonts w:hint="eastAsia"/>
                <w:color w:val="000000"/>
              </w:rPr>
              <w:t xml:space="preserve"> ()</w:t>
            </w:r>
          </w:p>
        </w:tc>
      </w:tr>
      <w:tr w:rsidR="00D960C8">
        <w:trPr>
          <w:trHeight w:val="105"/>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D960C8" w:rsidRDefault="00D960C8">
            <w:pPr>
              <w:rPr>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r>
              <w:rPr>
                <w:rFonts w:hint="eastAsia"/>
                <w:color w:val="000000"/>
              </w:rPr>
              <w:t>前置条件</w:t>
            </w:r>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管理员启动员工帐号管理</w:t>
            </w:r>
          </w:p>
        </w:tc>
      </w:tr>
      <w:tr w:rsidR="00D960C8">
        <w:trPr>
          <w:trHeight w:val="105"/>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D960C8" w:rsidRDefault="00D960C8">
            <w:pPr>
              <w:rPr>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r>
              <w:rPr>
                <w:rFonts w:hint="eastAsia"/>
                <w:color w:val="000000"/>
              </w:rPr>
              <w:t>后置条件</w:t>
            </w:r>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在一次员工帐号管理中获得所有员工帐号信息</w:t>
            </w:r>
          </w:p>
        </w:tc>
      </w:tr>
      <w:tr w:rsidR="00D960C8">
        <w:trPr>
          <w:trHeight w:val="105"/>
        </w:trPr>
        <w:tc>
          <w:tcPr>
            <w:tcW w:w="2943" w:type="dxa"/>
            <w:vMerge w:val="restart"/>
            <w:tcBorders>
              <w:top w:val="single" w:sz="8" w:space="0" w:color="4F81BD"/>
              <w:left w:val="single" w:sz="8" w:space="0" w:color="4F81BD"/>
              <w:right w:val="dotted" w:sz="4" w:space="0" w:color="auto"/>
            </w:tcBorders>
            <w:shd w:val="clear" w:color="auto" w:fill="FFFFFF"/>
          </w:tcPr>
          <w:p w:rsidR="00D960C8" w:rsidRDefault="00F41064">
            <w:pPr>
              <w:rPr>
                <w:color w:val="000000"/>
              </w:rPr>
            </w:pPr>
            <w:ins w:id="306" w:author="曹姝玥" w:date="2015-12-26T16:55:00Z">
              <w:r>
                <w:rPr>
                  <w:rFonts w:hint="eastAsia"/>
                  <w:color w:val="000000"/>
                </w:rPr>
                <w:t>Salary.changeSalary</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ins w:id="307" w:author="曹姝玥" w:date="2015-12-26T16:55: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ins w:id="308" w:author="曹姝玥" w:date="2015-12-26T16:55:00Z">
              <w:r>
                <w:rPr>
                  <w:rFonts w:hint="eastAsia"/>
                  <w:color w:val="000000"/>
                </w:rPr>
                <w:t>Public boolean changeSalary(long StaffId,</w:t>
              </w:r>
            </w:ins>
            <w:ins w:id="309" w:author="曹姝玥" w:date="2015-12-26T16:56:00Z">
              <w:r>
                <w:rPr>
                  <w:rFonts w:hint="eastAsia"/>
                  <w:color w:val="000000"/>
                </w:rPr>
                <w:t>SalaryVO salary</w:t>
              </w:r>
            </w:ins>
            <w:ins w:id="310" w:author="曹姝玥" w:date="2015-12-26T16:55:00Z">
              <w:r>
                <w:rPr>
                  <w:rFonts w:hint="eastAsia"/>
                  <w:color w:val="000000"/>
                </w:rPr>
                <w:t>)</w:t>
              </w:r>
            </w:ins>
          </w:p>
        </w:tc>
      </w:tr>
      <w:tr w:rsidR="00D960C8">
        <w:trPr>
          <w:trHeight w:val="105"/>
        </w:trPr>
        <w:tc>
          <w:tcPr>
            <w:tcW w:w="2943" w:type="dxa"/>
            <w:vMerge/>
            <w:tcBorders>
              <w:left w:val="single" w:sz="8" w:space="0" w:color="4F81BD"/>
              <w:right w:val="dotted" w:sz="4" w:space="0" w:color="auto"/>
            </w:tcBorders>
            <w:shd w:val="clear" w:color="auto" w:fill="FFFFFF"/>
          </w:tcPr>
          <w:p w:rsidR="00D960C8" w:rsidRDefault="00D960C8">
            <w:pPr>
              <w:rPr>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ins w:id="311" w:author="曹姝玥" w:date="2015-12-26T16:55: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ins w:id="312" w:author="曹姝玥" w:date="2015-12-26T16:56:00Z">
              <w:r>
                <w:rPr>
                  <w:rFonts w:hint="eastAsia"/>
                  <w:color w:val="000000"/>
                </w:rPr>
                <w:t>总经理启动人员</w:t>
              </w:r>
            </w:ins>
            <w:ins w:id="313" w:author="曹姝玥" w:date="2015-12-26T16:58:00Z">
              <w:r>
                <w:rPr>
                  <w:rFonts w:hint="eastAsia"/>
                  <w:color w:val="000000"/>
                </w:rPr>
                <w:t>机构管理</w:t>
              </w:r>
            </w:ins>
          </w:p>
        </w:tc>
      </w:tr>
      <w:tr w:rsidR="00D960C8">
        <w:trPr>
          <w:trHeight w:val="105"/>
        </w:trPr>
        <w:tc>
          <w:tcPr>
            <w:tcW w:w="2943" w:type="dxa"/>
            <w:vMerge/>
            <w:tcBorders>
              <w:left w:val="single" w:sz="8" w:space="0" w:color="4F81BD"/>
              <w:bottom w:val="single" w:sz="8" w:space="0" w:color="4F81BD"/>
              <w:right w:val="dotted" w:sz="4" w:space="0" w:color="auto"/>
            </w:tcBorders>
            <w:shd w:val="clear" w:color="auto" w:fill="FFFFFF"/>
          </w:tcPr>
          <w:p w:rsidR="00D960C8" w:rsidRDefault="00D960C8">
            <w:pPr>
              <w:rPr>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ins w:id="314" w:author="曹姝玥" w:date="2015-12-26T16:55: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ins w:id="315" w:author="曹姝玥" w:date="2015-12-26T16:56:00Z">
              <w:r>
                <w:rPr>
                  <w:rFonts w:hint="eastAsia"/>
                  <w:color w:val="000000"/>
                </w:rPr>
                <w:t>在</w:t>
              </w:r>
            </w:ins>
            <w:ins w:id="316" w:author="曹姝玥" w:date="2015-12-26T16:57:00Z">
              <w:r>
                <w:rPr>
                  <w:rFonts w:hint="eastAsia"/>
                  <w:color w:val="000000"/>
                </w:rPr>
                <w:t>一次人员机构管理中调整人员工资</w:t>
              </w:r>
            </w:ins>
          </w:p>
        </w:tc>
      </w:tr>
      <w:tr w:rsidR="00D960C8">
        <w:trPr>
          <w:trHeight w:val="105"/>
        </w:trPr>
        <w:tc>
          <w:tcPr>
            <w:tcW w:w="2943" w:type="dxa"/>
            <w:vMerge w:val="restart"/>
            <w:tcBorders>
              <w:top w:val="single" w:sz="8" w:space="0" w:color="4F81BD"/>
              <w:left w:val="single" w:sz="8" w:space="0" w:color="4F81BD"/>
              <w:right w:val="dotted" w:sz="4" w:space="0" w:color="auto"/>
            </w:tcBorders>
            <w:shd w:val="clear" w:color="auto" w:fill="FFFFFF"/>
          </w:tcPr>
          <w:p w:rsidR="00D960C8" w:rsidRDefault="00F41064">
            <w:pPr>
              <w:rPr>
                <w:color w:val="000000"/>
              </w:rPr>
            </w:pPr>
            <w:ins w:id="317" w:author="曹姝玥" w:date="2015-12-26T16:57:00Z">
              <w:r>
                <w:rPr>
                  <w:rFonts w:hint="eastAsia"/>
                  <w:color w:val="000000"/>
                </w:rPr>
                <w:t>Position.</w:t>
              </w:r>
              <w:r>
                <w:t xml:space="preserve"> </w:t>
              </w:r>
              <w:r>
                <w:rPr>
                  <w:color w:val="000000"/>
                </w:rPr>
                <w:t>initialAuthority</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ins w:id="318" w:author="曹姝玥" w:date="2015-12-26T16:55: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ins w:id="319" w:author="曹姝玥" w:date="2015-12-26T16:57:00Z">
              <w:r>
                <w:rPr>
                  <w:rFonts w:hint="eastAsia"/>
                  <w:color w:val="000000"/>
                </w:rPr>
                <w:t xml:space="preserve">Public </w:t>
              </w:r>
            </w:ins>
            <w:ins w:id="320" w:author="曹姝玥" w:date="2015-12-26T16:58:00Z">
              <w:r>
                <w:rPr>
                  <w:color w:val="000000"/>
                </w:rPr>
                <w:t>ArrayList&lt;Integer&gt; initialAuthority(StaffInfoVO staff)</w:t>
              </w:r>
            </w:ins>
          </w:p>
        </w:tc>
      </w:tr>
      <w:tr w:rsidR="00D960C8">
        <w:trPr>
          <w:trHeight w:val="105"/>
        </w:trPr>
        <w:tc>
          <w:tcPr>
            <w:tcW w:w="2943" w:type="dxa"/>
            <w:vMerge/>
            <w:tcBorders>
              <w:left w:val="single" w:sz="8" w:space="0" w:color="4F81BD"/>
              <w:right w:val="dotted" w:sz="4" w:space="0" w:color="auto"/>
            </w:tcBorders>
            <w:shd w:val="clear" w:color="auto" w:fill="FFFFFF"/>
          </w:tcPr>
          <w:p w:rsidR="00D960C8" w:rsidRDefault="00D960C8">
            <w:pPr>
              <w:rPr>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ins w:id="321" w:author="曹姝玥" w:date="2015-12-26T16:55: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ins w:id="322" w:author="曹姝玥" w:date="2015-12-26T16:58:00Z">
              <w:r>
                <w:rPr>
                  <w:rFonts w:hint="eastAsia"/>
                  <w:color w:val="000000"/>
                </w:rPr>
                <w:t>管理员启动员工帐号管理</w:t>
              </w:r>
            </w:ins>
          </w:p>
        </w:tc>
      </w:tr>
      <w:tr w:rsidR="00D960C8">
        <w:trPr>
          <w:trHeight w:val="105"/>
        </w:trPr>
        <w:tc>
          <w:tcPr>
            <w:tcW w:w="2943" w:type="dxa"/>
            <w:vMerge/>
            <w:tcBorders>
              <w:left w:val="single" w:sz="8" w:space="0" w:color="4F81BD"/>
              <w:bottom w:val="single" w:sz="8" w:space="0" w:color="4F81BD"/>
              <w:right w:val="dotted" w:sz="4" w:space="0" w:color="auto"/>
            </w:tcBorders>
            <w:shd w:val="clear" w:color="auto" w:fill="FFFFFF"/>
          </w:tcPr>
          <w:p w:rsidR="00D960C8" w:rsidRDefault="00D960C8">
            <w:pPr>
              <w:rPr>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ins w:id="323" w:author="曹姝玥" w:date="2015-12-26T16:55: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ins w:id="324" w:author="曹姝玥" w:date="2015-12-26T16:58:00Z">
              <w:r>
                <w:rPr>
                  <w:rFonts w:hint="eastAsia"/>
                  <w:color w:val="000000"/>
                </w:rPr>
                <w:t>在一次员工帐号管理中初始化新增员工权限</w:t>
              </w:r>
            </w:ins>
          </w:p>
        </w:tc>
      </w:tr>
      <w:tr w:rsidR="00D960C8">
        <w:trPr>
          <w:trHeight w:val="105"/>
        </w:trPr>
        <w:tc>
          <w:tcPr>
            <w:tcW w:w="2943" w:type="dxa"/>
            <w:vMerge w:val="restart"/>
            <w:tcBorders>
              <w:left w:val="single" w:sz="8" w:space="0" w:color="4F81BD"/>
              <w:right w:val="dotted" w:sz="4" w:space="0" w:color="auto"/>
            </w:tcBorders>
            <w:shd w:val="clear" w:color="auto" w:fill="FFFFFF"/>
          </w:tcPr>
          <w:p w:rsidR="00D960C8" w:rsidRDefault="00F41064">
            <w:pPr>
              <w:rPr>
                <w:color w:val="000000"/>
              </w:rPr>
            </w:pPr>
            <w:ins w:id="325" w:author="曹姝玥" w:date="2015-12-26T17:00:00Z">
              <w:r>
                <w:rPr>
                  <w:rFonts w:hint="eastAsia"/>
                  <w:color w:val="000000"/>
                </w:rPr>
                <w:t>Position.</w:t>
              </w:r>
              <w:r>
                <w:t xml:space="preserve"> </w:t>
              </w:r>
              <w:r>
                <w:rPr>
                  <w:color w:val="000000"/>
                </w:rPr>
                <w:t>changeStaffPosition</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ins w:id="326" w:author="曹姝玥" w:date="2015-12-26T16:59: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ins w:id="327" w:author="曹姝玥" w:date="2015-12-26T17:00:00Z">
              <w:r>
                <w:rPr>
                  <w:rFonts w:hint="eastAsia"/>
                  <w:color w:val="000000"/>
                </w:rPr>
                <w:t>Public boolean</w:t>
              </w:r>
            </w:ins>
            <w:ins w:id="328" w:author="曹姝玥" w:date="2015-12-26T17:01:00Z">
              <w:r>
                <w:rPr>
                  <w:color w:val="000000"/>
                </w:rPr>
                <w:t>changeStaffPosition(String position, long StaffId)</w:t>
              </w:r>
            </w:ins>
          </w:p>
        </w:tc>
      </w:tr>
      <w:tr w:rsidR="00D960C8">
        <w:trPr>
          <w:trHeight w:val="105"/>
        </w:trPr>
        <w:tc>
          <w:tcPr>
            <w:tcW w:w="2943" w:type="dxa"/>
            <w:vMerge/>
            <w:tcBorders>
              <w:left w:val="single" w:sz="8" w:space="0" w:color="4F81BD"/>
              <w:right w:val="dotted" w:sz="4" w:space="0" w:color="auto"/>
            </w:tcBorders>
            <w:shd w:val="clear" w:color="auto" w:fill="FFFFFF"/>
          </w:tcPr>
          <w:p w:rsidR="00D960C8" w:rsidRDefault="00D960C8">
            <w:pPr>
              <w:rPr>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ins w:id="329" w:author="曹姝玥" w:date="2015-12-26T16:59: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ins w:id="330" w:author="曹姝玥" w:date="2015-12-26T17:01:00Z">
              <w:r>
                <w:rPr>
                  <w:rFonts w:hint="eastAsia"/>
                  <w:color w:val="000000"/>
                </w:rPr>
                <w:t>总经理启动人员机构管理</w:t>
              </w:r>
            </w:ins>
          </w:p>
        </w:tc>
      </w:tr>
      <w:tr w:rsidR="00D960C8">
        <w:trPr>
          <w:trHeight w:val="105"/>
        </w:trPr>
        <w:tc>
          <w:tcPr>
            <w:tcW w:w="2943" w:type="dxa"/>
            <w:vMerge/>
            <w:tcBorders>
              <w:left w:val="single" w:sz="8" w:space="0" w:color="4F81BD"/>
              <w:bottom w:val="single" w:sz="8" w:space="0" w:color="4F81BD"/>
              <w:right w:val="dotted" w:sz="4" w:space="0" w:color="auto"/>
            </w:tcBorders>
            <w:shd w:val="clear" w:color="auto" w:fill="FFFFFF"/>
          </w:tcPr>
          <w:p w:rsidR="00D960C8" w:rsidRDefault="00D960C8">
            <w:pPr>
              <w:rPr>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ins w:id="331" w:author="曹姝玥" w:date="2015-12-26T16:59: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ins w:id="332" w:author="曹姝玥" w:date="2015-12-26T17:01:00Z">
              <w:r>
                <w:rPr>
                  <w:rFonts w:hint="eastAsia"/>
                  <w:color w:val="000000"/>
                </w:rPr>
                <w:t>在一次人员机构管理中调整人员职位</w:t>
              </w:r>
            </w:ins>
          </w:p>
        </w:tc>
      </w:tr>
      <w:tr w:rsidR="00D960C8">
        <w:trPr>
          <w:trHeight w:val="105"/>
        </w:trPr>
        <w:tc>
          <w:tcPr>
            <w:tcW w:w="2943" w:type="dxa"/>
            <w:vMerge w:val="restart"/>
            <w:tcBorders>
              <w:left w:val="single" w:sz="8" w:space="0" w:color="4F81BD"/>
              <w:right w:val="dotted" w:sz="4" w:space="0" w:color="auto"/>
            </w:tcBorders>
            <w:shd w:val="clear" w:color="auto" w:fill="FFFFFF"/>
          </w:tcPr>
          <w:p w:rsidR="00D960C8" w:rsidRDefault="00F41064">
            <w:pPr>
              <w:rPr>
                <w:color w:val="000000"/>
              </w:rPr>
            </w:pPr>
            <w:ins w:id="333" w:author="曹姝玥" w:date="2015-12-26T17:01:00Z">
              <w:r>
                <w:rPr>
                  <w:rFonts w:hint="eastAsia"/>
                  <w:color w:val="000000"/>
                </w:rPr>
                <w:t>Position.</w:t>
              </w:r>
              <w:r>
                <w:t xml:space="preserve"> </w:t>
              </w:r>
              <w:r>
                <w:rPr>
                  <w:color w:val="000000"/>
                </w:rPr>
                <w:t>setCity</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ins w:id="334" w:author="曹姝玥" w:date="2015-12-26T17:00: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ins w:id="335" w:author="曹姝玥" w:date="2015-12-26T17:01:00Z">
              <w:r>
                <w:rPr>
                  <w:rFonts w:hint="eastAsia"/>
                  <w:color w:val="000000"/>
                </w:rPr>
                <w:t xml:space="preserve">Public boolean </w:t>
              </w:r>
            </w:ins>
            <w:ins w:id="336" w:author="曹姝玥" w:date="2015-12-26T17:02:00Z">
              <w:r>
                <w:rPr>
                  <w:color w:val="000000"/>
                </w:rPr>
                <w:t>setCity(String city, long StaffId)</w:t>
              </w:r>
            </w:ins>
          </w:p>
        </w:tc>
      </w:tr>
      <w:tr w:rsidR="00D960C8">
        <w:trPr>
          <w:trHeight w:val="105"/>
        </w:trPr>
        <w:tc>
          <w:tcPr>
            <w:tcW w:w="2943" w:type="dxa"/>
            <w:vMerge/>
            <w:tcBorders>
              <w:left w:val="single" w:sz="8" w:space="0" w:color="4F81BD"/>
              <w:right w:val="dotted" w:sz="4" w:space="0" w:color="auto"/>
            </w:tcBorders>
            <w:shd w:val="clear" w:color="auto" w:fill="FFFFFF"/>
          </w:tcPr>
          <w:p w:rsidR="00D960C8" w:rsidRDefault="00D960C8">
            <w:pPr>
              <w:rPr>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ins w:id="337" w:author="曹姝玥" w:date="2015-12-26T17:00: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ins w:id="338" w:author="曹姝玥" w:date="2015-12-26T17:02:00Z">
              <w:r>
                <w:rPr>
                  <w:rFonts w:hint="eastAsia"/>
                  <w:color w:val="000000"/>
                </w:rPr>
                <w:t>总经理启动人员机构管理</w:t>
              </w:r>
            </w:ins>
          </w:p>
        </w:tc>
      </w:tr>
      <w:tr w:rsidR="00D960C8">
        <w:trPr>
          <w:trHeight w:val="105"/>
        </w:trPr>
        <w:tc>
          <w:tcPr>
            <w:tcW w:w="2943" w:type="dxa"/>
            <w:vMerge/>
            <w:tcBorders>
              <w:left w:val="single" w:sz="8" w:space="0" w:color="4F81BD"/>
              <w:bottom w:val="single" w:sz="8" w:space="0" w:color="4F81BD"/>
              <w:right w:val="dotted" w:sz="4" w:space="0" w:color="auto"/>
            </w:tcBorders>
            <w:shd w:val="clear" w:color="auto" w:fill="FFFFFF"/>
          </w:tcPr>
          <w:p w:rsidR="00D960C8" w:rsidRDefault="00D960C8">
            <w:pPr>
              <w:rPr>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ins w:id="339" w:author="曹姝玥" w:date="2015-12-26T17:00: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ins w:id="340" w:author="曹姝玥" w:date="2015-12-26T17:02:00Z">
              <w:r>
                <w:rPr>
                  <w:rFonts w:hint="eastAsia"/>
                  <w:color w:val="000000"/>
                </w:rPr>
                <w:t>在一次人员机构管理中设置人员所属城市</w:t>
              </w:r>
            </w:ins>
          </w:p>
        </w:tc>
      </w:tr>
      <w:tr w:rsidR="00D960C8">
        <w:trPr>
          <w:trHeight w:val="105"/>
        </w:trPr>
        <w:tc>
          <w:tcPr>
            <w:tcW w:w="2943" w:type="dxa"/>
            <w:vMerge w:val="restart"/>
            <w:tcBorders>
              <w:left w:val="single" w:sz="8" w:space="0" w:color="4F81BD"/>
              <w:right w:val="dotted" w:sz="4" w:space="0" w:color="auto"/>
            </w:tcBorders>
            <w:shd w:val="clear" w:color="auto" w:fill="FFFFFF"/>
          </w:tcPr>
          <w:p w:rsidR="00D960C8" w:rsidRDefault="00F41064">
            <w:pPr>
              <w:rPr>
                <w:color w:val="000000"/>
              </w:rPr>
            </w:pPr>
            <w:ins w:id="341" w:author="曹姝玥" w:date="2015-12-26T17:02:00Z">
              <w:r>
                <w:rPr>
                  <w:rFonts w:hint="eastAsia"/>
                  <w:color w:val="000000"/>
                </w:rPr>
                <w:t>Position.</w:t>
              </w:r>
              <w:r>
                <w:t xml:space="preserve"> </w:t>
              </w:r>
              <w:r>
                <w:rPr>
                  <w:color w:val="000000"/>
                </w:rPr>
                <w:t>set</w:t>
              </w:r>
              <w:r>
                <w:rPr>
                  <w:rFonts w:hint="eastAsia"/>
                  <w:color w:val="000000"/>
                </w:rPr>
                <w:t>BusinessHall</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ins w:id="342" w:author="曹姝玥" w:date="2015-12-26T17:00: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ins w:id="343" w:author="曹姝玥" w:date="2015-12-26T17:02:00Z">
              <w:r>
                <w:rPr>
                  <w:rFonts w:hint="eastAsia"/>
                  <w:color w:val="000000"/>
                </w:rPr>
                <w:t>P</w:t>
              </w:r>
              <w:r>
                <w:rPr>
                  <w:color w:val="000000"/>
                </w:rPr>
                <w:t>ublic boolean setBusinessHall(String businessHall, long StaffId)</w:t>
              </w:r>
            </w:ins>
          </w:p>
        </w:tc>
      </w:tr>
      <w:tr w:rsidR="00D960C8">
        <w:trPr>
          <w:trHeight w:val="105"/>
        </w:trPr>
        <w:tc>
          <w:tcPr>
            <w:tcW w:w="2943" w:type="dxa"/>
            <w:vMerge/>
            <w:tcBorders>
              <w:left w:val="single" w:sz="8" w:space="0" w:color="4F81BD"/>
              <w:right w:val="dotted" w:sz="4" w:space="0" w:color="auto"/>
            </w:tcBorders>
            <w:shd w:val="clear" w:color="auto" w:fill="FFFFFF"/>
          </w:tcPr>
          <w:p w:rsidR="00D960C8" w:rsidRDefault="00D960C8">
            <w:pPr>
              <w:rPr>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ins w:id="344" w:author="曹姝玥" w:date="2015-12-26T17:00: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ins w:id="345" w:author="曹姝玥" w:date="2015-12-26T17:02:00Z">
              <w:r>
                <w:rPr>
                  <w:rFonts w:hint="eastAsia"/>
                  <w:color w:val="000000"/>
                </w:rPr>
                <w:t>总经理启动人员机构管理</w:t>
              </w:r>
            </w:ins>
          </w:p>
        </w:tc>
      </w:tr>
      <w:tr w:rsidR="00D960C8">
        <w:trPr>
          <w:trHeight w:val="105"/>
        </w:trPr>
        <w:tc>
          <w:tcPr>
            <w:tcW w:w="2943" w:type="dxa"/>
            <w:vMerge/>
            <w:tcBorders>
              <w:left w:val="single" w:sz="8" w:space="0" w:color="4F81BD"/>
              <w:bottom w:val="single" w:sz="8" w:space="0" w:color="4F81BD"/>
              <w:right w:val="dotted" w:sz="4" w:space="0" w:color="auto"/>
            </w:tcBorders>
            <w:shd w:val="clear" w:color="auto" w:fill="FFFFFF"/>
          </w:tcPr>
          <w:p w:rsidR="00D960C8" w:rsidRDefault="00D960C8">
            <w:pPr>
              <w:rPr>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D960C8" w:rsidRDefault="00F41064">
            <w:pPr>
              <w:rPr>
                <w:color w:val="000000"/>
              </w:rPr>
            </w:pPr>
            <w:ins w:id="346" w:author="曹姝玥" w:date="2015-12-26T17:00: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ins w:id="347" w:author="曹姝玥" w:date="2015-12-26T17:03:00Z">
              <w:r>
                <w:rPr>
                  <w:rFonts w:hint="eastAsia"/>
                  <w:color w:val="000000"/>
                </w:rPr>
                <w:t>在一次人员机构管理中设置人员所属营业厅</w:t>
              </w:r>
            </w:ins>
          </w:p>
        </w:tc>
      </w:tr>
      <w:tr w:rsidR="00D960C8">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D960C8" w:rsidRDefault="00F41064">
            <w:pPr>
              <w:jc w:val="center"/>
              <w:rPr>
                <w:color w:val="FFFFFF"/>
              </w:rPr>
            </w:pPr>
            <w:r>
              <w:rPr>
                <w:rFonts w:hint="eastAsia"/>
                <w:b/>
                <w:color w:val="FFFFFF"/>
              </w:rPr>
              <w:t>需要的服务（需接口）</w:t>
            </w:r>
          </w:p>
        </w:tc>
      </w:tr>
      <w:tr w:rsidR="00D960C8">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color w:val="000000"/>
              </w:rPr>
            </w:pPr>
            <w:r>
              <w:rPr>
                <w:rFonts w:hint="eastAsia"/>
                <w:color w:val="000000"/>
              </w:rPr>
              <w:t>服务名</w:t>
            </w:r>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服务</w:t>
            </w:r>
          </w:p>
        </w:tc>
      </w:tr>
      <w:tr w:rsidR="00D960C8">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color w:val="000000"/>
              </w:rPr>
            </w:pPr>
            <w:r>
              <w:rPr>
                <w:rFonts w:hint="eastAsia"/>
                <w:color w:val="000000"/>
              </w:rPr>
              <w:t>StaffManage</w:t>
            </w:r>
            <w:r>
              <w:rPr>
                <w:color w:val="000000"/>
              </w:rPr>
              <w:t>DataService. insert</w:t>
            </w:r>
            <w:ins w:id="348" w:author="曹姝玥" w:date="2015-12-26T17:03:00Z">
              <w:r>
                <w:rPr>
                  <w:color w:val="000000"/>
                </w:rPr>
                <w:t xml:space="preserve"> </w:t>
              </w:r>
            </w:ins>
            <w:del w:id="349" w:author="曹姝玥" w:date="2015-12-26T17:03:00Z">
              <w:r>
                <w:rPr>
                  <w:color w:val="000000"/>
                </w:rPr>
                <w:delText>Staff</w:delText>
              </w:r>
            </w:del>
            <w:r>
              <w:rPr>
                <w:color w:val="000000"/>
              </w:rPr>
              <w:t>(StaffInfoPO</w:t>
            </w:r>
            <w:r>
              <w:rPr>
                <w:rFonts w:hint="eastAsia"/>
                <w:color w:val="000000"/>
              </w:rPr>
              <w:t xml:space="preserve"> po</w:t>
            </w:r>
            <w:r>
              <w:rPr>
                <w:color w:val="000000"/>
              </w:rPr>
              <w:t>)</w:t>
            </w:r>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插入</w:t>
            </w:r>
            <w:r>
              <w:rPr>
                <w:color w:val="000000"/>
              </w:rPr>
              <w:t>单一持久化对象</w:t>
            </w:r>
          </w:p>
        </w:tc>
      </w:tr>
      <w:tr w:rsidR="00D960C8">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color w:val="000000"/>
              </w:rPr>
            </w:pPr>
            <w:r>
              <w:rPr>
                <w:rFonts w:hint="eastAsia"/>
                <w:color w:val="000000"/>
              </w:rPr>
              <w:t>StaffManage</w:t>
            </w:r>
            <w:r>
              <w:rPr>
                <w:color w:val="000000"/>
              </w:rPr>
              <w:t>DataService. delete</w:t>
            </w:r>
            <w:ins w:id="350" w:author="曹姝玥" w:date="2015-12-26T17:03:00Z">
              <w:r>
                <w:rPr>
                  <w:color w:val="000000"/>
                </w:rPr>
                <w:t xml:space="preserve"> </w:t>
              </w:r>
            </w:ins>
            <w:del w:id="351" w:author="曹姝玥" w:date="2015-12-26T17:03:00Z">
              <w:r>
                <w:rPr>
                  <w:color w:val="000000"/>
                </w:rPr>
                <w:delText>Staff</w:delText>
              </w:r>
            </w:del>
            <w:r>
              <w:rPr>
                <w:color w:val="000000"/>
              </w:rPr>
              <w:t>(StaffInfoPO</w:t>
            </w:r>
            <w:r>
              <w:rPr>
                <w:rFonts w:hint="eastAsia"/>
                <w:color w:val="000000"/>
              </w:rPr>
              <w:t xml:space="preserve"> po</w:t>
            </w:r>
            <w:r>
              <w:rPr>
                <w:color w:val="000000"/>
              </w:rPr>
              <w:t>)</w:t>
            </w:r>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删除</w:t>
            </w:r>
            <w:r>
              <w:rPr>
                <w:color w:val="000000"/>
              </w:rPr>
              <w:t>单一持久化对象</w:t>
            </w:r>
          </w:p>
        </w:tc>
      </w:tr>
      <w:tr w:rsidR="00D960C8">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color w:val="000000"/>
              </w:rPr>
            </w:pPr>
            <w:r>
              <w:rPr>
                <w:rFonts w:hint="eastAsia"/>
                <w:color w:val="000000"/>
              </w:rPr>
              <w:t>StaffManage</w:t>
            </w:r>
            <w:r>
              <w:rPr>
                <w:color w:val="000000"/>
              </w:rPr>
              <w:t>DataService. update</w:t>
            </w:r>
            <w:ins w:id="352" w:author="曹姝玥" w:date="2015-12-26T17:03:00Z">
              <w:r>
                <w:rPr>
                  <w:color w:val="000000"/>
                </w:rPr>
                <w:t xml:space="preserve"> </w:t>
              </w:r>
            </w:ins>
            <w:del w:id="353" w:author="曹姝玥" w:date="2015-12-26T17:03:00Z">
              <w:r>
                <w:rPr>
                  <w:color w:val="000000"/>
                </w:rPr>
                <w:delText>Staff</w:delText>
              </w:r>
            </w:del>
            <w:r>
              <w:rPr>
                <w:color w:val="000000"/>
              </w:rPr>
              <w:t>(StaffInfoPO</w:t>
            </w:r>
            <w:r>
              <w:rPr>
                <w:rFonts w:hint="eastAsia"/>
                <w:color w:val="000000"/>
              </w:rPr>
              <w:t xml:space="preserve"> po</w:t>
            </w:r>
            <w:r>
              <w:rPr>
                <w:color w:val="000000"/>
              </w:rPr>
              <w:t>)</w:t>
            </w:r>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更新</w:t>
            </w:r>
            <w:r>
              <w:rPr>
                <w:color w:val="000000"/>
              </w:rPr>
              <w:t>单一持久化对象</w:t>
            </w:r>
          </w:p>
        </w:tc>
      </w:tr>
      <w:tr w:rsidR="00D960C8">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color w:val="000000"/>
              </w:rPr>
            </w:pPr>
            <w:r>
              <w:rPr>
                <w:rFonts w:hint="eastAsia"/>
                <w:color w:val="000000"/>
              </w:rPr>
              <w:t>StaffManage</w:t>
            </w:r>
            <w:r>
              <w:rPr>
                <w:color w:val="000000"/>
              </w:rPr>
              <w:t>DataService. find</w:t>
            </w:r>
            <w:ins w:id="354" w:author="曹姝玥" w:date="2015-12-26T17:03:00Z">
              <w:r>
                <w:rPr>
                  <w:color w:val="000000"/>
                </w:rPr>
                <w:t xml:space="preserve"> </w:t>
              </w:r>
            </w:ins>
            <w:del w:id="355" w:author="曹姝玥" w:date="2015-12-26T17:03:00Z">
              <w:r>
                <w:rPr>
                  <w:color w:val="000000"/>
                </w:rPr>
                <w:delText>Staff</w:delText>
              </w:r>
            </w:del>
            <w:r>
              <w:rPr>
                <w:color w:val="000000"/>
              </w:rPr>
              <w:t>(long</w:t>
            </w:r>
            <w:r>
              <w:rPr>
                <w:rFonts w:hint="eastAsia"/>
                <w:color w:val="000000"/>
              </w:rPr>
              <w:t xml:space="preserve"> StaffId</w:t>
            </w:r>
            <w:r>
              <w:rPr>
                <w:color w:val="000000"/>
              </w:rPr>
              <w:t>)</w:t>
            </w:r>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根据</w:t>
            </w:r>
            <w:r>
              <w:rPr>
                <w:rFonts w:hint="eastAsia"/>
                <w:color w:val="000000"/>
              </w:rPr>
              <w:t>ID</w:t>
            </w:r>
            <w:r>
              <w:rPr>
                <w:rFonts w:hint="eastAsia"/>
                <w:color w:val="000000"/>
              </w:rPr>
              <w:t>进行</w:t>
            </w:r>
            <w:r>
              <w:rPr>
                <w:color w:val="000000"/>
              </w:rPr>
              <w:t>查找单一持久化对象</w:t>
            </w:r>
          </w:p>
        </w:tc>
      </w:tr>
      <w:tr w:rsidR="00D960C8">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color w:val="000000"/>
              </w:rPr>
            </w:pPr>
            <w:r>
              <w:rPr>
                <w:rFonts w:hint="eastAsia"/>
                <w:color w:val="000000"/>
              </w:rPr>
              <w:t>StaffManage</w:t>
            </w:r>
            <w:r>
              <w:rPr>
                <w:color w:val="000000"/>
              </w:rPr>
              <w:t>DataService. find</w:t>
            </w:r>
            <w:r>
              <w:rPr>
                <w:rFonts w:hint="eastAsia"/>
                <w:color w:val="000000"/>
              </w:rPr>
              <w:t>All</w:t>
            </w:r>
            <w:ins w:id="356" w:author="曹姝玥" w:date="2015-12-26T17:03:00Z">
              <w:r>
                <w:rPr>
                  <w:color w:val="000000"/>
                </w:rPr>
                <w:t xml:space="preserve"> </w:t>
              </w:r>
            </w:ins>
            <w:del w:id="357" w:author="曹姝玥" w:date="2015-12-26T17:03:00Z">
              <w:r>
                <w:rPr>
                  <w:color w:val="000000"/>
                </w:rPr>
                <w:delText>Staff</w:delText>
              </w:r>
            </w:del>
            <w:r>
              <w:rPr>
                <w:color w:val="000000"/>
              </w:rPr>
              <w:t>()</w:t>
            </w:r>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color w:val="000000"/>
              </w:rPr>
              <w:t>查找</w:t>
            </w:r>
            <w:r>
              <w:rPr>
                <w:rFonts w:hint="eastAsia"/>
                <w:color w:val="000000"/>
              </w:rPr>
              <w:t>所有</w:t>
            </w:r>
            <w:r>
              <w:rPr>
                <w:color w:val="000000"/>
              </w:rPr>
              <w:t>持久化对象</w:t>
            </w:r>
          </w:p>
        </w:tc>
      </w:tr>
      <w:tr w:rsidR="00D960C8">
        <w:trPr>
          <w:ins w:id="358" w:author="曹姝玥" w:date="2015-12-26T17:0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359" w:author="曹姝玥" w:date="2015-12-26T17:03:00Z"/>
                <w:color w:val="000000"/>
              </w:rPr>
            </w:pPr>
            <w:ins w:id="360" w:author="曹姝玥" w:date="2015-12-26T17:03:00Z">
              <w:r>
                <w:rPr>
                  <w:rFonts w:hint="eastAsia"/>
                  <w:color w:val="000000"/>
                </w:rPr>
                <w:t>StaffManage</w:t>
              </w:r>
              <w:r>
                <w:rPr>
                  <w:color w:val="000000"/>
                </w:rPr>
                <w:t xml:space="preserve">DataService. </w:t>
              </w:r>
            </w:ins>
            <w:ins w:id="361" w:author="曹姝玥" w:date="2015-12-26T17:04:00Z">
              <w:r>
                <w:rPr>
                  <w:rFonts w:hint="eastAsia"/>
                  <w:color w:val="000000"/>
                </w:rPr>
                <w:t>finish()</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ins w:id="362" w:author="曹姝玥" w:date="2015-12-26T17:03:00Z"/>
                <w:color w:val="000000"/>
              </w:rPr>
            </w:pPr>
            <w:ins w:id="363" w:author="曹姝玥" w:date="2015-12-26T17:04:00Z">
              <w:r>
                <w:rPr>
                  <w:color w:val="000000"/>
                </w:rPr>
                <w:t>结束操作</w:t>
              </w:r>
            </w:ins>
          </w:p>
        </w:tc>
      </w:tr>
    </w:tbl>
    <w:p w:rsidR="00D960C8" w:rsidRDefault="00D960C8"/>
    <w:p w:rsidR="00D960C8" w:rsidRDefault="00F41064">
      <w:pPr>
        <w:pStyle w:val="a3"/>
        <w:jc w:val="center"/>
      </w:pPr>
      <w:r>
        <w:rPr>
          <w:rFonts w:ascii="宋体" w:eastAsia="宋体" w:hAnsi="宋体" w:hint="eastAsia"/>
          <w:b/>
          <w:bCs/>
          <w:sz w:val="22"/>
          <w:szCs w:val="22"/>
        </w:rPr>
        <w:t xml:space="preserve">表15 </w:t>
      </w:r>
      <w:r>
        <w:rPr>
          <w:rFonts w:eastAsia="宋体" w:cs="Cambria" w:hint="eastAsia"/>
          <w:b/>
          <w:bCs/>
        </w:rPr>
        <w:t>commodity</w:t>
      </w:r>
      <w:r>
        <w:rPr>
          <w:rFonts w:eastAsia="宋体" w:cs="Cambria"/>
          <w:b/>
          <w:bCs/>
        </w:rPr>
        <w:t>bl</w:t>
      </w:r>
      <w:r>
        <w:rPr>
          <w:rFonts w:ascii="宋体" w:eastAsia="宋体" w:hAnsi="宋体" w:hint="eastAsia"/>
          <w:b/>
          <w:bCs/>
          <w:sz w:val="22"/>
          <w:szCs w:val="22"/>
        </w:rPr>
        <w:t>模块的接口规范</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43"/>
        <w:gridCol w:w="641"/>
        <w:gridCol w:w="4888"/>
        <w:tblGridChange w:id="364">
          <w:tblGrid>
            <w:gridCol w:w="2943"/>
            <w:gridCol w:w="641"/>
            <w:gridCol w:w="4888"/>
          </w:tblGrid>
        </w:tblGridChange>
      </w:tblGrid>
      <w:tr w:rsidR="00D960C8">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D960C8" w:rsidRDefault="00F41064">
            <w:pPr>
              <w:jc w:val="center"/>
              <w:rPr>
                <w:color w:val="FFFFFF"/>
                <w:szCs w:val="21"/>
              </w:rPr>
            </w:pPr>
            <w:r>
              <w:rPr>
                <w:rFonts w:ascii="宋体" w:hAnsi="宋体" w:cs="宋体" w:hint="eastAsia"/>
                <w:b/>
                <w:bCs/>
                <w:color w:val="FFFFFF"/>
                <w:szCs w:val="21"/>
              </w:rPr>
              <w:t>提供的服务（供接口）</w:t>
            </w:r>
          </w:p>
        </w:tc>
      </w:tr>
      <w:tr w:rsidR="00D960C8">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spacing w:line="105" w:lineRule="atLeast"/>
              <w:rPr>
                <w:color w:val="000000"/>
                <w:szCs w:val="21"/>
              </w:rPr>
            </w:pPr>
            <w:r>
              <w:rPr>
                <w:rFonts w:eastAsia="Times New Roman" w:hint="eastAsia"/>
                <w:color w:val="000000"/>
                <w:szCs w:val="21"/>
              </w:rPr>
              <w:t>Commodity.</w:t>
            </w:r>
            <w:r>
              <w:rPr>
                <w:rFonts w:hint="eastAsia"/>
                <w:color w:val="000000"/>
                <w:szCs w:val="21"/>
              </w:rPr>
              <w:t>stockTaking</w:t>
            </w: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spacing w:line="105" w:lineRule="atLeast"/>
              <w:rPr>
                <w:color w:val="000000"/>
                <w:szCs w:val="21"/>
              </w:rPr>
            </w:pPr>
            <w:r>
              <w:rPr>
                <w:rFonts w:ascii="宋体" w:hAnsi="宋体" w:cs="宋体" w:hint="eastAsia"/>
                <w:color w:val="000000"/>
                <w:szCs w:val="21"/>
              </w:rPr>
              <w:t>语法</w:t>
            </w:r>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spacing w:line="105" w:lineRule="atLeast"/>
              <w:rPr>
                <w:color w:val="000000"/>
                <w:szCs w:val="21"/>
              </w:rPr>
            </w:pPr>
            <w:r>
              <w:rPr>
                <w:rFonts w:eastAsia="Times New Roman"/>
                <w:color w:val="000000"/>
                <w:szCs w:val="21"/>
              </w:rPr>
              <w:t xml:space="preserve">public </w:t>
            </w:r>
            <w:r>
              <w:rPr>
                <w:color w:val="000000"/>
                <w:szCs w:val="21"/>
              </w:rPr>
              <w:t>ArrayList&lt;ExpressInfoVO&gt;</w:t>
            </w:r>
            <w:r>
              <w:rPr>
                <w:rFonts w:eastAsia="Times New Roman"/>
                <w:color w:val="000000"/>
                <w:szCs w:val="21"/>
              </w:rPr>
              <w:t xml:space="preserve"> </w:t>
            </w:r>
            <w:r>
              <w:rPr>
                <w:rFonts w:hint="eastAsia"/>
                <w:color w:val="000000"/>
                <w:szCs w:val="21"/>
              </w:rPr>
              <w:t>stockTaking()</w:t>
            </w:r>
          </w:p>
        </w:tc>
      </w:tr>
      <w:tr w:rsidR="00D960C8">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rPr>
                <w:color w:val="000000"/>
                <w:szCs w:val="21"/>
              </w:rPr>
            </w:pP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rPr>
                <w:color w:val="000000"/>
                <w:szCs w:val="21"/>
              </w:rPr>
            </w:pPr>
            <w:r>
              <w:rPr>
                <w:rFonts w:ascii="宋体" w:hAnsi="宋体" w:cs="宋体" w:hint="eastAsia"/>
                <w:color w:val="000000"/>
                <w:szCs w:val="21"/>
              </w:rPr>
              <w:t>前置条件</w:t>
            </w:r>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color w:val="000000"/>
                <w:szCs w:val="21"/>
              </w:rPr>
            </w:pPr>
            <w:r>
              <w:rPr>
                <w:rFonts w:ascii="宋体" w:hAnsi="宋体" w:cs="宋体" w:hint="eastAsia"/>
                <w:color w:val="000000"/>
                <w:szCs w:val="21"/>
              </w:rPr>
              <w:t>启动一个库存盘点的回合</w:t>
            </w:r>
          </w:p>
        </w:tc>
      </w:tr>
      <w:tr w:rsidR="00D960C8">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rPr>
                <w:color w:val="000000"/>
                <w:szCs w:val="21"/>
              </w:rPr>
            </w:pP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rPr>
                <w:color w:val="000000"/>
                <w:szCs w:val="21"/>
              </w:rPr>
            </w:pPr>
            <w:r>
              <w:rPr>
                <w:rFonts w:ascii="宋体" w:hAnsi="宋体" w:cs="宋体" w:hint="eastAsia"/>
                <w:color w:val="000000"/>
                <w:szCs w:val="21"/>
              </w:rPr>
              <w:t>后置条件</w:t>
            </w:r>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color w:val="000000"/>
                <w:szCs w:val="21"/>
              </w:rPr>
            </w:pPr>
            <w:r>
              <w:rPr>
                <w:rFonts w:ascii="宋体" w:hAnsi="宋体" w:cs="宋体" w:hint="eastAsia"/>
                <w:color w:val="000000"/>
                <w:szCs w:val="21"/>
              </w:rPr>
              <w:t>在一个库存盘点回合中，显示货物信息，完成对相应库存信息的盘点</w:t>
            </w:r>
          </w:p>
        </w:tc>
      </w:tr>
      <w:tr w:rsidR="00D960C8">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color w:val="000000"/>
                <w:szCs w:val="21"/>
              </w:rPr>
            </w:pPr>
            <w:r>
              <w:rPr>
                <w:rFonts w:eastAsia="Times New Roman" w:hint="eastAsia"/>
                <w:color w:val="000000"/>
                <w:szCs w:val="21"/>
              </w:rPr>
              <w:t>Commodity.</w:t>
            </w:r>
            <w:r>
              <w:rPr>
                <w:rFonts w:hint="eastAsia"/>
                <w:color w:val="000000"/>
                <w:szCs w:val="21"/>
              </w:rPr>
              <w:t>exportExcel</w:t>
            </w: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rPr>
                <w:color w:val="000000"/>
                <w:szCs w:val="21"/>
              </w:rPr>
            </w:pPr>
            <w:r>
              <w:rPr>
                <w:rFonts w:ascii="宋体" w:hAnsi="宋体" w:cs="宋体" w:hint="eastAsia"/>
                <w:color w:val="000000"/>
                <w:szCs w:val="21"/>
              </w:rPr>
              <w:t>语法</w:t>
            </w:r>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color w:val="000000"/>
                <w:szCs w:val="21"/>
              </w:rPr>
            </w:pPr>
            <w:r>
              <w:rPr>
                <w:rFonts w:eastAsia="Times New Roman"/>
                <w:color w:val="000000"/>
                <w:szCs w:val="21"/>
              </w:rPr>
              <w:t xml:space="preserve">public </w:t>
            </w:r>
            <w:r>
              <w:rPr>
                <w:rFonts w:hint="eastAsia"/>
                <w:color w:val="000000"/>
                <w:szCs w:val="21"/>
              </w:rPr>
              <w:t>void exportExcel</w:t>
            </w:r>
            <w:r>
              <w:rPr>
                <w:rFonts w:eastAsia="Times New Roman"/>
                <w:color w:val="000000"/>
                <w:szCs w:val="21"/>
              </w:rPr>
              <w:t xml:space="preserve"> ()</w:t>
            </w:r>
          </w:p>
        </w:tc>
      </w:tr>
      <w:tr w:rsidR="00D960C8">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rPr>
                <w:color w:val="000000"/>
                <w:szCs w:val="21"/>
              </w:rPr>
            </w:pP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rPr>
                <w:color w:val="000000"/>
                <w:szCs w:val="21"/>
              </w:rPr>
            </w:pPr>
            <w:r>
              <w:rPr>
                <w:rFonts w:ascii="宋体" w:hAnsi="宋体" w:cs="宋体" w:hint="eastAsia"/>
                <w:color w:val="000000"/>
                <w:szCs w:val="21"/>
              </w:rPr>
              <w:t>前置条件</w:t>
            </w:r>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color w:val="000000"/>
                <w:szCs w:val="21"/>
              </w:rPr>
            </w:pPr>
            <w:r>
              <w:rPr>
                <w:rFonts w:ascii="宋体" w:hAnsi="宋体" w:cs="宋体" w:hint="eastAsia"/>
                <w:color w:val="000000"/>
                <w:szCs w:val="21"/>
              </w:rPr>
              <w:t>启动一个导出Excel的回合</w:t>
            </w:r>
          </w:p>
        </w:tc>
      </w:tr>
      <w:tr w:rsidR="00D960C8">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rPr>
                <w:color w:val="000000"/>
                <w:szCs w:val="21"/>
              </w:rPr>
            </w:pP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rPr>
                <w:color w:val="000000"/>
                <w:szCs w:val="21"/>
              </w:rPr>
            </w:pPr>
            <w:r>
              <w:rPr>
                <w:rFonts w:ascii="宋体" w:hAnsi="宋体" w:cs="宋体" w:hint="eastAsia"/>
                <w:color w:val="000000"/>
                <w:szCs w:val="21"/>
              </w:rPr>
              <w:t>后置条件</w:t>
            </w:r>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color w:val="000000"/>
                <w:szCs w:val="21"/>
              </w:rPr>
            </w:pPr>
            <w:r>
              <w:rPr>
                <w:rFonts w:ascii="宋体" w:hAnsi="宋体" w:cs="宋体" w:hint="eastAsia"/>
                <w:color w:val="000000"/>
                <w:szCs w:val="21"/>
              </w:rPr>
              <w:t>导出库存信息的Excel表格</w:t>
            </w:r>
          </w:p>
        </w:tc>
      </w:tr>
      <w:tr w:rsidR="00D960C8">
        <w:trPr>
          <w:trHeight w:val="105"/>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color w:val="000000"/>
                <w:szCs w:val="21"/>
              </w:rPr>
            </w:pPr>
            <w:r>
              <w:rPr>
                <w:rFonts w:eastAsia="Times New Roman" w:hint="eastAsia"/>
                <w:color w:val="000000"/>
                <w:szCs w:val="21"/>
              </w:rPr>
              <w:t>Commodity.</w:t>
            </w:r>
            <w:r>
              <w:rPr>
                <w:rFonts w:hint="eastAsia"/>
                <w:color w:val="000000"/>
                <w:szCs w:val="21"/>
              </w:rPr>
              <w:t>changeAlarmScale</w:t>
            </w: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rPr>
                <w:color w:val="000000"/>
                <w:szCs w:val="21"/>
              </w:rPr>
            </w:pPr>
            <w:r>
              <w:rPr>
                <w:rFonts w:ascii="宋体" w:hAnsi="宋体" w:cs="宋体" w:hint="eastAsia"/>
                <w:color w:val="000000"/>
                <w:szCs w:val="21"/>
              </w:rPr>
              <w:t>语法</w:t>
            </w:r>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color w:val="000000"/>
                <w:szCs w:val="21"/>
              </w:rPr>
            </w:pPr>
            <w:r>
              <w:rPr>
                <w:rFonts w:hint="eastAsia"/>
                <w:color w:val="000000"/>
                <w:szCs w:val="21"/>
              </w:rPr>
              <w:t>p</w:t>
            </w:r>
            <w:r>
              <w:rPr>
                <w:rFonts w:eastAsia="Times New Roman" w:hint="eastAsia"/>
                <w:color w:val="000000"/>
                <w:szCs w:val="21"/>
              </w:rPr>
              <w:t xml:space="preserve">ublic void </w:t>
            </w:r>
            <w:r>
              <w:rPr>
                <w:rFonts w:hint="eastAsia"/>
                <w:color w:val="000000"/>
                <w:szCs w:val="21"/>
              </w:rPr>
              <w:t>changeAlarmScale</w:t>
            </w:r>
            <w:r>
              <w:rPr>
                <w:rFonts w:eastAsia="Times New Roman" w:hint="eastAsia"/>
                <w:color w:val="000000"/>
                <w:szCs w:val="21"/>
              </w:rPr>
              <w:t xml:space="preserve"> (</w:t>
            </w:r>
            <w:r>
              <w:rPr>
                <w:rFonts w:hint="eastAsia"/>
                <w:color w:val="000000"/>
                <w:szCs w:val="21"/>
              </w:rPr>
              <w:t>double alarmScale</w:t>
            </w:r>
            <w:r>
              <w:rPr>
                <w:rFonts w:eastAsia="Times New Roman" w:hint="eastAsia"/>
                <w:color w:val="000000"/>
                <w:szCs w:val="21"/>
              </w:rPr>
              <w:t>)</w:t>
            </w:r>
          </w:p>
        </w:tc>
      </w:tr>
      <w:tr w:rsidR="00D960C8">
        <w:trPr>
          <w:trHeight w:val="105"/>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rPr>
                <w:color w:val="000000"/>
                <w:szCs w:val="21"/>
              </w:rPr>
            </w:pP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spacing w:line="105" w:lineRule="atLeast"/>
              <w:rPr>
                <w:color w:val="000000"/>
                <w:szCs w:val="21"/>
              </w:rPr>
            </w:pPr>
            <w:r>
              <w:rPr>
                <w:rFonts w:ascii="宋体" w:hAnsi="宋体" w:cs="宋体" w:hint="eastAsia"/>
                <w:color w:val="000000"/>
                <w:szCs w:val="21"/>
              </w:rPr>
              <w:t>前置条件</w:t>
            </w:r>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spacing w:line="105" w:lineRule="atLeast"/>
              <w:rPr>
                <w:color w:val="000000"/>
                <w:szCs w:val="21"/>
              </w:rPr>
            </w:pPr>
            <w:r>
              <w:rPr>
                <w:rFonts w:ascii="宋体" w:hAnsi="宋体" w:cs="宋体" w:hint="eastAsia"/>
                <w:color w:val="000000"/>
                <w:szCs w:val="21"/>
              </w:rPr>
              <w:t>启动一个修改警戒比例的回合</w:t>
            </w:r>
          </w:p>
        </w:tc>
      </w:tr>
      <w:tr w:rsidR="00D960C8">
        <w:trPr>
          <w:trHeight w:val="105"/>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rPr>
                <w:color w:val="000000"/>
                <w:szCs w:val="21"/>
              </w:rPr>
            </w:pP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spacing w:line="105" w:lineRule="atLeast"/>
              <w:rPr>
                <w:color w:val="000000"/>
                <w:szCs w:val="21"/>
              </w:rPr>
            </w:pPr>
            <w:r>
              <w:rPr>
                <w:rFonts w:ascii="宋体" w:hAnsi="宋体" w:cs="宋体" w:hint="eastAsia"/>
                <w:color w:val="000000"/>
                <w:szCs w:val="21"/>
              </w:rPr>
              <w:t>后置条件</w:t>
            </w:r>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spacing w:line="105" w:lineRule="atLeast"/>
              <w:rPr>
                <w:color w:val="000000"/>
                <w:szCs w:val="21"/>
              </w:rPr>
            </w:pPr>
            <w:r>
              <w:rPr>
                <w:rFonts w:ascii="宋体" w:hAnsi="宋体" w:cs="宋体" w:hint="eastAsia"/>
                <w:color w:val="000000"/>
                <w:szCs w:val="21"/>
              </w:rPr>
              <w:t>在一个警戒比例修改回合中完成对警戒比例的修改</w:t>
            </w:r>
          </w:p>
        </w:tc>
      </w:tr>
      <w:tr w:rsidR="00D960C8">
        <w:trPr>
          <w:trHeight w:val="105"/>
          <w:ins w:id="365" w:author="Administrator" w:date="2015-12-27T16:24: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ins w:id="366" w:author="Administrator" w:date="2015-12-27T16:24:00Z"/>
                <w:color w:val="000000"/>
                <w:szCs w:val="21"/>
              </w:rPr>
            </w:pPr>
            <w:ins w:id="367" w:author="Administrator" w:date="2015-12-27T16:24:00Z">
              <w:r>
                <w:rPr>
                  <w:rFonts w:eastAsia="Times New Roman" w:hint="eastAsia"/>
                  <w:color w:val="000000"/>
                  <w:szCs w:val="21"/>
                </w:rPr>
                <w:t>Commodity.</w:t>
              </w:r>
              <w:r>
                <w:rPr>
                  <w:rFonts w:hint="eastAsia"/>
                  <w:color w:val="000000"/>
                  <w:szCs w:val="21"/>
                </w:rPr>
                <w:t>getAlarmScale</w:t>
              </w:r>
            </w:ins>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rPr>
                <w:ins w:id="368" w:author="Administrator" w:date="2015-12-27T16:24:00Z"/>
                <w:color w:val="000000"/>
                <w:szCs w:val="21"/>
              </w:rPr>
            </w:pPr>
            <w:ins w:id="369" w:author="Administrator" w:date="2015-12-27T16:24:00Z">
              <w:r>
                <w:rPr>
                  <w:rFonts w:ascii="宋体" w:hAnsi="宋体" w:cs="宋体" w:hint="eastAsia"/>
                  <w:color w:val="000000"/>
                  <w:szCs w:val="21"/>
                </w:rPr>
                <w:t>语法</w:t>
              </w:r>
            </w:ins>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370" w:author="Administrator" w:date="2015-12-27T16:24:00Z"/>
                <w:color w:val="000000"/>
                <w:szCs w:val="21"/>
              </w:rPr>
            </w:pPr>
            <w:ins w:id="371" w:author="Administrator" w:date="2015-12-27T16:24:00Z">
              <w:r>
                <w:rPr>
                  <w:rFonts w:hint="eastAsia"/>
                  <w:color w:val="000000"/>
                  <w:szCs w:val="21"/>
                </w:rPr>
                <w:t>p</w:t>
              </w:r>
              <w:r>
                <w:rPr>
                  <w:rFonts w:eastAsia="Times New Roman" w:hint="eastAsia"/>
                  <w:color w:val="000000"/>
                  <w:szCs w:val="21"/>
                </w:rPr>
                <w:t xml:space="preserve">ublic </w:t>
              </w:r>
            </w:ins>
            <w:ins w:id="372" w:author="Administrator" w:date="2015-12-27T16:25:00Z">
              <w:r>
                <w:rPr>
                  <w:rFonts w:hint="eastAsia"/>
                  <w:color w:val="000000"/>
                  <w:szCs w:val="21"/>
                </w:rPr>
                <w:t>double</w:t>
              </w:r>
            </w:ins>
            <w:ins w:id="373" w:author="Administrator" w:date="2015-12-27T16:24:00Z">
              <w:r>
                <w:rPr>
                  <w:rFonts w:eastAsia="Times New Roman" w:hint="eastAsia"/>
                  <w:color w:val="000000"/>
                  <w:szCs w:val="21"/>
                </w:rPr>
                <w:t xml:space="preserve"> </w:t>
              </w:r>
            </w:ins>
            <w:ins w:id="374" w:author="Administrator" w:date="2015-12-27T16:25:00Z">
              <w:r>
                <w:rPr>
                  <w:rFonts w:hint="eastAsia"/>
                  <w:color w:val="000000"/>
                  <w:szCs w:val="21"/>
                </w:rPr>
                <w:t>get</w:t>
              </w:r>
            </w:ins>
            <w:ins w:id="375" w:author="Administrator" w:date="2015-12-27T16:24:00Z">
              <w:r>
                <w:rPr>
                  <w:rFonts w:hint="eastAsia"/>
                  <w:color w:val="000000"/>
                  <w:szCs w:val="21"/>
                </w:rPr>
                <w:t>AlarmScale</w:t>
              </w:r>
              <w:r>
                <w:rPr>
                  <w:rFonts w:eastAsia="Times New Roman" w:hint="eastAsia"/>
                  <w:color w:val="000000"/>
                  <w:szCs w:val="21"/>
                </w:rPr>
                <w:t xml:space="preserve"> (</w:t>
              </w:r>
            </w:ins>
            <w:ins w:id="376" w:author="Administrator" w:date="2015-12-27T16:25:00Z">
              <w:r>
                <w:rPr>
                  <w:rFonts w:hint="eastAsia"/>
                  <w:color w:val="000000"/>
                  <w:szCs w:val="21"/>
                </w:rPr>
                <w:t>String storageId</w:t>
              </w:r>
            </w:ins>
            <w:ins w:id="377" w:author="Administrator" w:date="2015-12-27T16:24:00Z">
              <w:r>
                <w:rPr>
                  <w:rFonts w:eastAsia="Times New Roman" w:hint="eastAsia"/>
                  <w:color w:val="000000"/>
                  <w:szCs w:val="21"/>
                </w:rPr>
                <w:t>)</w:t>
              </w:r>
            </w:ins>
          </w:p>
        </w:tc>
      </w:tr>
      <w:tr w:rsidR="00D960C8">
        <w:trPr>
          <w:trHeight w:val="105"/>
          <w:ins w:id="378" w:author="Administrator" w:date="2015-12-27T16:2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rPr>
                <w:ins w:id="379" w:author="Administrator" w:date="2015-12-27T16:24:00Z"/>
                <w:color w:val="000000"/>
                <w:szCs w:val="21"/>
              </w:rPr>
            </w:pP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spacing w:line="105" w:lineRule="atLeast"/>
              <w:rPr>
                <w:ins w:id="380" w:author="Administrator" w:date="2015-12-27T16:24:00Z"/>
                <w:color w:val="000000"/>
                <w:szCs w:val="21"/>
              </w:rPr>
            </w:pPr>
            <w:ins w:id="381" w:author="Administrator" w:date="2015-12-27T16:24:00Z">
              <w:r>
                <w:rPr>
                  <w:rFonts w:ascii="宋体" w:hAnsi="宋体" w:cs="宋体" w:hint="eastAsia"/>
                  <w:color w:val="000000"/>
                  <w:szCs w:val="21"/>
                </w:rPr>
                <w:t>前置条件</w:t>
              </w:r>
            </w:ins>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spacing w:line="105" w:lineRule="atLeast"/>
              <w:rPr>
                <w:ins w:id="382" w:author="Administrator" w:date="2015-12-27T16:24:00Z"/>
                <w:color w:val="000000"/>
                <w:szCs w:val="21"/>
              </w:rPr>
            </w:pPr>
            <w:ins w:id="383" w:author="Administrator" w:date="2015-12-27T16:24:00Z">
              <w:r>
                <w:rPr>
                  <w:rFonts w:ascii="宋体" w:hAnsi="宋体" w:cs="宋体" w:hint="eastAsia"/>
                  <w:color w:val="000000"/>
                  <w:szCs w:val="21"/>
                </w:rPr>
                <w:t>启动一个</w:t>
              </w:r>
            </w:ins>
            <w:ins w:id="384" w:author="Administrator" w:date="2015-12-27T16:25:00Z">
              <w:r>
                <w:rPr>
                  <w:rFonts w:ascii="宋体" w:hAnsi="宋体" w:cs="宋体" w:hint="eastAsia"/>
                  <w:color w:val="000000"/>
                  <w:szCs w:val="21"/>
                </w:rPr>
                <w:t>获得</w:t>
              </w:r>
            </w:ins>
            <w:ins w:id="385" w:author="Administrator" w:date="2015-12-27T16:24:00Z">
              <w:r>
                <w:rPr>
                  <w:rFonts w:ascii="宋体" w:hAnsi="宋体" w:cs="宋体" w:hint="eastAsia"/>
                  <w:color w:val="000000"/>
                  <w:szCs w:val="21"/>
                </w:rPr>
                <w:t>警戒比例的回合</w:t>
              </w:r>
            </w:ins>
          </w:p>
        </w:tc>
      </w:tr>
      <w:tr w:rsidR="00D960C8">
        <w:trPr>
          <w:trHeight w:val="105"/>
          <w:ins w:id="386" w:author="Administrator" w:date="2015-12-27T16:2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rPr>
                <w:ins w:id="387" w:author="Administrator" w:date="2015-12-27T16:24:00Z"/>
                <w:color w:val="000000"/>
                <w:szCs w:val="21"/>
              </w:rPr>
            </w:pP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spacing w:line="105" w:lineRule="atLeast"/>
              <w:rPr>
                <w:ins w:id="388" w:author="Administrator" w:date="2015-12-27T16:24:00Z"/>
                <w:color w:val="000000"/>
                <w:szCs w:val="21"/>
              </w:rPr>
            </w:pPr>
            <w:ins w:id="389" w:author="Administrator" w:date="2015-12-27T16:24:00Z">
              <w:r>
                <w:rPr>
                  <w:rFonts w:ascii="宋体" w:hAnsi="宋体" w:cs="宋体" w:hint="eastAsia"/>
                  <w:color w:val="000000"/>
                  <w:szCs w:val="21"/>
                </w:rPr>
                <w:t>后置条件</w:t>
              </w:r>
            </w:ins>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spacing w:line="105" w:lineRule="atLeast"/>
              <w:rPr>
                <w:ins w:id="390" w:author="Administrator" w:date="2015-12-27T16:24:00Z"/>
                <w:color w:val="000000"/>
                <w:szCs w:val="21"/>
              </w:rPr>
            </w:pPr>
            <w:ins w:id="391" w:author="Administrator" w:date="2015-12-27T16:24:00Z">
              <w:r>
                <w:rPr>
                  <w:rFonts w:ascii="宋体" w:hAnsi="宋体" w:cs="宋体" w:hint="eastAsia"/>
                  <w:color w:val="000000"/>
                  <w:szCs w:val="21"/>
                </w:rPr>
                <w:t>在一个</w:t>
              </w:r>
            </w:ins>
            <w:ins w:id="392" w:author="Administrator" w:date="2015-12-27T16:25:00Z">
              <w:r>
                <w:rPr>
                  <w:rFonts w:ascii="宋体" w:hAnsi="宋体" w:cs="宋体" w:hint="eastAsia"/>
                  <w:color w:val="000000"/>
                  <w:szCs w:val="21"/>
                </w:rPr>
                <w:t>获得</w:t>
              </w:r>
            </w:ins>
            <w:ins w:id="393" w:author="Administrator" w:date="2015-12-27T16:24:00Z">
              <w:r>
                <w:rPr>
                  <w:rFonts w:ascii="宋体" w:hAnsi="宋体" w:cs="宋体" w:hint="eastAsia"/>
                  <w:color w:val="000000"/>
                  <w:szCs w:val="21"/>
                </w:rPr>
                <w:t>警戒比例回合中完成对警戒比例的</w:t>
              </w:r>
            </w:ins>
            <w:ins w:id="394" w:author="Administrator" w:date="2015-12-27T16:25:00Z">
              <w:r>
                <w:rPr>
                  <w:rFonts w:ascii="宋体" w:hAnsi="宋体" w:cs="宋体" w:hint="eastAsia"/>
                  <w:color w:val="000000"/>
                  <w:szCs w:val="21"/>
                </w:rPr>
                <w:t>获得</w:t>
              </w:r>
            </w:ins>
          </w:p>
        </w:tc>
      </w:tr>
      <w:tr w:rsidR="00D960C8">
        <w:trPr>
          <w:trHeight w:val="105"/>
          <w:ins w:id="395" w:author="Administrator" w:date="2015-12-27T16:24:00Z"/>
        </w:trPr>
        <w:tc>
          <w:tcPr>
            <w:tcW w:w="2943" w:type="dxa"/>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rPr>
                <w:ins w:id="396" w:author="Administrator" w:date="2015-12-27T16:24:00Z"/>
                <w:color w:val="000000"/>
                <w:szCs w:val="21"/>
              </w:rPr>
            </w:pP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D960C8">
            <w:pPr>
              <w:spacing w:line="105" w:lineRule="atLeast"/>
              <w:rPr>
                <w:ins w:id="397" w:author="Administrator" w:date="2015-12-27T16:24:00Z"/>
                <w:rFonts w:ascii="宋体" w:hAnsi="宋体" w:cs="宋体"/>
                <w:color w:val="000000"/>
                <w:szCs w:val="21"/>
              </w:rPr>
            </w:pPr>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D960C8">
            <w:pPr>
              <w:spacing w:line="105" w:lineRule="atLeast"/>
              <w:rPr>
                <w:ins w:id="398" w:author="Administrator" w:date="2015-12-27T16:24:00Z"/>
                <w:rFonts w:ascii="宋体" w:hAnsi="宋体" w:cs="宋体"/>
                <w:color w:val="000000"/>
                <w:szCs w:val="21"/>
              </w:rPr>
            </w:pPr>
          </w:p>
        </w:tc>
      </w:tr>
      <w:tr w:rsidR="00D960C8">
        <w:trPr>
          <w:trHeight w:val="105"/>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color w:val="000000"/>
                <w:szCs w:val="21"/>
              </w:rPr>
            </w:pPr>
            <w:r>
              <w:rPr>
                <w:rFonts w:eastAsia="Times New Roman" w:hint="eastAsia"/>
                <w:color w:val="000000"/>
                <w:szCs w:val="21"/>
              </w:rPr>
              <w:t>Commodity.</w:t>
            </w:r>
            <w:r>
              <w:rPr>
                <w:rFonts w:hint="eastAsia"/>
                <w:color w:val="000000"/>
                <w:szCs w:val="21"/>
              </w:rPr>
              <w:t>checkStorageMessage</w:t>
            </w: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rPr>
                <w:color w:val="000000"/>
                <w:szCs w:val="21"/>
              </w:rPr>
            </w:pPr>
            <w:r>
              <w:rPr>
                <w:rFonts w:ascii="宋体" w:hAnsi="宋体" w:cs="宋体" w:hint="eastAsia"/>
                <w:color w:val="000000"/>
                <w:szCs w:val="21"/>
              </w:rPr>
              <w:t>语法</w:t>
            </w:r>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color w:val="000000"/>
                <w:szCs w:val="21"/>
              </w:rPr>
            </w:pPr>
            <w:r>
              <w:rPr>
                <w:color w:val="000000"/>
                <w:szCs w:val="21"/>
              </w:rPr>
              <w:t>P</w:t>
            </w:r>
            <w:r>
              <w:rPr>
                <w:rFonts w:eastAsia="Times New Roman" w:hint="eastAsia"/>
                <w:color w:val="000000"/>
                <w:szCs w:val="21"/>
              </w:rPr>
              <w:t>ublic</w:t>
            </w:r>
            <w:r>
              <w:rPr>
                <w:rFonts w:hint="eastAsia"/>
                <w:color w:val="000000"/>
                <w:szCs w:val="21"/>
              </w:rPr>
              <w:t xml:space="preserve"> </w:t>
            </w:r>
            <w:r>
              <w:rPr>
                <w:rFonts w:eastAsia="Times New Roman"/>
                <w:color w:val="000000"/>
                <w:szCs w:val="21"/>
              </w:rPr>
              <w:t>ArrayList&lt;StorageInfoVO&gt;</w:t>
            </w:r>
            <w:r>
              <w:rPr>
                <w:rFonts w:eastAsia="Times New Roman" w:hint="eastAsia"/>
                <w:color w:val="000000"/>
                <w:szCs w:val="21"/>
              </w:rPr>
              <w:t xml:space="preserve"> </w:t>
            </w:r>
            <w:r>
              <w:rPr>
                <w:rFonts w:hint="eastAsia"/>
                <w:color w:val="000000"/>
                <w:szCs w:val="21"/>
              </w:rPr>
              <w:t>checkStorageMessage</w:t>
            </w:r>
            <w:r>
              <w:rPr>
                <w:rFonts w:eastAsia="Times New Roman" w:hint="eastAsia"/>
                <w:color w:val="000000"/>
                <w:szCs w:val="21"/>
              </w:rPr>
              <w:t xml:space="preserve"> ()</w:t>
            </w:r>
          </w:p>
        </w:tc>
      </w:tr>
      <w:tr w:rsidR="00D960C8">
        <w:trPr>
          <w:trHeight w:val="105"/>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rPr>
                <w:color w:val="000000"/>
                <w:szCs w:val="21"/>
              </w:rPr>
            </w:pP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spacing w:line="105" w:lineRule="atLeast"/>
              <w:rPr>
                <w:color w:val="000000"/>
                <w:szCs w:val="21"/>
              </w:rPr>
            </w:pPr>
            <w:r>
              <w:rPr>
                <w:rFonts w:ascii="宋体" w:hAnsi="宋体" w:cs="宋体" w:hint="eastAsia"/>
                <w:color w:val="000000"/>
                <w:szCs w:val="21"/>
              </w:rPr>
              <w:t>前置条件</w:t>
            </w:r>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spacing w:line="105" w:lineRule="atLeast"/>
              <w:rPr>
                <w:color w:val="000000"/>
                <w:szCs w:val="21"/>
              </w:rPr>
            </w:pPr>
            <w:r>
              <w:rPr>
                <w:rFonts w:ascii="宋体" w:hAnsi="宋体" w:cs="宋体" w:hint="eastAsia"/>
                <w:color w:val="000000"/>
                <w:szCs w:val="21"/>
              </w:rPr>
              <w:t>启动一个查看库存信息的回合</w:t>
            </w:r>
          </w:p>
        </w:tc>
      </w:tr>
      <w:tr w:rsidR="00D960C8">
        <w:trPr>
          <w:trHeight w:val="105"/>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rPr>
                <w:color w:val="000000"/>
                <w:szCs w:val="21"/>
              </w:rPr>
            </w:pP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spacing w:line="105" w:lineRule="atLeast"/>
              <w:rPr>
                <w:color w:val="000000"/>
                <w:szCs w:val="21"/>
              </w:rPr>
            </w:pPr>
            <w:r>
              <w:rPr>
                <w:rFonts w:ascii="宋体" w:hAnsi="宋体" w:cs="宋体" w:hint="eastAsia"/>
                <w:color w:val="000000"/>
                <w:szCs w:val="21"/>
              </w:rPr>
              <w:t>后置条件</w:t>
            </w:r>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pStyle w:val="13"/>
              <w:rPr>
                <w:rFonts w:ascii="Calibri" w:hAnsi="Calibri" w:cs="宋体"/>
                <w:color w:val="000000"/>
              </w:rPr>
            </w:pPr>
            <w:r>
              <w:rPr>
                <w:rFonts w:ascii="宋体" w:hAnsi="宋体" w:cs="宋体" w:hint="eastAsia"/>
                <w:color w:val="000000"/>
              </w:rPr>
              <w:t>在一个查看库存信息回合中显示一段时间内出入库的货物的存储位置</w:t>
            </w:r>
          </w:p>
        </w:tc>
      </w:tr>
      <w:tr w:rsidR="00D960C8">
        <w:trPr>
          <w:trHeight w:val="105"/>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color w:val="000000"/>
                <w:szCs w:val="21"/>
              </w:rPr>
            </w:pPr>
            <w:r>
              <w:rPr>
                <w:rFonts w:eastAsia="Times New Roman" w:hint="eastAsia"/>
                <w:color w:val="000000"/>
                <w:szCs w:val="21"/>
              </w:rPr>
              <w:t>Commodity.</w:t>
            </w:r>
            <w:r>
              <w:rPr>
                <w:color w:val="000000"/>
              </w:rPr>
              <w:t xml:space="preserve"> </w:t>
            </w:r>
            <w:r>
              <w:rPr>
                <w:color w:val="000000"/>
                <w:szCs w:val="21"/>
              </w:rPr>
              <w:t>getStorageNum</w:t>
            </w: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rPr>
                <w:color w:val="000000"/>
                <w:szCs w:val="21"/>
              </w:rPr>
            </w:pPr>
            <w:r>
              <w:rPr>
                <w:rFonts w:ascii="宋体" w:hAnsi="宋体" w:cs="宋体" w:hint="eastAsia"/>
                <w:color w:val="000000"/>
                <w:szCs w:val="21"/>
              </w:rPr>
              <w:t>语法</w:t>
            </w:r>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color w:val="000000"/>
                <w:szCs w:val="21"/>
              </w:rPr>
            </w:pPr>
            <w:r>
              <w:rPr>
                <w:color w:val="000000"/>
                <w:szCs w:val="21"/>
              </w:rPr>
              <w:t>public StoragePO getStorageNum(long startTime,long endTime)</w:t>
            </w:r>
          </w:p>
        </w:tc>
      </w:tr>
      <w:tr w:rsidR="00D960C8">
        <w:trPr>
          <w:trHeight w:val="105"/>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rPr>
                <w:color w:val="000000"/>
                <w:szCs w:val="21"/>
              </w:rPr>
            </w:pP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spacing w:line="105" w:lineRule="atLeast"/>
              <w:rPr>
                <w:color w:val="000000"/>
                <w:szCs w:val="21"/>
              </w:rPr>
            </w:pPr>
            <w:r>
              <w:rPr>
                <w:rFonts w:ascii="宋体" w:hAnsi="宋体" w:cs="宋体" w:hint="eastAsia"/>
                <w:color w:val="000000"/>
                <w:szCs w:val="21"/>
              </w:rPr>
              <w:t>前置条件</w:t>
            </w:r>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spacing w:line="105" w:lineRule="atLeast"/>
              <w:rPr>
                <w:color w:val="000000"/>
                <w:szCs w:val="21"/>
              </w:rPr>
            </w:pPr>
            <w:r>
              <w:rPr>
                <w:rFonts w:ascii="宋体" w:hAnsi="宋体" w:cs="宋体" w:hint="eastAsia"/>
                <w:color w:val="000000"/>
                <w:szCs w:val="21"/>
              </w:rPr>
              <w:t>启动一个查看库存信息的回合</w:t>
            </w:r>
          </w:p>
        </w:tc>
      </w:tr>
      <w:tr w:rsidR="00D960C8">
        <w:trPr>
          <w:trHeight w:val="105"/>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rPr>
                <w:color w:val="000000"/>
                <w:szCs w:val="21"/>
              </w:rPr>
            </w:pP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spacing w:line="105" w:lineRule="atLeast"/>
              <w:rPr>
                <w:color w:val="000000"/>
                <w:szCs w:val="21"/>
              </w:rPr>
            </w:pPr>
            <w:r>
              <w:rPr>
                <w:rFonts w:ascii="宋体" w:hAnsi="宋体" w:cs="宋体" w:hint="eastAsia"/>
                <w:color w:val="000000"/>
                <w:szCs w:val="21"/>
              </w:rPr>
              <w:t>后置条件</w:t>
            </w:r>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pStyle w:val="13"/>
              <w:rPr>
                <w:rFonts w:ascii="Calibri" w:hAnsi="Calibri" w:cs="宋体"/>
                <w:color w:val="000000"/>
              </w:rPr>
            </w:pPr>
            <w:r>
              <w:rPr>
                <w:rFonts w:ascii="宋体" w:hAnsi="宋体" w:cs="宋体" w:hint="eastAsia"/>
                <w:color w:val="000000"/>
              </w:rPr>
              <w:t>在一个查看库存信息回合中显示一段时间内的出</w:t>
            </w:r>
            <w:r>
              <w:rPr>
                <w:rFonts w:ascii="Calibri" w:hAnsi="Calibri" w:cs="宋体" w:hint="eastAsia"/>
                <w:color w:val="000000"/>
              </w:rPr>
              <w:t>/</w:t>
            </w:r>
            <w:r>
              <w:rPr>
                <w:rFonts w:ascii="宋体" w:hAnsi="宋体" w:cs="宋体" w:hint="eastAsia"/>
                <w:color w:val="000000"/>
              </w:rPr>
              <w:t>入库数量</w:t>
            </w:r>
            <w:r>
              <w:rPr>
                <w:rFonts w:ascii="Calibri" w:hAnsi="Calibri" w:cs="宋体" w:hint="eastAsia"/>
                <w:color w:val="000000"/>
              </w:rPr>
              <w:t>/</w:t>
            </w:r>
            <w:r>
              <w:rPr>
                <w:rFonts w:ascii="宋体" w:hAnsi="宋体" w:cs="宋体" w:hint="eastAsia"/>
                <w:color w:val="000000"/>
              </w:rPr>
              <w:t>金额，合计的库存数量</w:t>
            </w:r>
          </w:p>
        </w:tc>
      </w:tr>
      <w:tr w:rsidR="00D960C8">
        <w:trPr>
          <w:trHeight w:val="105"/>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color w:val="000000"/>
                <w:szCs w:val="21"/>
              </w:rPr>
            </w:pPr>
            <w:r>
              <w:rPr>
                <w:rFonts w:eastAsia="Times New Roman" w:hint="eastAsia"/>
                <w:color w:val="000000"/>
                <w:szCs w:val="21"/>
              </w:rPr>
              <w:t>Commodity.</w:t>
            </w:r>
            <w:r>
              <w:rPr>
                <w:rFonts w:hint="eastAsia"/>
                <w:color w:val="000000"/>
                <w:szCs w:val="21"/>
              </w:rPr>
              <w:t>alarm</w:t>
            </w: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rPr>
                <w:color w:val="000000"/>
                <w:szCs w:val="21"/>
              </w:rPr>
            </w:pPr>
            <w:r>
              <w:rPr>
                <w:rFonts w:ascii="宋体" w:hAnsi="宋体" w:cs="宋体" w:hint="eastAsia"/>
                <w:color w:val="000000"/>
                <w:szCs w:val="21"/>
              </w:rPr>
              <w:t>语法</w:t>
            </w:r>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color w:val="000000"/>
                <w:szCs w:val="21"/>
              </w:rPr>
            </w:pPr>
            <w:r>
              <w:rPr>
                <w:rFonts w:hint="eastAsia"/>
                <w:color w:val="000000"/>
                <w:szCs w:val="21"/>
              </w:rPr>
              <w:t>p</w:t>
            </w:r>
            <w:r>
              <w:rPr>
                <w:rFonts w:eastAsia="Times New Roman" w:hint="eastAsia"/>
                <w:color w:val="000000"/>
                <w:szCs w:val="21"/>
              </w:rPr>
              <w:t xml:space="preserve">ublic </w:t>
            </w:r>
            <w:del w:id="399" w:author="Administrator" w:date="2015-12-27T16:26:00Z">
              <w:r>
                <w:rPr>
                  <w:rFonts w:eastAsia="Times New Roman" w:hint="eastAsia"/>
                  <w:color w:val="000000"/>
                  <w:szCs w:val="21"/>
                </w:rPr>
                <w:delText>void</w:delText>
              </w:r>
            </w:del>
            <w:ins w:id="400" w:author="Administrator" w:date="2015-12-27T16:26:00Z">
              <w:r>
                <w:rPr>
                  <w:rFonts w:hint="eastAsia"/>
                  <w:color w:val="000000"/>
                  <w:szCs w:val="21"/>
                </w:rPr>
                <w:t>Ala</w:t>
              </w:r>
            </w:ins>
            <w:ins w:id="401" w:author="Administrator" w:date="2015-12-27T16:27:00Z">
              <w:r>
                <w:rPr>
                  <w:rFonts w:hint="eastAsia"/>
                  <w:color w:val="000000"/>
                  <w:szCs w:val="21"/>
                </w:rPr>
                <w:t>rmMessage</w:t>
              </w:r>
            </w:ins>
            <w:r>
              <w:rPr>
                <w:rFonts w:eastAsia="Times New Roman" w:hint="eastAsia"/>
                <w:color w:val="000000"/>
                <w:szCs w:val="21"/>
              </w:rPr>
              <w:t xml:space="preserve"> </w:t>
            </w:r>
            <w:r>
              <w:rPr>
                <w:rFonts w:hint="eastAsia"/>
                <w:color w:val="000000"/>
                <w:szCs w:val="21"/>
              </w:rPr>
              <w:t>alarm</w:t>
            </w:r>
            <w:r>
              <w:rPr>
                <w:rFonts w:eastAsia="Times New Roman" w:hint="eastAsia"/>
                <w:color w:val="000000"/>
                <w:szCs w:val="21"/>
              </w:rPr>
              <w:t xml:space="preserve"> ()</w:t>
            </w:r>
          </w:p>
        </w:tc>
      </w:tr>
      <w:tr w:rsidR="00D960C8">
        <w:trPr>
          <w:trHeight w:val="105"/>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rPr>
                <w:color w:val="000000"/>
                <w:szCs w:val="21"/>
              </w:rPr>
            </w:pP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spacing w:line="105" w:lineRule="atLeast"/>
              <w:rPr>
                <w:color w:val="000000"/>
                <w:szCs w:val="21"/>
              </w:rPr>
            </w:pPr>
            <w:r>
              <w:rPr>
                <w:rFonts w:ascii="宋体" w:hAnsi="宋体" w:cs="宋体" w:hint="eastAsia"/>
                <w:color w:val="000000"/>
                <w:szCs w:val="21"/>
              </w:rPr>
              <w:t>前置条件</w:t>
            </w:r>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spacing w:line="105" w:lineRule="atLeast"/>
              <w:rPr>
                <w:color w:val="000000"/>
                <w:szCs w:val="21"/>
              </w:rPr>
            </w:pPr>
            <w:r>
              <w:rPr>
                <w:rFonts w:ascii="宋体" w:hAnsi="宋体" w:cs="宋体" w:hint="eastAsia"/>
                <w:color w:val="000000"/>
                <w:szCs w:val="21"/>
              </w:rPr>
              <w:t>货物数量发</w:t>
            </w:r>
            <w:del w:id="402" w:author="Administrator" w:date="2015-12-27T16:27:00Z">
              <w:r>
                <w:rPr>
                  <w:rFonts w:ascii="宋体" w:hAnsi="宋体" w:cs="宋体" w:hint="eastAsia"/>
                  <w:color w:val="000000"/>
                  <w:szCs w:val="21"/>
                </w:rPr>
                <w:delText>生变化</w:delText>
              </w:r>
            </w:del>
            <w:ins w:id="403" w:author="Administrator" w:date="2015-12-27T16:27:00Z">
              <w:r>
                <w:rPr>
                  <w:rFonts w:ascii="宋体" w:hAnsi="宋体" w:cs="宋体" w:hint="eastAsia"/>
                  <w:color w:val="000000"/>
                  <w:szCs w:val="21"/>
                </w:rPr>
                <w:t>超出报警值</w:t>
              </w:r>
            </w:ins>
          </w:p>
        </w:tc>
      </w:tr>
      <w:tr w:rsidR="00D960C8">
        <w:trPr>
          <w:trHeight w:val="105"/>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rPr>
                <w:color w:val="000000"/>
                <w:szCs w:val="21"/>
              </w:rPr>
            </w:pP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spacing w:line="105" w:lineRule="atLeast"/>
              <w:rPr>
                <w:color w:val="000000"/>
                <w:szCs w:val="21"/>
              </w:rPr>
            </w:pPr>
            <w:r>
              <w:rPr>
                <w:rFonts w:ascii="宋体" w:hAnsi="宋体" w:cs="宋体" w:hint="eastAsia"/>
                <w:color w:val="000000"/>
                <w:szCs w:val="21"/>
              </w:rPr>
              <w:t>后置条件</w:t>
            </w:r>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spacing w:line="105" w:lineRule="atLeast"/>
              <w:rPr>
                <w:color w:val="000000"/>
                <w:szCs w:val="21"/>
              </w:rPr>
            </w:pPr>
            <w:del w:id="404" w:author="Administrator" w:date="2015-12-27T16:27:00Z">
              <w:r>
                <w:rPr>
                  <w:rFonts w:ascii="宋体" w:hAnsi="宋体" w:cs="宋体" w:hint="eastAsia"/>
                  <w:color w:val="000000"/>
                  <w:szCs w:val="21"/>
                </w:rPr>
                <w:delText>若货物数量超出报警值则</w:delText>
              </w:r>
            </w:del>
            <w:ins w:id="405" w:author="Administrator" w:date="2015-12-27T16:27:00Z">
              <w:r>
                <w:rPr>
                  <w:rFonts w:ascii="宋体" w:hAnsi="宋体" w:cs="宋体" w:hint="eastAsia"/>
                  <w:color w:val="000000"/>
                  <w:szCs w:val="21"/>
                </w:rPr>
                <w:t>实现</w:t>
              </w:r>
            </w:ins>
            <w:r>
              <w:rPr>
                <w:rFonts w:ascii="宋体" w:hAnsi="宋体" w:cs="宋体" w:hint="eastAsia"/>
                <w:color w:val="000000"/>
                <w:szCs w:val="21"/>
              </w:rPr>
              <w:t>报警</w:t>
            </w:r>
          </w:p>
        </w:tc>
      </w:tr>
      <w:tr w:rsidR="00D960C8">
        <w:trPr>
          <w:trHeight w:val="105"/>
          <w:ins w:id="406" w:author="Administrator" w:date="2015-12-27T16:31: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ins w:id="407" w:author="Administrator" w:date="2015-12-27T16:31:00Z"/>
                <w:color w:val="000000"/>
                <w:szCs w:val="21"/>
              </w:rPr>
            </w:pPr>
            <w:ins w:id="408" w:author="Administrator" w:date="2015-12-27T16:31:00Z">
              <w:r>
                <w:rPr>
                  <w:rFonts w:eastAsia="Times New Roman" w:hint="eastAsia"/>
                  <w:color w:val="000000"/>
                  <w:szCs w:val="21"/>
                </w:rPr>
                <w:t>Commodity.</w:t>
              </w:r>
            </w:ins>
            <w:ins w:id="409" w:author="Administrator" w:date="2015-12-27T16:32:00Z">
              <w:r w:rsidR="00403BAA" w:rsidRPr="00403BAA">
                <w:rPr>
                  <w:color w:val="000000"/>
                  <w:szCs w:val="21"/>
                  <w:rPrChange w:id="410" w:author="Administrator" w:date="2015-12-27T16:32:00Z">
                    <w:rPr/>
                  </w:rPrChange>
                </w:rPr>
                <w:t>getAreaGoodsPOs</w:t>
              </w:r>
            </w:ins>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rPr>
                <w:ins w:id="411" w:author="Administrator" w:date="2015-12-27T16:31:00Z"/>
                <w:color w:val="000000"/>
                <w:szCs w:val="21"/>
              </w:rPr>
            </w:pPr>
            <w:ins w:id="412" w:author="Administrator" w:date="2015-12-27T16:31:00Z">
              <w:r>
                <w:rPr>
                  <w:rFonts w:ascii="宋体" w:hAnsi="宋体" w:cs="宋体" w:hint="eastAsia"/>
                  <w:color w:val="000000"/>
                  <w:szCs w:val="21"/>
                </w:rPr>
                <w:t>语法</w:t>
              </w:r>
            </w:ins>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403BAA">
            <w:pPr>
              <w:rPr>
                <w:ins w:id="413" w:author="Administrator" w:date="2015-12-27T16:31:00Z"/>
                <w:color w:val="000000"/>
                <w:szCs w:val="21"/>
              </w:rPr>
            </w:pPr>
            <w:ins w:id="414" w:author="Administrator" w:date="2015-12-27T16:32:00Z">
              <w:r w:rsidRPr="00403BAA">
                <w:rPr>
                  <w:color w:val="000000"/>
                  <w:szCs w:val="21"/>
                  <w:rPrChange w:id="415" w:author="Administrator" w:date="2015-12-27T16:32:00Z">
                    <w:rPr/>
                  </w:rPrChange>
                </w:rPr>
                <w:t>public ArrayList&lt;ExpressInfoVO&gt; getAreaGoodsPOs(String storageId,GoodsType areaNumber);</w:t>
              </w:r>
            </w:ins>
          </w:p>
        </w:tc>
      </w:tr>
      <w:tr w:rsidR="00D960C8">
        <w:trPr>
          <w:trHeight w:val="105"/>
          <w:ins w:id="416" w:author="Administrator" w:date="2015-12-27T16:3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rPr>
                <w:ins w:id="417" w:author="Administrator" w:date="2015-12-27T16:31:00Z"/>
                <w:color w:val="000000"/>
                <w:szCs w:val="21"/>
              </w:rPr>
            </w:pP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spacing w:line="105" w:lineRule="atLeast"/>
              <w:rPr>
                <w:ins w:id="418" w:author="Administrator" w:date="2015-12-27T16:31:00Z"/>
                <w:color w:val="000000"/>
                <w:szCs w:val="21"/>
              </w:rPr>
            </w:pPr>
            <w:ins w:id="419" w:author="Administrator" w:date="2015-12-27T16:31:00Z">
              <w:r>
                <w:rPr>
                  <w:rFonts w:ascii="宋体" w:hAnsi="宋体" w:cs="宋体" w:hint="eastAsia"/>
                  <w:color w:val="000000"/>
                  <w:szCs w:val="21"/>
                </w:rPr>
                <w:t>前置条件</w:t>
              </w:r>
            </w:ins>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spacing w:line="105" w:lineRule="atLeast"/>
              <w:rPr>
                <w:ins w:id="420" w:author="Administrator" w:date="2015-12-27T16:31:00Z"/>
                <w:color w:val="000000"/>
                <w:szCs w:val="21"/>
              </w:rPr>
            </w:pPr>
            <w:ins w:id="421" w:author="Administrator" w:date="2015-12-27T16:32:00Z">
              <w:r>
                <w:rPr>
                  <w:rFonts w:ascii="宋体" w:hAnsi="宋体" w:cs="宋体" w:hint="eastAsia"/>
                  <w:color w:val="000000"/>
                  <w:szCs w:val="21"/>
                </w:rPr>
                <w:t>启动一个得到各区库存货物信息的回合</w:t>
              </w:r>
            </w:ins>
          </w:p>
        </w:tc>
      </w:tr>
      <w:tr w:rsidR="00D960C8">
        <w:trPr>
          <w:trHeight w:val="105"/>
          <w:ins w:id="422" w:author="Administrator" w:date="2015-12-27T16:3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rPr>
                <w:ins w:id="423" w:author="Administrator" w:date="2015-12-27T16:31:00Z"/>
                <w:color w:val="000000"/>
                <w:szCs w:val="21"/>
              </w:rPr>
            </w:pP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spacing w:line="105" w:lineRule="atLeast"/>
              <w:rPr>
                <w:ins w:id="424" w:author="Administrator" w:date="2015-12-27T16:31:00Z"/>
                <w:color w:val="000000"/>
                <w:szCs w:val="21"/>
              </w:rPr>
            </w:pPr>
            <w:ins w:id="425" w:author="Administrator" w:date="2015-12-27T16:31:00Z">
              <w:r>
                <w:rPr>
                  <w:rFonts w:ascii="宋体" w:hAnsi="宋体" w:cs="宋体" w:hint="eastAsia"/>
                  <w:color w:val="000000"/>
                  <w:szCs w:val="21"/>
                </w:rPr>
                <w:t>后置条件</w:t>
              </w:r>
            </w:ins>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spacing w:line="105" w:lineRule="atLeast"/>
              <w:rPr>
                <w:ins w:id="426" w:author="Administrator" w:date="2015-12-27T16:31:00Z"/>
                <w:color w:val="000000"/>
                <w:szCs w:val="21"/>
              </w:rPr>
            </w:pPr>
            <w:ins w:id="427" w:author="Administrator" w:date="2015-12-27T16:32:00Z">
              <w:r>
                <w:rPr>
                  <w:rFonts w:ascii="宋体" w:hAnsi="宋体" w:cs="宋体" w:hint="eastAsia"/>
                  <w:color w:val="000000"/>
                  <w:szCs w:val="21"/>
                </w:rPr>
                <w:t>得到各区库存货物信息</w:t>
              </w:r>
            </w:ins>
          </w:p>
        </w:tc>
      </w:tr>
      <w:tr w:rsidR="00D960C8">
        <w:trPr>
          <w:trHeight w:val="105"/>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color w:val="000000"/>
                <w:szCs w:val="21"/>
              </w:rPr>
            </w:pPr>
            <w:r>
              <w:rPr>
                <w:rFonts w:eastAsia="Times New Roman" w:hint="eastAsia"/>
                <w:color w:val="000000"/>
                <w:szCs w:val="21"/>
              </w:rPr>
              <w:t>Commodity.</w:t>
            </w:r>
            <w:r>
              <w:rPr>
                <w:rFonts w:hint="eastAsia"/>
                <w:color w:val="000000"/>
                <w:szCs w:val="21"/>
              </w:rPr>
              <w:t>divide</w:t>
            </w: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rPr>
                <w:color w:val="000000"/>
                <w:szCs w:val="21"/>
              </w:rPr>
            </w:pPr>
            <w:r>
              <w:rPr>
                <w:rFonts w:ascii="宋体" w:hAnsi="宋体" w:cs="宋体" w:hint="eastAsia"/>
                <w:color w:val="000000"/>
                <w:szCs w:val="21"/>
              </w:rPr>
              <w:t>语法</w:t>
            </w:r>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color w:val="000000"/>
                <w:szCs w:val="21"/>
              </w:rPr>
            </w:pPr>
            <w:r>
              <w:rPr>
                <w:rFonts w:hint="eastAsia"/>
                <w:color w:val="000000"/>
                <w:szCs w:val="21"/>
              </w:rPr>
              <w:t>p</w:t>
            </w:r>
            <w:r>
              <w:rPr>
                <w:rFonts w:eastAsia="Times New Roman" w:hint="eastAsia"/>
                <w:color w:val="000000"/>
                <w:szCs w:val="21"/>
              </w:rPr>
              <w:t xml:space="preserve">ublic void </w:t>
            </w:r>
            <w:r>
              <w:rPr>
                <w:rFonts w:hint="eastAsia"/>
                <w:color w:val="000000"/>
                <w:szCs w:val="21"/>
              </w:rPr>
              <w:t>divide</w:t>
            </w:r>
            <w:r>
              <w:rPr>
                <w:rFonts w:eastAsia="Times New Roman" w:hint="eastAsia"/>
                <w:color w:val="000000"/>
                <w:szCs w:val="21"/>
              </w:rPr>
              <w:t xml:space="preserve"> (</w:t>
            </w:r>
            <w:del w:id="428" w:author="Administrator" w:date="2015-12-27T16:28:00Z">
              <w:r>
                <w:rPr>
                  <w:rFonts w:hint="eastAsia"/>
                  <w:color w:val="000000"/>
                  <w:szCs w:val="21"/>
                </w:rPr>
                <w:delText>GoodsPO gpo</w:delText>
              </w:r>
              <w:r>
                <w:rPr>
                  <w:rFonts w:hint="eastAsia"/>
                  <w:color w:val="000000"/>
                  <w:szCs w:val="21"/>
                </w:rPr>
                <w:delText>，</w:delText>
              </w:r>
              <w:r>
                <w:rPr>
                  <w:rFonts w:hint="eastAsia"/>
                  <w:color w:val="000000"/>
                  <w:szCs w:val="21"/>
                </w:rPr>
                <w:delText>StoragePO spo</w:delText>
              </w:r>
            </w:del>
            <w:ins w:id="429" w:author="Administrator" w:date="2015-12-27T16:28:00Z">
              <w:r>
                <w:rPr>
                  <w:rFonts w:hint="eastAsia"/>
                  <w:color w:val="000000"/>
                  <w:szCs w:val="21"/>
                </w:rPr>
                <w:t>String storageId, ArrayList&lt;expressInfo</w:t>
              </w:r>
            </w:ins>
            <w:ins w:id="430" w:author="Administrator" w:date="2015-12-27T16:29:00Z">
              <w:r>
                <w:rPr>
                  <w:rFonts w:hint="eastAsia"/>
                  <w:color w:val="000000"/>
                  <w:szCs w:val="21"/>
                </w:rPr>
                <w:t>VO</w:t>
              </w:r>
            </w:ins>
            <w:ins w:id="431" w:author="Administrator" w:date="2015-12-27T16:28:00Z">
              <w:r>
                <w:rPr>
                  <w:rFonts w:hint="eastAsia"/>
                  <w:color w:val="000000"/>
                  <w:szCs w:val="21"/>
                </w:rPr>
                <w:t>&gt;</w:t>
              </w:r>
            </w:ins>
            <w:ins w:id="432" w:author="Administrator" w:date="2015-12-27T16:29:00Z">
              <w:r>
                <w:rPr>
                  <w:rFonts w:hint="eastAsia"/>
                  <w:color w:val="000000"/>
                  <w:szCs w:val="21"/>
                </w:rPr>
                <w:t xml:space="preserve"> evos</w:t>
              </w:r>
            </w:ins>
            <w:r>
              <w:rPr>
                <w:rFonts w:eastAsia="Times New Roman" w:hint="eastAsia"/>
                <w:color w:val="000000"/>
                <w:szCs w:val="21"/>
              </w:rPr>
              <w:t>)</w:t>
            </w:r>
          </w:p>
        </w:tc>
      </w:tr>
      <w:tr w:rsidR="00D960C8">
        <w:trPr>
          <w:trHeight w:val="105"/>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rPr>
                <w:color w:val="000000"/>
                <w:szCs w:val="21"/>
              </w:rPr>
            </w:pP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spacing w:line="105" w:lineRule="atLeast"/>
              <w:rPr>
                <w:color w:val="000000"/>
                <w:szCs w:val="21"/>
              </w:rPr>
            </w:pPr>
            <w:r>
              <w:rPr>
                <w:rFonts w:ascii="宋体" w:hAnsi="宋体" w:cs="宋体" w:hint="eastAsia"/>
                <w:color w:val="000000"/>
                <w:szCs w:val="21"/>
              </w:rPr>
              <w:t>前置条件</w:t>
            </w:r>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spacing w:line="105" w:lineRule="atLeast"/>
              <w:rPr>
                <w:color w:val="000000"/>
                <w:szCs w:val="21"/>
              </w:rPr>
            </w:pPr>
            <w:r>
              <w:rPr>
                <w:rFonts w:ascii="宋体" w:hAnsi="宋体" w:cs="宋体" w:hint="eastAsia"/>
                <w:color w:val="000000"/>
                <w:szCs w:val="21"/>
              </w:rPr>
              <w:t>启动一个库存分区的回合</w:t>
            </w:r>
          </w:p>
        </w:tc>
      </w:tr>
      <w:tr w:rsidR="00D960C8">
        <w:trPr>
          <w:trHeight w:val="105"/>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rPr>
                <w:color w:val="000000"/>
                <w:szCs w:val="21"/>
              </w:rPr>
            </w:pP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spacing w:line="105" w:lineRule="atLeast"/>
              <w:rPr>
                <w:color w:val="000000"/>
                <w:szCs w:val="21"/>
              </w:rPr>
            </w:pPr>
            <w:r>
              <w:rPr>
                <w:rFonts w:ascii="宋体" w:hAnsi="宋体" w:cs="宋体" w:hint="eastAsia"/>
                <w:color w:val="000000"/>
                <w:szCs w:val="21"/>
              </w:rPr>
              <w:t>后置条件</w:t>
            </w:r>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spacing w:line="105" w:lineRule="atLeast"/>
              <w:rPr>
                <w:color w:val="000000"/>
                <w:szCs w:val="21"/>
              </w:rPr>
            </w:pPr>
            <w:r>
              <w:rPr>
                <w:rFonts w:ascii="宋体" w:hAnsi="宋体" w:cs="宋体" w:hint="eastAsia"/>
                <w:color w:val="000000"/>
                <w:szCs w:val="21"/>
              </w:rPr>
              <w:t>在一个库存分区回合中完成对货物的库存分区</w:t>
            </w:r>
          </w:p>
        </w:tc>
      </w:tr>
      <w:tr w:rsidR="00D960C8">
        <w:trPr>
          <w:trHeight w:val="105"/>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color w:val="000000"/>
                <w:szCs w:val="21"/>
              </w:rPr>
            </w:pPr>
            <w:r>
              <w:rPr>
                <w:rFonts w:eastAsia="Times New Roman" w:hint="eastAsia"/>
                <w:color w:val="000000"/>
                <w:szCs w:val="21"/>
              </w:rPr>
              <w:t>Commodity.</w:t>
            </w:r>
            <w:r>
              <w:rPr>
                <w:rFonts w:hint="eastAsia"/>
                <w:color w:val="000000"/>
                <w:szCs w:val="21"/>
              </w:rPr>
              <w:t>endCommodityManagement</w:t>
            </w: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rPr>
                <w:color w:val="000000"/>
                <w:szCs w:val="21"/>
              </w:rPr>
            </w:pPr>
            <w:r>
              <w:rPr>
                <w:rFonts w:ascii="宋体" w:hAnsi="宋体" w:cs="宋体" w:hint="eastAsia"/>
                <w:color w:val="000000"/>
                <w:szCs w:val="21"/>
              </w:rPr>
              <w:t>语法</w:t>
            </w:r>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color w:val="000000"/>
                <w:szCs w:val="21"/>
              </w:rPr>
            </w:pPr>
            <w:r>
              <w:rPr>
                <w:rFonts w:hint="eastAsia"/>
                <w:color w:val="000000"/>
                <w:szCs w:val="21"/>
              </w:rPr>
              <w:t>p</w:t>
            </w:r>
            <w:r>
              <w:rPr>
                <w:rFonts w:eastAsia="Times New Roman" w:hint="eastAsia"/>
                <w:color w:val="000000"/>
                <w:szCs w:val="21"/>
              </w:rPr>
              <w:t xml:space="preserve">ublic void </w:t>
            </w:r>
            <w:r>
              <w:rPr>
                <w:rFonts w:hint="eastAsia"/>
                <w:color w:val="000000"/>
                <w:szCs w:val="21"/>
              </w:rPr>
              <w:t>endCommodityManagement()</w:t>
            </w:r>
          </w:p>
        </w:tc>
      </w:tr>
      <w:tr w:rsidR="00D960C8">
        <w:trPr>
          <w:trHeight w:val="105"/>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color w:val="000000"/>
                <w:szCs w:val="21"/>
              </w:rPr>
            </w:pP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spacing w:line="105" w:lineRule="atLeast"/>
              <w:rPr>
                <w:color w:val="000000"/>
                <w:szCs w:val="21"/>
              </w:rPr>
            </w:pPr>
            <w:r>
              <w:rPr>
                <w:rFonts w:ascii="宋体" w:hAnsi="宋体" w:cs="宋体" w:hint="eastAsia"/>
                <w:color w:val="000000"/>
                <w:szCs w:val="21"/>
              </w:rPr>
              <w:t>前置条件</w:t>
            </w:r>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spacing w:line="105" w:lineRule="atLeast"/>
              <w:rPr>
                <w:color w:val="000000"/>
                <w:szCs w:val="21"/>
              </w:rPr>
            </w:pPr>
            <w:r>
              <w:rPr>
                <w:rFonts w:ascii="宋体" w:hAnsi="宋体" w:cs="宋体" w:hint="eastAsia"/>
                <w:color w:val="000000"/>
                <w:szCs w:val="21"/>
              </w:rPr>
              <w:t>已完成库存操作</w:t>
            </w:r>
          </w:p>
        </w:tc>
      </w:tr>
      <w:tr w:rsidR="00D960C8">
        <w:trPr>
          <w:trHeight w:val="105"/>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color w:val="000000"/>
                <w:szCs w:val="21"/>
              </w:rPr>
            </w:pP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spacing w:line="105" w:lineRule="atLeast"/>
              <w:rPr>
                <w:color w:val="000000"/>
                <w:szCs w:val="21"/>
              </w:rPr>
            </w:pPr>
            <w:r>
              <w:rPr>
                <w:rFonts w:ascii="宋体" w:hAnsi="宋体" w:cs="宋体" w:hint="eastAsia"/>
                <w:color w:val="000000"/>
                <w:szCs w:val="21"/>
              </w:rPr>
              <w:t>后置条件</w:t>
            </w:r>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spacing w:line="105" w:lineRule="atLeast"/>
              <w:rPr>
                <w:color w:val="000000"/>
                <w:szCs w:val="21"/>
              </w:rPr>
            </w:pPr>
            <w:r>
              <w:rPr>
                <w:rFonts w:ascii="宋体" w:hAnsi="宋体" w:cs="宋体" w:hint="eastAsia"/>
                <w:color w:val="000000"/>
                <w:szCs w:val="21"/>
              </w:rPr>
              <w:t>结束此次库存操作，持久化更新涉及的领域的对象的数据</w:t>
            </w:r>
          </w:p>
        </w:tc>
      </w:tr>
      <w:tr w:rsidR="00D960C8">
        <w:trPr>
          <w:trHeight w:val="105"/>
          <w:ins w:id="433" w:author="Administrator" w:date="2015-12-27T16:33: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ins w:id="434" w:author="Administrator" w:date="2015-12-27T16:33:00Z"/>
                <w:color w:val="000000"/>
                <w:szCs w:val="21"/>
              </w:rPr>
            </w:pPr>
            <w:ins w:id="435" w:author="Administrator" w:date="2015-12-27T16:33:00Z">
              <w:r>
                <w:rPr>
                  <w:rFonts w:eastAsia="Times New Roman" w:hint="eastAsia"/>
                  <w:color w:val="000000"/>
                  <w:szCs w:val="21"/>
                </w:rPr>
                <w:t>Commodity.</w:t>
              </w:r>
              <w:r w:rsidR="00403BAA" w:rsidRPr="00403BAA">
                <w:rPr>
                  <w:color w:val="000000"/>
                  <w:szCs w:val="21"/>
                  <w:rPrChange w:id="436" w:author="Administrator" w:date="2015-12-27T16:33:00Z">
                    <w:rPr/>
                  </w:rPrChange>
                </w:rPr>
                <w:t>changeStorageInInfo</w:t>
              </w:r>
            </w:ins>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rPr>
                <w:ins w:id="437" w:author="Administrator" w:date="2015-12-27T16:33:00Z"/>
                <w:color w:val="000000"/>
                <w:szCs w:val="21"/>
              </w:rPr>
            </w:pPr>
            <w:ins w:id="438" w:author="Administrator" w:date="2015-12-27T16:33:00Z">
              <w:r>
                <w:rPr>
                  <w:rFonts w:ascii="宋体" w:hAnsi="宋体" w:cs="宋体" w:hint="eastAsia"/>
                  <w:color w:val="000000"/>
                  <w:szCs w:val="21"/>
                </w:rPr>
                <w:t>语法</w:t>
              </w:r>
            </w:ins>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403BAA">
            <w:pPr>
              <w:rPr>
                <w:ins w:id="439" w:author="Administrator" w:date="2015-12-27T16:33:00Z"/>
                <w:color w:val="000000"/>
                <w:szCs w:val="21"/>
              </w:rPr>
            </w:pPr>
            <w:ins w:id="440" w:author="Administrator" w:date="2015-12-27T16:33:00Z">
              <w:r w:rsidRPr="00403BAA">
                <w:rPr>
                  <w:color w:val="000000"/>
                  <w:szCs w:val="21"/>
                  <w:rPrChange w:id="441" w:author="Administrator" w:date="2015-12-27T16:33:00Z">
                    <w:rPr/>
                  </w:rPrChange>
                </w:rPr>
                <w:t>public void changeStorageInInfo(String storageId,SheetVO svo);</w:t>
              </w:r>
            </w:ins>
          </w:p>
        </w:tc>
      </w:tr>
      <w:tr w:rsidR="00D960C8">
        <w:trPr>
          <w:trHeight w:val="105"/>
          <w:ins w:id="442" w:author="Administrator" w:date="2015-12-27T16:3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443" w:author="Administrator" w:date="2015-12-27T16:33:00Z"/>
                <w:color w:val="000000"/>
                <w:szCs w:val="21"/>
              </w:rPr>
            </w:pP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spacing w:line="105" w:lineRule="atLeast"/>
              <w:rPr>
                <w:ins w:id="444" w:author="Administrator" w:date="2015-12-27T16:33:00Z"/>
                <w:color w:val="000000"/>
                <w:szCs w:val="21"/>
              </w:rPr>
            </w:pPr>
            <w:ins w:id="445" w:author="Administrator" w:date="2015-12-27T16:33:00Z">
              <w:r>
                <w:rPr>
                  <w:rFonts w:ascii="宋体" w:hAnsi="宋体" w:cs="宋体" w:hint="eastAsia"/>
                  <w:color w:val="000000"/>
                  <w:szCs w:val="21"/>
                </w:rPr>
                <w:t>前置</w:t>
              </w:r>
              <w:r>
                <w:rPr>
                  <w:rFonts w:ascii="宋体" w:hAnsi="宋体" w:cs="宋体" w:hint="eastAsia"/>
                  <w:color w:val="000000"/>
                  <w:szCs w:val="21"/>
                </w:rPr>
                <w:lastRenderedPageBreak/>
                <w:t>条件</w:t>
              </w:r>
            </w:ins>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spacing w:line="105" w:lineRule="atLeast"/>
              <w:rPr>
                <w:ins w:id="446" w:author="Administrator" w:date="2015-12-27T16:33:00Z"/>
                <w:color w:val="000000"/>
                <w:szCs w:val="21"/>
              </w:rPr>
            </w:pPr>
            <w:ins w:id="447" w:author="Administrator" w:date="2015-12-27T16:33:00Z">
              <w:r>
                <w:rPr>
                  <w:rFonts w:ascii="宋体" w:hAnsi="宋体" w:cs="宋体" w:hint="eastAsia"/>
                  <w:color w:val="000000"/>
                  <w:szCs w:val="21"/>
                </w:rPr>
                <w:lastRenderedPageBreak/>
                <w:t>库存</w:t>
              </w:r>
            </w:ins>
            <w:ins w:id="448" w:author="Administrator" w:date="2015-12-27T16:34:00Z">
              <w:r>
                <w:rPr>
                  <w:rFonts w:ascii="宋体" w:hAnsi="宋体" w:cs="宋体" w:hint="eastAsia"/>
                  <w:color w:val="000000"/>
                  <w:szCs w:val="21"/>
                </w:rPr>
                <w:t>信息发生变化需要修改</w:t>
              </w:r>
            </w:ins>
          </w:p>
        </w:tc>
      </w:tr>
      <w:tr w:rsidR="00D960C8" w:rsidTr="00D960C8">
        <w:tblPrEx>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449" w:author="Administrator" w:date="2015-12-27T16:34:00Z">
            <w:tblPrEx>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499"/>
          <w:ins w:id="450" w:author="Administrator" w:date="2015-12-27T16:33:00Z"/>
          <w:trPrChange w:id="451" w:author="Administrator" w:date="2015-12-27T16:34:00Z">
            <w:trPr>
              <w:trHeight w:val="105"/>
            </w:trPr>
          </w:trPrChange>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Change w:id="452" w:author="Administrator" w:date="2015-12-27T16:34:00Z">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tcPrChange>
          </w:tcPr>
          <w:p w:rsidR="00D960C8" w:rsidRDefault="00D960C8">
            <w:pPr>
              <w:widowControl/>
              <w:jc w:val="left"/>
              <w:rPr>
                <w:ins w:id="453" w:author="Administrator" w:date="2015-12-27T16:33:00Z"/>
                <w:color w:val="000000"/>
                <w:szCs w:val="21"/>
              </w:rPr>
            </w:pPr>
          </w:p>
        </w:tc>
        <w:tc>
          <w:tcPr>
            <w:tcW w:w="641" w:type="dxa"/>
            <w:tcBorders>
              <w:top w:val="single" w:sz="8" w:space="0" w:color="4F81BD"/>
              <w:left w:val="dotted" w:sz="0" w:space="0" w:color="auto"/>
              <w:bottom w:val="single" w:sz="8" w:space="0" w:color="4F81BD"/>
              <w:right w:val="dotted" w:sz="4" w:space="0" w:color="auto"/>
            </w:tcBorders>
            <w:shd w:val="clear" w:color="auto" w:fill="FFFFFF"/>
            <w:tcPrChange w:id="454" w:author="Administrator" w:date="2015-12-27T16:34:00Z">
              <w:tcPr>
                <w:tcW w:w="641" w:type="dxa"/>
                <w:tcBorders>
                  <w:top w:val="single" w:sz="8" w:space="0" w:color="4F81BD"/>
                  <w:left w:val="dotted" w:sz="0" w:space="0" w:color="auto"/>
                  <w:bottom w:val="single" w:sz="8" w:space="0" w:color="4F81BD"/>
                  <w:right w:val="dotted" w:sz="4" w:space="0" w:color="auto"/>
                </w:tcBorders>
                <w:shd w:val="clear" w:color="auto" w:fill="FFFFFF"/>
              </w:tcPr>
            </w:tcPrChange>
          </w:tcPr>
          <w:p w:rsidR="00D960C8" w:rsidRDefault="00F41064">
            <w:pPr>
              <w:spacing w:line="105" w:lineRule="atLeast"/>
              <w:rPr>
                <w:ins w:id="455" w:author="Administrator" w:date="2015-12-27T16:33:00Z"/>
                <w:color w:val="000000"/>
                <w:szCs w:val="21"/>
              </w:rPr>
            </w:pPr>
            <w:ins w:id="456" w:author="Administrator" w:date="2015-12-27T16:33:00Z">
              <w:r>
                <w:rPr>
                  <w:rFonts w:ascii="宋体" w:hAnsi="宋体" w:cs="宋体" w:hint="eastAsia"/>
                  <w:color w:val="000000"/>
                  <w:szCs w:val="21"/>
                </w:rPr>
                <w:t>后置条件</w:t>
              </w:r>
            </w:ins>
          </w:p>
        </w:tc>
        <w:tc>
          <w:tcPr>
            <w:tcW w:w="4888" w:type="dxa"/>
            <w:tcBorders>
              <w:top w:val="single" w:sz="8" w:space="0" w:color="4F81BD"/>
              <w:left w:val="dotted" w:sz="0" w:space="0" w:color="auto"/>
              <w:bottom w:val="single" w:sz="8" w:space="0" w:color="4F81BD"/>
              <w:right w:val="single" w:sz="8" w:space="0" w:color="4F81BD"/>
            </w:tcBorders>
            <w:shd w:val="clear" w:color="auto" w:fill="FFFFFF"/>
            <w:tcPrChange w:id="457" w:author="Administrator" w:date="2015-12-27T16:34:00Z">
              <w:tcPr>
                <w:tcW w:w="4888" w:type="dxa"/>
                <w:tcBorders>
                  <w:top w:val="single" w:sz="8" w:space="0" w:color="4F81BD"/>
                  <w:left w:val="dotted" w:sz="0" w:space="0" w:color="auto"/>
                  <w:bottom w:val="single" w:sz="8" w:space="0" w:color="4F81BD"/>
                  <w:right w:val="single" w:sz="8" w:space="0" w:color="4F81BD"/>
                </w:tcBorders>
                <w:shd w:val="clear" w:color="auto" w:fill="FFFFFF"/>
              </w:tcPr>
            </w:tcPrChange>
          </w:tcPr>
          <w:p w:rsidR="00D960C8" w:rsidRDefault="00F41064">
            <w:pPr>
              <w:spacing w:line="105" w:lineRule="atLeast"/>
              <w:rPr>
                <w:ins w:id="458" w:author="Administrator" w:date="2015-12-27T16:33:00Z"/>
                <w:color w:val="000000"/>
                <w:szCs w:val="21"/>
              </w:rPr>
            </w:pPr>
            <w:ins w:id="459" w:author="Administrator" w:date="2015-12-27T16:34:00Z">
              <w:r>
                <w:rPr>
                  <w:rFonts w:ascii="宋体" w:hAnsi="宋体" w:cs="宋体" w:hint="eastAsia"/>
                  <w:color w:val="000000"/>
                  <w:szCs w:val="21"/>
                </w:rPr>
                <w:t>完成对库存信息的修改</w:t>
              </w:r>
            </w:ins>
          </w:p>
        </w:tc>
      </w:tr>
      <w:tr w:rsidR="00D960C8">
        <w:trPr>
          <w:trHeight w:val="105"/>
          <w:ins w:id="460" w:author="Administrator" w:date="2015-12-27T16:34: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ins w:id="461" w:author="Administrator" w:date="2015-12-27T16:34:00Z"/>
                <w:color w:val="000000"/>
                <w:szCs w:val="21"/>
              </w:rPr>
            </w:pPr>
            <w:ins w:id="462" w:author="Administrator" w:date="2015-12-27T16:34:00Z">
              <w:r>
                <w:rPr>
                  <w:rFonts w:eastAsia="Times New Roman" w:hint="eastAsia"/>
                  <w:color w:val="000000"/>
                  <w:szCs w:val="21"/>
                </w:rPr>
                <w:t>Commodity.</w:t>
              </w:r>
            </w:ins>
            <w:ins w:id="463" w:author="Administrator" w:date="2015-12-27T16:35:00Z">
              <w:r>
                <w:rPr>
                  <w:rFonts w:hint="eastAsia"/>
                  <w:color w:val="000000"/>
                  <w:szCs w:val="21"/>
                </w:rPr>
                <w:t>initStorageInfo</w:t>
              </w:r>
            </w:ins>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rPr>
                <w:ins w:id="464" w:author="Administrator" w:date="2015-12-27T16:34:00Z"/>
                <w:color w:val="000000"/>
                <w:szCs w:val="21"/>
              </w:rPr>
            </w:pPr>
            <w:ins w:id="465" w:author="Administrator" w:date="2015-12-27T16:34:00Z">
              <w:r>
                <w:rPr>
                  <w:rFonts w:ascii="宋体" w:hAnsi="宋体" w:cs="宋体" w:hint="eastAsia"/>
                  <w:color w:val="000000"/>
                  <w:szCs w:val="21"/>
                </w:rPr>
                <w:t>语法</w:t>
              </w:r>
            </w:ins>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403BAA">
            <w:pPr>
              <w:rPr>
                <w:ins w:id="466" w:author="Administrator" w:date="2015-12-27T16:34:00Z"/>
                <w:color w:val="000000"/>
                <w:szCs w:val="21"/>
              </w:rPr>
            </w:pPr>
            <w:ins w:id="467" w:author="Administrator" w:date="2015-12-27T16:34:00Z">
              <w:r w:rsidRPr="00403BAA">
                <w:rPr>
                  <w:color w:val="000000"/>
                  <w:szCs w:val="21"/>
                  <w:rPrChange w:id="468" w:author="Administrator" w:date="2015-12-27T16:34:00Z">
                    <w:rPr/>
                  </w:rPrChange>
                </w:rPr>
                <w:t>public void initStorageInfo(ArrayList&lt;StorageInitVO&gt; svolist);</w:t>
              </w:r>
            </w:ins>
          </w:p>
        </w:tc>
      </w:tr>
      <w:tr w:rsidR="00D960C8">
        <w:trPr>
          <w:trHeight w:val="105"/>
          <w:ins w:id="469" w:author="Administrator" w:date="2015-12-27T16:3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470" w:author="Administrator" w:date="2015-12-27T16:34:00Z"/>
                <w:color w:val="000000"/>
                <w:szCs w:val="21"/>
              </w:rPr>
            </w:pP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spacing w:line="105" w:lineRule="atLeast"/>
              <w:rPr>
                <w:ins w:id="471" w:author="Administrator" w:date="2015-12-27T16:34:00Z"/>
                <w:color w:val="000000"/>
                <w:szCs w:val="21"/>
              </w:rPr>
            </w:pPr>
            <w:ins w:id="472" w:author="Administrator" w:date="2015-12-27T16:34:00Z">
              <w:r>
                <w:rPr>
                  <w:rFonts w:ascii="宋体" w:hAnsi="宋体" w:cs="宋体" w:hint="eastAsia"/>
                  <w:color w:val="000000"/>
                  <w:szCs w:val="21"/>
                </w:rPr>
                <w:t>前置条件</w:t>
              </w:r>
            </w:ins>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spacing w:line="105" w:lineRule="atLeast"/>
              <w:rPr>
                <w:ins w:id="473" w:author="Administrator" w:date="2015-12-27T16:34:00Z"/>
                <w:color w:val="000000"/>
                <w:szCs w:val="21"/>
              </w:rPr>
            </w:pPr>
            <w:ins w:id="474" w:author="Administrator" w:date="2015-12-27T16:34:00Z">
              <w:r>
                <w:rPr>
                  <w:rFonts w:ascii="宋体" w:hAnsi="宋体" w:cs="宋体" w:hint="eastAsia"/>
                  <w:color w:val="000000"/>
                  <w:szCs w:val="21"/>
                </w:rPr>
                <w:t>库存信息</w:t>
              </w:r>
            </w:ins>
            <w:ins w:id="475" w:author="Administrator" w:date="2015-12-27T16:35:00Z">
              <w:r>
                <w:rPr>
                  <w:rFonts w:ascii="宋体" w:hAnsi="宋体" w:cs="宋体" w:hint="eastAsia"/>
                  <w:color w:val="000000"/>
                  <w:szCs w:val="21"/>
                </w:rPr>
                <w:t>需要初始化</w:t>
              </w:r>
            </w:ins>
          </w:p>
        </w:tc>
      </w:tr>
      <w:tr w:rsidR="00D960C8">
        <w:trPr>
          <w:trHeight w:val="499"/>
          <w:ins w:id="476" w:author="Administrator" w:date="2015-12-27T16:3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477" w:author="Administrator" w:date="2015-12-27T16:34:00Z"/>
                <w:color w:val="000000"/>
                <w:szCs w:val="21"/>
              </w:rPr>
            </w:pP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spacing w:line="105" w:lineRule="atLeast"/>
              <w:rPr>
                <w:ins w:id="478" w:author="Administrator" w:date="2015-12-27T16:34:00Z"/>
                <w:color w:val="000000"/>
                <w:szCs w:val="21"/>
              </w:rPr>
            </w:pPr>
            <w:ins w:id="479" w:author="Administrator" w:date="2015-12-27T16:34:00Z">
              <w:r>
                <w:rPr>
                  <w:rFonts w:ascii="宋体" w:hAnsi="宋体" w:cs="宋体" w:hint="eastAsia"/>
                  <w:color w:val="000000"/>
                  <w:szCs w:val="21"/>
                </w:rPr>
                <w:t>后置条件</w:t>
              </w:r>
            </w:ins>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spacing w:line="105" w:lineRule="atLeast"/>
              <w:rPr>
                <w:ins w:id="480" w:author="Administrator" w:date="2015-12-27T16:34:00Z"/>
                <w:color w:val="000000"/>
                <w:szCs w:val="21"/>
              </w:rPr>
            </w:pPr>
            <w:ins w:id="481" w:author="Administrator" w:date="2015-12-27T16:34:00Z">
              <w:r>
                <w:rPr>
                  <w:rFonts w:ascii="宋体" w:hAnsi="宋体" w:cs="宋体" w:hint="eastAsia"/>
                  <w:color w:val="000000"/>
                  <w:szCs w:val="21"/>
                </w:rPr>
                <w:t>完成对库存信息的</w:t>
              </w:r>
            </w:ins>
            <w:ins w:id="482" w:author="Administrator" w:date="2015-12-27T16:35:00Z">
              <w:r>
                <w:rPr>
                  <w:rFonts w:ascii="宋体" w:hAnsi="宋体" w:cs="宋体" w:hint="eastAsia"/>
                  <w:color w:val="000000"/>
                  <w:szCs w:val="21"/>
                </w:rPr>
                <w:t>初始化</w:t>
              </w:r>
            </w:ins>
          </w:p>
        </w:tc>
      </w:tr>
      <w:tr w:rsidR="00D960C8">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D960C8" w:rsidRDefault="00F41064">
            <w:pPr>
              <w:jc w:val="center"/>
              <w:rPr>
                <w:color w:val="FFFFFF"/>
                <w:szCs w:val="21"/>
              </w:rPr>
            </w:pPr>
            <w:r>
              <w:rPr>
                <w:rFonts w:ascii="宋体" w:hAnsi="宋体" w:cs="宋体" w:hint="eastAsia"/>
                <w:b/>
                <w:bCs/>
                <w:color w:val="FFFFFF"/>
                <w:szCs w:val="21"/>
              </w:rPr>
              <w:t>需要的服务（需接口）</w:t>
            </w:r>
          </w:p>
        </w:tc>
      </w:tr>
      <w:tr w:rsidR="00D960C8">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jc w:val="center"/>
              <w:rPr>
                <w:color w:val="000000"/>
                <w:szCs w:val="21"/>
              </w:rPr>
            </w:pPr>
            <w:r>
              <w:rPr>
                <w:rFonts w:ascii="宋体" w:hAnsi="宋体" w:cs="宋体" w:hint="eastAsia"/>
                <w:color w:val="000000"/>
                <w:szCs w:val="21"/>
              </w:rPr>
              <w:t>服务名</w:t>
            </w:r>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jc w:val="center"/>
              <w:rPr>
                <w:color w:val="000000"/>
                <w:szCs w:val="21"/>
              </w:rPr>
            </w:pPr>
            <w:r>
              <w:rPr>
                <w:rFonts w:ascii="宋体" w:hAnsi="宋体" w:cs="宋体" w:hint="eastAsia"/>
                <w:color w:val="000000"/>
                <w:szCs w:val="21"/>
              </w:rPr>
              <w:t>服务</w:t>
            </w:r>
          </w:p>
        </w:tc>
      </w:tr>
      <w:tr w:rsidR="00D960C8">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color w:val="000000"/>
                <w:szCs w:val="21"/>
              </w:rPr>
            </w:pPr>
            <w:del w:id="483" w:author="Administrator" w:date="2015-12-27T18:46:00Z">
              <w:r>
                <w:rPr>
                  <w:rFonts w:eastAsia="Times New Roman" w:hint="eastAsia"/>
                  <w:color w:val="000000"/>
                  <w:szCs w:val="21"/>
                </w:rPr>
                <w:delText>Commodity</w:delText>
              </w:r>
            </w:del>
            <w:ins w:id="484" w:author="Administrator" w:date="2015-12-27T18:46:00Z">
              <w:r>
                <w:rPr>
                  <w:rFonts w:hint="eastAsia"/>
                  <w:color w:val="000000"/>
                  <w:szCs w:val="21"/>
                </w:rPr>
                <w:t>Goods</w:t>
              </w:r>
            </w:ins>
            <w:r>
              <w:rPr>
                <w:rFonts w:eastAsia="Times New Roman"/>
                <w:color w:val="000000"/>
                <w:szCs w:val="21"/>
              </w:rPr>
              <w:t>DataService.find(</w:t>
            </w:r>
            <w:del w:id="485" w:author="Administrator" w:date="2015-12-27T18:46:00Z">
              <w:r>
                <w:rPr>
                  <w:rFonts w:hint="eastAsia"/>
                  <w:color w:val="000000"/>
                  <w:szCs w:val="21"/>
                </w:rPr>
                <w:delText>long</w:delText>
              </w:r>
            </w:del>
            <w:ins w:id="486" w:author="Administrator" w:date="2015-12-27T18:46:00Z">
              <w:r>
                <w:rPr>
                  <w:rFonts w:hint="eastAsia"/>
                  <w:color w:val="000000"/>
                  <w:szCs w:val="21"/>
                </w:rPr>
                <w:t>string</w:t>
              </w:r>
            </w:ins>
            <w:r>
              <w:rPr>
                <w:rFonts w:hint="eastAsia"/>
                <w:color w:val="000000"/>
                <w:szCs w:val="21"/>
              </w:rPr>
              <w:t xml:space="preserve"> </w:t>
            </w:r>
            <w:r>
              <w:rPr>
                <w:rFonts w:eastAsia="Times New Roman"/>
                <w:color w:val="000000"/>
                <w:szCs w:val="21"/>
              </w:rPr>
              <w:t>id)</w:t>
            </w:r>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color w:val="000000"/>
                <w:szCs w:val="21"/>
              </w:rPr>
            </w:pPr>
            <w:r>
              <w:rPr>
                <w:rFonts w:ascii="宋体" w:hAnsi="宋体" w:cs="宋体" w:hint="eastAsia"/>
                <w:color w:val="000000"/>
                <w:szCs w:val="21"/>
              </w:rPr>
              <w:t>根据</w:t>
            </w:r>
            <w:r>
              <w:rPr>
                <w:rFonts w:eastAsia="Times New Roman" w:cs="Calibri"/>
                <w:color w:val="000000"/>
                <w:szCs w:val="21"/>
              </w:rPr>
              <w:t>ID</w:t>
            </w:r>
            <w:r>
              <w:rPr>
                <w:rFonts w:ascii="宋体" w:eastAsia="Times New Roman" w:hAnsi="宋体" w:hint="eastAsia"/>
                <w:color w:val="000000"/>
                <w:szCs w:val="21"/>
              </w:rPr>
              <w:t>进行</w:t>
            </w:r>
            <w:r>
              <w:rPr>
                <w:rFonts w:ascii="宋体" w:hAnsi="宋体" w:cs="宋体" w:hint="eastAsia"/>
                <w:color w:val="000000"/>
                <w:szCs w:val="21"/>
              </w:rPr>
              <w:t>查找单一持久化对象</w:t>
            </w:r>
          </w:p>
        </w:tc>
      </w:tr>
      <w:tr w:rsidR="00D960C8">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color w:val="000000"/>
                <w:szCs w:val="21"/>
              </w:rPr>
            </w:pPr>
            <w:del w:id="487" w:author="Administrator" w:date="2015-12-27T18:46:00Z">
              <w:r>
                <w:rPr>
                  <w:rFonts w:eastAsia="Times New Roman" w:hint="eastAsia"/>
                  <w:color w:val="000000"/>
                  <w:szCs w:val="21"/>
                </w:rPr>
                <w:delText>Commodity</w:delText>
              </w:r>
            </w:del>
            <w:ins w:id="488" w:author="Administrator" w:date="2015-12-27T18:46:00Z">
              <w:r>
                <w:rPr>
                  <w:rFonts w:hint="eastAsia"/>
                  <w:color w:val="000000"/>
                  <w:szCs w:val="21"/>
                </w:rPr>
                <w:t>Goods</w:t>
              </w:r>
            </w:ins>
            <w:r>
              <w:rPr>
                <w:rFonts w:eastAsia="Times New Roman"/>
                <w:color w:val="000000"/>
                <w:szCs w:val="21"/>
              </w:rPr>
              <w:t>DataService.finds(GoodsType type)</w:t>
            </w:r>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color w:val="000000"/>
                <w:szCs w:val="21"/>
              </w:rPr>
            </w:pPr>
            <w:r>
              <w:rPr>
                <w:rFonts w:ascii="宋体" w:hAnsi="宋体" w:cs="宋体" w:hint="eastAsia"/>
                <w:color w:val="000000"/>
                <w:szCs w:val="21"/>
              </w:rPr>
              <w:t>根据字段名和值进行查找多个持久化对象</w:t>
            </w:r>
          </w:p>
        </w:tc>
      </w:tr>
      <w:tr w:rsidR="00D960C8">
        <w:trPr>
          <w:ins w:id="489" w:author="Administrator" w:date="2015-12-27T18:48: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490" w:author="Administrator" w:date="2015-12-27T18:48:00Z"/>
                <w:rFonts w:eastAsia="Times New Roman"/>
                <w:color w:val="000000"/>
                <w:szCs w:val="21"/>
              </w:rPr>
            </w:pPr>
            <w:ins w:id="491" w:author="Administrator" w:date="2015-12-27T18:48:00Z">
              <w:r>
                <w:rPr>
                  <w:rFonts w:hint="eastAsia"/>
                  <w:color w:val="000000"/>
                  <w:szCs w:val="21"/>
                </w:rPr>
                <w:t>Goods</w:t>
              </w:r>
              <w:r>
                <w:rPr>
                  <w:rFonts w:eastAsia="Times New Roman"/>
                  <w:color w:val="000000"/>
                  <w:szCs w:val="21"/>
                </w:rPr>
                <w:t>DataService.</w:t>
              </w:r>
              <w:r>
                <w:rPr>
                  <w:rFonts w:hint="eastAsia"/>
                  <w:color w:val="000000"/>
                  <w:szCs w:val="21"/>
                </w:rPr>
                <w:t>finds</w:t>
              </w:r>
              <w:r>
                <w:rPr>
                  <w:rFonts w:hint="eastAsia"/>
                  <w:color w:val="000000"/>
                  <w:szCs w:val="21"/>
                </w:rPr>
                <w:t>（）</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492" w:author="Administrator" w:date="2015-12-27T18:48:00Z"/>
                <w:rFonts w:ascii="宋体" w:hAnsi="宋体" w:cs="宋体"/>
                <w:color w:val="000000"/>
                <w:szCs w:val="21"/>
              </w:rPr>
            </w:pPr>
            <w:ins w:id="493" w:author="Administrator" w:date="2015-12-27T18:48:00Z">
              <w:r>
                <w:rPr>
                  <w:rFonts w:ascii="宋体" w:hAnsi="宋体" w:cs="宋体" w:hint="eastAsia"/>
                  <w:color w:val="000000"/>
                  <w:szCs w:val="21"/>
                </w:rPr>
                <w:t>返回所有持久化对象</w:t>
              </w:r>
            </w:ins>
          </w:p>
        </w:tc>
      </w:tr>
      <w:tr w:rsidR="00D960C8">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color w:val="000000"/>
                <w:szCs w:val="21"/>
              </w:rPr>
            </w:pPr>
            <w:del w:id="494" w:author="Administrator" w:date="2015-12-27T18:46:00Z">
              <w:r>
                <w:rPr>
                  <w:rFonts w:eastAsia="Times New Roman" w:hint="eastAsia"/>
                  <w:color w:val="000000"/>
                  <w:szCs w:val="21"/>
                </w:rPr>
                <w:delText>Commodity</w:delText>
              </w:r>
            </w:del>
            <w:ins w:id="495" w:author="Administrator" w:date="2015-12-27T18:46:00Z">
              <w:r>
                <w:rPr>
                  <w:rFonts w:hint="eastAsia"/>
                  <w:color w:val="000000"/>
                  <w:szCs w:val="21"/>
                </w:rPr>
                <w:t>Goods</w:t>
              </w:r>
            </w:ins>
            <w:r>
              <w:rPr>
                <w:rFonts w:eastAsia="Times New Roman"/>
                <w:color w:val="000000"/>
                <w:szCs w:val="21"/>
              </w:rPr>
              <w:t>DataService.insert(GoodsPO gpo)</w:t>
            </w:r>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color w:val="000000"/>
                <w:szCs w:val="21"/>
              </w:rPr>
            </w:pPr>
            <w:r>
              <w:rPr>
                <w:rFonts w:ascii="宋体" w:hAnsi="宋体" w:cs="宋体" w:hint="eastAsia"/>
                <w:color w:val="000000"/>
                <w:szCs w:val="21"/>
              </w:rPr>
              <w:t>插入单一持久化对象</w:t>
            </w:r>
          </w:p>
        </w:tc>
      </w:tr>
      <w:tr w:rsidR="00D960C8">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color w:val="000000"/>
                <w:szCs w:val="21"/>
              </w:rPr>
            </w:pPr>
            <w:del w:id="496" w:author="Administrator" w:date="2015-12-27T18:47:00Z">
              <w:r>
                <w:rPr>
                  <w:rFonts w:eastAsia="Times New Roman" w:hint="eastAsia"/>
                  <w:color w:val="000000"/>
                  <w:szCs w:val="21"/>
                </w:rPr>
                <w:delText>Commodity</w:delText>
              </w:r>
            </w:del>
            <w:ins w:id="497" w:author="Administrator" w:date="2015-12-27T18:47:00Z">
              <w:r>
                <w:rPr>
                  <w:rFonts w:hint="eastAsia"/>
                  <w:color w:val="000000"/>
                  <w:szCs w:val="21"/>
                </w:rPr>
                <w:t>Goods</w:t>
              </w:r>
            </w:ins>
            <w:r>
              <w:rPr>
                <w:rFonts w:eastAsia="Times New Roman"/>
                <w:color w:val="000000"/>
                <w:szCs w:val="21"/>
              </w:rPr>
              <w:t>DataService.update(GoodsPO gpo)</w:t>
            </w:r>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color w:val="000000"/>
                <w:szCs w:val="21"/>
              </w:rPr>
            </w:pPr>
            <w:r>
              <w:rPr>
                <w:rFonts w:ascii="宋体" w:hAnsi="宋体" w:cs="宋体" w:hint="eastAsia"/>
                <w:color w:val="000000"/>
                <w:szCs w:val="21"/>
              </w:rPr>
              <w:t>更新单一持久化对象</w:t>
            </w:r>
          </w:p>
        </w:tc>
      </w:tr>
      <w:tr w:rsidR="00D960C8">
        <w:trPr>
          <w:ins w:id="498" w:author="Administrator" w:date="2015-12-27T18:47: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499" w:author="Administrator" w:date="2015-12-27T18:47:00Z"/>
                <w:rFonts w:eastAsia="Times New Roman"/>
                <w:color w:val="000000"/>
                <w:szCs w:val="21"/>
              </w:rPr>
            </w:pPr>
            <w:ins w:id="500" w:author="Administrator" w:date="2015-12-27T18:47:00Z">
              <w:r>
                <w:rPr>
                  <w:rFonts w:hint="eastAsia"/>
                  <w:color w:val="000000"/>
                  <w:szCs w:val="21"/>
                </w:rPr>
                <w:t>Goods</w:t>
              </w:r>
              <w:r>
                <w:rPr>
                  <w:rFonts w:eastAsia="Times New Roman"/>
                  <w:color w:val="000000"/>
                  <w:szCs w:val="21"/>
                </w:rPr>
                <w:t>DataService.</w:t>
              </w:r>
              <w:r>
                <w:rPr>
                  <w:rFonts w:hint="eastAsia"/>
                  <w:color w:val="000000"/>
                  <w:szCs w:val="21"/>
                </w:rPr>
                <w:t>delete</w:t>
              </w:r>
              <w:r>
                <w:rPr>
                  <w:rFonts w:eastAsia="Times New Roman"/>
                  <w:color w:val="000000"/>
                  <w:szCs w:val="21"/>
                </w:rPr>
                <w:t>(GoodsPO gpo)</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501" w:author="Administrator" w:date="2015-12-27T18:47:00Z"/>
                <w:rFonts w:ascii="宋体" w:hAnsi="宋体" w:cs="宋体"/>
                <w:color w:val="000000"/>
                <w:szCs w:val="21"/>
              </w:rPr>
            </w:pPr>
            <w:ins w:id="502" w:author="Administrator" w:date="2015-12-27T18:47:00Z">
              <w:r>
                <w:rPr>
                  <w:rFonts w:ascii="宋体" w:hAnsi="宋体" w:cs="宋体" w:hint="eastAsia"/>
                  <w:color w:val="000000"/>
                  <w:szCs w:val="21"/>
                </w:rPr>
                <w:t>删除单一持久化对象</w:t>
              </w:r>
            </w:ins>
          </w:p>
        </w:tc>
      </w:tr>
      <w:tr w:rsidR="00D960C8">
        <w:trPr>
          <w:ins w:id="503" w:author="Administrator" w:date="2015-12-27T18:49: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504" w:author="Administrator" w:date="2015-12-27T18:49:00Z"/>
                <w:color w:val="000000"/>
                <w:szCs w:val="21"/>
              </w:rPr>
            </w:pPr>
            <w:ins w:id="505" w:author="Administrator" w:date="2015-12-27T18:49:00Z">
              <w:r>
                <w:rPr>
                  <w:rFonts w:hint="eastAsia"/>
                  <w:color w:val="000000"/>
                  <w:szCs w:val="21"/>
                </w:rPr>
                <w:t>Storage</w:t>
              </w:r>
              <w:r>
                <w:rPr>
                  <w:rFonts w:eastAsia="Times New Roman"/>
                  <w:color w:val="000000"/>
                  <w:szCs w:val="21"/>
                </w:rPr>
                <w:t>DataService.find(</w:t>
              </w:r>
              <w:r>
                <w:rPr>
                  <w:rFonts w:hint="eastAsia"/>
                  <w:color w:val="000000"/>
                  <w:szCs w:val="21"/>
                </w:rPr>
                <w:t xml:space="preserve">string </w:t>
              </w:r>
              <w:r>
                <w:rPr>
                  <w:rFonts w:eastAsia="Times New Roman"/>
                  <w:color w:val="000000"/>
                  <w:szCs w:val="21"/>
                </w:rPr>
                <w:t>id)</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506" w:author="Administrator" w:date="2015-12-27T18:49:00Z"/>
                <w:color w:val="000000"/>
                <w:szCs w:val="21"/>
              </w:rPr>
            </w:pPr>
            <w:ins w:id="507" w:author="Administrator" w:date="2015-12-27T18:49:00Z">
              <w:r>
                <w:rPr>
                  <w:rFonts w:ascii="宋体" w:hAnsi="宋体" w:cs="宋体" w:hint="eastAsia"/>
                  <w:color w:val="000000"/>
                  <w:szCs w:val="21"/>
                </w:rPr>
                <w:t>根据</w:t>
              </w:r>
              <w:r>
                <w:rPr>
                  <w:rFonts w:eastAsia="Times New Roman" w:cs="Calibri"/>
                  <w:color w:val="000000"/>
                  <w:szCs w:val="21"/>
                </w:rPr>
                <w:t>ID</w:t>
              </w:r>
              <w:r>
                <w:rPr>
                  <w:rFonts w:ascii="宋体" w:eastAsia="Times New Roman" w:hAnsi="宋体" w:hint="eastAsia"/>
                  <w:color w:val="000000"/>
                  <w:szCs w:val="21"/>
                </w:rPr>
                <w:t>进行</w:t>
              </w:r>
              <w:r>
                <w:rPr>
                  <w:rFonts w:ascii="宋体" w:hAnsi="宋体" w:cs="宋体" w:hint="eastAsia"/>
                  <w:color w:val="000000"/>
                  <w:szCs w:val="21"/>
                </w:rPr>
                <w:t>查找单一持久化对象</w:t>
              </w:r>
            </w:ins>
          </w:p>
        </w:tc>
      </w:tr>
      <w:tr w:rsidR="00D960C8">
        <w:trPr>
          <w:ins w:id="508" w:author="Administrator" w:date="2015-12-27T18:49: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509" w:author="Administrator" w:date="2015-12-27T18:49:00Z"/>
                <w:rFonts w:eastAsia="Times New Roman"/>
                <w:color w:val="000000"/>
                <w:szCs w:val="21"/>
              </w:rPr>
            </w:pPr>
            <w:ins w:id="510" w:author="Administrator" w:date="2015-12-27T18:49:00Z">
              <w:r>
                <w:rPr>
                  <w:rFonts w:hint="eastAsia"/>
                  <w:color w:val="000000"/>
                  <w:szCs w:val="21"/>
                </w:rPr>
                <w:t>Storage</w:t>
              </w:r>
              <w:r>
                <w:rPr>
                  <w:rFonts w:eastAsia="Times New Roman"/>
                  <w:color w:val="000000"/>
                  <w:szCs w:val="21"/>
                </w:rPr>
                <w:t>DataService.</w:t>
              </w:r>
              <w:r>
                <w:rPr>
                  <w:rFonts w:hint="eastAsia"/>
                  <w:color w:val="000000"/>
                  <w:szCs w:val="21"/>
                </w:rPr>
                <w:t>finds</w:t>
              </w:r>
              <w:r>
                <w:rPr>
                  <w:rFonts w:hint="eastAsia"/>
                  <w:color w:val="000000"/>
                  <w:szCs w:val="21"/>
                </w:rPr>
                <w:t>（）</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511" w:author="Administrator" w:date="2015-12-27T18:49:00Z"/>
                <w:rFonts w:ascii="宋体" w:hAnsi="宋体" w:cs="宋体"/>
                <w:color w:val="000000"/>
                <w:szCs w:val="21"/>
              </w:rPr>
            </w:pPr>
            <w:ins w:id="512" w:author="Administrator" w:date="2015-12-27T18:49:00Z">
              <w:r>
                <w:rPr>
                  <w:rFonts w:ascii="宋体" w:hAnsi="宋体" w:cs="宋体" w:hint="eastAsia"/>
                  <w:color w:val="000000"/>
                  <w:szCs w:val="21"/>
                </w:rPr>
                <w:t>返回所有持久化对象</w:t>
              </w:r>
            </w:ins>
          </w:p>
        </w:tc>
      </w:tr>
      <w:tr w:rsidR="00D960C8">
        <w:trPr>
          <w:ins w:id="513" w:author="Administrator" w:date="2015-12-27T18:49: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514" w:author="Administrator" w:date="2015-12-27T18:49:00Z"/>
                <w:color w:val="000000"/>
                <w:szCs w:val="21"/>
              </w:rPr>
            </w:pPr>
            <w:ins w:id="515" w:author="Administrator" w:date="2015-12-27T18:49:00Z">
              <w:r>
                <w:rPr>
                  <w:rFonts w:hint="eastAsia"/>
                  <w:color w:val="000000"/>
                  <w:szCs w:val="21"/>
                </w:rPr>
                <w:t>St</w:t>
              </w:r>
            </w:ins>
            <w:ins w:id="516" w:author="Administrator" w:date="2015-12-27T18:50:00Z">
              <w:r>
                <w:rPr>
                  <w:rFonts w:hint="eastAsia"/>
                  <w:color w:val="000000"/>
                  <w:szCs w:val="21"/>
                </w:rPr>
                <w:t>orage</w:t>
              </w:r>
            </w:ins>
            <w:ins w:id="517" w:author="Administrator" w:date="2015-12-27T18:49:00Z">
              <w:r>
                <w:rPr>
                  <w:rFonts w:eastAsia="Times New Roman"/>
                  <w:color w:val="000000"/>
                  <w:szCs w:val="21"/>
                </w:rPr>
                <w:t>DataService.insert(GoodsPO gpo)</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518" w:author="Administrator" w:date="2015-12-27T18:49:00Z"/>
                <w:color w:val="000000"/>
                <w:szCs w:val="21"/>
              </w:rPr>
            </w:pPr>
            <w:ins w:id="519" w:author="Administrator" w:date="2015-12-27T18:49:00Z">
              <w:r>
                <w:rPr>
                  <w:rFonts w:ascii="宋体" w:hAnsi="宋体" w:cs="宋体" w:hint="eastAsia"/>
                  <w:color w:val="000000"/>
                  <w:szCs w:val="21"/>
                </w:rPr>
                <w:t>插入单一持久化对象</w:t>
              </w:r>
            </w:ins>
          </w:p>
        </w:tc>
      </w:tr>
      <w:tr w:rsidR="00D960C8">
        <w:trPr>
          <w:ins w:id="520" w:author="Administrator" w:date="2015-12-27T18:49: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521" w:author="Administrator" w:date="2015-12-27T18:49:00Z"/>
                <w:color w:val="000000"/>
                <w:szCs w:val="21"/>
              </w:rPr>
            </w:pPr>
            <w:ins w:id="522" w:author="Administrator" w:date="2015-12-27T18:50:00Z">
              <w:r>
                <w:rPr>
                  <w:rFonts w:hint="eastAsia"/>
                  <w:color w:val="000000"/>
                  <w:szCs w:val="21"/>
                </w:rPr>
                <w:t>Storage</w:t>
              </w:r>
            </w:ins>
            <w:ins w:id="523" w:author="Administrator" w:date="2015-12-27T18:49:00Z">
              <w:r>
                <w:rPr>
                  <w:rFonts w:eastAsia="Times New Roman"/>
                  <w:color w:val="000000"/>
                  <w:szCs w:val="21"/>
                </w:rPr>
                <w:t>DataService.update(GoodsPO gpo)</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524" w:author="Administrator" w:date="2015-12-27T18:49:00Z"/>
                <w:color w:val="000000"/>
                <w:szCs w:val="21"/>
              </w:rPr>
            </w:pPr>
            <w:ins w:id="525" w:author="Administrator" w:date="2015-12-27T18:49:00Z">
              <w:r>
                <w:rPr>
                  <w:rFonts w:ascii="宋体" w:hAnsi="宋体" w:cs="宋体" w:hint="eastAsia"/>
                  <w:color w:val="000000"/>
                  <w:szCs w:val="21"/>
                </w:rPr>
                <w:t>更新单一持久化对象</w:t>
              </w:r>
            </w:ins>
          </w:p>
        </w:tc>
      </w:tr>
      <w:tr w:rsidR="00D960C8">
        <w:trPr>
          <w:ins w:id="526" w:author="Administrator" w:date="2015-12-27T18:49: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527" w:author="Administrator" w:date="2015-12-27T18:49:00Z"/>
                <w:rFonts w:eastAsia="Times New Roman"/>
                <w:color w:val="000000"/>
                <w:szCs w:val="21"/>
              </w:rPr>
            </w:pPr>
            <w:ins w:id="528" w:author="Administrator" w:date="2015-12-27T18:50:00Z">
              <w:r>
                <w:rPr>
                  <w:rFonts w:hint="eastAsia"/>
                  <w:color w:val="000000"/>
                  <w:szCs w:val="21"/>
                </w:rPr>
                <w:t>Storage</w:t>
              </w:r>
            </w:ins>
            <w:ins w:id="529" w:author="Administrator" w:date="2015-12-27T18:49:00Z">
              <w:r>
                <w:rPr>
                  <w:rFonts w:eastAsia="Times New Roman"/>
                  <w:color w:val="000000"/>
                  <w:szCs w:val="21"/>
                </w:rPr>
                <w:t>DataService.</w:t>
              </w:r>
              <w:r>
                <w:rPr>
                  <w:rFonts w:hint="eastAsia"/>
                  <w:color w:val="000000"/>
                  <w:szCs w:val="21"/>
                </w:rPr>
                <w:t>delete</w:t>
              </w:r>
              <w:r>
                <w:rPr>
                  <w:rFonts w:eastAsia="Times New Roman"/>
                  <w:color w:val="000000"/>
                  <w:szCs w:val="21"/>
                </w:rPr>
                <w:t>(GoodsPO gpo)</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530" w:author="Administrator" w:date="2015-12-27T18:49:00Z"/>
                <w:rFonts w:ascii="宋体" w:hAnsi="宋体" w:cs="宋体"/>
                <w:color w:val="000000"/>
                <w:szCs w:val="21"/>
              </w:rPr>
            </w:pPr>
            <w:ins w:id="531" w:author="Administrator" w:date="2015-12-27T18:49:00Z">
              <w:r>
                <w:rPr>
                  <w:rFonts w:ascii="宋体" w:hAnsi="宋体" w:cs="宋体" w:hint="eastAsia"/>
                  <w:color w:val="000000"/>
                  <w:szCs w:val="21"/>
                </w:rPr>
                <w:t>删除单一持久化对象</w:t>
              </w:r>
            </w:ins>
          </w:p>
        </w:tc>
      </w:tr>
    </w:tbl>
    <w:p w:rsidR="00D960C8" w:rsidRDefault="00D960C8">
      <w:pPr>
        <w:rPr>
          <w:ins w:id="532" w:author="Administrator" w:date="2015-12-27T18:51:00Z"/>
        </w:rPr>
      </w:pPr>
    </w:p>
    <w:p w:rsidR="00D960C8" w:rsidRDefault="00F41064">
      <w:pPr>
        <w:pStyle w:val="a3"/>
        <w:jc w:val="center"/>
        <w:rPr>
          <w:ins w:id="533" w:author="Administrator" w:date="2015-12-27T18:51:00Z"/>
        </w:rPr>
      </w:pPr>
      <w:ins w:id="534" w:author="Administrator" w:date="2015-12-27T18:51:00Z">
        <w:r>
          <w:rPr>
            <w:rFonts w:ascii="宋体" w:eastAsia="宋体" w:hAnsi="宋体" w:hint="eastAsia"/>
            <w:b/>
            <w:bCs/>
            <w:sz w:val="22"/>
            <w:szCs w:val="22"/>
          </w:rPr>
          <w:t xml:space="preserve">表16 </w:t>
        </w:r>
      </w:ins>
      <w:ins w:id="535" w:author="Administrator" w:date="2015-12-27T18:52:00Z">
        <w:r>
          <w:rPr>
            <w:rFonts w:eastAsia="宋体" w:cs="Cambria" w:hint="eastAsia"/>
            <w:b/>
            <w:bCs/>
          </w:rPr>
          <w:t>l</w:t>
        </w:r>
      </w:ins>
      <w:ins w:id="536" w:author="Administrator" w:date="2015-12-27T18:51:00Z">
        <w:r w:rsidR="00403BAA" w:rsidRPr="00403BAA">
          <w:rPr>
            <w:rFonts w:eastAsia="宋体" w:cs="Cambria"/>
            <w:b/>
            <w:bCs/>
            <w:rPrChange w:id="537" w:author="Administrator" w:date="2015-12-27T18:51:00Z">
              <w:rPr/>
            </w:rPrChange>
          </w:rPr>
          <w:t>ogistic</w:t>
        </w:r>
      </w:ins>
      <w:ins w:id="538" w:author="Administrator" w:date="2015-12-27T18:52:00Z">
        <w:r>
          <w:rPr>
            <w:rFonts w:eastAsia="宋体" w:cs="Cambria" w:hint="eastAsia"/>
            <w:b/>
            <w:bCs/>
          </w:rPr>
          <w:t>bl</w:t>
        </w:r>
      </w:ins>
      <w:ins w:id="539" w:author="Administrator" w:date="2015-12-27T18:51:00Z">
        <w:r>
          <w:rPr>
            <w:rFonts w:ascii="宋体" w:eastAsia="宋体" w:hAnsi="宋体" w:hint="eastAsia"/>
            <w:b/>
            <w:bCs/>
            <w:sz w:val="22"/>
            <w:szCs w:val="22"/>
          </w:rPr>
          <w:t>模块的接口规范</w:t>
        </w:r>
      </w:ins>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43"/>
        <w:gridCol w:w="641"/>
        <w:gridCol w:w="4888"/>
      </w:tblGrid>
      <w:tr w:rsidR="00D960C8">
        <w:trPr>
          <w:ins w:id="540" w:author="Administrator" w:date="2015-12-27T18:51: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D960C8" w:rsidRDefault="00F41064">
            <w:pPr>
              <w:jc w:val="center"/>
              <w:rPr>
                <w:ins w:id="541" w:author="Administrator" w:date="2015-12-27T18:51:00Z"/>
                <w:color w:val="FFFFFF"/>
                <w:szCs w:val="21"/>
              </w:rPr>
            </w:pPr>
            <w:ins w:id="542" w:author="Administrator" w:date="2015-12-27T18:51:00Z">
              <w:r>
                <w:rPr>
                  <w:rFonts w:ascii="宋体" w:hAnsi="宋体" w:cs="宋体" w:hint="eastAsia"/>
                  <w:b/>
                  <w:bCs/>
                  <w:color w:val="FFFFFF"/>
                  <w:szCs w:val="21"/>
                </w:rPr>
                <w:t>提供的服务（供接口）</w:t>
              </w:r>
            </w:ins>
          </w:p>
        </w:tc>
      </w:tr>
      <w:tr w:rsidR="00D960C8">
        <w:trPr>
          <w:ins w:id="543" w:author="Administrator" w:date="2015-12-27T18:51: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spacing w:line="105" w:lineRule="atLeast"/>
              <w:rPr>
                <w:ins w:id="544" w:author="Administrator" w:date="2015-12-27T18:51:00Z"/>
                <w:color w:val="000000"/>
                <w:szCs w:val="21"/>
              </w:rPr>
            </w:pPr>
            <w:ins w:id="545" w:author="Administrator" w:date="2015-12-27T18:52:00Z">
              <w:r>
                <w:rPr>
                  <w:rFonts w:hint="eastAsia"/>
                  <w:color w:val="000000"/>
                  <w:szCs w:val="21"/>
                </w:rPr>
                <w:t>Logistic</w:t>
              </w:r>
            </w:ins>
            <w:ins w:id="546" w:author="Administrator" w:date="2015-12-27T18:51:00Z">
              <w:r>
                <w:rPr>
                  <w:rFonts w:eastAsia="Times New Roman" w:hint="eastAsia"/>
                  <w:color w:val="000000"/>
                  <w:szCs w:val="21"/>
                </w:rPr>
                <w:t>.</w:t>
              </w:r>
            </w:ins>
            <w:ins w:id="547" w:author="Administrator" w:date="2015-12-27T18:53:00Z">
              <w:r>
                <w:rPr>
                  <w:rFonts w:eastAsia="Times New Roman" w:hint="eastAsia"/>
                  <w:color w:val="000000"/>
                  <w:szCs w:val="21"/>
                </w:rPr>
                <w:t>changeLogisticsState</w:t>
              </w:r>
            </w:ins>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spacing w:line="105" w:lineRule="atLeast"/>
              <w:rPr>
                <w:ins w:id="548" w:author="Administrator" w:date="2015-12-27T18:51:00Z"/>
                <w:color w:val="000000"/>
                <w:szCs w:val="21"/>
              </w:rPr>
            </w:pPr>
            <w:ins w:id="549" w:author="Administrator" w:date="2015-12-27T18:51:00Z">
              <w:r>
                <w:rPr>
                  <w:rFonts w:ascii="宋体" w:hAnsi="宋体" w:cs="宋体" w:hint="eastAsia"/>
                  <w:color w:val="000000"/>
                  <w:szCs w:val="21"/>
                </w:rPr>
                <w:t>语法</w:t>
              </w:r>
            </w:ins>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403BAA">
            <w:pPr>
              <w:spacing w:line="105" w:lineRule="atLeast"/>
              <w:rPr>
                <w:ins w:id="550" w:author="Administrator" w:date="2015-12-27T18:51:00Z"/>
                <w:color w:val="000000"/>
                <w:szCs w:val="21"/>
              </w:rPr>
            </w:pPr>
            <w:ins w:id="551" w:author="Administrator" w:date="2015-12-27T18:53:00Z">
              <w:r w:rsidRPr="00403BAA">
                <w:rPr>
                  <w:rFonts w:eastAsia="Times New Roman"/>
                  <w:color w:val="000000"/>
                  <w:szCs w:val="21"/>
                  <w:rPrChange w:id="552" w:author="Administrator" w:date="2015-12-27T18:53:00Z">
                    <w:rPr/>
                  </w:rPrChange>
                </w:rPr>
                <w:t>public void changeLogisticsState(String expressNumber,String logisticsState);</w:t>
              </w:r>
            </w:ins>
          </w:p>
        </w:tc>
      </w:tr>
      <w:tr w:rsidR="00D960C8">
        <w:trPr>
          <w:ins w:id="553" w:author="Administrator" w:date="2015-12-27T18:5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rPr>
                <w:ins w:id="554" w:author="Administrator" w:date="2015-12-27T18:51:00Z"/>
                <w:color w:val="000000"/>
                <w:szCs w:val="21"/>
              </w:rPr>
            </w:pP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rPr>
                <w:ins w:id="555" w:author="Administrator" w:date="2015-12-27T18:51:00Z"/>
                <w:color w:val="000000"/>
                <w:szCs w:val="21"/>
              </w:rPr>
            </w:pPr>
            <w:ins w:id="556" w:author="Administrator" w:date="2015-12-27T18:51:00Z">
              <w:r>
                <w:rPr>
                  <w:rFonts w:ascii="宋体" w:hAnsi="宋体" w:cs="宋体" w:hint="eastAsia"/>
                  <w:color w:val="000000"/>
                  <w:szCs w:val="21"/>
                </w:rPr>
                <w:t>前置条件</w:t>
              </w:r>
            </w:ins>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9E181A">
            <w:pPr>
              <w:rPr>
                <w:ins w:id="557" w:author="Administrator" w:date="2015-12-27T18:51:00Z"/>
                <w:color w:val="000000"/>
                <w:szCs w:val="21"/>
              </w:rPr>
            </w:pPr>
            <w:ins w:id="558" w:author="李莹" w:date="2016-01-02T15:08:00Z">
              <w:r>
                <w:rPr>
                  <w:rFonts w:ascii="宋体" w:hAnsi="宋体" w:cs="宋体" w:hint="eastAsia"/>
                  <w:color w:val="000000"/>
                  <w:szCs w:val="21"/>
                </w:rPr>
                <w:t>完成与物流信息</w:t>
              </w:r>
            </w:ins>
            <w:ins w:id="559" w:author="李莹" w:date="2016-01-02T15:09:00Z">
              <w:r>
                <w:rPr>
                  <w:rFonts w:ascii="宋体" w:hAnsi="宋体" w:cs="宋体" w:hint="eastAsia"/>
                  <w:color w:val="000000"/>
                  <w:szCs w:val="21"/>
                </w:rPr>
                <w:t>有关</w:t>
              </w:r>
            </w:ins>
            <w:ins w:id="560" w:author="李莹" w:date="2016-01-02T15:08:00Z">
              <w:r>
                <w:rPr>
                  <w:rFonts w:ascii="宋体" w:hAnsi="宋体" w:cs="宋体" w:hint="eastAsia"/>
                  <w:color w:val="000000"/>
                  <w:szCs w:val="21"/>
                </w:rPr>
                <w:t>单据的填写</w:t>
              </w:r>
            </w:ins>
            <w:ins w:id="561" w:author="Administrator" w:date="2015-12-27T18:51:00Z">
              <w:del w:id="562" w:author="李莹" w:date="2016-01-02T15:08:00Z">
                <w:r w:rsidR="00F41064" w:rsidDel="009E181A">
                  <w:rPr>
                    <w:rFonts w:ascii="宋体" w:hAnsi="宋体" w:cs="宋体" w:hint="eastAsia"/>
                    <w:color w:val="000000"/>
                    <w:szCs w:val="21"/>
                  </w:rPr>
                  <w:delText>启动一个</w:delText>
                </w:r>
              </w:del>
            </w:ins>
            <w:ins w:id="563" w:author="Administrator" w:date="2015-12-27T18:53:00Z">
              <w:del w:id="564" w:author="李莹" w:date="2016-01-02T15:08:00Z">
                <w:r w:rsidR="00F41064" w:rsidDel="009E181A">
                  <w:rPr>
                    <w:rFonts w:ascii="宋体" w:hAnsi="宋体" w:cs="宋体" w:hint="eastAsia"/>
                    <w:color w:val="000000"/>
                    <w:szCs w:val="21"/>
                  </w:rPr>
                  <w:delText>修改库存信息</w:delText>
                </w:r>
              </w:del>
            </w:ins>
            <w:ins w:id="565" w:author="Administrator" w:date="2015-12-27T18:51:00Z">
              <w:del w:id="566" w:author="李莹" w:date="2016-01-02T15:08:00Z">
                <w:r w:rsidR="00F41064" w:rsidDel="009E181A">
                  <w:rPr>
                    <w:rFonts w:ascii="宋体" w:hAnsi="宋体" w:cs="宋体" w:hint="eastAsia"/>
                    <w:color w:val="000000"/>
                    <w:szCs w:val="21"/>
                  </w:rPr>
                  <w:delText>的回合</w:delText>
                </w:r>
              </w:del>
            </w:ins>
          </w:p>
        </w:tc>
      </w:tr>
      <w:tr w:rsidR="00D960C8">
        <w:trPr>
          <w:ins w:id="567" w:author="Administrator" w:date="2015-12-27T18:5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rPr>
                <w:ins w:id="568" w:author="Administrator" w:date="2015-12-27T18:51:00Z"/>
                <w:color w:val="000000"/>
                <w:szCs w:val="21"/>
              </w:rPr>
            </w:pP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rPr>
                <w:ins w:id="569" w:author="Administrator" w:date="2015-12-27T18:51:00Z"/>
                <w:color w:val="000000"/>
                <w:szCs w:val="21"/>
              </w:rPr>
            </w:pPr>
            <w:ins w:id="570" w:author="Administrator" w:date="2015-12-27T18:51:00Z">
              <w:r>
                <w:rPr>
                  <w:rFonts w:ascii="宋体" w:hAnsi="宋体" w:cs="宋体" w:hint="eastAsia"/>
                  <w:color w:val="000000"/>
                  <w:szCs w:val="21"/>
                </w:rPr>
                <w:t>后置条件</w:t>
              </w:r>
            </w:ins>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571" w:author="Administrator" w:date="2015-12-27T18:51:00Z"/>
                <w:color w:val="000000"/>
                <w:szCs w:val="21"/>
              </w:rPr>
            </w:pPr>
            <w:ins w:id="572" w:author="Administrator" w:date="2015-12-27T18:51:00Z">
              <w:del w:id="573" w:author="李莹" w:date="2016-01-02T15:09:00Z">
                <w:r w:rsidDel="009E181A">
                  <w:rPr>
                    <w:rFonts w:ascii="宋体" w:hAnsi="宋体" w:cs="宋体" w:hint="eastAsia"/>
                    <w:color w:val="000000"/>
                    <w:szCs w:val="21"/>
                  </w:rPr>
                  <w:delText>在一个</w:delText>
                </w:r>
              </w:del>
            </w:ins>
            <w:ins w:id="574" w:author="Administrator" w:date="2015-12-27T18:53:00Z">
              <w:del w:id="575" w:author="李莹" w:date="2016-01-02T15:09:00Z">
                <w:r w:rsidDel="009E181A">
                  <w:rPr>
                    <w:rFonts w:ascii="宋体" w:hAnsi="宋体" w:cs="宋体" w:hint="eastAsia"/>
                    <w:color w:val="000000"/>
                    <w:szCs w:val="21"/>
                  </w:rPr>
                  <w:delText>修改库存信息</w:delText>
                </w:r>
              </w:del>
            </w:ins>
            <w:ins w:id="576" w:author="Administrator" w:date="2015-12-27T18:51:00Z">
              <w:del w:id="577" w:author="李莹" w:date="2016-01-02T15:09:00Z">
                <w:r w:rsidDel="009E181A">
                  <w:rPr>
                    <w:rFonts w:ascii="宋体" w:hAnsi="宋体" w:cs="宋体" w:hint="eastAsia"/>
                    <w:color w:val="000000"/>
                    <w:szCs w:val="21"/>
                  </w:rPr>
                  <w:delText>回合中，</w:delText>
                </w:r>
              </w:del>
              <w:r>
                <w:rPr>
                  <w:rFonts w:ascii="宋体" w:hAnsi="宋体" w:cs="宋体" w:hint="eastAsia"/>
                  <w:color w:val="000000"/>
                  <w:szCs w:val="21"/>
                </w:rPr>
                <w:t>完成</w:t>
              </w:r>
            </w:ins>
            <w:ins w:id="578" w:author="李莹" w:date="2016-01-02T15:09:00Z">
              <w:r w:rsidR="009E181A">
                <w:rPr>
                  <w:rFonts w:ascii="宋体" w:hAnsi="宋体" w:cs="宋体" w:hint="eastAsia"/>
                  <w:color w:val="000000"/>
                  <w:szCs w:val="21"/>
                </w:rPr>
                <w:t>相应</w:t>
              </w:r>
            </w:ins>
            <w:ins w:id="579" w:author="Administrator" w:date="2015-12-27T18:51:00Z">
              <w:del w:id="580" w:author="李莹" w:date="2016-01-02T15:09:00Z">
                <w:r w:rsidDel="009E181A">
                  <w:rPr>
                    <w:rFonts w:ascii="宋体" w:hAnsi="宋体" w:cs="宋体" w:hint="eastAsia"/>
                    <w:color w:val="000000"/>
                    <w:szCs w:val="21"/>
                  </w:rPr>
                  <w:delText>对相</w:delText>
                </w:r>
              </w:del>
            </w:ins>
            <w:ins w:id="581" w:author="李莹" w:date="2016-01-02T15:09:00Z">
              <w:r w:rsidR="009E181A">
                <w:rPr>
                  <w:rFonts w:ascii="宋体" w:hAnsi="宋体" w:cs="宋体" w:hint="eastAsia"/>
                  <w:color w:val="000000"/>
                  <w:szCs w:val="21"/>
                </w:rPr>
                <w:t>物流信息</w:t>
              </w:r>
            </w:ins>
            <w:ins w:id="582" w:author="Administrator" w:date="2015-12-27T18:51:00Z">
              <w:del w:id="583" w:author="李莹" w:date="2016-01-02T15:09:00Z">
                <w:r w:rsidDel="009E181A">
                  <w:rPr>
                    <w:rFonts w:ascii="宋体" w:hAnsi="宋体" w:cs="宋体" w:hint="eastAsia"/>
                    <w:color w:val="000000"/>
                    <w:szCs w:val="21"/>
                  </w:rPr>
                  <w:delText>应库存信息</w:delText>
                </w:r>
              </w:del>
              <w:r>
                <w:rPr>
                  <w:rFonts w:ascii="宋体" w:hAnsi="宋体" w:cs="宋体" w:hint="eastAsia"/>
                  <w:color w:val="000000"/>
                  <w:szCs w:val="21"/>
                </w:rPr>
                <w:t>的</w:t>
              </w:r>
            </w:ins>
            <w:ins w:id="584" w:author="Administrator" w:date="2015-12-27T18:53:00Z">
              <w:r>
                <w:rPr>
                  <w:rFonts w:ascii="宋体" w:hAnsi="宋体" w:cs="宋体" w:hint="eastAsia"/>
                  <w:color w:val="000000"/>
                  <w:szCs w:val="21"/>
                </w:rPr>
                <w:t>修改</w:t>
              </w:r>
            </w:ins>
          </w:p>
        </w:tc>
      </w:tr>
      <w:tr w:rsidR="00D960C8">
        <w:trPr>
          <w:ins w:id="585" w:author="Administrator" w:date="2015-12-27T18:51: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ins w:id="586" w:author="Administrator" w:date="2015-12-27T18:51:00Z"/>
                <w:color w:val="000000"/>
                <w:szCs w:val="21"/>
              </w:rPr>
            </w:pPr>
            <w:ins w:id="587" w:author="Administrator" w:date="2015-12-27T18:52:00Z">
              <w:r>
                <w:rPr>
                  <w:rFonts w:hint="eastAsia"/>
                  <w:color w:val="000000"/>
                  <w:szCs w:val="21"/>
                </w:rPr>
                <w:t>Logistic</w:t>
              </w:r>
            </w:ins>
            <w:ins w:id="588" w:author="Administrator" w:date="2015-12-27T18:51:00Z">
              <w:r>
                <w:rPr>
                  <w:rFonts w:eastAsia="Times New Roman" w:hint="eastAsia"/>
                  <w:color w:val="000000"/>
                  <w:szCs w:val="21"/>
                </w:rPr>
                <w:t>.</w:t>
              </w:r>
            </w:ins>
            <w:ins w:id="589" w:author="Administrator" w:date="2015-12-27T18:54:00Z">
              <w:r>
                <w:rPr>
                  <w:rFonts w:eastAsia="Times New Roman" w:hint="eastAsia"/>
                  <w:color w:val="000000"/>
                  <w:szCs w:val="21"/>
                </w:rPr>
                <w:t>getLogisticsState</w:t>
              </w:r>
            </w:ins>
            <w:ins w:id="590" w:author="Administrator" w:date="2015-12-27T18:51:00Z">
              <w:r>
                <w:rPr>
                  <w:rFonts w:hint="eastAsia"/>
                  <w:color w:val="000000"/>
                  <w:szCs w:val="21"/>
                </w:rPr>
                <w:t>l</w:t>
              </w:r>
            </w:ins>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rPr>
                <w:ins w:id="591" w:author="Administrator" w:date="2015-12-27T18:51:00Z"/>
                <w:color w:val="000000"/>
                <w:szCs w:val="21"/>
              </w:rPr>
            </w:pPr>
            <w:ins w:id="592" w:author="Administrator" w:date="2015-12-27T18:51:00Z">
              <w:r>
                <w:rPr>
                  <w:rFonts w:ascii="宋体" w:hAnsi="宋体" w:cs="宋体" w:hint="eastAsia"/>
                  <w:color w:val="000000"/>
                  <w:szCs w:val="21"/>
                </w:rPr>
                <w:t>语法</w:t>
              </w:r>
            </w:ins>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403BAA">
            <w:pPr>
              <w:rPr>
                <w:ins w:id="593" w:author="Administrator" w:date="2015-12-27T18:51:00Z"/>
                <w:color w:val="000000"/>
                <w:szCs w:val="21"/>
              </w:rPr>
            </w:pPr>
            <w:ins w:id="594" w:author="Administrator" w:date="2015-12-27T18:54:00Z">
              <w:r w:rsidRPr="00403BAA">
                <w:rPr>
                  <w:rFonts w:eastAsia="Times New Roman"/>
                  <w:color w:val="000000"/>
                  <w:szCs w:val="21"/>
                  <w:rPrChange w:id="595" w:author="Administrator" w:date="2015-12-27T18:54:00Z">
                    <w:rPr/>
                  </w:rPrChange>
                </w:rPr>
                <w:t>public ArrayList&lt;String&gt; getLogisticsState(String expressNumber);</w:t>
              </w:r>
            </w:ins>
          </w:p>
        </w:tc>
      </w:tr>
      <w:tr w:rsidR="00D960C8">
        <w:trPr>
          <w:ins w:id="596" w:author="Administrator" w:date="2015-12-27T18:5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rPr>
                <w:ins w:id="597" w:author="Administrator" w:date="2015-12-27T18:51:00Z"/>
                <w:color w:val="000000"/>
                <w:szCs w:val="21"/>
              </w:rPr>
            </w:pP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rPr>
                <w:ins w:id="598" w:author="Administrator" w:date="2015-12-27T18:51:00Z"/>
                <w:color w:val="000000"/>
                <w:szCs w:val="21"/>
              </w:rPr>
            </w:pPr>
            <w:ins w:id="599" w:author="Administrator" w:date="2015-12-27T18:51:00Z">
              <w:r>
                <w:rPr>
                  <w:rFonts w:ascii="宋体" w:hAnsi="宋体" w:cs="宋体" w:hint="eastAsia"/>
                  <w:color w:val="000000"/>
                  <w:szCs w:val="21"/>
                </w:rPr>
                <w:t>前置</w:t>
              </w:r>
              <w:r>
                <w:rPr>
                  <w:rFonts w:ascii="宋体" w:hAnsi="宋体" w:cs="宋体" w:hint="eastAsia"/>
                  <w:color w:val="000000"/>
                  <w:szCs w:val="21"/>
                </w:rPr>
                <w:lastRenderedPageBreak/>
                <w:t>条件</w:t>
              </w:r>
            </w:ins>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600" w:author="Administrator" w:date="2015-12-27T18:51:00Z"/>
                <w:color w:val="000000"/>
                <w:szCs w:val="21"/>
              </w:rPr>
            </w:pPr>
            <w:ins w:id="601" w:author="Administrator" w:date="2015-12-27T18:51:00Z">
              <w:r>
                <w:rPr>
                  <w:rFonts w:ascii="宋体" w:hAnsi="宋体" w:cs="宋体" w:hint="eastAsia"/>
                  <w:color w:val="000000"/>
                  <w:szCs w:val="21"/>
                </w:rPr>
                <w:lastRenderedPageBreak/>
                <w:t>启动一个</w:t>
              </w:r>
            </w:ins>
            <w:ins w:id="602" w:author="Administrator" w:date="2015-12-27T18:54:00Z">
              <w:del w:id="603" w:author="李莹" w:date="2016-01-02T15:09:00Z">
                <w:r w:rsidDel="009E181A">
                  <w:rPr>
                    <w:rFonts w:ascii="宋体" w:hAnsi="宋体" w:cs="宋体" w:hint="eastAsia"/>
                    <w:color w:val="000000"/>
                    <w:szCs w:val="21"/>
                  </w:rPr>
                  <w:delText>得到</w:delText>
                </w:r>
              </w:del>
            </w:ins>
            <w:ins w:id="604" w:author="李莹" w:date="2016-01-02T15:09:00Z">
              <w:r w:rsidR="009E181A">
                <w:rPr>
                  <w:rFonts w:ascii="宋体" w:hAnsi="宋体" w:cs="宋体" w:hint="eastAsia"/>
                  <w:color w:val="000000"/>
                  <w:szCs w:val="21"/>
                </w:rPr>
                <w:t>查看</w:t>
              </w:r>
            </w:ins>
            <w:ins w:id="605" w:author="Administrator" w:date="2015-12-27T18:54:00Z">
              <w:del w:id="606" w:author="李莹" w:date="2016-01-02T15:09:00Z">
                <w:r w:rsidDel="009E181A">
                  <w:rPr>
                    <w:rFonts w:ascii="宋体" w:hAnsi="宋体" w:cs="宋体" w:hint="eastAsia"/>
                    <w:color w:val="000000"/>
                    <w:szCs w:val="21"/>
                  </w:rPr>
                  <w:delText>库存</w:delText>
                </w:r>
              </w:del>
            </w:ins>
            <w:ins w:id="607" w:author="李莹" w:date="2016-01-02T15:09:00Z">
              <w:r w:rsidR="009E181A">
                <w:rPr>
                  <w:rFonts w:ascii="宋体" w:hAnsi="宋体" w:cs="宋体" w:hint="eastAsia"/>
                  <w:color w:val="000000"/>
                  <w:szCs w:val="21"/>
                </w:rPr>
                <w:t>物流</w:t>
              </w:r>
            </w:ins>
            <w:ins w:id="608" w:author="Administrator" w:date="2015-12-27T18:54:00Z">
              <w:r>
                <w:rPr>
                  <w:rFonts w:ascii="宋体" w:hAnsi="宋体" w:cs="宋体" w:hint="eastAsia"/>
                  <w:color w:val="000000"/>
                  <w:szCs w:val="21"/>
                </w:rPr>
                <w:t>信息</w:t>
              </w:r>
            </w:ins>
            <w:ins w:id="609" w:author="Administrator" w:date="2015-12-27T18:51:00Z">
              <w:r>
                <w:rPr>
                  <w:rFonts w:ascii="宋体" w:hAnsi="宋体" w:cs="宋体" w:hint="eastAsia"/>
                  <w:color w:val="000000"/>
                  <w:szCs w:val="21"/>
                </w:rPr>
                <w:t>的回合</w:t>
              </w:r>
            </w:ins>
          </w:p>
        </w:tc>
      </w:tr>
      <w:tr w:rsidR="00D960C8">
        <w:trPr>
          <w:ins w:id="610" w:author="Administrator" w:date="2015-12-27T18:5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rPr>
                <w:ins w:id="611" w:author="Administrator" w:date="2015-12-27T18:51:00Z"/>
                <w:color w:val="000000"/>
                <w:szCs w:val="21"/>
              </w:rPr>
            </w:pPr>
          </w:p>
        </w:tc>
        <w:tc>
          <w:tcPr>
            <w:tcW w:w="641" w:type="dxa"/>
            <w:tcBorders>
              <w:top w:val="single" w:sz="8" w:space="0" w:color="4F81BD"/>
              <w:left w:val="dotted" w:sz="0" w:space="0" w:color="auto"/>
              <w:bottom w:val="single" w:sz="8" w:space="0" w:color="4F81BD"/>
              <w:right w:val="dotted" w:sz="4" w:space="0" w:color="auto"/>
            </w:tcBorders>
            <w:shd w:val="clear" w:color="auto" w:fill="FFFFFF"/>
          </w:tcPr>
          <w:p w:rsidR="00D960C8" w:rsidRDefault="00F41064">
            <w:pPr>
              <w:rPr>
                <w:ins w:id="612" w:author="Administrator" w:date="2015-12-27T18:51:00Z"/>
                <w:color w:val="000000"/>
                <w:szCs w:val="21"/>
              </w:rPr>
            </w:pPr>
            <w:ins w:id="613" w:author="Administrator" w:date="2015-12-27T18:51:00Z">
              <w:r>
                <w:rPr>
                  <w:rFonts w:ascii="宋体" w:hAnsi="宋体" w:cs="宋体" w:hint="eastAsia"/>
                  <w:color w:val="000000"/>
                  <w:szCs w:val="21"/>
                </w:rPr>
                <w:t>后置条件</w:t>
              </w:r>
            </w:ins>
          </w:p>
        </w:tc>
        <w:tc>
          <w:tcPr>
            <w:tcW w:w="4888"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614" w:author="Administrator" w:date="2015-12-27T18:51:00Z"/>
                <w:color w:val="000000"/>
                <w:szCs w:val="21"/>
              </w:rPr>
            </w:pPr>
            <w:ins w:id="615" w:author="Administrator" w:date="2015-12-27T18:54:00Z">
              <w:r>
                <w:rPr>
                  <w:rFonts w:ascii="宋体" w:hAnsi="宋体" w:cs="宋体" w:hint="eastAsia"/>
                  <w:color w:val="000000"/>
                  <w:szCs w:val="21"/>
                </w:rPr>
                <w:t>得到相应</w:t>
              </w:r>
              <w:del w:id="616" w:author="李莹" w:date="2016-01-02T15:10:00Z">
                <w:r w:rsidDel="009E181A">
                  <w:rPr>
                    <w:rFonts w:ascii="宋体" w:hAnsi="宋体" w:cs="宋体" w:hint="eastAsia"/>
                    <w:color w:val="000000"/>
                    <w:szCs w:val="21"/>
                  </w:rPr>
                  <w:delText>库存</w:delText>
                </w:r>
              </w:del>
            </w:ins>
            <w:ins w:id="617" w:author="李莹" w:date="2016-01-02T15:10:00Z">
              <w:r w:rsidR="009E181A">
                <w:rPr>
                  <w:rFonts w:ascii="宋体" w:hAnsi="宋体" w:cs="宋体" w:hint="eastAsia"/>
                  <w:color w:val="000000"/>
                  <w:szCs w:val="21"/>
                </w:rPr>
                <w:t>物流</w:t>
              </w:r>
            </w:ins>
            <w:bookmarkStart w:id="618" w:name="_GoBack"/>
            <w:bookmarkEnd w:id="618"/>
            <w:ins w:id="619" w:author="Administrator" w:date="2015-12-27T18:54:00Z">
              <w:r>
                <w:rPr>
                  <w:rFonts w:ascii="宋体" w:hAnsi="宋体" w:cs="宋体" w:hint="eastAsia"/>
                  <w:color w:val="000000"/>
                  <w:szCs w:val="21"/>
                </w:rPr>
                <w:t>信息</w:t>
              </w:r>
            </w:ins>
          </w:p>
        </w:tc>
      </w:tr>
      <w:tr w:rsidR="00D960C8">
        <w:trPr>
          <w:ins w:id="620" w:author="Administrator" w:date="2015-12-27T18:51: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D960C8" w:rsidRDefault="00F41064">
            <w:pPr>
              <w:jc w:val="center"/>
              <w:rPr>
                <w:ins w:id="621" w:author="Administrator" w:date="2015-12-27T18:51:00Z"/>
                <w:color w:val="FFFFFF"/>
                <w:szCs w:val="21"/>
              </w:rPr>
            </w:pPr>
            <w:ins w:id="622" w:author="Administrator" w:date="2015-12-27T18:51:00Z">
              <w:r>
                <w:rPr>
                  <w:rFonts w:ascii="宋体" w:hAnsi="宋体" w:cs="宋体" w:hint="eastAsia"/>
                  <w:b/>
                  <w:bCs/>
                  <w:color w:val="FFFFFF"/>
                  <w:szCs w:val="21"/>
                </w:rPr>
                <w:t>需要的服务（需接口）</w:t>
              </w:r>
            </w:ins>
          </w:p>
        </w:tc>
      </w:tr>
      <w:tr w:rsidR="00D960C8">
        <w:trPr>
          <w:ins w:id="623" w:author="Administrator" w:date="2015-12-27T18:51: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jc w:val="center"/>
              <w:rPr>
                <w:ins w:id="624" w:author="Administrator" w:date="2015-12-27T18:51:00Z"/>
                <w:color w:val="000000"/>
                <w:szCs w:val="21"/>
              </w:rPr>
            </w:pPr>
            <w:ins w:id="625" w:author="Administrator" w:date="2015-12-27T18:51:00Z">
              <w:r>
                <w:rPr>
                  <w:rFonts w:ascii="宋体" w:hAnsi="宋体" w:cs="宋体" w:hint="eastAsia"/>
                  <w:color w:val="000000"/>
                  <w:szCs w:val="21"/>
                </w:rPr>
                <w:t>服务名</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jc w:val="center"/>
              <w:rPr>
                <w:ins w:id="626" w:author="Administrator" w:date="2015-12-27T18:51:00Z"/>
                <w:color w:val="000000"/>
                <w:szCs w:val="21"/>
              </w:rPr>
            </w:pPr>
            <w:ins w:id="627" w:author="Administrator" w:date="2015-12-27T18:51:00Z">
              <w:r>
                <w:rPr>
                  <w:rFonts w:ascii="宋体" w:hAnsi="宋体" w:cs="宋体" w:hint="eastAsia"/>
                  <w:color w:val="000000"/>
                  <w:szCs w:val="21"/>
                </w:rPr>
                <w:t>服务</w:t>
              </w:r>
            </w:ins>
          </w:p>
        </w:tc>
      </w:tr>
      <w:tr w:rsidR="00D960C8">
        <w:trPr>
          <w:ins w:id="628" w:author="Administrator" w:date="2015-12-27T18:51: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629" w:author="Administrator" w:date="2015-12-27T18:51:00Z"/>
                <w:color w:val="000000"/>
                <w:szCs w:val="21"/>
              </w:rPr>
            </w:pPr>
            <w:ins w:id="630" w:author="Administrator" w:date="2015-12-27T18:51:00Z">
              <w:r>
                <w:rPr>
                  <w:rFonts w:hint="eastAsia"/>
                  <w:color w:val="000000"/>
                  <w:szCs w:val="21"/>
                </w:rPr>
                <w:t>Goods</w:t>
              </w:r>
              <w:r>
                <w:rPr>
                  <w:rFonts w:eastAsia="Times New Roman"/>
                  <w:color w:val="000000"/>
                  <w:szCs w:val="21"/>
                </w:rPr>
                <w:t>DataService.find(</w:t>
              </w:r>
              <w:r>
                <w:rPr>
                  <w:rFonts w:hint="eastAsia"/>
                  <w:color w:val="000000"/>
                  <w:szCs w:val="21"/>
                </w:rPr>
                <w:t xml:space="preserve">string </w:t>
              </w:r>
              <w:r>
                <w:rPr>
                  <w:rFonts w:eastAsia="Times New Roman"/>
                  <w:color w:val="000000"/>
                  <w:szCs w:val="21"/>
                </w:rPr>
                <w:t>id)</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631" w:author="Administrator" w:date="2015-12-27T18:51:00Z"/>
                <w:color w:val="000000"/>
                <w:szCs w:val="21"/>
              </w:rPr>
            </w:pPr>
            <w:ins w:id="632" w:author="Administrator" w:date="2015-12-27T18:51:00Z">
              <w:r>
                <w:rPr>
                  <w:rFonts w:ascii="宋体" w:hAnsi="宋体" w:cs="宋体" w:hint="eastAsia"/>
                  <w:color w:val="000000"/>
                  <w:szCs w:val="21"/>
                </w:rPr>
                <w:t>根据</w:t>
              </w:r>
              <w:r>
                <w:rPr>
                  <w:rFonts w:eastAsia="Times New Roman" w:cs="Calibri"/>
                  <w:color w:val="000000"/>
                  <w:szCs w:val="21"/>
                </w:rPr>
                <w:t>ID</w:t>
              </w:r>
              <w:r>
                <w:rPr>
                  <w:rFonts w:ascii="宋体" w:eastAsia="Times New Roman" w:hAnsi="宋体" w:hint="eastAsia"/>
                  <w:color w:val="000000"/>
                  <w:szCs w:val="21"/>
                </w:rPr>
                <w:t>进行</w:t>
              </w:r>
              <w:r>
                <w:rPr>
                  <w:rFonts w:ascii="宋体" w:hAnsi="宋体" w:cs="宋体" w:hint="eastAsia"/>
                  <w:color w:val="000000"/>
                  <w:szCs w:val="21"/>
                </w:rPr>
                <w:t>查找单一持久化对象</w:t>
              </w:r>
            </w:ins>
          </w:p>
        </w:tc>
      </w:tr>
      <w:tr w:rsidR="00D960C8">
        <w:trPr>
          <w:ins w:id="633" w:author="Administrator" w:date="2015-12-27T18:51: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634" w:author="Administrator" w:date="2015-12-27T18:51:00Z"/>
                <w:color w:val="000000"/>
                <w:szCs w:val="21"/>
              </w:rPr>
            </w:pPr>
            <w:ins w:id="635" w:author="Administrator" w:date="2015-12-27T18:51:00Z">
              <w:r>
                <w:rPr>
                  <w:rFonts w:hint="eastAsia"/>
                  <w:color w:val="000000"/>
                  <w:szCs w:val="21"/>
                </w:rPr>
                <w:t>Goods</w:t>
              </w:r>
              <w:r>
                <w:rPr>
                  <w:rFonts w:eastAsia="Times New Roman"/>
                  <w:color w:val="000000"/>
                  <w:szCs w:val="21"/>
                </w:rPr>
                <w:t>DataService.finds(GoodsType type)</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636" w:author="Administrator" w:date="2015-12-27T18:51:00Z"/>
                <w:color w:val="000000"/>
                <w:szCs w:val="21"/>
              </w:rPr>
            </w:pPr>
            <w:ins w:id="637" w:author="Administrator" w:date="2015-12-27T18:51:00Z">
              <w:r>
                <w:rPr>
                  <w:rFonts w:ascii="宋体" w:hAnsi="宋体" w:cs="宋体" w:hint="eastAsia"/>
                  <w:color w:val="000000"/>
                  <w:szCs w:val="21"/>
                </w:rPr>
                <w:t>根据字段名和值进行查找多个持久化对象</w:t>
              </w:r>
            </w:ins>
          </w:p>
        </w:tc>
      </w:tr>
      <w:tr w:rsidR="00D960C8">
        <w:trPr>
          <w:ins w:id="638" w:author="Administrator" w:date="2015-12-27T18:51: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639" w:author="Administrator" w:date="2015-12-27T18:51:00Z"/>
                <w:rFonts w:eastAsia="Times New Roman"/>
                <w:color w:val="000000"/>
                <w:szCs w:val="21"/>
              </w:rPr>
            </w:pPr>
            <w:ins w:id="640" w:author="Administrator" w:date="2015-12-27T18:51:00Z">
              <w:r>
                <w:rPr>
                  <w:rFonts w:hint="eastAsia"/>
                  <w:color w:val="000000"/>
                  <w:szCs w:val="21"/>
                </w:rPr>
                <w:t>Goods</w:t>
              </w:r>
              <w:r>
                <w:rPr>
                  <w:rFonts w:eastAsia="Times New Roman"/>
                  <w:color w:val="000000"/>
                  <w:szCs w:val="21"/>
                </w:rPr>
                <w:t>DataService.</w:t>
              </w:r>
              <w:r>
                <w:rPr>
                  <w:rFonts w:hint="eastAsia"/>
                  <w:color w:val="000000"/>
                  <w:szCs w:val="21"/>
                </w:rPr>
                <w:t>finds</w:t>
              </w:r>
              <w:r>
                <w:rPr>
                  <w:rFonts w:hint="eastAsia"/>
                  <w:color w:val="000000"/>
                  <w:szCs w:val="21"/>
                </w:rPr>
                <w:t>（）</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641" w:author="Administrator" w:date="2015-12-27T18:51:00Z"/>
                <w:rFonts w:ascii="宋体" w:hAnsi="宋体" w:cs="宋体"/>
                <w:color w:val="000000"/>
                <w:szCs w:val="21"/>
              </w:rPr>
            </w:pPr>
            <w:ins w:id="642" w:author="Administrator" w:date="2015-12-27T18:51:00Z">
              <w:r>
                <w:rPr>
                  <w:rFonts w:ascii="宋体" w:hAnsi="宋体" w:cs="宋体" w:hint="eastAsia"/>
                  <w:color w:val="000000"/>
                  <w:szCs w:val="21"/>
                </w:rPr>
                <w:t>返回所有持久化对象</w:t>
              </w:r>
            </w:ins>
          </w:p>
        </w:tc>
      </w:tr>
      <w:tr w:rsidR="00D960C8">
        <w:trPr>
          <w:ins w:id="643" w:author="Administrator" w:date="2015-12-27T18:51: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644" w:author="Administrator" w:date="2015-12-27T18:51:00Z"/>
                <w:color w:val="000000"/>
                <w:szCs w:val="21"/>
              </w:rPr>
            </w:pPr>
            <w:ins w:id="645" w:author="Administrator" w:date="2015-12-27T18:51:00Z">
              <w:r>
                <w:rPr>
                  <w:rFonts w:hint="eastAsia"/>
                  <w:color w:val="000000"/>
                  <w:szCs w:val="21"/>
                </w:rPr>
                <w:t>Goods</w:t>
              </w:r>
              <w:r>
                <w:rPr>
                  <w:rFonts w:eastAsia="Times New Roman"/>
                  <w:color w:val="000000"/>
                  <w:szCs w:val="21"/>
                </w:rPr>
                <w:t>DataService.insert(GoodsPO gpo)</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646" w:author="Administrator" w:date="2015-12-27T18:51:00Z"/>
                <w:color w:val="000000"/>
                <w:szCs w:val="21"/>
              </w:rPr>
            </w:pPr>
            <w:ins w:id="647" w:author="Administrator" w:date="2015-12-27T18:51:00Z">
              <w:r>
                <w:rPr>
                  <w:rFonts w:ascii="宋体" w:hAnsi="宋体" w:cs="宋体" w:hint="eastAsia"/>
                  <w:color w:val="000000"/>
                  <w:szCs w:val="21"/>
                </w:rPr>
                <w:t>插入单一持久化对象</w:t>
              </w:r>
            </w:ins>
          </w:p>
        </w:tc>
      </w:tr>
      <w:tr w:rsidR="00D960C8">
        <w:trPr>
          <w:ins w:id="648" w:author="Administrator" w:date="2015-12-27T18:51: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649" w:author="Administrator" w:date="2015-12-27T18:51:00Z"/>
                <w:color w:val="000000"/>
                <w:szCs w:val="21"/>
              </w:rPr>
            </w:pPr>
            <w:ins w:id="650" w:author="Administrator" w:date="2015-12-27T18:51:00Z">
              <w:r>
                <w:rPr>
                  <w:rFonts w:hint="eastAsia"/>
                  <w:color w:val="000000"/>
                  <w:szCs w:val="21"/>
                </w:rPr>
                <w:t>Goods</w:t>
              </w:r>
              <w:r>
                <w:rPr>
                  <w:rFonts w:eastAsia="Times New Roman"/>
                  <w:color w:val="000000"/>
                  <w:szCs w:val="21"/>
                </w:rPr>
                <w:t>DataService.update(GoodsPO gpo)</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651" w:author="Administrator" w:date="2015-12-27T18:51:00Z"/>
                <w:color w:val="000000"/>
                <w:szCs w:val="21"/>
              </w:rPr>
            </w:pPr>
            <w:ins w:id="652" w:author="Administrator" w:date="2015-12-27T18:51:00Z">
              <w:r>
                <w:rPr>
                  <w:rFonts w:ascii="宋体" w:hAnsi="宋体" w:cs="宋体" w:hint="eastAsia"/>
                  <w:color w:val="000000"/>
                  <w:szCs w:val="21"/>
                </w:rPr>
                <w:t>更新单一持久化对象</w:t>
              </w:r>
            </w:ins>
          </w:p>
        </w:tc>
      </w:tr>
      <w:tr w:rsidR="00D960C8">
        <w:trPr>
          <w:ins w:id="653" w:author="Administrator" w:date="2015-12-27T18:51: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654" w:author="Administrator" w:date="2015-12-27T18:51:00Z"/>
                <w:rFonts w:eastAsia="Times New Roman"/>
                <w:color w:val="000000"/>
                <w:szCs w:val="21"/>
              </w:rPr>
            </w:pPr>
            <w:ins w:id="655" w:author="Administrator" w:date="2015-12-27T18:51:00Z">
              <w:r>
                <w:rPr>
                  <w:rFonts w:hint="eastAsia"/>
                  <w:color w:val="000000"/>
                  <w:szCs w:val="21"/>
                </w:rPr>
                <w:t>Goods</w:t>
              </w:r>
              <w:r>
                <w:rPr>
                  <w:rFonts w:eastAsia="Times New Roman"/>
                  <w:color w:val="000000"/>
                  <w:szCs w:val="21"/>
                </w:rPr>
                <w:t>DataService.</w:t>
              </w:r>
              <w:r>
                <w:rPr>
                  <w:rFonts w:hint="eastAsia"/>
                  <w:color w:val="000000"/>
                  <w:szCs w:val="21"/>
                </w:rPr>
                <w:t>delete</w:t>
              </w:r>
              <w:r>
                <w:rPr>
                  <w:rFonts w:eastAsia="Times New Roman"/>
                  <w:color w:val="000000"/>
                  <w:szCs w:val="21"/>
                </w:rPr>
                <w:t>(GoodsPO gpo)</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656" w:author="Administrator" w:date="2015-12-27T18:51:00Z"/>
                <w:rFonts w:ascii="宋体" w:hAnsi="宋体" w:cs="宋体"/>
                <w:color w:val="000000"/>
                <w:szCs w:val="21"/>
              </w:rPr>
            </w:pPr>
            <w:ins w:id="657" w:author="Administrator" w:date="2015-12-27T18:51:00Z">
              <w:r>
                <w:rPr>
                  <w:rFonts w:ascii="宋体" w:hAnsi="宋体" w:cs="宋体" w:hint="eastAsia"/>
                  <w:color w:val="000000"/>
                  <w:szCs w:val="21"/>
                </w:rPr>
                <w:t>删除单一持久化对象</w:t>
              </w:r>
            </w:ins>
          </w:p>
        </w:tc>
      </w:tr>
    </w:tbl>
    <w:p w:rsidR="00D960C8" w:rsidRDefault="00D960C8"/>
    <w:p w:rsidR="00D960C8" w:rsidRDefault="00F41064">
      <w:pPr>
        <w:pStyle w:val="a3"/>
        <w:jc w:val="center"/>
      </w:pPr>
      <w:r>
        <w:rPr>
          <w:rFonts w:ascii="宋体" w:eastAsia="宋体" w:hAnsi="宋体" w:hint="eastAsia"/>
          <w:b/>
          <w:bCs/>
          <w:sz w:val="22"/>
          <w:szCs w:val="22"/>
        </w:rPr>
        <w:t>表1</w:t>
      </w:r>
      <w:del w:id="658" w:author="Administrator" w:date="2015-12-27T18:51:00Z">
        <w:r>
          <w:rPr>
            <w:rFonts w:ascii="宋体" w:eastAsia="宋体" w:hAnsi="宋体" w:hint="eastAsia"/>
            <w:b/>
            <w:bCs/>
            <w:sz w:val="22"/>
            <w:szCs w:val="22"/>
          </w:rPr>
          <w:delText>6</w:delText>
        </w:r>
      </w:del>
      <w:ins w:id="659" w:author="Administrator" w:date="2015-12-27T18:51:00Z">
        <w:r>
          <w:rPr>
            <w:rFonts w:ascii="宋体" w:eastAsia="宋体" w:hAnsi="宋体" w:hint="eastAsia"/>
            <w:b/>
            <w:bCs/>
            <w:sz w:val="22"/>
            <w:szCs w:val="22"/>
          </w:rPr>
          <w:t>7</w:t>
        </w:r>
      </w:ins>
      <w:r>
        <w:rPr>
          <w:rFonts w:ascii="宋体" w:eastAsia="宋体" w:hAnsi="宋体" w:hint="eastAsia"/>
          <w:b/>
          <w:bCs/>
          <w:sz w:val="22"/>
          <w:szCs w:val="22"/>
        </w:rPr>
        <w:t xml:space="preserve"> </w:t>
      </w:r>
      <w:del w:id="660" w:author="Administrator" w:date="2015-12-27T19:11:00Z">
        <w:r>
          <w:rPr>
            <w:rFonts w:eastAsia="宋体" w:cs="Cambria" w:hint="eastAsia"/>
            <w:b/>
            <w:bCs/>
          </w:rPr>
          <w:delText>nonuser</w:delText>
        </w:r>
      </w:del>
      <w:ins w:id="661" w:author="Administrator" w:date="2015-12-27T19:11:00Z">
        <w:r>
          <w:rPr>
            <w:rFonts w:eastAsia="宋体" w:cs="Cambria" w:hint="eastAsia"/>
            <w:b/>
            <w:bCs/>
          </w:rPr>
          <w:t>truck</w:t>
        </w:r>
      </w:ins>
      <w:r>
        <w:rPr>
          <w:rFonts w:eastAsia="宋体" w:cs="Cambria"/>
          <w:b/>
          <w:bCs/>
        </w:rPr>
        <w:t>bl</w:t>
      </w:r>
      <w:r>
        <w:rPr>
          <w:rFonts w:ascii="宋体" w:eastAsia="宋体" w:hAnsi="宋体" w:hint="eastAsia"/>
          <w:b/>
          <w:bCs/>
          <w:sz w:val="22"/>
          <w:szCs w:val="22"/>
        </w:rPr>
        <w:t>模块的接口规范</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43"/>
        <w:gridCol w:w="641"/>
        <w:gridCol w:w="4888"/>
      </w:tblGrid>
      <w:tr w:rsidR="00D960C8">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D960C8" w:rsidRDefault="00F41064">
            <w:pPr>
              <w:jc w:val="center"/>
              <w:rPr>
                <w:color w:val="FFFFFF"/>
                <w:szCs w:val="21"/>
              </w:rPr>
            </w:pPr>
            <w:r>
              <w:rPr>
                <w:rFonts w:ascii="宋体" w:hAnsi="宋体" w:cs="宋体" w:hint="eastAsia"/>
                <w:b/>
                <w:bCs/>
                <w:color w:val="FFFFFF"/>
                <w:szCs w:val="21"/>
              </w:rPr>
              <w:t>提供的服务（供接口）</w:t>
            </w:r>
          </w:p>
        </w:tc>
      </w:tr>
      <w:tr w:rsidR="00D960C8">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color w:val="000000"/>
                <w:szCs w:val="21"/>
              </w:rPr>
            </w:pPr>
            <w:del w:id="662" w:author="Administrator" w:date="2015-12-27T19:11:00Z">
              <w:r>
                <w:rPr>
                  <w:rFonts w:hint="eastAsia"/>
                  <w:color w:val="000000"/>
                  <w:szCs w:val="21"/>
                </w:rPr>
                <w:delText>nonUser</w:delText>
              </w:r>
            </w:del>
            <w:ins w:id="663" w:author="Administrator" w:date="2015-12-27T19:11:00Z">
              <w:r>
                <w:rPr>
                  <w:rFonts w:hint="eastAsia"/>
                  <w:color w:val="000000"/>
                  <w:szCs w:val="21"/>
                </w:rPr>
                <w:t>truck</w:t>
              </w:r>
            </w:ins>
            <w:r>
              <w:rPr>
                <w:rFonts w:hint="eastAsia"/>
                <w:color w:val="000000"/>
                <w:szCs w:val="21"/>
              </w:rPr>
              <w:t>bl.</w:t>
            </w:r>
            <w:ins w:id="664" w:author="Administrator" w:date="2015-12-27T19:12:00Z">
              <w:r>
                <w:rPr>
                  <w:rFonts w:hint="eastAsia"/>
                  <w:color w:val="000000"/>
                  <w:szCs w:val="21"/>
                </w:rPr>
                <w:t>getTruckInfo</w:t>
              </w:r>
            </w:ins>
            <w:del w:id="665" w:author="Administrator" w:date="2015-12-27T19:12:00Z">
              <w:r>
                <w:rPr>
                  <w:rFonts w:hint="eastAsia"/>
                  <w:color w:val="000000"/>
                  <w:szCs w:val="21"/>
                </w:rPr>
                <w:delText>checkTruck</w:delText>
              </w:r>
            </w:del>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color w:val="000000"/>
                <w:szCs w:val="21"/>
              </w:rPr>
            </w:pPr>
            <w:r>
              <w:rPr>
                <w:rFonts w:ascii="宋体" w:hAnsi="宋体" w:cs="宋体" w:hint="eastAsia"/>
                <w:color w:val="000000"/>
                <w:szCs w:val="21"/>
              </w:rPr>
              <w:t>语法</w:t>
            </w:r>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403BAA">
            <w:pPr>
              <w:rPr>
                <w:color w:val="000000"/>
                <w:szCs w:val="21"/>
              </w:rPr>
            </w:pPr>
            <w:ins w:id="666" w:author="Administrator" w:date="2015-12-27T19:11:00Z">
              <w:r w:rsidRPr="00403BAA">
                <w:rPr>
                  <w:color w:val="000000"/>
                  <w:szCs w:val="21"/>
                  <w:rPrChange w:id="667" w:author="Administrator" w:date="2015-12-27T19:11:00Z">
                    <w:rPr/>
                  </w:rPrChange>
                </w:rPr>
                <w:t>public TruckInfoVO getTruckInfo(String truckId);</w:t>
              </w:r>
            </w:ins>
            <w:del w:id="668" w:author="Administrator" w:date="2015-12-27T19:11:00Z">
              <w:r w:rsidR="00F41064">
                <w:rPr>
                  <w:rFonts w:hint="eastAsia"/>
                  <w:color w:val="000000"/>
                  <w:szCs w:val="21"/>
                </w:rPr>
                <w:delText>p</w:delText>
              </w:r>
              <w:r w:rsidR="00F41064">
                <w:rPr>
                  <w:rFonts w:eastAsia="Times New Roman" w:hint="eastAsia"/>
                  <w:color w:val="000000"/>
                  <w:szCs w:val="21"/>
                </w:rPr>
                <w:delText>ublic</w:delText>
              </w:r>
              <w:r w:rsidR="00F41064">
                <w:rPr>
                  <w:rFonts w:eastAsia="Times New Roman"/>
                  <w:color w:val="000000"/>
                  <w:szCs w:val="21"/>
                </w:rPr>
                <w:delText xml:space="preserve"> </w:delText>
              </w:r>
              <w:r w:rsidR="00F41064">
                <w:rPr>
                  <w:rFonts w:hint="eastAsia"/>
                  <w:color w:val="000000"/>
                  <w:szCs w:val="21"/>
                </w:rPr>
                <w:delText>void checkTruck</w:delText>
              </w:r>
              <w:r w:rsidR="00F41064">
                <w:rPr>
                  <w:rFonts w:eastAsia="Times New Roman"/>
                  <w:color w:val="000000"/>
                  <w:szCs w:val="21"/>
                </w:rPr>
                <w:delText>(</w:delText>
              </w:r>
              <w:r w:rsidR="00F41064">
                <w:rPr>
                  <w:rFonts w:hint="eastAsia"/>
                  <w:color w:val="000000"/>
                  <w:szCs w:val="21"/>
                </w:rPr>
                <w:delText>long truckId</w:delText>
              </w:r>
              <w:r w:rsidR="00F41064">
                <w:rPr>
                  <w:rFonts w:eastAsia="Times New Roman"/>
                  <w:color w:val="000000"/>
                  <w:szCs w:val="21"/>
                </w:rPr>
                <w:delText>)</w:delText>
              </w:r>
            </w:del>
          </w:p>
        </w:tc>
      </w:tr>
      <w:tr w:rsidR="00D960C8">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rPr>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color w:val="000000"/>
                <w:szCs w:val="21"/>
              </w:rPr>
            </w:pPr>
            <w:r>
              <w:rPr>
                <w:rFonts w:ascii="宋体" w:hAnsi="宋体" w:cs="宋体" w:hint="eastAsia"/>
                <w:color w:val="000000"/>
                <w:szCs w:val="21"/>
              </w:rPr>
              <w:t>前置条件</w:t>
            </w:r>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color w:val="000000"/>
                <w:szCs w:val="21"/>
              </w:rPr>
            </w:pPr>
            <w:r>
              <w:rPr>
                <w:rFonts w:ascii="宋体" w:hAnsi="宋体" w:cs="宋体" w:hint="eastAsia"/>
                <w:color w:val="000000"/>
                <w:szCs w:val="21"/>
              </w:rPr>
              <w:t>启动一个查询车辆信息的回合</w:t>
            </w:r>
          </w:p>
        </w:tc>
      </w:tr>
      <w:tr w:rsidR="00D960C8">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rPr>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color w:val="000000"/>
                <w:szCs w:val="21"/>
              </w:rPr>
            </w:pPr>
            <w:r>
              <w:rPr>
                <w:rFonts w:ascii="宋体" w:hAnsi="宋体" w:cs="宋体" w:hint="eastAsia"/>
                <w:color w:val="000000"/>
                <w:szCs w:val="21"/>
              </w:rPr>
              <w:t>后置条件</w:t>
            </w:r>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color w:val="000000"/>
                <w:szCs w:val="21"/>
              </w:rPr>
            </w:pPr>
            <w:r>
              <w:rPr>
                <w:rFonts w:ascii="宋体" w:hAnsi="宋体" w:cs="宋体" w:hint="eastAsia"/>
                <w:color w:val="000000"/>
                <w:szCs w:val="21"/>
              </w:rPr>
              <w:t>在一个车辆信息查询回合中，显示车辆信息，包括车辆代号、服役时间、车牌号</w:t>
            </w:r>
          </w:p>
        </w:tc>
      </w:tr>
      <w:tr w:rsidR="00D960C8">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color w:val="000000"/>
                <w:szCs w:val="21"/>
              </w:rPr>
            </w:pPr>
            <w:del w:id="669" w:author="Administrator" w:date="2015-12-27T19:11:00Z">
              <w:r>
                <w:rPr>
                  <w:rFonts w:hint="eastAsia"/>
                  <w:color w:val="000000"/>
                  <w:szCs w:val="21"/>
                </w:rPr>
                <w:delText>nonUser</w:delText>
              </w:r>
            </w:del>
            <w:ins w:id="670" w:author="Administrator" w:date="2015-12-27T19:11:00Z">
              <w:r>
                <w:rPr>
                  <w:rFonts w:hint="eastAsia"/>
                  <w:color w:val="000000"/>
                  <w:szCs w:val="21"/>
                </w:rPr>
                <w:t>truck</w:t>
              </w:r>
            </w:ins>
            <w:r>
              <w:rPr>
                <w:rFonts w:hint="eastAsia"/>
                <w:color w:val="000000"/>
                <w:szCs w:val="21"/>
              </w:rPr>
              <w:t>bl</w:t>
            </w:r>
            <w:r>
              <w:rPr>
                <w:rFonts w:eastAsia="Times New Roman"/>
                <w:color w:val="000000"/>
                <w:szCs w:val="21"/>
              </w:rPr>
              <w:t>.</w:t>
            </w:r>
            <w:ins w:id="671" w:author="Administrator" w:date="2015-12-27T19:12:00Z">
              <w:r>
                <w:rPr>
                  <w:rFonts w:hint="eastAsia"/>
                  <w:color w:val="000000"/>
                  <w:szCs w:val="21"/>
                </w:rPr>
                <w:t>getTruckByBusinesshall</w:t>
              </w:r>
            </w:ins>
            <w:del w:id="672" w:author="Administrator" w:date="2015-12-27T19:12:00Z">
              <w:r>
                <w:rPr>
                  <w:rFonts w:hint="eastAsia"/>
                  <w:color w:val="000000"/>
                  <w:szCs w:val="21"/>
                </w:rPr>
                <w:delText>checkDriver</w:delText>
              </w:r>
            </w:del>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color w:val="000000"/>
                <w:szCs w:val="21"/>
              </w:rPr>
            </w:pPr>
            <w:r>
              <w:rPr>
                <w:rFonts w:ascii="宋体" w:hAnsi="宋体" w:cs="宋体" w:hint="eastAsia"/>
                <w:color w:val="000000"/>
                <w:szCs w:val="21"/>
              </w:rPr>
              <w:t>语法</w:t>
            </w:r>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403BAA">
            <w:pPr>
              <w:rPr>
                <w:color w:val="000000"/>
                <w:szCs w:val="21"/>
              </w:rPr>
            </w:pPr>
            <w:ins w:id="673" w:author="Administrator" w:date="2015-12-27T19:12:00Z">
              <w:r w:rsidRPr="00403BAA">
                <w:rPr>
                  <w:color w:val="000000"/>
                  <w:szCs w:val="21"/>
                  <w:rPrChange w:id="674" w:author="Administrator" w:date="2015-12-27T19:12:00Z">
                    <w:rPr/>
                  </w:rPrChange>
                </w:rPr>
                <w:t>public ArrayList&lt;TruckInfoVO&gt; getTruckByBusinesshall(String id);</w:t>
              </w:r>
            </w:ins>
            <w:del w:id="675" w:author="Administrator" w:date="2015-12-27T19:12:00Z">
              <w:r w:rsidR="00F41064">
                <w:rPr>
                  <w:rFonts w:hint="eastAsia"/>
                  <w:color w:val="000000"/>
                  <w:szCs w:val="21"/>
                </w:rPr>
                <w:delText>p</w:delText>
              </w:r>
              <w:r w:rsidR="00F41064">
                <w:rPr>
                  <w:rFonts w:eastAsia="Times New Roman" w:hint="eastAsia"/>
                  <w:color w:val="000000"/>
                  <w:szCs w:val="21"/>
                </w:rPr>
                <w:delText>ublic</w:delText>
              </w:r>
              <w:r w:rsidR="00F41064">
                <w:rPr>
                  <w:rFonts w:eastAsia="Times New Roman"/>
                  <w:color w:val="000000"/>
                  <w:szCs w:val="21"/>
                </w:rPr>
                <w:delText xml:space="preserve"> </w:delText>
              </w:r>
              <w:r w:rsidR="00F41064">
                <w:rPr>
                  <w:rFonts w:hint="eastAsia"/>
                  <w:color w:val="000000"/>
                  <w:szCs w:val="21"/>
                </w:rPr>
                <w:delText>void</w:delText>
              </w:r>
              <w:r w:rsidR="00F41064">
                <w:rPr>
                  <w:rFonts w:eastAsia="Times New Roman"/>
                  <w:color w:val="000000"/>
                  <w:szCs w:val="21"/>
                </w:rPr>
                <w:delText xml:space="preserve"> </w:delText>
              </w:r>
              <w:r w:rsidR="00F41064">
                <w:rPr>
                  <w:rFonts w:hint="eastAsia"/>
                  <w:color w:val="000000"/>
                  <w:szCs w:val="21"/>
                </w:rPr>
                <w:delText>checkDriver</w:delText>
              </w:r>
              <w:r w:rsidR="00F41064">
                <w:rPr>
                  <w:rFonts w:eastAsia="Times New Roman"/>
                  <w:color w:val="000000"/>
                  <w:szCs w:val="21"/>
                </w:rPr>
                <w:delText xml:space="preserve"> (</w:delText>
              </w:r>
              <w:r w:rsidR="00F41064">
                <w:rPr>
                  <w:rFonts w:hint="eastAsia"/>
                  <w:color w:val="000000"/>
                  <w:szCs w:val="21"/>
                </w:rPr>
                <w:delText>long driverId</w:delText>
              </w:r>
              <w:r w:rsidR="00F41064">
                <w:rPr>
                  <w:rFonts w:eastAsia="Times New Roman"/>
                  <w:color w:val="000000"/>
                  <w:szCs w:val="21"/>
                </w:rPr>
                <w:delText>)</w:delText>
              </w:r>
            </w:del>
          </w:p>
        </w:tc>
      </w:tr>
      <w:tr w:rsidR="00D960C8">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color w:val="000000"/>
                <w:szCs w:val="21"/>
              </w:rPr>
            </w:pPr>
            <w:r>
              <w:rPr>
                <w:rFonts w:ascii="宋体" w:hAnsi="宋体" w:cs="宋体" w:hint="eastAsia"/>
                <w:color w:val="000000"/>
                <w:szCs w:val="21"/>
              </w:rPr>
              <w:t>前置条件</w:t>
            </w:r>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color w:val="000000"/>
                <w:szCs w:val="21"/>
              </w:rPr>
            </w:pPr>
            <w:r>
              <w:rPr>
                <w:rFonts w:ascii="宋体" w:hAnsi="宋体" w:cs="宋体" w:hint="eastAsia"/>
                <w:color w:val="000000"/>
                <w:szCs w:val="21"/>
              </w:rPr>
              <w:t>启动一个</w:t>
            </w:r>
            <w:del w:id="676" w:author="Administrator" w:date="2015-12-27T19:12:00Z">
              <w:r>
                <w:rPr>
                  <w:rFonts w:ascii="宋体" w:hAnsi="宋体" w:cs="宋体" w:hint="eastAsia"/>
                  <w:color w:val="000000"/>
                  <w:szCs w:val="21"/>
                </w:rPr>
                <w:delText>查询司机信息</w:delText>
              </w:r>
            </w:del>
            <w:ins w:id="677" w:author="Administrator" w:date="2015-12-27T19:12:00Z">
              <w:r>
                <w:rPr>
                  <w:rFonts w:ascii="宋体" w:hAnsi="宋体" w:cs="宋体" w:hint="eastAsia"/>
                  <w:color w:val="000000"/>
                  <w:szCs w:val="21"/>
                </w:rPr>
                <w:t>得到营业厅</w:t>
              </w:r>
            </w:ins>
            <w:ins w:id="678" w:author="Administrator" w:date="2015-12-27T19:13:00Z">
              <w:r>
                <w:rPr>
                  <w:rFonts w:ascii="宋体" w:hAnsi="宋体" w:cs="宋体" w:hint="eastAsia"/>
                  <w:color w:val="000000"/>
                  <w:szCs w:val="21"/>
                </w:rPr>
                <w:t>所属车辆</w:t>
              </w:r>
            </w:ins>
            <w:r>
              <w:rPr>
                <w:rFonts w:ascii="宋体" w:hAnsi="宋体" w:cs="宋体" w:hint="eastAsia"/>
                <w:color w:val="000000"/>
                <w:szCs w:val="21"/>
              </w:rPr>
              <w:t>的回合</w:t>
            </w:r>
          </w:p>
        </w:tc>
      </w:tr>
      <w:tr w:rsidR="00D960C8">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color w:val="000000"/>
                <w:szCs w:val="21"/>
              </w:rPr>
            </w:pPr>
            <w:r>
              <w:rPr>
                <w:rFonts w:ascii="宋体" w:hAnsi="宋体" w:cs="宋体" w:hint="eastAsia"/>
                <w:color w:val="000000"/>
                <w:szCs w:val="21"/>
              </w:rPr>
              <w:t>后置条件</w:t>
            </w:r>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pStyle w:val="13"/>
              <w:rPr>
                <w:color w:val="000000"/>
              </w:rPr>
            </w:pPr>
            <w:r>
              <w:rPr>
                <w:rFonts w:ascii="宋体" w:hAnsi="宋体" w:cs="宋体" w:hint="eastAsia"/>
                <w:color w:val="000000"/>
              </w:rPr>
              <w:t>在一个</w:t>
            </w:r>
            <w:ins w:id="679" w:author="Administrator" w:date="2015-12-27T19:13:00Z">
              <w:r>
                <w:rPr>
                  <w:rFonts w:ascii="宋体" w:hAnsi="宋体" w:cs="宋体" w:hint="eastAsia"/>
                  <w:color w:val="000000"/>
                </w:rPr>
                <w:t>得到营业厅所属车辆</w:t>
              </w:r>
            </w:ins>
            <w:del w:id="680" w:author="Administrator" w:date="2015-12-27T19:13:00Z">
              <w:r>
                <w:rPr>
                  <w:rFonts w:ascii="宋体" w:hAnsi="宋体" w:cs="宋体" w:hint="eastAsia"/>
                  <w:color w:val="000000"/>
                </w:rPr>
                <w:delText>司机</w:delText>
              </w:r>
            </w:del>
            <w:r>
              <w:rPr>
                <w:rFonts w:ascii="宋体" w:hAnsi="宋体" w:cs="宋体" w:hint="eastAsia"/>
                <w:color w:val="000000"/>
              </w:rPr>
              <w:t>信息</w:t>
            </w:r>
            <w:del w:id="681" w:author="Administrator" w:date="2015-12-27T19:13:00Z">
              <w:r>
                <w:rPr>
                  <w:rFonts w:ascii="宋体" w:hAnsi="宋体" w:cs="宋体" w:hint="eastAsia"/>
                  <w:color w:val="000000"/>
                </w:rPr>
                <w:delText>查询</w:delText>
              </w:r>
            </w:del>
            <w:r>
              <w:rPr>
                <w:rFonts w:ascii="宋体" w:hAnsi="宋体" w:cs="宋体" w:hint="eastAsia"/>
                <w:color w:val="000000"/>
              </w:rPr>
              <w:t>回合中，</w:t>
            </w:r>
            <w:del w:id="682" w:author="Administrator" w:date="2015-12-27T19:13:00Z">
              <w:r>
                <w:rPr>
                  <w:rFonts w:ascii="宋体" w:hAnsi="宋体" w:cs="宋体" w:hint="eastAsia"/>
                  <w:color w:val="000000"/>
                </w:rPr>
                <w:delText>显示司机信息，</w:delText>
              </w:r>
              <w:r>
                <w:rPr>
                  <w:rFonts w:ascii="宋体" w:hAnsi="宋体" w:hint="eastAsia"/>
                  <w:color w:val="000000"/>
                </w:rPr>
                <w:delText>包括司机编号、姓名、出生日期、身份证号、手机 、性别、行驶证期限</w:delText>
              </w:r>
            </w:del>
            <w:ins w:id="683" w:author="Administrator" w:date="2015-12-27T19:13:00Z">
              <w:r>
                <w:rPr>
                  <w:rFonts w:ascii="宋体" w:hAnsi="宋体" w:cs="宋体" w:hint="eastAsia"/>
                  <w:color w:val="000000"/>
                </w:rPr>
                <w:t>返回相应车辆信息</w:t>
              </w:r>
            </w:ins>
          </w:p>
        </w:tc>
      </w:tr>
      <w:tr w:rsidR="00D960C8">
        <w:trPr>
          <w:ins w:id="684" w:author="Administrator" w:date="2015-12-27T19:14: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ins w:id="685" w:author="Administrator" w:date="2015-12-27T19:14:00Z"/>
                <w:color w:val="000000"/>
                <w:szCs w:val="21"/>
              </w:rPr>
            </w:pPr>
            <w:ins w:id="686" w:author="Administrator" w:date="2015-12-27T19:14:00Z">
              <w:r>
                <w:rPr>
                  <w:rFonts w:hint="eastAsia"/>
                  <w:color w:val="000000"/>
                  <w:szCs w:val="21"/>
                </w:rPr>
                <w:t>truckbl</w:t>
              </w:r>
              <w:r>
                <w:rPr>
                  <w:rFonts w:eastAsia="Times New Roman"/>
                  <w:color w:val="000000"/>
                  <w:szCs w:val="21"/>
                </w:rPr>
                <w:t>.</w:t>
              </w:r>
            </w:ins>
            <w:ins w:id="687" w:author="Administrator" w:date="2015-12-27T19:16:00Z">
              <w:r>
                <w:rPr>
                  <w:rFonts w:hint="eastAsia"/>
                  <w:color w:val="000000"/>
                  <w:szCs w:val="21"/>
                </w:rPr>
                <w:t>getAllTruckInfo</w:t>
              </w:r>
            </w:ins>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688" w:author="Administrator" w:date="2015-12-27T19:14:00Z"/>
                <w:color w:val="000000"/>
                <w:szCs w:val="21"/>
              </w:rPr>
            </w:pPr>
            <w:ins w:id="689" w:author="Administrator" w:date="2015-12-27T19:14:00Z">
              <w:r>
                <w:rPr>
                  <w:rFonts w:ascii="宋体" w:hAnsi="宋体" w:cs="宋体" w:hint="eastAsia"/>
                  <w:color w:val="000000"/>
                  <w:szCs w:val="21"/>
                </w:rPr>
                <w:t>语法</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403BAA">
            <w:pPr>
              <w:rPr>
                <w:ins w:id="690" w:author="Administrator" w:date="2015-12-27T19:14:00Z"/>
                <w:color w:val="000000"/>
                <w:szCs w:val="21"/>
              </w:rPr>
            </w:pPr>
            <w:ins w:id="691" w:author="Administrator" w:date="2015-12-27T19:15:00Z">
              <w:r w:rsidRPr="00403BAA">
                <w:rPr>
                  <w:color w:val="000000"/>
                  <w:szCs w:val="21"/>
                  <w:rPrChange w:id="692" w:author="Administrator" w:date="2015-12-27T19:15:00Z">
                    <w:rPr/>
                  </w:rPrChange>
                </w:rPr>
                <w:t>public ArrayList&lt;TruckInfoVO&gt; getAllTruckInfo();</w:t>
              </w:r>
            </w:ins>
          </w:p>
        </w:tc>
      </w:tr>
      <w:tr w:rsidR="00D960C8">
        <w:trPr>
          <w:ins w:id="693" w:author="Administrator" w:date="2015-12-27T19:1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694" w:author="Administrator" w:date="2015-12-27T19:14: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695" w:author="Administrator" w:date="2015-12-27T19:14:00Z"/>
                <w:color w:val="000000"/>
                <w:szCs w:val="21"/>
              </w:rPr>
            </w:pPr>
            <w:ins w:id="696" w:author="Administrator" w:date="2015-12-27T19:14:00Z">
              <w:r>
                <w:rPr>
                  <w:rFonts w:ascii="宋体" w:hAnsi="宋体" w:cs="宋体" w:hint="eastAsia"/>
                  <w:color w:val="000000"/>
                  <w:szCs w:val="21"/>
                </w:rPr>
                <w:t>前置条件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697" w:author="Administrator" w:date="2015-12-27T19:14:00Z"/>
                <w:color w:val="000000"/>
                <w:szCs w:val="21"/>
              </w:rPr>
            </w:pPr>
            <w:ins w:id="698" w:author="Administrator" w:date="2015-12-27T19:14:00Z">
              <w:r>
                <w:rPr>
                  <w:rFonts w:ascii="宋体" w:hAnsi="宋体" w:cs="宋体" w:hint="eastAsia"/>
                  <w:color w:val="000000"/>
                  <w:szCs w:val="21"/>
                </w:rPr>
                <w:t>启动一个得到</w:t>
              </w:r>
            </w:ins>
            <w:ins w:id="699" w:author="Administrator" w:date="2015-12-27T19:16:00Z">
              <w:r>
                <w:rPr>
                  <w:rFonts w:ascii="宋体" w:hAnsi="宋体" w:cs="宋体" w:hint="eastAsia"/>
                  <w:color w:val="000000"/>
                  <w:szCs w:val="21"/>
                </w:rPr>
                <w:t>所有</w:t>
              </w:r>
            </w:ins>
            <w:ins w:id="700" w:author="Administrator" w:date="2015-12-27T19:14:00Z">
              <w:r>
                <w:rPr>
                  <w:rFonts w:ascii="宋体" w:hAnsi="宋体" w:cs="宋体" w:hint="eastAsia"/>
                  <w:color w:val="000000"/>
                  <w:szCs w:val="21"/>
                </w:rPr>
                <w:t>车辆的回合</w:t>
              </w:r>
            </w:ins>
          </w:p>
        </w:tc>
      </w:tr>
      <w:tr w:rsidR="00D960C8">
        <w:trPr>
          <w:ins w:id="701" w:author="Administrator" w:date="2015-12-27T19:1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702" w:author="Administrator" w:date="2015-12-27T19:14: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703" w:author="Administrator" w:date="2015-12-27T19:14:00Z"/>
                <w:color w:val="000000"/>
                <w:szCs w:val="21"/>
              </w:rPr>
            </w:pPr>
            <w:ins w:id="704" w:author="Administrator" w:date="2015-12-27T19:14:00Z">
              <w:r>
                <w:rPr>
                  <w:rFonts w:ascii="宋体" w:hAnsi="宋体" w:cs="宋体" w:hint="eastAsia"/>
                  <w:color w:val="000000"/>
                  <w:szCs w:val="21"/>
                </w:rPr>
                <w:t>后置条件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pStyle w:val="13"/>
              <w:rPr>
                <w:ins w:id="705" w:author="Administrator" w:date="2015-12-27T19:14:00Z"/>
                <w:color w:val="000000"/>
              </w:rPr>
            </w:pPr>
            <w:ins w:id="706" w:author="Administrator" w:date="2015-12-27T19:14:00Z">
              <w:r>
                <w:rPr>
                  <w:rFonts w:ascii="宋体" w:hAnsi="宋体" w:cs="宋体" w:hint="eastAsia"/>
                  <w:color w:val="000000"/>
                </w:rPr>
                <w:t>在一个得到</w:t>
              </w:r>
            </w:ins>
            <w:ins w:id="707" w:author="Administrator" w:date="2015-12-27T19:16:00Z">
              <w:r>
                <w:rPr>
                  <w:rFonts w:ascii="宋体" w:hAnsi="宋体" w:cs="宋体" w:hint="eastAsia"/>
                  <w:color w:val="000000"/>
                </w:rPr>
                <w:t>所有</w:t>
              </w:r>
            </w:ins>
            <w:ins w:id="708" w:author="Administrator" w:date="2015-12-27T19:14:00Z">
              <w:r>
                <w:rPr>
                  <w:rFonts w:ascii="宋体" w:hAnsi="宋体" w:cs="宋体" w:hint="eastAsia"/>
                  <w:color w:val="000000"/>
                </w:rPr>
                <w:t>车辆信息回合中，返回相应车辆信息</w:t>
              </w:r>
            </w:ins>
          </w:p>
        </w:tc>
      </w:tr>
      <w:tr w:rsidR="00D960C8">
        <w:trPr>
          <w:ins w:id="709" w:author="Administrator" w:date="2015-12-27T19:16: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ins w:id="710" w:author="Administrator" w:date="2015-12-27T19:16:00Z"/>
                <w:color w:val="000000"/>
                <w:szCs w:val="21"/>
              </w:rPr>
            </w:pPr>
            <w:ins w:id="711" w:author="Administrator" w:date="2015-12-27T19:16:00Z">
              <w:r>
                <w:rPr>
                  <w:rFonts w:hint="eastAsia"/>
                  <w:color w:val="000000"/>
                  <w:szCs w:val="21"/>
                </w:rPr>
                <w:t>truckbl</w:t>
              </w:r>
              <w:r>
                <w:rPr>
                  <w:rFonts w:eastAsia="Times New Roman"/>
                  <w:color w:val="000000"/>
                  <w:szCs w:val="21"/>
                </w:rPr>
                <w:t>.</w:t>
              </w:r>
            </w:ins>
            <w:ins w:id="712" w:author="Administrator" w:date="2015-12-27T19:17:00Z">
              <w:r>
                <w:rPr>
                  <w:rFonts w:hint="eastAsia"/>
                  <w:color w:val="000000"/>
                  <w:szCs w:val="21"/>
                </w:rPr>
                <w:t>addTruckInfo</w:t>
              </w:r>
            </w:ins>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713" w:author="Administrator" w:date="2015-12-27T19:16:00Z"/>
                <w:color w:val="000000"/>
                <w:szCs w:val="21"/>
              </w:rPr>
            </w:pPr>
            <w:ins w:id="714" w:author="Administrator" w:date="2015-12-27T19:16:00Z">
              <w:r>
                <w:rPr>
                  <w:rFonts w:ascii="宋体" w:hAnsi="宋体" w:cs="宋体" w:hint="eastAsia"/>
                  <w:color w:val="000000"/>
                  <w:szCs w:val="21"/>
                </w:rPr>
                <w:t>语法</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403BAA">
            <w:pPr>
              <w:rPr>
                <w:ins w:id="715" w:author="Administrator" w:date="2015-12-27T19:16:00Z"/>
                <w:color w:val="000000"/>
                <w:szCs w:val="21"/>
              </w:rPr>
            </w:pPr>
            <w:ins w:id="716" w:author="Administrator" w:date="2015-12-27T19:16:00Z">
              <w:r w:rsidRPr="00403BAA">
                <w:rPr>
                  <w:color w:val="000000"/>
                  <w:szCs w:val="21"/>
                  <w:rPrChange w:id="717" w:author="Administrator" w:date="2015-12-27T19:16:00Z">
                    <w:rPr/>
                  </w:rPrChange>
                </w:rPr>
                <w:t>public void addTruckInfo(TruckInfoVO truck);</w:t>
              </w:r>
            </w:ins>
          </w:p>
        </w:tc>
      </w:tr>
      <w:tr w:rsidR="00D960C8">
        <w:trPr>
          <w:ins w:id="718" w:author="Administrator" w:date="2015-12-27T19:16: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719" w:author="Administrator" w:date="2015-12-27T19:16: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720" w:author="Administrator" w:date="2015-12-27T19:16:00Z"/>
                <w:color w:val="000000"/>
                <w:szCs w:val="21"/>
              </w:rPr>
            </w:pPr>
            <w:ins w:id="721" w:author="Administrator" w:date="2015-12-27T19:16:00Z">
              <w:r>
                <w:rPr>
                  <w:rFonts w:ascii="宋体" w:hAnsi="宋体" w:cs="宋体" w:hint="eastAsia"/>
                  <w:color w:val="000000"/>
                  <w:szCs w:val="21"/>
                </w:rPr>
                <w:t>前置条件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722" w:author="Administrator" w:date="2015-12-27T19:16:00Z"/>
                <w:color w:val="000000"/>
                <w:szCs w:val="21"/>
              </w:rPr>
            </w:pPr>
            <w:ins w:id="723" w:author="Administrator" w:date="2015-12-27T19:16:00Z">
              <w:r>
                <w:rPr>
                  <w:rFonts w:ascii="宋体" w:hAnsi="宋体" w:cs="宋体" w:hint="eastAsia"/>
                  <w:color w:val="000000"/>
                  <w:szCs w:val="21"/>
                </w:rPr>
                <w:t>启动一个</w:t>
              </w:r>
            </w:ins>
            <w:ins w:id="724" w:author="Administrator" w:date="2015-12-27T19:17:00Z">
              <w:r>
                <w:rPr>
                  <w:rFonts w:ascii="宋体" w:hAnsi="宋体" w:cs="宋体" w:hint="eastAsia"/>
                  <w:color w:val="000000"/>
                  <w:szCs w:val="21"/>
                </w:rPr>
                <w:t>增加</w:t>
              </w:r>
            </w:ins>
            <w:ins w:id="725" w:author="Administrator" w:date="2015-12-27T19:16:00Z">
              <w:r>
                <w:rPr>
                  <w:rFonts w:ascii="宋体" w:hAnsi="宋体" w:cs="宋体" w:hint="eastAsia"/>
                  <w:color w:val="000000"/>
                  <w:szCs w:val="21"/>
                </w:rPr>
                <w:t>车辆的回合</w:t>
              </w:r>
            </w:ins>
          </w:p>
        </w:tc>
      </w:tr>
      <w:tr w:rsidR="00D960C8">
        <w:trPr>
          <w:ins w:id="726" w:author="Administrator" w:date="2015-12-27T19:16: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727" w:author="Administrator" w:date="2015-12-27T19:16: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728" w:author="Administrator" w:date="2015-12-27T19:16:00Z"/>
                <w:color w:val="000000"/>
                <w:szCs w:val="21"/>
              </w:rPr>
            </w:pPr>
            <w:ins w:id="729" w:author="Administrator" w:date="2015-12-27T19:16:00Z">
              <w:r>
                <w:rPr>
                  <w:rFonts w:ascii="宋体" w:hAnsi="宋体" w:cs="宋体" w:hint="eastAsia"/>
                  <w:color w:val="000000"/>
                  <w:szCs w:val="21"/>
                </w:rPr>
                <w:t>后置</w:t>
              </w:r>
              <w:r>
                <w:rPr>
                  <w:rFonts w:ascii="宋体" w:hAnsi="宋体" w:cs="宋体" w:hint="eastAsia"/>
                  <w:color w:val="000000"/>
                  <w:szCs w:val="21"/>
                </w:rPr>
                <w:lastRenderedPageBreak/>
                <w:t>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pStyle w:val="13"/>
              <w:rPr>
                <w:ins w:id="730" w:author="Administrator" w:date="2015-12-27T19:16:00Z"/>
                <w:color w:val="000000"/>
              </w:rPr>
            </w:pPr>
            <w:ins w:id="731" w:author="Administrator" w:date="2015-12-27T19:16:00Z">
              <w:r>
                <w:rPr>
                  <w:rFonts w:ascii="宋体" w:hAnsi="宋体" w:cs="宋体" w:hint="eastAsia"/>
                  <w:color w:val="000000"/>
                </w:rPr>
                <w:lastRenderedPageBreak/>
                <w:t>在一个</w:t>
              </w:r>
            </w:ins>
            <w:ins w:id="732" w:author="Administrator" w:date="2015-12-27T19:17:00Z">
              <w:r>
                <w:rPr>
                  <w:rFonts w:ascii="宋体" w:hAnsi="宋体" w:cs="宋体" w:hint="eastAsia"/>
                  <w:color w:val="000000"/>
                </w:rPr>
                <w:t>增加</w:t>
              </w:r>
            </w:ins>
            <w:ins w:id="733" w:author="Administrator" w:date="2015-12-27T19:16:00Z">
              <w:r>
                <w:rPr>
                  <w:rFonts w:ascii="宋体" w:hAnsi="宋体" w:cs="宋体" w:hint="eastAsia"/>
                  <w:color w:val="000000"/>
                </w:rPr>
                <w:t>车辆信息回合中，</w:t>
              </w:r>
            </w:ins>
            <w:ins w:id="734" w:author="Administrator" w:date="2015-12-27T19:17:00Z">
              <w:r>
                <w:rPr>
                  <w:rFonts w:ascii="宋体" w:hAnsi="宋体" w:cs="宋体" w:hint="eastAsia"/>
                  <w:color w:val="000000"/>
                </w:rPr>
                <w:t>完成</w:t>
              </w:r>
            </w:ins>
            <w:ins w:id="735" w:author="Administrator" w:date="2015-12-27T19:16:00Z">
              <w:r>
                <w:rPr>
                  <w:rFonts w:ascii="宋体" w:hAnsi="宋体" w:cs="宋体" w:hint="eastAsia"/>
                  <w:color w:val="000000"/>
                </w:rPr>
                <w:t>相应车辆信息</w:t>
              </w:r>
            </w:ins>
            <w:ins w:id="736" w:author="Administrator" w:date="2015-12-27T19:17:00Z">
              <w:r>
                <w:rPr>
                  <w:rFonts w:ascii="宋体" w:hAnsi="宋体" w:cs="宋体" w:hint="eastAsia"/>
                  <w:color w:val="000000"/>
                </w:rPr>
                <w:t>的</w:t>
              </w:r>
              <w:r>
                <w:rPr>
                  <w:rFonts w:ascii="宋体" w:hAnsi="宋体" w:cs="宋体" w:hint="eastAsia"/>
                  <w:color w:val="000000"/>
                </w:rPr>
                <w:lastRenderedPageBreak/>
                <w:t>增加</w:t>
              </w:r>
            </w:ins>
          </w:p>
        </w:tc>
      </w:tr>
      <w:tr w:rsidR="00D960C8">
        <w:trPr>
          <w:ins w:id="737" w:author="Administrator" w:date="2015-12-27T19:17: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ins w:id="738" w:author="Administrator" w:date="2015-12-27T19:17:00Z"/>
                <w:color w:val="000000"/>
                <w:szCs w:val="21"/>
              </w:rPr>
            </w:pPr>
            <w:ins w:id="739" w:author="Administrator" w:date="2015-12-27T19:17:00Z">
              <w:r>
                <w:rPr>
                  <w:rFonts w:hint="eastAsia"/>
                  <w:color w:val="000000"/>
                  <w:szCs w:val="21"/>
                </w:rPr>
                <w:lastRenderedPageBreak/>
                <w:t>truckbl</w:t>
              </w:r>
              <w:r>
                <w:rPr>
                  <w:rFonts w:eastAsia="Times New Roman"/>
                  <w:color w:val="000000"/>
                  <w:szCs w:val="21"/>
                </w:rPr>
                <w:t>.</w:t>
              </w:r>
            </w:ins>
            <w:ins w:id="740" w:author="Administrator" w:date="2015-12-27T19:18:00Z">
              <w:r>
                <w:rPr>
                  <w:rFonts w:hint="eastAsia"/>
                  <w:color w:val="000000"/>
                  <w:szCs w:val="21"/>
                </w:rPr>
                <w:t>deleteTruckInfo</w:t>
              </w:r>
            </w:ins>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741" w:author="Administrator" w:date="2015-12-27T19:17:00Z"/>
                <w:color w:val="000000"/>
                <w:szCs w:val="21"/>
              </w:rPr>
            </w:pPr>
            <w:ins w:id="742" w:author="Administrator" w:date="2015-12-27T19:17:00Z">
              <w:r>
                <w:rPr>
                  <w:rFonts w:ascii="宋体" w:hAnsi="宋体" w:cs="宋体" w:hint="eastAsia"/>
                  <w:color w:val="000000"/>
                  <w:szCs w:val="21"/>
                </w:rPr>
                <w:t>语法</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403BAA">
            <w:pPr>
              <w:rPr>
                <w:ins w:id="743" w:author="Administrator" w:date="2015-12-27T19:17:00Z"/>
                <w:color w:val="000000"/>
                <w:szCs w:val="21"/>
              </w:rPr>
            </w:pPr>
            <w:ins w:id="744" w:author="Administrator" w:date="2015-12-27T19:18:00Z">
              <w:r w:rsidRPr="00403BAA">
                <w:rPr>
                  <w:color w:val="000000"/>
                  <w:szCs w:val="21"/>
                  <w:rPrChange w:id="745" w:author="Administrator" w:date="2015-12-27T19:18:00Z">
                    <w:rPr/>
                  </w:rPrChange>
                </w:rPr>
                <w:t>public void deleteTruckInfo(String truckId);</w:t>
              </w:r>
            </w:ins>
          </w:p>
        </w:tc>
      </w:tr>
      <w:tr w:rsidR="00D960C8">
        <w:trPr>
          <w:ins w:id="746" w:author="Administrator" w:date="2015-12-27T19:17: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747" w:author="Administrator" w:date="2015-12-27T19:17: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748" w:author="Administrator" w:date="2015-12-27T19:17:00Z"/>
                <w:color w:val="000000"/>
                <w:szCs w:val="21"/>
              </w:rPr>
            </w:pPr>
            <w:ins w:id="749" w:author="Administrator" w:date="2015-12-27T19:17:00Z">
              <w:r>
                <w:rPr>
                  <w:rFonts w:ascii="宋体" w:hAnsi="宋体" w:cs="宋体" w:hint="eastAsia"/>
                  <w:color w:val="000000"/>
                  <w:szCs w:val="21"/>
                </w:rPr>
                <w:t>前置条件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750" w:author="Administrator" w:date="2015-12-27T19:17:00Z"/>
                <w:color w:val="000000"/>
                <w:szCs w:val="21"/>
              </w:rPr>
            </w:pPr>
            <w:ins w:id="751" w:author="Administrator" w:date="2015-12-27T19:17:00Z">
              <w:r>
                <w:rPr>
                  <w:rFonts w:ascii="宋体" w:hAnsi="宋体" w:cs="宋体" w:hint="eastAsia"/>
                  <w:color w:val="000000"/>
                  <w:szCs w:val="21"/>
                </w:rPr>
                <w:t>启动一个</w:t>
              </w:r>
            </w:ins>
            <w:ins w:id="752" w:author="Administrator" w:date="2015-12-27T19:18:00Z">
              <w:r>
                <w:rPr>
                  <w:rFonts w:ascii="宋体" w:hAnsi="宋体" w:cs="宋体" w:hint="eastAsia"/>
                  <w:color w:val="000000"/>
                  <w:szCs w:val="21"/>
                </w:rPr>
                <w:t>删除</w:t>
              </w:r>
            </w:ins>
            <w:ins w:id="753" w:author="Administrator" w:date="2015-12-27T19:17:00Z">
              <w:r>
                <w:rPr>
                  <w:rFonts w:ascii="宋体" w:hAnsi="宋体" w:cs="宋体" w:hint="eastAsia"/>
                  <w:color w:val="000000"/>
                  <w:szCs w:val="21"/>
                </w:rPr>
                <w:t>车辆的回合</w:t>
              </w:r>
            </w:ins>
          </w:p>
        </w:tc>
      </w:tr>
      <w:tr w:rsidR="00D960C8">
        <w:trPr>
          <w:ins w:id="754" w:author="Administrator" w:date="2015-12-27T19:17: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755" w:author="Administrator" w:date="2015-12-27T19:17: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756" w:author="Administrator" w:date="2015-12-27T19:17:00Z"/>
                <w:color w:val="000000"/>
                <w:szCs w:val="21"/>
              </w:rPr>
            </w:pPr>
            <w:ins w:id="757" w:author="Administrator" w:date="2015-12-27T19:17:00Z">
              <w:r>
                <w:rPr>
                  <w:rFonts w:ascii="宋体" w:hAnsi="宋体" w:cs="宋体" w:hint="eastAsia"/>
                  <w:color w:val="000000"/>
                  <w:szCs w:val="21"/>
                </w:rPr>
                <w:t>后置条件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pStyle w:val="13"/>
              <w:rPr>
                <w:ins w:id="758" w:author="Administrator" w:date="2015-12-27T19:17:00Z"/>
                <w:color w:val="000000"/>
              </w:rPr>
            </w:pPr>
            <w:ins w:id="759" w:author="Administrator" w:date="2015-12-27T19:17:00Z">
              <w:r>
                <w:rPr>
                  <w:rFonts w:ascii="宋体" w:hAnsi="宋体" w:cs="宋体" w:hint="eastAsia"/>
                  <w:color w:val="000000"/>
                </w:rPr>
                <w:t>在一个</w:t>
              </w:r>
            </w:ins>
            <w:ins w:id="760" w:author="Administrator" w:date="2015-12-27T19:18:00Z">
              <w:r>
                <w:rPr>
                  <w:rFonts w:ascii="宋体" w:hAnsi="宋体" w:cs="宋体" w:hint="eastAsia"/>
                  <w:color w:val="000000"/>
                </w:rPr>
                <w:t>删除</w:t>
              </w:r>
            </w:ins>
            <w:ins w:id="761" w:author="Administrator" w:date="2015-12-27T19:17:00Z">
              <w:r>
                <w:rPr>
                  <w:rFonts w:ascii="宋体" w:hAnsi="宋体" w:cs="宋体" w:hint="eastAsia"/>
                  <w:color w:val="000000"/>
                </w:rPr>
                <w:t>车辆信息回合中，完成相应车辆信息的</w:t>
              </w:r>
            </w:ins>
            <w:ins w:id="762" w:author="Administrator" w:date="2015-12-27T19:19:00Z">
              <w:r>
                <w:rPr>
                  <w:rFonts w:ascii="宋体" w:hAnsi="宋体" w:cs="宋体" w:hint="eastAsia"/>
                  <w:color w:val="000000"/>
                </w:rPr>
                <w:t>删除</w:t>
              </w:r>
            </w:ins>
          </w:p>
        </w:tc>
      </w:tr>
      <w:tr w:rsidR="00D960C8">
        <w:trPr>
          <w:ins w:id="763" w:author="Administrator" w:date="2015-12-27T19:19: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ins w:id="764" w:author="Administrator" w:date="2015-12-27T19:19:00Z"/>
                <w:color w:val="000000"/>
                <w:szCs w:val="21"/>
              </w:rPr>
            </w:pPr>
            <w:ins w:id="765" w:author="Administrator" w:date="2015-12-27T19:19:00Z">
              <w:r>
                <w:rPr>
                  <w:rFonts w:hint="eastAsia"/>
                  <w:color w:val="000000"/>
                  <w:szCs w:val="21"/>
                </w:rPr>
                <w:t>truckbl</w:t>
              </w:r>
              <w:r>
                <w:rPr>
                  <w:rFonts w:eastAsia="Times New Roman"/>
                  <w:color w:val="000000"/>
                  <w:szCs w:val="21"/>
                </w:rPr>
                <w:t>.</w:t>
              </w:r>
              <w:r>
                <w:rPr>
                  <w:rFonts w:hint="eastAsia"/>
                  <w:color w:val="000000"/>
                  <w:szCs w:val="21"/>
                </w:rPr>
                <w:t>changeTruckInfo</w:t>
              </w:r>
            </w:ins>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766" w:author="Administrator" w:date="2015-12-27T19:19:00Z"/>
                <w:color w:val="000000"/>
                <w:szCs w:val="21"/>
              </w:rPr>
            </w:pPr>
            <w:ins w:id="767" w:author="Administrator" w:date="2015-12-27T19:19:00Z">
              <w:r>
                <w:rPr>
                  <w:rFonts w:ascii="宋体" w:hAnsi="宋体" w:cs="宋体" w:hint="eastAsia"/>
                  <w:color w:val="000000"/>
                  <w:szCs w:val="21"/>
                </w:rPr>
                <w:t>语法</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403BAA">
            <w:pPr>
              <w:rPr>
                <w:ins w:id="768" w:author="Administrator" w:date="2015-12-27T19:19:00Z"/>
                <w:color w:val="000000"/>
                <w:szCs w:val="21"/>
              </w:rPr>
            </w:pPr>
            <w:ins w:id="769" w:author="Administrator" w:date="2015-12-27T19:19:00Z">
              <w:r w:rsidRPr="00403BAA">
                <w:rPr>
                  <w:color w:val="000000"/>
                  <w:szCs w:val="21"/>
                  <w:rPrChange w:id="770" w:author="Administrator" w:date="2015-12-27T19:19:00Z">
                    <w:rPr/>
                  </w:rPrChange>
                </w:rPr>
                <w:t>public void changeTruckInfo(String truckId,TruckInfoVO tvo);</w:t>
              </w:r>
            </w:ins>
          </w:p>
        </w:tc>
      </w:tr>
      <w:tr w:rsidR="00D960C8">
        <w:trPr>
          <w:ins w:id="771" w:author="Administrator" w:date="2015-12-27T19:19: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772" w:author="Administrator" w:date="2015-12-27T19:19: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773" w:author="Administrator" w:date="2015-12-27T19:19:00Z"/>
                <w:color w:val="000000"/>
                <w:szCs w:val="21"/>
              </w:rPr>
            </w:pPr>
            <w:ins w:id="774" w:author="Administrator" w:date="2015-12-27T19:19:00Z">
              <w:r>
                <w:rPr>
                  <w:rFonts w:ascii="宋体" w:hAnsi="宋体" w:cs="宋体" w:hint="eastAsia"/>
                  <w:color w:val="000000"/>
                  <w:szCs w:val="21"/>
                </w:rPr>
                <w:t>前置条件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775" w:author="Administrator" w:date="2015-12-27T19:19:00Z"/>
                <w:color w:val="000000"/>
                <w:szCs w:val="21"/>
              </w:rPr>
            </w:pPr>
            <w:ins w:id="776" w:author="Administrator" w:date="2015-12-27T19:19:00Z">
              <w:r>
                <w:rPr>
                  <w:rFonts w:ascii="宋体" w:hAnsi="宋体" w:cs="宋体" w:hint="eastAsia"/>
                  <w:color w:val="000000"/>
                  <w:szCs w:val="21"/>
                </w:rPr>
                <w:t>启动一个修改车辆信息的回合</w:t>
              </w:r>
            </w:ins>
          </w:p>
        </w:tc>
      </w:tr>
      <w:tr w:rsidR="00D960C8">
        <w:trPr>
          <w:ins w:id="777" w:author="Administrator" w:date="2015-12-27T19:19: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778" w:author="Administrator" w:date="2015-12-27T19:19: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779" w:author="Administrator" w:date="2015-12-27T19:19:00Z"/>
                <w:color w:val="000000"/>
                <w:szCs w:val="21"/>
              </w:rPr>
            </w:pPr>
            <w:ins w:id="780" w:author="Administrator" w:date="2015-12-27T19:19:00Z">
              <w:r>
                <w:rPr>
                  <w:rFonts w:ascii="宋体" w:hAnsi="宋体" w:cs="宋体" w:hint="eastAsia"/>
                  <w:color w:val="000000"/>
                  <w:szCs w:val="21"/>
                </w:rPr>
                <w:t>后置条件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pStyle w:val="13"/>
              <w:rPr>
                <w:ins w:id="781" w:author="Administrator" w:date="2015-12-27T19:19:00Z"/>
                <w:color w:val="000000"/>
              </w:rPr>
            </w:pPr>
            <w:ins w:id="782" w:author="Administrator" w:date="2015-12-27T19:19:00Z">
              <w:r>
                <w:rPr>
                  <w:rFonts w:ascii="宋体" w:hAnsi="宋体" w:cs="宋体" w:hint="eastAsia"/>
                  <w:color w:val="000000"/>
                </w:rPr>
                <w:t>在一个修改车辆信息回合中，完成相应车辆信息的修改</w:t>
              </w:r>
            </w:ins>
          </w:p>
        </w:tc>
      </w:tr>
      <w:tr w:rsidR="00D960C8">
        <w:trPr>
          <w:ins w:id="783" w:author="Administrator" w:date="2015-12-27T19:20: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ins w:id="784" w:author="Administrator" w:date="2015-12-27T19:20:00Z"/>
                <w:color w:val="000000"/>
                <w:szCs w:val="21"/>
              </w:rPr>
            </w:pPr>
            <w:ins w:id="785" w:author="Administrator" w:date="2015-12-27T19:20:00Z">
              <w:r>
                <w:rPr>
                  <w:rFonts w:hint="eastAsia"/>
                  <w:color w:val="000000"/>
                  <w:szCs w:val="21"/>
                </w:rPr>
                <w:t>truckbl</w:t>
              </w:r>
              <w:r>
                <w:rPr>
                  <w:rFonts w:eastAsia="Times New Roman"/>
                  <w:color w:val="000000"/>
                  <w:szCs w:val="21"/>
                </w:rPr>
                <w:t>.</w:t>
              </w:r>
              <w:r>
                <w:rPr>
                  <w:rFonts w:hint="eastAsia"/>
                  <w:color w:val="000000"/>
                  <w:szCs w:val="21"/>
                </w:rPr>
                <w:t>initTruck</w:t>
              </w:r>
            </w:ins>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786" w:author="Administrator" w:date="2015-12-27T19:20:00Z"/>
                <w:color w:val="000000"/>
                <w:szCs w:val="21"/>
              </w:rPr>
            </w:pPr>
            <w:ins w:id="787" w:author="Administrator" w:date="2015-12-27T19:20:00Z">
              <w:r>
                <w:rPr>
                  <w:rFonts w:ascii="宋体" w:hAnsi="宋体" w:cs="宋体" w:hint="eastAsia"/>
                  <w:color w:val="000000"/>
                  <w:szCs w:val="21"/>
                </w:rPr>
                <w:t>语法</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403BAA">
            <w:pPr>
              <w:rPr>
                <w:ins w:id="788" w:author="Administrator" w:date="2015-12-27T19:20:00Z"/>
                <w:color w:val="000000"/>
                <w:szCs w:val="21"/>
              </w:rPr>
            </w:pPr>
            <w:ins w:id="789" w:author="Administrator" w:date="2015-12-27T19:20:00Z">
              <w:r w:rsidRPr="00403BAA">
                <w:rPr>
                  <w:color w:val="000000"/>
                  <w:szCs w:val="21"/>
                  <w:rPrChange w:id="790" w:author="Administrator" w:date="2015-12-27T19:20:00Z">
                    <w:rPr/>
                  </w:rPrChange>
                </w:rPr>
                <w:t>public void initTruck(ArrayList&lt;TruckInfoVO&gt; tvolist);</w:t>
              </w:r>
            </w:ins>
          </w:p>
        </w:tc>
      </w:tr>
      <w:tr w:rsidR="00D960C8">
        <w:trPr>
          <w:ins w:id="791" w:author="Administrator" w:date="2015-12-27T19:20: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792" w:author="Administrator" w:date="2015-12-27T19:20: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793" w:author="Administrator" w:date="2015-12-27T19:20:00Z"/>
                <w:color w:val="000000"/>
                <w:szCs w:val="21"/>
              </w:rPr>
            </w:pPr>
            <w:ins w:id="794" w:author="Administrator" w:date="2015-12-27T19:20:00Z">
              <w:r>
                <w:rPr>
                  <w:rFonts w:ascii="宋体" w:hAnsi="宋体" w:cs="宋体" w:hint="eastAsia"/>
                  <w:color w:val="000000"/>
                  <w:szCs w:val="21"/>
                </w:rPr>
                <w:t>前置条件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795" w:author="Administrator" w:date="2015-12-27T19:20:00Z"/>
                <w:color w:val="000000"/>
                <w:szCs w:val="21"/>
              </w:rPr>
            </w:pPr>
            <w:ins w:id="796" w:author="Administrator" w:date="2015-12-27T19:20:00Z">
              <w:r>
                <w:rPr>
                  <w:rFonts w:ascii="宋体" w:hAnsi="宋体" w:cs="宋体" w:hint="eastAsia"/>
                  <w:color w:val="000000"/>
                  <w:szCs w:val="21"/>
                </w:rPr>
                <w:t>启动一个初始化车辆信息的回合</w:t>
              </w:r>
            </w:ins>
          </w:p>
        </w:tc>
      </w:tr>
      <w:tr w:rsidR="00D960C8">
        <w:trPr>
          <w:ins w:id="797" w:author="Administrator" w:date="2015-12-27T19:20: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798" w:author="Administrator" w:date="2015-12-27T19:20: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799" w:author="Administrator" w:date="2015-12-27T19:20:00Z"/>
                <w:color w:val="000000"/>
                <w:szCs w:val="21"/>
              </w:rPr>
            </w:pPr>
            <w:ins w:id="800" w:author="Administrator" w:date="2015-12-27T19:20:00Z">
              <w:r>
                <w:rPr>
                  <w:rFonts w:ascii="宋体" w:hAnsi="宋体" w:cs="宋体" w:hint="eastAsia"/>
                  <w:color w:val="000000"/>
                  <w:szCs w:val="21"/>
                </w:rPr>
                <w:t>后置条件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pStyle w:val="13"/>
              <w:rPr>
                <w:ins w:id="801" w:author="Administrator" w:date="2015-12-27T19:20:00Z"/>
                <w:color w:val="000000"/>
              </w:rPr>
            </w:pPr>
            <w:ins w:id="802" w:author="Administrator" w:date="2015-12-27T19:20:00Z">
              <w:r>
                <w:rPr>
                  <w:rFonts w:ascii="宋体" w:hAnsi="宋体" w:cs="宋体" w:hint="eastAsia"/>
                  <w:color w:val="000000"/>
                </w:rPr>
                <w:t>在一个初始化车辆信息回合中，完成相应车辆信息的初始化</w:t>
              </w:r>
            </w:ins>
          </w:p>
        </w:tc>
      </w:tr>
      <w:tr w:rsidR="00D960C8">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D960C8" w:rsidRDefault="00F41064">
            <w:pPr>
              <w:jc w:val="center"/>
              <w:rPr>
                <w:color w:val="FFFFFF"/>
                <w:szCs w:val="21"/>
              </w:rPr>
            </w:pPr>
            <w:r>
              <w:rPr>
                <w:rFonts w:ascii="宋体" w:hAnsi="宋体" w:cs="宋体" w:hint="eastAsia"/>
                <w:b/>
                <w:bCs/>
                <w:color w:val="FFFFFF"/>
                <w:szCs w:val="21"/>
              </w:rPr>
              <w:t>需要的服务（需接口）</w:t>
            </w:r>
          </w:p>
        </w:tc>
      </w:tr>
      <w:tr w:rsidR="00D960C8">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jc w:val="center"/>
              <w:rPr>
                <w:color w:val="000000"/>
                <w:szCs w:val="21"/>
              </w:rPr>
            </w:pPr>
            <w:r>
              <w:rPr>
                <w:rFonts w:ascii="宋体" w:hAnsi="宋体" w:cs="宋体" w:hint="eastAsia"/>
                <w:color w:val="000000"/>
                <w:szCs w:val="21"/>
              </w:rPr>
              <w:t>服务名</w:t>
            </w:r>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jc w:val="center"/>
              <w:rPr>
                <w:color w:val="000000"/>
                <w:szCs w:val="21"/>
              </w:rPr>
            </w:pPr>
            <w:r>
              <w:rPr>
                <w:rFonts w:ascii="宋体" w:hAnsi="宋体" w:cs="宋体" w:hint="eastAsia"/>
                <w:color w:val="000000"/>
                <w:szCs w:val="21"/>
              </w:rPr>
              <w:t>服务</w:t>
            </w:r>
          </w:p>
        </w:tc>
      </w:tr>
      <w:tr w:rsidR="00D960C8">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color w:val="000000"/>
                <w:szCs w:val="21"/>
              </w:rPr>
            </w:pPr>
            <w:del w:id="803" w:author="Administrator" w:date="2015-12-27T19:21:00Z">
              <w:r>
                <w:rPr>
                  <w:rFonts w:hint="eastAsia"/>
                  <w:color w:val="000000"/>
                  <w:szCs w:val="21"/>
                </w:rPr>
                <w:delText>nonUser</w:delText>
              </w:r>
            </w:del>
            <w:ins w:id="804" w:author="Administrator" w:date="2015-12-27T19:21:00Z">
              <w:r>
                <w:rPr>
                  <w:rFonts w:hint="eastAsia"/>
                  <w:color w:val="000000"/>
                  <w:szCs w:val="21"/>
                </w:rPr>
                <w:t>truck</w:t>
              </w:r>
            </w:ins>
            <w:r>
              <w:rPr>
                <w:rFonts w:hint="eastAsia"/>
                <w:color w:val="000000"/>
                <w:szCs w:val="21"/>
              </w:rPr>
              <w:t>bl</w:t>
            </w:r>
            <w:r>
              <w:rPr>
                <w:rFonts w:eastAsia="Times New Roman"/>
                <w:color w:val="000000"/>
                <w:szCs w:val="21"/>
              </w:rPr>
              <w:t>DataService.find(</w:t>
            </w:r>
            <w:del w:id="805" w:author="Administrator" w:date="2015-12-27T19:41:00Z">
              <w:r>
                <w:rPr>
                  <w:rFonts w:eastAsia="Times New Roman"/>
                  <w:color w:val="000000"/>
                  <w:szCs w:val="21"/>
                </w:rPr>
                <w:delText>int</w:delText>
              </w:r>
            </w:del>
            <w:ins w:id="806" w:author="Administrator" w:date="2015-12-27T19:41:00Z">
              <w:r>
                <w:rPr>
                  <w:rFonts w:hint="eastAsia"/>
                  <w:color w:val="000000"/>
                  <w:szCs w:val="21"/>
                </w:rPr>
                <w:t>string</w:t>
              </w:r>
            </w:ins>
            <w:r>
              <w:rPr>
                <w:rFonts w:eastAsia="Times New Roman"/>
                <w:color w:val="000000"/>
                <w:szCs w:val="21"/>
              </w:rPr>
              <w:t xml:space="preserve"> id)</w:t>
            </w:r>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color w:val="000000"/>
                <w:szCs w:val="21"/>
              </w:rPr>
            </w:pPr>
            <w:r>
              <w:rPr>
                <w:rFonts w:ascii="宋体" w:hAnsi="宋体" w:cs="宋体" w:hint="eastAsia"/>
                <w:color w:val="000000"/>
                <w:szCs w:val="21"/>
              </w:rPr>
              <w:t>根据</w:t>
            </w:r>
            <w:r>
              <w:rPr>
                <w:rFonts w:eastAsia="Times New Roman" w:cs="Calibri"/>
                <w:color w:val="000000"/>
                <w:szCs w:val="21"/>
              </w:rPr>
              <w:t>ID</w:t>
            </w:r>
            <w:r>
              <w:rPr>
                <w:rFonts w:ascii="宋体" w:eastAsia="Times New Roman" w:hAnsi="宋体" w:hint="eastAsia"/>
                <w:color w:val="000000"/>
                <w:szCs w:val="21"/>
              </w:rPr>
              <w:t>进行</w:t>
            </w:r>
            <w:r>
              <w:rPr>
                <w:rFonts w:ascii="宋体" w:hAnsi="宋体" w:cs="宋体" w:hint="eastAsia"/>
                <w:color w:val="000000"/>
                <w:szCs w:val="21"/>
              </w:rPr>
              <w:t>查找单一持久化对象</w:t>
            </w:r>
          </w:p>
        </w:tc>
      </w:tr>
      <w:tr w:rsidR="00D960C8">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color w:val="000000"/>
                <w:szCs w:val="21"/>
              </w:rPr>
            </w:pPr>
            <w:del w:id="807" w:author="Administrator" w:date="2015-12-27T19:21:00Z">
              <w:r>
                <w:rPr>
                  <w:rFonts w:hint="eastAsia"/>
                  <w:color w:val="000000"/>
                  <w:szCs w:val="21"/>
                </w:rPr>
                <w:delText>nonUser</w:delText>
              </w:r>
            </w:del>
            <w:ins w:id="808" w:author="Administrator" w:date="2015-12-27T19:21:00Z">
              <w:r>
                <w:rPr>
                  <w:rFonts w:hint="eastAsia"/>
                  <w:color w:val="000000"/>
                  <w:szCs w:val="21"/>
                </w:rPr>
                <w:t>truck</w:t>
              </w:r>
            </w:ins>
            <w:r>
              <w:rPr>
                <w:rFonts w:hint="eastAsia"/>
                <w:color w:val="000000"/>
                <w:szCs w:val="21"/>
              </w:rPr>
              <w:t>bl</w:t>
            </w:r>
            <w:r>
              <w:rPr>
                <w:rFonts w:eastAsia="Times New Roman"/>
                <w:color w:val="000000"/>
                <w:szCs w:val="21"/>
              </w:rPr>
              <w:t xml:space="preserve">DataService.finds(String </w:t>
            </w:r>
            <w:del w:id="809" w:author="Administrator" w:date="2015-12-27T19:21:00Z">
              <w:r>
                <w:rPr>
                  <w:rFonts w:eastAsia="Times New Roman"/>
                  <w:color w:val="000000"/>
                  <w:szCs w:val="21"/>
                </w:rPr>
                <w:delText>field,int value</w:delText>
              </w:r>
            </w:del>
            <w:ins w:id="810" w:author="Administrator" w:date="2015-12-27T19:21:00Z">
              <w:r>
                <w:rPr>
                  <w:rFonts w:hint="eastAsia"/>
                  <w:color w:val="000000"/>
                  <w:szCs w:val="21"/>
                </w:rPr>
                <w:t>id</w:t>
              </w:r>
            </w:ins>
            <w:r>
              <w:rPr>
                <w:rFonts w:eastAsia="Times New Roman"/>
                <w:color w:val="000000"/>
                <w:szCs w:val="21"/>
              </w:rPr>
              <w:t>)</w:t>
            </w:r>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color w:val="000000"/>
                <w:szCs w:val="21"/>
              </w:rPr>
            </w:pPr>
            <w:r>
              <w:rPr>
                <w:rFonts w:ascii="宋体" w:hAnsi="宋体" w:cs="宋体" w:hint="eastAsia"/>
                <w:color w:val="000000"/>
                <w:szCs w:val="21"/>
              </w:rPr>
              <w:t>根据字段名和值进行查找多个持久化对象</w:t>
            </w:r>
          </w:p>
        </w:tc>
      </w:tr>
      <w:tr w:rsidR="00D960C8">
        <w:trPr>
          <w:ins w:id="811" w:author="Administrator" w:date="2015-12-27T19:22: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812" w:author="Administrator" w:date="2015-12-27T19:22:00Z"/>
                <w:color w:val="000000"/>
                <w:szCs w:val="21"/>
              </w:rPr>
            </w:pPr>
            <w:ins w:id="813" w:author="Administrator" w:date="2015-12-27T19:22:00Z">
              <w:r>
                <w:rPr>
                  <w:rFonts w:hint="eastAsia"/>
                  <w:color w:val="000000"/>
                  <w:szCs w:val="21"/>
                </w:rPr>
                <w:t>truckbl</w:t>
              </w:r>
              <w:r>
                <w:rPr>
                  <w:rFonts w:eastAsia="Times New Roman"/>
                  <w:color w:val="000000"/>
                  <w:szCs w:val="21"/>
                </w:rPr>
                <w:t>DataService.</w:t>
              </w:r>
              <w:r w:rsidR="00403BAA" w:rsidRPr="00403BAA">
                <w:rPr>
                  <w:rFonts w:eastAsia="Times New Roman"/>
                  <w:color w:val="000000"/>
                  <w:szCs w:val="21"/>
                  <w:rPrChange w:id="814" w:author="Administrator" w:date="2015-12-27T19:22:00Z">
                    <w:rPr/>
                  </w:rPrChange>
                </w:rPr>
                <w:t>findsTruckPO()</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815" w:author="Administrator" w:date="2015-12-27T19:22:00Z"/>
                <w:color w:val="000000"/>
                <w:szCs w:val="21"/>
              </w:rPr>
            </w:pPr>
            <w:ins w:id="816" w:author="Administrator" w:date="2015-12-27T19:22:00Z">
              <w:r>
                <w:rPr>
                  <w:rFonts w:ascii="宋体" w:hAnsi="宋体" w:cs="宋体" w:hint="eastAsia"/>
                  <w:color w:val="000000"/>
                  <w:szCs w:val="21"/>
                </w:rPr>
                <w:t>查找多个持久化对象</w:t>
              </w:r>
            </w:ins>
          </w:p>
        </w:tc>
      </w:tr>
      <w:tr w:rsidR="00D960C8">
        <w:trPr>
          <w:ins w:id="817" w:author="Administrator" w:date="2015-12-27T19:22: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818" w:author="Administrator" w:date="2015-12-27T19:22:00Z"/>
                <w:color w:val="000000"/>
                <w:szCs w:val="21"/>
              </w:rPr>
            </w:pPr>
            <w:ins w:id="819" w:author="Administrator" w:date="2015-12-27T19:22:00Z">
              <w:r>
                <w:rPr>
                  <w:rFonts w:hint="eastAsia"/>
                  <w:color w:val="000000"/>
                  <w:szCs w:val="21"/>
                </w:rPr>
                <w:t>truckbl</w:t>
              </w:r>
              <w:r>
                <w:rPr>
                  <w:rFonts w:eastAsia="Times New Roman"/>
                  <w:color w:val="000000"/>
                  <w:szCs w:val="21"/>
                </w:rPr>
                <w:t>DataService.</w:t>
              </w:r>
              <w:r w:rsidR="00403BAA" w:rsidRPr="00403BAA">
                <w:rPr>
                  <w:rFonts w:eastAsia="Times New Roman"/>
                  <w:color w:val="000000"/>
                  <w:szCs w:val="21"/>
                  <w:rPrChange w:id="820" w:author="Administrator" w:date="2015-12-27T19:22:00Z">
                    <w:rPr/>
                  </w:rPrChange>
                </w:rPr>
                <w:t>insert(TruckPO tpo)</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821" w:author="Administrator" w:date="2015-12-27T19:22:00Z"/>
                <w:color w:val="000000"/>
                <w:szCs w:val="21"/>
              </w:rPr>
            </w:pPr>
            <w:ins w:id="822" w:author="Administrator" w:date="2015-12-27T19:22:00Z">
              <w:r>
                <w:rPr>
                  <w:rFonts w:ascii="宋体" w:hAnsi="宋体" w:cs="宋体" w:hint="eastAsia"/>
                  <w:color w:val="000000"/>
                  <w:szCs w:val="21"/>
                </w:rPr>
                <w:t>插入单一持久化对象</w:t>
              </w:r>
            </w:ins>
          </w:p>
        </w:tc>
      </w:tr>
      <w:tr w:rsidR="00D960C8">
        <w:trPr>
          <w:ins w:id="823" w:author="Administrator" w:date="2015-12-27T19:2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824" w:author="Administrator" w:date="2015-12-27T19:23:00Z"/>
                <w:color w:val="000000"/>
                <w:szCs w:val="21"/>
              </w:rPr>
            </w:pPr>
            <w:ins w:id="825" w:author="Administrator" w:date="2015-12-27T19:23:00Z">
              <w:r>
                <w:rPr>
                  <w:rFonts w:hint="eastAsia"/>
                  <w:color w:val="000000"/>
                  <w:szCs w:val="21"/>
                </w:rPr>
                <w:t>truckbl</w:t>
              </w:r>
              <w:r>
                <w:rPr>
                  <w:rFonts w:eastAsia="Times New Roman"/>
                  <w:color w:val="000000"/>
                  <w:szCs w:val="21"/>
                </w:rPr>
                <w:t>DataService.</w:t>
              </w:r>
              <w:r w:rsidR="00403BAA" w:rsidRPr="00403BAA">
                <w:rPr>
                  <w:rFonts w:eastAsia="Times New Roman"/>
                  <w:color w:val="000000"/>
                  <w:szCs w:val="21"/>
                  <w:rPrChange w:id="826" w:author="Administrator" w:date="2015-12-27T19:23:00Z">
                    <w:rPr/>
                  </w:rPrChange>
                </w:rPr>
                <w:t>update(String id,TruckPO tpo)</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827" w:author="Administrator" w:date="2015-12-27T19:23:00Z"/>
                <w:color w:val="000000"/>
                <w:szCs w:val="21"/>
              </w:rPr>
            </w:pPr>
            <w:ins w:id="828" w:author="Administrator" w:date="2015-12-27T19:23:00Z">
              <w:r>
                <w:rPr>
                  <w:rFonts w:ascii="宋体" w:hAnsi="宋体" w:cs="宋体" w:hint="eastAsia"/>
                  <w:color w:val="000000"/>
                  <w:szCs w:val="21"/>
                </w:rPr>
                <w:t>更新单一持久化对象</w:t>
              </w:r>
            </w:ins>
          </w:p>
        </w:tc>
      </w:tr>
      <w:tr w:rsidR="00D960C8">
        <w:trPr>
          <w:ins w:id="829" w:author="Administrator" w:date="2015-12-27T19:2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830" w:author="Administrator" w:date="2015-12-27T19:23:00Z"/>
                <w:color w:val="000000"/>
                <w:szCs w:val="21"/>
              </w:rPr>
            </w:pPr>
            <w:ins w:id="831" w:author="Administrator" w:date="2015-12-27T19:23:00Z">
              <w:r>
                <w:rPr>
                  <w:rFonts w:hint="eastAsia"/>
                  <w:color w:val="000000"/>
                  <w:szCs w:val="21"/>
                </w:rPr>
                <w:t>truckbl</w:t>
              </w:r>
              <w:r>
                <w:rPr>
                  <w:rFonts w:eastAsia="Times New Roman"/>
                  <w:color w:val="000000"/>
                  <w:szCs w:val="21"/>
                </w:rPr>
                <w:t>DataService.</w:t>
              </w:r>
            </w:ins>
            <w:ins w:id="832" w:author="Administrator" w:date="2015-12-27T19:24:00Z">
              <w:r w:rsidR="00403BAA" w:rsidRPr="00403BAA">
                <w:rPr>
                  <w:rFonts w:eastAsia="Times New Roman"/>
                  <w:color w:val="000000"/>
                  <w:szCs w:val="21"/>
                  <w:rPrChange w:id="833" w:author="Administrator" w:date="2015-12-27T19:24:00Z">
                    <w:rPr/>
                  </w:rPrChange>
                </w:rPr>
                <w:t>deleteTruckPO(String id)</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834" w:author="Administrator" w:date="2015-12-27T19:23:00Z"/>
                <w:color w:val="000000"/>
                <w:szCs w:val="21"/>
              </w:rPr>
            </w:pPr>
            <w:ins w:id="835" w:author="Administrator" w:date="2015-12-27T19:24:00Z">
              <w:r>
                <w:rPr>
                  <w:rFonts w:ascii="宋体" w:hAnsi="宋体" w:cs="宋体" w:hint="eastAsia"/>
                  <w:color w:val="000000"/>
                  <w:szCs w:val="21"/>
                </w:rPr>
                <w:t>删除</w:t>
              </w:r>
            </w:ins>
            <w:ins w:id="836" w:author="Administrator" w:date="2015-12-27T19:23:00Z">
              <w:r>
                <w:rPr>
                  <w:rFonts w:ascii="宋体" w:hAnsi="宋体" w:cs="宋体" w:hint="eastAsia"/>
                  <w:color w:val="000000"/>
                  <w:szCs w:val="21"/>
                </w:rPr>
                <w:t>单一持久化对象</w:t>
              </w:r>
            </w:ins>
          </w:p>
        </w:tc>
      </w:tr>
    </w:tbl>
    <w:p w:rsidR="00D960C8" w:rsidRDefault="00D960C8">
      <w:pPr>
        <w:pStyle w:val="a3"/>
        <w:jc w:val="center"/>
        <w:rPr>
          <w:ins w:id="837" w:author="Administrator" w:date="2015-12-27T19:33:00Z"/>
          <w:rFonts w:ascii="宋体" w:eastAsia="宋体" w:hAnsi="宋体"/>
          <w:b/>
          <w:bCs/>
          <w:sz w:val="22"/>
          <w:szCs w:val="22"/>
        </w:rPr>
      </w:pPr>
      <w:bookmarkStart w:id="838" w:name="_Toc401040357"/>
    </w:p>
    <w:p w:rsidR="00D960C8" w:rsidRDefault="00D960C8">
      <w:pPr>
        <w:rPr>
          <w:ins w:id="839" w:author="Administrator" w:date="2015-12-27T19:33:00Z"/>
          <w:rFonts w:ascii="宋体" w:hAnsi="宋体"/>
          <w:b/>
          <w:bCs/>
          <w:sz w:val="22"/>
        </w:rPr>
      </w:pPr>
    </w:p>
    <w:p w:rsidR="00D960C8" w:rsidRDefault="00D960C8">
      <w:pPr>
        <w:rPr>
          <w:ins w:id="840" w:author="Administrator" w:date="2015-12-27T19:33:00Z"/>
          <w:rFonts w:ascii="宋体" w:hAnsi="宋体"/>
          <w:b/>
          <w:bCs/>
          <w:sz w:val="22"/>
        </w:rPr>
      </w:pPr>
    </w:p>
    <w:p w:rsidR="00D960C8" w:rsidRDefault="00F41064">
      <w:pPr>
        <w:pStyle w:val="a3"/>
        <w:jc w:val="center"/>
        <w:rPr>
          <w:ins w:id="841" w:author="Administrator" w:date="2015-12-27T19:24:00Z"/>
        </w:rPr>
      </w:pPr>
      <w:ins w:id="842" w:author="Administrator" w:date="2015-12-27T19:24:00Z">
        <w:r>
          <w:rPr>
            <w:rFonts w:ascii="宋体" w:eastAsia="宋体" w:hAnsi="宋体" w:hint="eastAsia"/>
            <w:b/>
            <w:bCs/>
            <w:sz w:val="22"/>
            <w:szCs w:val="22"/>
          </w:rPr>
          <w:t xml:space="preserve">表18 </w:t>
        </w:r>
        <w:r>
          <w:rPr>
            <w:rFonts w:eastAsia="宋体" w:cs="Cambria" w:hint="eastAsia"/>
            <w:b/>
            <w:bCs/>
          </w:rPr>
          <w:t>driver</w:t>
        </w:r>
        <w:r>
          <w:rPr>
            <w:rFonts w:eastAsia="宋体" w:cs="Cambria"/>
            <w:b/>
            <w:bCs/>
          </w:rPr>
          <w:t>bl</w:t>
        </w:r>
        <w:r>
          <w:rPr>
            <w:rFonts w:ascii="宋体" w:eastAsia="宋体" w:hAnsi="宋体" w:hint="eastAsia"/>
            <w:b/>
            <w:bCs/>
            <w:sz w:val="22"/>
            <w:szCs w:val="22"/>
          </w:rPr>
          <w:t>模块的接口规范</w:t>
        </w:r>
      </w:ins>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43"/>
        <w:gridCol w:w="641"/>
        <w:gridCol w:w="4888"/>
      </w:tblGrid>
      <w:tr w:rsidR="00D960C8">
        <w:trPr>
          <w:ins w:id="843" w:author="Administrator" w:date="2015-12-27T19:24: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D960C8" w:rsidRDefault="00F41064">
            <w:pPr>
              <w:jc w:val="center"/>
              <w:rPr>
                <w:ins w:id="844" w:author="Administrator" w:date="2015-12-27T19:24:00Z"/>
                <w:color w:val="FFFFFF"/>
                <w:szCs w:val="21"/>
              </w:rPr>
            </w:pPr>
            <w:ins w:id="845" w:author="Administrator" w:date="2015-12-27T19:24:00Z">
              <w:r>
                <w:rPr>
                  <w:rFonts w:ascii="宋体" w:hAnsi="宋体" w:cs="宋体" w:hint="eastAsia"/>
                  <w:b/>
                  <w:bCs/>
                  <w:color w:val="FFFFFF"/>
                  <w:szCs w:val="21"/>
                </w:rPr>
                <w:t>提供的服务（供接口）</w:t>
              </w:r>
            </w:ins>
          </w:p>
        </w:tc>
      </w:tr>
      <w:tr w:rsidR="00D960C8">
        <w:trPr>
          <w:ins w:id="846" w:author="Administrator" w:date="2015-12-27T19:24: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ins w:id="847" w:author="Administrator" w:date="2015-12-27T19:24:00Z"/>
                <w:color w:val="000000"/>
                <w:szCs w:val="21"/>
              </w:rPr>
            </w:pPr>
            <w:ins w:id="848" w:author="Administrator" w:date="2015-12-27T19:25:00Z">
              <w:r>
                <w:rPr>
                  <w:rFonts w:hint="eastAsia"/>
                  <w:color w:val="000000"/>
                  <w:szCs w:val="21"/>
                </w:rPr>
                <w:t>driver</w:t>
              </w:r>
            </w:ins>
            <w:ins w:id="849" w:author="Administrator" w:date="2015-12-27T19:24:00Z">
              <w:r>
                <w:rPr>
                  <w:rFonts w:hint="eastAsia"/>
                  <w:color w:val="000000"/>
                  <w:szCs w:val="21"/>
                </w:rPr>
                <w:t>bl.get</w:t>
              </w:r>
            </w:ins>
            <w:ins w:id="850" w:author="Administrator" w:date="2015-12-27T19:30:00Z">
              <w:r>
                <w:rPr>
                  <w:rFonts w:hint="eastAsia"/>
                  <w:color w:val="000000"/>
                  <w:szCs w:val="21"/>
                </w:rPr>
                <w:t>Driver</w:t>
              </w:r>
            </w:ins>
            <w:ins w:id="851" w:author="Administrator" w:date="2015-12-27T19:24:00Z">
              <w:r>
                <w:rPr>
                  <w:rFonts w:hint="eastAsia"/>
                  <w:color w:val="000000"/>
                  <w:szCs w:val="21"/>
                </w:rPr>
                <w:t>Info</w:t>
              </w:r>
            </w:ins>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852" w:author="Administrator" w:date="2015-12-27T19:24:00Z"/>
                <w:color w:val="000000"/>
                <w:szCs w:val="21"/>
              </w:rPr>
            </w:pPr>
            <w:ins w:id="853" w:author="Administrator" w:date="2015-12-27T19:24:00Z">
              <w:r>
                <w:rPr>
                  <w:rFonts w:ascii="宋体" w:hAnsi="宋体" w:cs="宋体" w:hint="eastAsia"/>
                  <w:color w:val="000000"/>
                  <w:szCs w:val="21"/>
                </w:rPr>
                <w:t>语法</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854" w:author="Administrator" w:date="2015-12-27T19:24:00Z"/>
                <w:color w:val="000000"/>
                <w:szCs w:val="21"/>
              </w:rPr>
            </w:pPr>
            <w:ins w:id="855" w:author="Administrator" w:date="2015-12-27T19:24:00Z">
              <w:r>
                <w:rPr>
                  <w:rFonts w:hint="eastAsia"/>
                  <w:color w:val="000000"/>
                  <w:szCs w:val="21"/>
                </w:rPr>
                <w:t xml:space="preserve">public </w:t>
              </w:r>
            </w:ins>
            <w:ins w:id="856" w:author="Administrator" w:date="2015-12-27T19:30:00Z">
              <w:r>
                <w:rPr>
                  <w:rFonts w:hint="eastAsia"/>
                  <w:color w:val="000000"/>
                  <w:szCs w:val="21"/>
                </w:rPr>
                <w:t>Driver</w:t>
              </w:r>
            </w:ins>
            <w:ins w:id="857" w:author="Administrator" w:date="2015-12-27T19:24:00Z">
              <w:r>
                <w:rPr>
                  <w:rFonts w:hint="eastAsia"/>
                  <w:color w:val="000000"/>
                  <w:szCs w:val="21"/>
                </w:rPr>
                <w:t xml:space="preserve">InfoVO getTruckInfo(String </w:t>
              </w:r>
            </w:ins>
            <w:ins w:id="858" w:author="Administrator" w:date="2015-12-27T19:30:00Z">
              <w:r>
                <w:rPr>
                  <w:rFonts w:hint="eastAsia"/>
                  <w:color w:val="000000"/>
                  <w:szCs w:val="21"/>
                </w:rPr>
                <w:t>driver</w:t>
              </w:r>
            </w:ins>
            <w:ins w:id="859" w:author="Administrator" w:date="2015-12-27T19:24:00Z">
              <w:r>
                <w:rPr>
                  <w:rFonts w:hint="eastAsia"/>
                  <w:color w:val="000000"/>
                  <w:szCs w:val="21"/>
                </w:rPr>
                <w:t>truckId);</w:t>
              </w:r>
            </w:ins>
          </w:p>
        </w:tc>
      </w:tr>
      <w:tr w:rsidR="00D960C8">
        <w:trPr>
          <w:ins w:id="860" w:author="Administrator" w:date="2015-12-27T19:2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rPr>
                <w:ins w:id="861" w:author="Administrator" w:date="2015-12-27T19:24: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862" w:author="Administrator" w:date="2015-12-27T19:24:00Z"/>
                <w:color w:val="000000"/>
                <w:szCs w:val="21"/>
              </w:rPr>
            </w:pPr>
            <w:ins w:id="863" w:author="Administrator" w:date="2015-12-27T19:24:00Z">
              <w:r>
                <w:rPr>
                  <w:rFonts w:ascii="宋体" w:hAnsi="宋体" w:cs="宋体" w:hint="eastAsia"/>
                  <w:color w:val="000000"/>
                  <w:szCs w:val="21"/>
                </w:rPr>
                <w:t>前置条件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864" w:author="Administrator" w:date="2015-12-27T19:24:00Z"/>
                <w:color w:val="000000"/>
                <w:szCs w:val="21"/>
              </w:rPr>
            </w:pPr>
            <w:ins w:id="865" w:author="Administrator" w:date="2015-12-27T19:24:00Z">
              <w:r>
                <w:rPr>
                  <w:rFonts w:ascii="宋体" w:hAnsi="宋体" w:cs="宋体" w:hint="eastAsia"/>
                  <w:color w:val="000000"/>
                  <w:szCs w:val="21"/>
                </w:rPr>
                <w:t>启动一个查询</w:t>
              </w:r>
            </w:ins>
            <w:ins w:id="866" w:author="Administrator" w:date="2015-12-27T19:26:00Z">
              <w:r>
                <w:rPr>
                  <w:rFonts w:ascii="宋体" w:hAnsi="宋体" w:cs="宋体" w:hint="eastAsia"/>
                  <w:color w:val="000000"/>
                  <w:szCs w:val="21"/>
                </w:rPr>
                <w:t>司机</w:t>
              </w:r>
            </w:ins>
            <w:ins w:id="867" w:author="Administrator" w:date="2015-12-27T19:24:00Z">
              <w:r>
                <w:rPr>
                  <w:rFonts w:ascii="宋体" w:hAnsi="宋体" w:cs="宋体" w:hint="eastAsia"/>
                  <w:color w:val="000000"/>
                  <w:szCs w:val="21"/>
                </w:rPr>
                <w:t>信息的回合</w:t>
              </w:r>
            </w:ins>
          </w:p>
        </w:tc>
      </w:tr>
      <w:tr w:rsidR="00D960C8">
        <w:trPr>
          <w:ins w:id="868" w:author="Administrator" w:date="2015-12-27T19:2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rPr>
                <w:ins w:id="869" w:author="Administrator" w:date="2015-12-27T19:24: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870" w:author="Administrator" w:date="2015-12-27T19:24:00Z"/>
                <w:color w:val="000000"/>
                <w:szCs w:val="21"/>
              </w:rPr>
            </w:pPr>
            <w:ins w:id="871" w:author="Administrator" w:date="2015-12-27T19:24:00Z">
              <w:r>
                <w:rPr>
                  <w:rFonts w:ascii="宋体" w:hAnsi="宋体" w:cs="宋体" w:hint="eastAsia"/>
                  <w:color w:val="000000"/>
                  <w:szCs w:val="21"/>
                </w:rPr>
                <w:t>后置条件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872" w:author="Administrator" w:date="2015-12-27T19:24:00Z"/>
                <w:color w:val="000000"/>
                <w:szCs w:val="21"/>
              </w:rPr>
            </w:pPr>
            <w:ins w:id="873" w:author="Administrator" w:date="2015-12-27T19:24:00Z">
              <w:r>
                <w:rPr>
                  <w:rFonts w:ascii="宋体" w:hAnsi="宋体" w:cs="宋体" w:hint="eastAsia"/>
                  <w:color w:val="000000"/>
                  <w:szCs w:val="21"/>
                </w:rPr>
                <w:t>在一个</w:t>
              </w:r>
            </w:ins>
            <w:ins w:id="874" w:author="Administrator" w:date="2015-12-27T19:26:00Z">
              <w:r>
                <w:rPr>
                  <w:rFonts w:ascii="宋体" w:hAnsi="宋体" w:cs="宋体" w:hint="eastAsia"/>
                  <w:color w:val="000000"/>
                  <w:szCs w:val="21"/>
                </w:rPr>
                <w:t>司机</w:t>
              </w:r>
            </w:ins>
            <w:ins w:id="875" w:author="Administrator" w:date="2015-12-27T19:24:00Z">
              <w:r>
                <w:rPr>
                  <w:rFonts w:ascii="宋体" w:hAnsi="宋体" w:cs="宋体" w:hint="eastAsia"/>
                  <w:color w:val="000000"/>
                  <w:szCs w:val="21"/>
                </w:rPr>
                <w:t>信息查询回合中，显示</w:t>
              </w:r>
            </w:ins>
            <w:ins w:id="876" w:author="Administrator" w:date="2015-12-27T19:26:00Z">
              <w:r>
                <w:rPr>
                  <w:rFonts w:ascii="宋体" w:hAnsi="宋体" w:cs="宋体" w:hint="eastAsia"/>
                  <w:color w:val="000000"/>
                  <w:szCs w:val="21"/>
                </w:rPr>
                <w:t>司机</w:t>
              </w:r>
            </w:ins>
            <w:ins w:id="877" w:author="Administrator" w:date="2015-12-27T19:24:00Z">
              <w:r>
                <w:rPr>
                  <w:rFonts w:ascii="宋体" w:hAnsi="宋体" w:cs="宋体" w:hint="eastAsia"/>
                  <w:color w:val="000000"/>
                  <w:szCs w:val="21"/>
                </w:rPr>
                <w:t>信息，包括</w:t>
              </w:r>
            </w:ins>
            <w:ins w:id="878" w:author="Administrator" w:date="2015-12-27T19:26:00Z">
              <w:r>
                <w:rPr>
                  <w:rFonts w:ascii="宋体" w:hAnsi="宋体" w:cs="宋体" w:hint="eastAsia"/>
                  <w:color w:val="000000"/>
                  <w:szCs w:val="21"/>
                </w:rPr>
                <w:t>姓名，司机编号，出生日期，身份证号，行驶证</w:t>
              </w:r>
            </w:ins>
            <w:ins w:id="879" w:author="Administrator" w:date="2015-12-27T19:27:00Z">
              <w:r>
                <w:rPr>
                  <w:rFonts w:ascii="宋体" w:hAnsi="宋体" w:cs="宋体" w:hint="eastAsia"/>
                  <w:color w:val="000000"/>
                  <w:szCs w:val="21"/>
                </w:rPr>
                <w:t>到期年限</w:t>
              </w:r>
            </w:ins>
          </w:p>
        </w:tc>
      </w:tr>
      <w:tr w:rsidR="00D960C8">
        <w:trPr>
          <w:ins w:id="880" w:author="Administrator" w:date="2015-12-27T19:24: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ins w:id="881" w:author="Administrator" w:date="2015-12-27T19:24:00Z"/>
                <w:color w:val="000000"/>
                <w:szCs w:val="21"/>
              </w:rPr>
            </w:pPr>
            <w:ins w:id="882" w:author="Administrator" w:date="2015-12-27T19:25:00Z">
              <w:r>
                <w:rPr>
                  <w:rFonts w:hint="eastAsia"/>
                  <w:color w:val="000000"/>
                  <w:szCs w:val="21"/>
                </w:rPr>
                <w:t>driver</w:t>
              </w:r>
            </w:ins>
            <w:ins w:id="883" w:author="Administrator" w:date="2015-12-27T19:24:00Z">
              <w:r>
                <w:rPr>
                  <w:rFonts w:hint="eastAsia"/>
                  <w:color w:val="000000"/>
                  <w:szCs w:val="21"/>
                </w:rPr>
                <w:t>bl</w:t>
              </w:r>
              <w:r>
                <w:rPr>
                  <w:rFonts w:eastAsia="Times New Roman"/>
                  <w:color w:val="000000"/>
                  <w:szCs w:val="21"/>
                </w:rPr>
                <w:t>.</w:t>
              </w:r>
              <w:r>
                <w:rPr>
                  <w:rFonts w:hint="eastAsia"/>
                  <w:color w:val="000000"/>
                  <w:szCs w:val="21"/>
                </w:rPr>
                <w:t>get</w:t>
              </w:r>
            </w:ins>
            <w:ins w:id="884" w:author="Administrator" w:date="2015-12-27T19:30:00Z">
              <w:r>
                <w:rPr>
                  <w:rFonts w:hint="eastAsia"/>
                  <w:color w:val="000000"/>
                  <w:szCs w:val="21"/>
                </w:rPr>
                <w:t>Driver</w:t>
              </w:r>
            </w:ins>
            <w:ins w:id="885" w:author="Administrator" w:date="2015-12-27T19:24:00Z">
              <w:r>
                <w:rPr>
                  <w:rFonts w:hint="eastAsia"/>
                  <w:color w:val="000000"/>
                  <w:szCs w:val="21"/>
                </w:rPr>
                <w:t>ByBusinesshal</w:t>
              </w:r>
              <w:r>
                <w:rPr>
                  <w:rFonts w:hint="eastAsia"/>
                  <w:color w:val="000000"/>
                  <w:szCs w:val="21"/>
                </w:rPr>
                <w:lastRenderedPageBreak/>
                <w:t>l</w:t>
              </w:r>
            </w:ins>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886" w:author="Administrator" w:date="2015-12-27T19:24:00Z"/>
                <w:color w:val="000000"/>
                <w:szCs w:val="21"/>
              </w:rPr>
            </w:pPr>
            <w:ins w:id="887" w:author="Administrator" w:date="2015-12-27T19:24:00Z">
              <w:r>
                <w:rPr>
                  <w:rFonts w:ascii="宋体" w:hAnsi="宋体" w:cs="宋体" w:hint="eastAsia"/>
                  <w:color w:val="000000"/>
                  <w:szCs w:val="21"/>
                </w:rPr>
                <w:lastRenderedPageBreak/>
                <w:t>语法</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888" w:author="Administrator" w:date="2015-12-27T19:24:00Z"/>
                <w:color w:val="000000"/>
                <w:szCs w:val="21"/>
              </w:rPr>
            </w:pPr>
            <w:ins w:id="889" w:author="Administrator" w:date="2015-12-27T19:24:00Z">
              <w:r>
                <w:rPr>
                  <w:rFonts w:hint="eastAsia"/>
                  <w:color w:val="000000"/>
                  <w:szCs w:val="21"/>
                </w:rPr>
                <w:t>public ArrayList&lt;</w:t>
              </w:r>
            </w:ins>
            <w:ins w:id="890" w:author="Administrator" w:date="2015-12-27T19:31:00Z">
              <w:r>
                <w:rPr>
                  <w:rFonts w:hint="eastAsia"/>
                  <w:color w:val="000000"/>
                  <w:szCs w:val="21"/>
                </w:rPr>
                <w:t>Driver</w:t>
              </w:r>
            </w:ins>
            <w:ins w:id="891" w:author="Administrator" w:date="2015-12-27T19:24:00Z">
              <w:r>
                <w:rPr>
                  <w:rFonts w:hint="eastAsia"/>
                  <w:color w:val="000000"/>
                  <w:szCs w:val="21"/>
                </w:rPr>
                <w:t xml:space="preserve">TruckInfoVO&gt; </w:t>
              </w:r>
              <w:r>
                <w:rPr>
                  <w:rFonts w:hint="eastAsia"/>
                  <w:color w:val="000000"/>
                  <w:szCs w:val="21"/>
                </w:rPr>
                <w:lastRenderedPageBreak/>
                <w:t>get</w:t>
              </w:r>
            </w:ins>
            <w:ins w:id="892" w:author="Administrator" w:date="2015-12-27T19:31:00Z">
              <w:r>
                <w:rPr>
                  <w:rFonts w:hint="eastAsia"/>
                  <w:color w:val="000000"/>
                  <w:szCs w:val="21"/>
                </w:rPr>
                <w:t>Driver</w:t>
              </w:r>
            </w:ins>
            <w:ins w:id="893" w:author="Administrator" w:date="2015-12-27T19:24:00Z">
              <w:r>
                <w:rPr>
                  <w:rFonts w:hint="eastAsia"/>
                  <w:color w:val="000000"/>
                  <w:szCs w:val="21"/>
                </w:rPr>
                <w:t>ByBusinesshall(String id);</w:t>
              </w:r>
            </w:ins>
          </w:p>
        </w:tc>
      </w:tr>
      <w:tr w:rsidR="00D960C8">
        <w:trPr>
          <w:ins w:id="894" w:author="Administrator" w:date="2015-12-27T19:2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895" w:author="Administrator" w:date="2015-12-27T19:24: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896" w:author="Administrator" w:date="2015-12-27T19:24:00Z"/>
                <w:color w:val="000000"/>
                <w:szCs w:val="21"/>
              </w:rPr>
            </w:pPr>
            <w:ins w:id="897" w:author="Administrator" w:date="2015-12-27T19:24:00Z">
              <w:r>
                <w:rPr>
                  <w:rFonts w:ascii="宋体" w:hAnsi="宋体" w:cs="宋体" w:hint="eastAsia"/>
                  <w:color w:val="000000"/>
                  <w:szCs w:val="21"/>
                </w:rPr>
                <w:t>前置条件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898" w:author="Administrator" w:date="2015-12-27T19:24:00Z"/>
                <w:color w:val="000000"/>
                <w:szCs w:val="21"/>
              </w:rPr>
            </w:pPr>
            <w:ins w:id="899" w:author="Administrator" w:date="2015-12-27T19:24:00Z">
              <w:r>
                <w:rPr>
                  <w:rFonts w:ascii="宋体" w:hAnsi="宋体" w:cs="宋体" w:hint="eastAsia"/>
                  <w:color w:val="000000"/>
                  <w:szCs w:val="21"/>
                </w:rPr>
                <w:t>启动一个得到营业厅所属</w:t>
              </w:r>
            </w:ins>
            <w:ins w:id="900" w:author="Administrator" w:date="2015-12-27T19:27:00Z">
              <w:r>
                <w:rPr>
                  <w:rFonts w:ascii="宋体" w:hAnsi="宋体" w:cs="宋体" w:hint="eastAsia"/>
                  <w:color w:val="000000"/>
                  <w:szCs w:val="21"/>
                </w:rPr>
                <w:t>司机</w:t>
              </w:r>
            </w:ins>
            <w:ins w:id="901" w:author="Administrator" w:date="2015-12-27T19:24:00Z">
              <w:r>
                <w:rPr>
                  <w:rFonts w:ascii="宋体" w:hAnsi="宋体" w:cs="宋体" w:hint="eastAsia"/>
                  <w:color w:val="000000"/>
                  <w:szCs w:val="21"/>
                </w:rPr>
                <w:t>的回合</w:t>
              </w:r>
            </w:ins>
          </w:p>
        </w:tc>
      </w:tr>
      <w:tr w:rsidR="00D960C8">
        <w:trPr>
          <w:ins w:id="902" w:author="Administrator" w:date="2015-12-27T19:2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903" w:author="Administrator" w:date="2015-12-27T19:24: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904" w:author="Administrator" w:date="2015-12-27T19:24:00Z"/>
                <w:color w:val="000000"/>
                <w:szCs w:val="21"/>
              </w:rPr>
            </w:pPr>
            <w:ins w:id="905" w:author="Administrator" w:date="2015-12-27T19:24:00Z">
              <w:r>
                <w:rPr>
                  <w:rFonts w:ascii="宋体" w:hAnsi="宋体" w:cs="宋体" w:hint="eastAsia"/>
                  <w:color w:val="000000"/>
                  <w:szCs w:val="21"/>
                </w:rPr>
                <w:t>后置条件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pStyle w:val="13"/>
              <w:rPr>
                <w:ins w:id="906" w:author="Administrator" w:date="2015-12-27T19:24:00Z"/>
                <w:color w:val="000000"/>
              </w:rPr>
            </w:pPr>
            <w:ins w:id="907" w:author="Administrator" w:date="2015-12-27T19:24:00Z">
              <w:r>
                <w:rPr>
                  <w:rFonts w:ascii="宋体" w:hAnsi="宋体" w:cs="宋体" w:hint="eastAsia"/>
                  <w:color w:val="000000"/>
                </w:rPr>
                <w:t>在一个得到营业厅所属</w:t>
              </w:r>
            </w:ins>
            <w:ins w:id="908" w:author="Administrator" w:date="2015-12-27T19:27:00Z">
              <w:r>
                <w:rPr>
                  <w:rFonts w:ascii="宋体" w:hAnsi="宋体" w:cs="宋体" w:hint="eastAsia"/>
                  <w:color w:val="000000"/>
                </w:rPr>
                <w:t>司机</w:t>
              </w:r>
            </w:ins>
            <w:ins w:id="909" w:author="Administrator" w:date="2015-12-27T19:24:00Z">
              <w:r>
                <w:rPr>
                  <w:rFonts w:ascii="宋体" w:hAnsi="宋体" w:cs="宋体" w:hint="eastAsia"/>
                  <w:color w:val="000000"/>
                </w:rPr>
                <w:t>信息回合中，返回相应</w:t>
              </w:r>
            </w:ins>
            <w:ins w:id="910" w:author="Administrator" w:date="2015-12-27T19:27:00Z">
              <w:r>
                <w:rPr>
                  <w:rFonts w:ascii="宋体" w:hAnsi="宋体" w:cs="宋体" w:hint="eastAsia"/>
                  <w:color w:val="000000"/>
                </w:rPr>
                <w:t>司机</w:t>
              </w:r>
            </w:ins>
            <w:ins w:id="911" w:author="Administrator" w:date="2015-12-27T19:24:00Z">
              <w:r>
                <w:rPr>
                  <w:rFonts w:ascii="宋体" w:hAnsi="宋体" w:cs="宋体" w:hint="eastAsia"/>
                  <w:color w:val="000000"/>
                </w:rPr>
                <w:t>信息</w:t>
              </w:r>
            </w:ins>
          </w:p>
        </w:tc>
      </w:tr>
      <w:tr w:rsidR="00D960C8">
        <w:trPr>
          <w:ins w:id="912" w:author="Administrator" w:date="2015-12-27T19:24: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ins w:id="913" w:author="Administrator" w:date="2015-12-27T19:24:00Z"/>
                <w:color w:val="000000"/>
                <w:szCs w:val="21"/>
              </w:rPr>
            </w:pPr>
            <w:ins w:id="914" w:author="Administrator" w:date="2015-12-27T19:25:00Z">
              <w:r>
                <w:rPr>
                  <w:rFonts w:hint="eastAsia"/>
                  <w:color w:val="000000"/>
                  <w:szCs w:val="21"/>
                </w:rPr>
                <w:t>driver</w:t>
              </w:r>
            </w:ins>
            <w:ins w:id="915" w:author="Administrator" w:date="2015-12-27T19:24:00Z">
              <w:r>
                <w:rPr>
                  <w:rFonts w:hint="eastAsia"/>
                  <w:color w:val="000000"/>
                  <w:szCs w:val="21"/>
                </w:rPr>
                <w:t>bl</w:t>
              </w:r>
              <w:r>
                <w:rPr>
                  <w:rFonts w:eastAsia="Times New Roman"/>
                  <w:color w:val="000000"/>
                  <w:szCs w:val="21"/>
                </w:rPr>
                <w:t>.</w:t>
              </w:r>
              <w:r>
                <w:rPr>
                  <w:rFonts w:hint="eastAsia"/>
                  <w:color w:val="000000"/>
                  <w:szCs w:val="21"/>
                </w:rPr>
                <w:t>getAll</w:t>
              </w:r>
            </w:ins>
            <w:ins w:id="916" w:author="Administrator" w:date="2015-12-27T19:35:00Z">
              <w:r>
                <w:rPr>
                  <w:rFonts w:hint="eastAsia"/>
                  <w:color w:val="000000"/>
                  <w:szCs w:val="21"/>
                </w:rPr>
                <w:t>Driver</w:t>
              </w:r>
            </w:ins>
            <w:ins w:id="917" w:author="Administrator" w:date="2015-12-27T19:24:00Z">
              <w:r>
                <w:rPr>
                  <w:rFonts w:hint="eastAsia"/>
                  <w:color w:val="000000"/>
                  <w:szCs w:val="21"/>
                </w:rPr>
                <w:t>Info</w:t>
              </w:r>
            </w:ins>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918" w:author="Administrator" w:date="2015-12-27T19:24:00Z"/>
                <w:color w:val="000000"/>
                <w:szCs w:val="21"/>
              </w:rPr>
            </w:pPr>
            <w:ins w:id="919" w:author="Administrator" w:date="2015-12-27T19:24:00Z">
              <w:r>
                <w:rPr>
                  <w:rFonts w:ascii="宋体" w:hAnsi="宋体" w:cs="宋体" w:hint="eastAsia"/>
                  <w:color w:val="000000"/>
                  <w:szCs w:val="21"/>
                </w:rPr>
                <w:t>语法</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920" w:author="Administrator" w:date="2015-12-27T19:24:00Z"/>
                <w:color w:val="000000"/>
                <w:szCs w:val="21"/>
              </w:rPr>
            </w:pPr>
            <w:ins w:id="921" w:author="Administrator" w:date="2015-12-27T19:24:00Z">
              <w:r>
                <w:rPr>
                  <w:rFonts w:hint="eastAsia"/>
                  <w:color w:val="000000"/>
                  <w:szCs w:val="21"/>
                </w:rPr>
                <w:t>public ArrayList&lt;</w:t>
              </w:r>
            </w:ins>
            <w:ins w:id="922" w:author="Administrator" w:date="2015-12-27T19:31:00Z">
              <w:r>
                <w:rPr>
                  <w:rFonts w:hint="eastAsia"/>
                  <w:color w:val="000000"/>
                  <w:szCs w:val="21"/>
                </w:rPr>
                <w:t>Driver</w:t>
              </w:r>
            </w:ins>
            <w:ins w:id="923" w:author="Administrator" w:date="2015-12-27T19:24:00Z">
              <w:r>
                <w:rPr>
                  <w:rFonts w:hint="eastAsia"/>
                  <w:color w:val="000000"/>
                  <w:szCs w:val="21"/>
                </w:rPr>
                <w:t>InfoVO&gt; getAll</w:t>
              </w:r>
            </w:ins>
            <w:ins w:id="924" w:author="Administrator" w:date="2015-12-27T19:31:00Z">
              <w:r>
                <w:rPr>
                  <w:rFonts w:hint="eastAsia"/>
                  <w:color w:val="000000"/>
                  <w:szCs w:val="21"/>
                </w:rPr>
                <w:t>Driver</w:t>
              </w:r>
            </w:ins>
            <w:ins w:id="925" w:author="Administrator" w:date="2015-12-27T19:24:00Z">
              <w:r>
                <w:rPr>
                  <w:rFonts w:hint="eastAsia"/>
                  <w:color w:val="000000"/>
                  <w:szCs w:val="21"/>
                </w:rPr>
                <w:t>Info();</w:t>
              </w:r>
            </w:ins>
          </w:p>
        </w:tc>
      </w:tr>
      <w:tr w:rsidR="00D960C8">
        <w:trPr>
          <w:ins w:id="926" w:author="Administrator" w:date="2015-12-27T19:2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927" w:author="Administrator" w:date="2015-12-27T19:24: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928" w:author="Administrator" w:date="2015-12-27T19:24:00Z"/>
                <w:color w:val="000000"/>
                <w:szCs w:val="21"/>
              </w:rPr>
            </w:pPr>
            <w:ins w:id="929" w:author="Administrator" w:date="2015-12-27T19:24:00Z">
              <w:r>
                <w:rPr>
                  <w:rFonts w:ascii="宋体" w:hAnsi="宋体" w:cs="宋体" w:hint="eastAsia"/>
                  <w:color w:val="000000"/>
                  <w:szCs w:val="21"/>
                </w:rPr>
                <w:t>前置条件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930" w:author="Administrator" w:date="2015-12-27T19:24:00Z"/>
                <w:color w:val="000000"/>
                <w:szCs w:val="21"/>
              </w:rPr>
            </w:pPr>
            <w:ins w:id="931" w:author="Administrator" w:date="2015-12-27T19:24:00Z">
              <w:r>
                <w:rPr>
                  <w:rFonts w:ascii="宋体" w:hAnsi="宋体" w:cs="宋体" w:hint="eastAsia"/>
                  <w:color w:val="000000"/>
                  <w:szCs w:val="21"/>
                </w:rPr>
                <w:t>启动一个得到所有</w:t>
              </w:r>
            </w:ins>
            <w:ins w:id="932" w:author="Administrator" w:date="2015-12-27T19:27:00Z">
              <w:r>
                <w:rPr>
                  <w:rFonts w:ascii="宋体" w:hAnsi="宋体" w:cs="宋体" w:hint="eastAsia"/>
                  <w:color w:val="000000"/>
                  <w:szCs w:val="21"/>
                </w:rPr>
                <w:t>司机</w:t>
              </w:r>
            </w:ins>
            <w:ins w:id="933" w:author="Administrator" w:date="2015-12-27T19:24:00Z">
              <w:r>
                <w:rPr>
                  <w:rFonts w:ascii="宋体" w:hAnsi="宋体" w:cs="宋体" w:hint="eastAsia"/>
                  <w:color w:val="000000"/>
                  <w:szCs w:val="21"/>
                </w:rPr>
                <w:t>的回合</w:t>
              </w:r>
            </w:ins>
          </w:p>
        </w:tc>
      </w:tr>
      <w:tr w:rsidR="00D960C8">
        <w:trPr>
          <w:ins w:id="934" w:author="Administrator" w:date="2015-12-27T19:2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935" w:author="Administrator" w:date="2015-12-27T19:24: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936" w:author="Administrator" w:date="2015-12-27T19:24:00Z"/>
                <w:color w:val="000000"/>
                <w:szCs w:val="21"/>
              </w:rPr>
            </w:pPr>
            <w:ins w:id="937" w:author="Administrator" w:date="2015-12-27T19:24:00Z">
              <w:r>
                <w:rPr>
                  <w:rFonts w:ascii="宋体" w:hAnsi="宋体" w:cs="宋体" w:hint="eastAsia"/>
                  <w:color w:val="000000"/>
                  <w:szCs w:val="21"/>
                </w:rPr>
                <w:t>后置条件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pStyle w:val="13"/>
              <w:rPr>
                <w:ins w:id="938" w:author="Administrator" w:date="2015-12-27T19:24:00Z"/>
                <w:color w:val="000000"/>
              </w:rPr>
            </w:pPr>
            <w:ins w:id="939" w:author="Administrator" w:date="2015-12-27T19:24:00Z">
              <w:r>
                <w:rPr>
                  <w:rFonts w:ascii="宋体" w:hAnsi="宋体" w:cs="宋体" w:hint="eastAsia"/>
                  <w:color w:val="000000"/>
                </w:rPr>
                <w:t>在一个得到所有</w:t>
              </w:r>
            </w:ins>
            <w:ins w:id="940" w:author="Administrator" w:date="2015-12-27T19:27:00Z">
              <w:r>
                <w:rPr>
                  <w:rFonts w:ascii="宋体" w:hAnsi="宋体" w:cs="宋体" w:hint="eastAsia"/>
                  <w:color w:val="000000"/>
                </w:rPr>
                <w:t>司机</w:t>
              </w:r>
            </w:ins>
            <w:ins w:id="941" w:author="Administrator" w:date="2015-12-27T19:24:00Z">
              <w:r>
                <w:rPr>
                  <w:rFonts w:ascii="宋体" w:hAnsi="宋体" w:cs="宋体" w:hint="eastAsia"/>
                  <w:color w:val="000000"/>
                </w:rPr>
                <w:t>信息回合中，返回相应车辆信息</w:t>
              </w:r>
            </w:ins>
          </w:p>
        </w:tc>
      </w:tr>
      <w:tr w:rsidR="00D960C8">
        <w:trPr>
          <w:ins w:id="942" w:author="Administrator" w:date="2015-12-27T19:24: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ins w:id="943" w:author="Administrator" w:date="2015-12-27T19:24:00Z"/>
                <w:color w:val="000000"/>
                <w:szCs w:val="21"/>
              </w:rPr>
            </w:pPr>
            <w:ins w:id="944" w:author="Administrator" w:date="2015-12-27T19:25:00Z">
              <w:r>
                <w:rPr>
                  <w:rFonts w:hint="eastAsia"/>
                  <w:color w:val="000000"/>
                  <w:szCs w:val="21"/>
                </w:rPr>
                <w:t>driver</w:t>
              </w:r>
            </w:ins>
            <w:ins w:id="945" w:author="Administrator" w:date="2015-12-27T19:24:00Z">
              <w:r>
                <w:rPr>
                  <w:rFonts w:hint="eastAsia"/>
                  <w:color w:val="000000"/>
                  <w:szCs w:val="21"/>
                </w:rPr>
                <w:t>bl</w:t>
              </w:r>
              <w:r>
                <w:rPr>
                  <w:rFonts w:eastAsia="Times New Roman"/>
                  <w:color w:val="000000"/>
                  <w:szCs w:val="21"/>
                </w:rPr>
                <w:t>.</w:t>
              </w:r>
              <w:r>
                <w:rPr>
                  <w:rFonts w:hint="eastAsia"/>
                  <w:color w:val="000000"/>
                  <w:szCs w:val="21"/>
                </w:rPr>
                <w:t>add</w:t>
              </w:r>
            </w:ins>
            <w:ins w:id="946" w:author="Administrator" w:date="2015-12-27T19:30:00Z">
              <w:r>
                <w:rPr>
                  <w:rFonts w:hint="eastAsia"/>
                  <w:color w:val="000000"/>
                  <w:szCs w:val="21"/>
                </w:rPr>
                <w:t>Driver</w:t>
              </w:r>
            </w:ins>
            <w:ins w:id="947" w:author="Administrator" w:date="2015-12-27T19:24:00Z">
              <w:r>
                <w:rPr>
                  <w:rFonts w:hint="eastAsia"/>
                  <w:color w:val="000000"/>
                  <w:szCs w:val="21"/>
                </w:rPr>
                <w:t>Info</w:t>
              </w:r>
            </w:ins>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948" w:author="Administrator" w:date="2015-12-27T19:24:00Z"/>
                <w:color w:val="000000"/>
                <w:szCs w:val="21"/>
              </w:rPr>
            </w:pPr>
            <w:ins w:id="949" w:author="Administrator" w:date="2015-12-27T19:24:00Z">
              <w:r>
                <w:rPr>
                  <w:rFonts w:ascii="宋体" w:hAnsi="宋体" w:cs="宋体" w:hint="eastAsia"/>
                  <w:color w:val="000000"/>
                  <w:szCs w:val="21"/>
                </w:rPr>
                <w:t>语法</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950" w:author="Administrator" w:date="2015-12-27T19:24:00Z"/>
                <w:color w:val="000000"/>
                <w:szCs w:val="21"/>
              </w:rPr>
            </w:pPr>
            <w:ins w:id="951" w:author="Administrator" w:date="2015-12-27T19:24:00Z">
              <w:r>
                <w:rPr>
                  <w:rFonts w:hint="eastAsia"/>
                  <w:color w:val="000000"/>
                  <w:szCs w:val="21"/>
                </w:rPr>
                <w:t>public void add</w:t>
              </w:r>
            </w:ins>
            <w:ins w:id="952" w:author="Administrator" w:date="2015-12-27T19:31:00Z">
              <w:r>
                <w:rPr>
                  <w:rFonts w:hint="eastAsia"/>
                  <w:color w:val="000000"/>
                  <w:szCs w:val="21"/>
                </w:rPr>
                <w:t>Driver</w:t>
              </w:r>
            </w:ins>
            <w:ins w:id="953" w:author="Administrator" w:date="2015-12-27T19:24:00Z">
              <w:r>
                <w:rPr>
                  <w:rFonts w:hint="eastAsia"/>
                  <w:color w:val="000000"/>
                  <w:szCs w:val="21"/>
                </w:rPr>
                <w:t>Info(</w:t>
              </w:r>
            </w:ins>
            <w:ins w:id="954" w:author="Administrator" w:date="2015-12-27T19:31:00Z">
              <w:r>
                <w:rPr>
                  <w:rFonts w:hint="eastAsia"/>
                  <w:color w:val="000000"/>
                  <w:szCs w:val="21"/>
                </w:rPr>
                <w:t>Driver</w:t>
              </w:r>
            </w:ins>
            <w:ins w:id="955" w:author="Administrator" w:date="2015-12-27T19:24:00Z">
              <w:r>
                <w:rPr>
                  <w:rFonts w:hint="eastAsia"/>
                  <w:color w:val="000000"/>
                  <w:szCs w:val="21"/>
                </w:rPr>
                <w:t xml:space="preserve">InfoVO </w:t>
              </w:r>
            </w:ins>
            <w:ins w:id="956" w:author="Administrator" w:date="2015-12-27T19:31:00Z">
              <w:r>
                <w:rPr>
                  <w:rFonts w:hint="eastAsia"/>
                  <w:color w:val="000000"/>
                  <w:szCs w:val="21"/>
                </w:rPr>
                <w:t>driver</w:t>
              </w:r>
            </w:ins>
            <w:ins w:id="957" w:author="Administrator" w:date="2015-12-27T19:24:00Z">
              <w:r>
                <w:rPr>
                  <w:rFonts w:hint="eastAsia"/>
                  <w:color w:val="000000"/>
                  <w:szCs w:val="21"/>
                </w:rPr>
                <w:t>);</w:t>
              </w:r>
            </w:ins>
          </w:p>
        </w:tc>
      </w:tr>
      <w:tr w:rsidR="00D960C8">
        <w:trPr>
          <w:ins w:id="958" w:author="Administrator" w:date="2015-12-27T19:2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959" w:author="Administrator" w:date="2015-12-27T19:24: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960" w:author="Administrator" w:date="2015-12-27T19:24:00Z"/>
                <w:color w:val="000000"/>
                <w:szCs w:val="21"/>
              </w:rPr>
            </w:pPr>
            <w:ins w:id="961" w:author="Administrator" w:date="2015-12-27T19:24:00Z">
              <w:r>
                <w:rPr>
                  <w:rFonts w:ascii="宋体" w:hAnsi="宋体" w:cs="宋体" w:hint="eastAsia"/>
                  <w:color w:val="000000"/>
                  <w:szCs w:val="21"/>
                </w:rPr>
                <w:t>前置条件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962" w:author="Administrator" w:date="2015-12-27T19:24:00Z"/>
                <w:color w:val="000000"/>
                <w:szCs w:val="21"/>
              </w:rPr>
            </w:pPr>
            <w:ins w:id="963" w:author="Administrator" w:date="2015-12-27T19:24:00Z">
              <w:r>
                <w:rPr>
                  <w:rFonts w:ascii="宋体" w:hAnsi="宋体" w:cs="宋体" w:hint="eastAsia"/>
                  <w:color w:val="000000"/>
                  <w:szCs w:val="21"/>
                </w:rPr>
                <w:t>启动一个增加</w:t>
              </w:r>
            </w:ins>
            <w:ins w:id="964" w:author="Administrator" w:date="2015-12-27T19:27:00Z">
              <w:r>
                <w:rPr>
                  <w:rFonts w:ascii="宋体" w:hAnsi="宋体" w:cs="宋体" w:hint="eastAsia"/>
                  <w:color w:val="000000"/>
                  <w:szCs w:val="21"/>
                </w:rPr>
                <w:t>司机</w:t>
              </w:r>
            </w:ins>
            <w:ins w:id="965" w:author="Administrator" w:date="2015-12-27T19:24:00Z">
              <w:r>
                <w:rPr>
                  <w:rFonts w:ascii="宋体" w:hAnsi="宋体" w:cs="宋体" w:hint="eastAsia"/>
                  <w:color w:val="000000"/>
                  <w:szCs w:val="21"/>
                </w:rPr>
                <w:t>的回合</w:t>
              </w:r>
            </w:ins>
          </w:p>
        </w:tc>
      </w:tr>
      <w:tr w:rsidR="00D960C8">
        <w:trPr>
          <w:ins w:id="966" w:author="Administrator" w:date="2015-12-27T19:2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967" w:author="Administrator" w:date="2015-12-27T19:24: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968" w:author="Administrator" w:date="2015-12-27T19:24:00Z"/>
                <w:color w:val="000000"/>
                <w:szCs w:val="21"/>
              </w:rPr>
            </w:pPr>
            <w:ins w:id="969" w:author="Administrator" w:date="2015-12-27T19:24:00Z">
              <w:r>
                <w:rPr>
                  <w:rFonts w:ascii="宋体" w:hAnsi="宋体" w:cs="宋体" w:hint="eastAsia"/>
                  <w:color w:val="000000"/>
                  <w:szCs w:val="21"/>
                </w:rPr>
                <w:t>后置条件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pStyle w:val="13"/>
              <w:rPr>
                <w:ins w:id="970" w:author="Administrator" w:date="2015-12-27T19:24:00Z"/>
                <w:color w:val="000000"/>
              </w:rPr>
            </w:pPr>
            <w:ins w:id="971" w:author="Administrator" w:date="2015-12-27T19:24:00Z">
              <w:r>
                <w:rPr>
                  <w:rFonts w:ascii="宋体" w:hAnsi="宋体" w:cs="宋体" w:hint="eastAsia"/>
                  <w:color w:val="000000"/>
                </w:rPr>
                <w:t>在一个增加</w:t>
              </w:r>
            </w:ins>
            <w:ins w:id="972" w:author="Administrator" w:date="2015-12-27T19:27:00Z">
              <w:r>
                <w:rPr>
                  <w:rFonts w:ascii="宋体" w:hAnsi="宋体" w:cs="宋体" w:hint="eastAsia"/>
                  <w:color w:val="000000"/>
                </w:rPr>
                <w:t>司机</w:t>
              </w:r>
            </w:ins>
            <w:ins w:id="973" w:author="Administrator" w:date="2015-12-27T19:24:00Z">
              <w:r>
                <w:rPr>
                  <w:rFonts w:ascii="宋体" w:hAnsi="宋体" w:cs="宋体" w:hint="eastAsia"/>
                  <w:color w:val="000000"/>
                </w:rPr>
                <w:t>信息回合中，完成相应</w:t>
              </w:r>
            </w:ins>
            <w:ins w:id="974" w:author="Administrator" w:date="2015-12-27T19:27:00Z">
              <w:r>
                <w:rPr>
                  <w:rFonts w:ascii="宋体" w:hAnsi="宋体" w:cs="宋体" w:hint="eastAsia"/>
                  <w:color w:val="000000"/>
                </w:rPr>
                <w:t>司机</w:t>
              </w:r>
            </w:ins>
            <w:ins w:id="975" w:author="Administrator" w:date="2015-12-27T19:24:00Z">
              <w:r>
                <w:rPr>
                  <w:rFonts w:ascii="宋体" w:hAnsi="宋体" w:cs="宋体" w:hint="eastAsia"/>
                  <w:color w:val="000000"/>
                </w:rPr>
                <w:t>信息的增加</w:t>
              </w:r>
            </w:ins>
          </w:p>
        </w:tc>
      </w:tr>
      <w:tr w:rsidR="00D960C8">
        <w:trPr>
          <w:ins w:id="976" w:author="Administrator" w:date="2015-12-27T19:24: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ins w:id="977" w:author="Administrator" w:date="2015-12-27T19:24:00Z"/>
                <w:color w:val="000000"/>
                <w:szCs w:val="21"/>
              </w:rPr>
            </w:pPr>
            <w:ins w:id="978" w:author="Administrator" w:date="2015-12-27T19:26:00Z">
              <w:r>
                <w:rPr>
                  <w:rFonts w:hint="eastAsia"/>
                  <w:color w:val="000000"/>
                  <w:szCs w:val="21"/>
                </w:rPr>
                <w:t>driver</w:t>
              </w:r>
            </w:ins>
            <w:ins w:id="979" w:author="Administrator" w:date="2015-12-27T19:24:00Z">
              <w:r>
                <w:rPr>
                  <w:rFonts w:hint="eastAsia"/>
                  <w:color w:val="000000"/>
                  <w:szCs w:val="21"/>
                </w:rPr>
                <w:t>bl</w:t>
              </w:r>
              <w:r>
                <w:rPr>
                  <w:rFonts w:eastAsia="Times New Roman"/>
                  <w:color w:val="000000"/>
                  <w:szCs w:val="21"/>
                </w:rPr>
                <w:t>.</w:t>
              </w:r>
              <w:r>
                <w:rPr>
                  <w:rFonts w:hint="eastAsia"/>
                  <w:color w:val="000000"/>
                  <w:szCs w:val="21"/>
                </w:rPr>
                <w:t>delete</w:t>
              </w:r>
            </w:ins>
            <w:ins w:id="980" w:author="Administrator" w:date="2015-12-27T19:30:00Z">
              <w:r>
                <w:rPr>
                  <w:rFonts w:hint="eastAsia"/>
                  <w:color w:val="000000"/>
                  <w:szCs w:val="21"/>
                </w:rPr>
                <w:t>Driver</w:t>
              </w:r>
            </w:ins>
            <w:ins w:id="981" w:author="Administrator" w:date="2015-12-27T19:24:00Z">
              <w:r>
                <w:rPr>
                  <w:rFonts w:hint="eastAsia"/>
                  <w:color w:val="000000"/>
                  <w:szCs w:val="21"/>
                </w:rPr>
                <w:t>Info</w:t>
              </w:r>
            </w:ins>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982" w:author="Administrator" w:date="2015-12-27T19:24:00Z"/>
                <w:color w:val="000000"/>
                <w:szCs w:val="21"/>
              </w:rPr>
            </w:pPr>
            <w:ins w:id="983" w:author="Administrator" w:date="2015-12-27T19:24:00Z">
              <w:r>
                <w:rPr>
                  <w:rFonts w:ascii="宋体" w:hAnsi="宋体" w:cs="宋体" w:hint="eastAsia"/>
                  <w:color w:val="000000"/>
                  <w:szCs w:val="21"/>
                </w:rPr>
                <w:t>语法</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984" w:author="Administrator" w:date="2015-12-27T19:24:00Z"/>
                <w:color w:val="000000"/>
                <w:szCs w:val="21"/>
              </w:rPr>
            </w:pPr>
            <w:ins w:id="985" w:author="Administrator" w:date="2015-12-27T19:24:00Z">
              <w:r>
                <w:rPr>
                  <w:rFonts w:hint="eastAsia"/>
                  <w:color w:val="000000"/>
                  <w:szCs w:val="21"/>
                </w:rPr>
                <w:t>public void delete</w:t>
              </w:r>
            </w:ins>
            <w:ins w:id="986" w:author="Administrator" w:date="2015-12-27T19:31:00Z">
              <w:r>
                <w:rPr>
                  <w:rFonts w:hint="eastAsia"/>
                  <w:color w:val="000000"/>
                  <w:szCs w:val="21"/>
                </w:rPr>
                <w:t>Driver</w:t>
              </w:r>
            </w:ins>
            <w:ins w:id="987" w:author="Administrator" w:date="2015-12-27T19:24:00Z">
              <w:r>
                <w:rPr>
                  <w:rFonts w:hint="eastAsia"/>
                  <w:color w:val="000000"/>
                  <w:szCs w:val="21"/>
                </w:rPr>
                <w:t xml:space="preserve">Info(String </w:t>
              </w:r>
            </w:ins>
            <w:ins w:id="988" w:author="Administrator" w:date="2015-12-27T19:31:00Z">
              <w:r>
                <w:rPr>
                  <w:rFonts w:hint="eastAsia"/>
                  <w:color w:val="000000"/>
                  <w:szCs w:val="21"/>
                </w:rPr>
                <w:t>driver</w:t>
              </w:r>
            </w:ins>
            <w:ins w:id="989" w:author="Administrator" w:date="2015-12-27T19:24:00Z">
              <w:r>
                <w:rPr>
                  <w:rFonts w:hint="eastAsia"/>
                  <w:color w:val="000000"/>
                  <w:szCs w:val="21"/>
                </w:rPr>
                <w:t>Id);</w:t>
              </w:r>
            </w:ins>
          </w:p>
        </w:tc>
      </w:tr>
      <w:tr w:rsidR="00D960C8">
        <w:trPr>
          <w:ins w:id="990" w:author="Administrator" w:date="2015-12-27T19:2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991" w:author="Administrator" w:date="2015-12-27T19:24: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992" w:author="Administrator" w:date="2015-12-27T19:24:00Z"/>
                <w:color w:val="000000"/>
                <w:szCs w:val="21"/>
              </w:rPr>
            </w:pPr>
            <w:ins w:id="993" w:author="Administrator" w:date="2015-12-27T19:24:00Z">
              <w:r>
                <w:rPr>
                  <w:rFonts w:ascii="宋体" w:hAnsi="宋体" w:cs="宋体" w:hint="eastAsia"/>
                  <w:color w:val="000000"/>
                  <w:szCs w:val="21"/>
                </w:rPr>
                <w:t>前置条件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994" w:author="Administrator" w:date="2015-12-27T19:24:00Z"/>
                <w:color w:val="000000"/>
                <w:szCs w:val="21"/>
              </w:rPr>
            </w:pPr>
            <w:ins w:id="995" w:author="Administrator" w:date="2015-12-27T19:24:00Z">
              <w:r>
                <w:rPr>
                  <w:rFonts w:ascii="宋体" w:hAnsi="宋体" w:cs="宋体" w:hint="eastAsia"/>
                  <w:color w:val="000000"/>
                  <w:szCs w:val="21"/>
                </w:rPr>
                <w:t>启动一个删除</w:t>
              </w:r>
            </w:ins>
            <w:ins w:id="996" w:author="Administrator" w:date="2015-12-27T19:27:00Z">
              <w:r>
                <w:rPr>
                  <w:rFonts w:ascii="宋体" w:hAnsi="宋体" w:cs="宋体" w:hint="eastAsia"/>
                  <w:color w:val="000000"/>
                  <w:szCs w:val="21"/>
                </w:rPr>
                <w:t>司机</w:t>
              </w:r>
            </w:ins>
            <w:ins w:id="997" w:author="Administrator" w:date="2015-12-27T19:24:00Z">
              <w:r>
                <w:rPr>
                  <w:rFonts w:ascii="宋体" w:hAnsi="宋体" w:cs="宋体" w:hint="eastAsia"/>
                  <w:color w:val="000000"/>
                  <w:szCs w:val="21"/>
                </w:rPr>
                <w:t>的回合</w:t>
              </w:r>
            </w:ins>
          </w:p>
        </w:tc>
      </w:tr>
      <w:tr w:rsidR="00D960C8">
        <w:trPr>
          <w:ins w:id="998" w:author="Administrator" w:date="2015-12-27T19:2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999" w:author="Administrator" w:date="2015-12-27T19:24: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1000" w:author="Administrator" w:date="2015-12-27T19:24:00Z"/>
                <w:color w:val="000000"/>
                <w:szCs w:val="21"/>
              </w:rPr>
            </w:pPr>
            <w:ins w:id="1001" w:author="Administrator" w:date="2015-12-27T19:24:00Z">
              <w:r>
                <w:rPr>
                  <w:rFonts w:ascii="宋体" w:hAnsi="宋体" w:cs="宋体" w:hint="eastAsia"/>
                  <w:color w:val="000000"/>
                  <w:szCs w:val="21"/>
                </w:rPr>
                <w:t>后置条件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pStyle w:val="13"/>
              <w:rPr>
                <w:ins w:id="1002" w:author="Administrator" w:date="2015-12-27T19:24:00Z"/>
                <w:color w:val="000000"/>
              </w:rPr>
            </w:pPr>
            <w:ins w:id="1003" w:author="Administrator" w:date="2015-12-27T19:24:00Z">
              <w:r>
                <w:rPr>
                  <w:rFonts w:ascii="宋体" w:hAnsi="宋体" w:cs="宋体" w:hint="eastAsia"/>
                  <w:color w:val="000000"/>
                </w:rPr>
                <w:t>在一个删除</w:t>
              </w:r>
            </w:ins>
            <w:ins w:id="1004" w:author="Administrator" w:date="2015-12-27T19:27:00Z">
              <w:r>
                <w:rPr>
                  <w:rFonts w:ascii="宋体" w:hAnsi="宋体" w:cs="宋体" w:hint="eastAsia"/>
                  <w:color w:val="000000"/>
                </w:rPr>
                <w:t>司机</w:t>
              </w:r>
            </w:ins>
            <w:ins w:id="1005" w:author="Administrator" w:date="2015-12-27T19:24:00Z">
              <w:r>
                <w:rPr>
                  <w:rFonts w:ascii="宋体" w:hAnsi="宋体" w:cs="宋体" w:hint="eastAsia"/>
                  <w:color w:val="000000"/>
                </w:rPr>
                <w:t>信息回合中，完成相应</w:t>
              </w:r>
            </w:ins>
            <w:ins w:id="1006" w:author="Administrator" w:date="2015-12-27T19:27:00Z">
              <w:r>
                <w:rPr>
                  <w:rFonts w:ascii="宋体" w:hAnsi="宋体" w:cs="宋体" w:hint="eastAsia"/>
                  <w:color w:val="000000"/>
                </w:rPr>
                <w:t>司机</w:t>
              </w:r>
            </w:ins>
            <w:ins w:id="1007" w:author="Administrator" w:date="2015-12-27T19:24:00Z">
              <w:r>
                <w:rPr>
                  <w:rFonts w:ascii="宋体" w:hAnsi="宋体" w:cs="宋体" w:hint="eastAsia"/>
                  <w:color w:val="000000"/>
                </w:rPr>
                <w:t>信息的删除</w:t>
              </w:r>
            </w:ins>
          </w:p>
        </w:tc>
      </w:tr>
      <w:tr w:rsidR="00D960C8">
        <w:trPr>
          <w:ins w:id="1008" w:author="Administrator" w:date="2015-12-27T19:24: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ins w:id="1009" w:author="Administrator" w:date="2015-12-27T19:24:00Z"/>
                <w:color w:val="000000"/>
                <w:szCs w:val="21"/>
              </w:rPr>
            </w:pPr>
            <w:ins w:id="1010" w:author="Administrator" w:date="2015-12-27T19:26:00Z">
              <w:r>
                <w:rPr>
                  <w:rFonts w:hint="eastAsia"/>
                  <w:color w:val="000000"/>
                  <w:szCs w:val="21"/>
                </w:rPr>
                <w:t>driver</w:t>
              </w:r>
            </w:ins>
            <w:ins w:id="1011" w:author="Administrator" w:date="2015-12-27T19:24:00Z">
              <w:r>
                <w:rPr>
                  <w:rFonts w:hint="eastAsia"/>
                  <w:color w:val="000000"/>
                  <w:szCs w:val="21"/>
                </w:rPr>
                <w:t>bl</w:t>
              </w:r>
              <w:r>
                <w:rPr>
                  <w:rFonts w:eastAsia="Times New Roman"/>
                  <w:color w:val="000000"/>
                  <w:szCs w:val="21"/>
                </w:rPr>
                <w:t>.</w:t>
              </w:r>
              <w:r>
                <w:rPr>
                  <w:rFonts w:hint="eastAsia"/>
                  <w:color w:val="000000"/>
                  <w:szCs w:val="21"/>
                </w:rPr>
                <w:t>change</w:t>
              </w:r>
            </w:ins>
            <w:ins w:id="1012" w:author="Administrator" w:date="2015-12-27T19:30:00Z">
              <w:r>
                <w:rPr>
                  <w:rFonts w:hint="eastAsia"/>
                  <w:color w:val="000000"/>
                  <w:szCs w:val="21"/>
                </w:rPr>
                <w:t>Driver</w:t>
              </w:r>
            </w:ins>
            <w:ins w:id="1013" w:author="Administrator" w:date="2015-12-27T19:24:00Z">
              <w:r>
                <w:rPr>
                  <w:rFonts w:hint="eastAsia"/>
                  <w:color w:val="000000"/>
                  <w:szCs w:val="21"/>
                </w:rPr>
                <w:t>Info</w:t>
              </w:r>
            </w:ins>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1014" w:author="Administrator" w:date="2015-12-27T19:24:00Z"/>
                <w:color w:val="000000"/>
                <w:szCs w:val="21"/>
              </w:rPr>
            </w:pPr>
            <w:ins w:id="1015" w:author="Administrator" w:date="2015-12-27T19:24:00Z">
              <w:r>
                <w:rPr>
                  <w:rFonts w:ascii="宋体" w:hAnsi="宋体" w:cs="宋体" w:hint="eastAsia"/>
                  <w:color w:val="000000"/>
                  <w:szCs w:val="21"/>
                </w:rPr>
                <w:t>语法</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1016" w:author="Administrator" w:date="2015-12-27T19:24:00Z"/>
                <w:color w:val="000000"/>
                <w:szCs w:val="21"/>
              </w:rPr>
            </w:pPr>
            <w:ins w:id="1017" w:author="Administrator" w:date="2015-12-27T19:24:00Z">
              <w:r>
                <w:rPr>
                  <w:rFonts w:hint="eastAsia"/>
                  <w:color w:val="000000"/>
                  <w:szCs w:val="21"/>
                </w:rPr>
                <w:t>public void change</w:t>
              </w:r>
            </w:ins>
            <w:ins w:id="1018" w:author="Administrator" w:date="2015-12-27T19:31:00Z">
              <w:r>
                <w:rPr>
                  <w:rFonts w:hint="eastAsia"/>
                  <w:color w:val="000000"/>
                  <w:szCs w:val="21"/>
                </w:rPr>
                <w:t>Driver</w:t>
              </w:r>
            </w:ins>
            <w:ins w:id="1019" w:author="Administrator" w:date="2015-12-27T19:24:00Z">
              <w:r>
                <w:rPr>
                  <w:rFonts w:hint="eastAsia"/>
                  <w:color w:val="000000"/>
                  <w:szCs w:val="21"/>
                </w:rPr>
                <w:t xml:space="preserve">Info(String </w:t>
              </w:r>
            </w:ins>
            <w:ins w:id="1020" w:author="Administrator" w:date="2015-12-27T19:32:00Z">
              <w:r>
                <w:rPr>
                  <w:rFonts w:hint="eastAsia"/>
                  <w:color w:val="000000"/>
                  <w:szCs w:val="21"/>
                </w:rPr>
                <w:t>driver</w:t>
              </w:r>
            </w:ins>
            <w:ins w:id="1021" w:author="Administrator" w:date="2015-12-27T19:24:00Z">
              <w:r>
                <w:rPr>
                  <w:rFonts w:hint="eastAsia"/>
                  <w:color w:val="000000"/>
                  <w:szCs w:val="21"/>
                </w:rPr>
                <w:t>Id,</w:t>
              </w:r>
            </w:ins>
            <w:ins w:id="1022" w:author="Administrator" w:date="2015-12-27T19:32:00Z">
              <w:r>
                <w:rPr>
                  <w:rFonts w:hint="eastAsia"/>
                  <w:color w:val="000000"/>
                  <w:szCs w:val="21"/>
                </w:rPr>
                <w:t>Driver</w:t>
              </w:r>
            </w:ins>
            <w:ins w:id="1023" w:author="Administrator" w:date="2015-12-27T19:24:00Z">
              <w:r>
                <w:rPr>
                  <w:rFonts w:hint="eastAsia"/>
                  <w:color w:val="000000"/>
                  <w:szCs w:val="21"/>
                </w:rPr>
                <w:t xml:space="preserve">InfoVO </w:t>
              </w:r>
            </w:ins>
            <w:ins w:id="1024" w:author="Administrator" w:date="2015-12-27T19:32:00Z">
              <w:r>
                <w:rPr>
                  <w:rFonts w:hint="eastAsia"/>
                  <w:color w:val="000000"/>
                  <w:szCs w:val="21"/>
                </w:rPr>
                <w:t>d</w:t>
              </w:r>
            </w:ins>
            <w:ins w:id="1025" w:author="Administrator" w:date="2015-12-27T19:24:00Z">
              <w:r>
                <w:rPr>
                  <w:rFonts w:hint="eastAsia"/>
                  <w:color w:val="000000"/>
                  <w:szCs w:val="21"/>
                </w:rPr>
                <w:t>vo);</w:t>
              </w:r>
            </w:ins>
          </w:p>
        </w:tc>
      </w:tr>
      <w:tr w:rsidR="00D960C8">
        <w:trPr>
          <w:ins w:id="1026" w:author="Administrator" w:date="2015-12-27T19:2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1027" w:author="Administrator" w:date="2015-12-27T19:24: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1028" w:author="Administrator" w:date="2015-12-27T19:24:00Z"/>
                <w:color w:val="000000"/>
                <w:szCs w:val="21"/>
              </w:rPr>
            </w:pPr>
            <w:ins w:id="1029" w:author="Administrator" w:date="2015-12-27T19:24:00Z">
              <w:r>
                <w:rPr>
                  <w:rFonts w:ascii="宋体" w:hAnsi="宋体" w:cs="宋体" w:hint="eastAsia"/>
                  <w:color w:val="000000"/>
                  <w:szCs w:val="21"/>
                </w:rPr>
                <w:t>前置条件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1030" w:author="Administrator" w:date="2015-12-27T19:24:00Z"/>
                <w:color w:val="000000"/>
                <w:szCs w:val="21"/>
              </w:rPr>
            </w:pPr>
            <w:ins w:id="1031" w:author="Administrator" w:date="2015-12-27T19:24:00Z">
              <w:r>
                <w:rPr>
                  <w:rFonts w:ascii="宋体" w:hAnsi="宋体" w:cs="宋体" w:hint="eastAsia"/>
                  <w:color w:val="000000"/>
                  <w:szCs w:val="21"/>
                </w:rPr>
                <w:t>启动一个修改</w:t>
              </w:r>
            </w:ins>
            <w:ins w:id="1032" w:author="Administrator" w:date="2015-12-27T19:27:00Z">
              <w:r>
                <w:rPr>
                  <w:rFonts w:ascii="宋体" w:hAnsi="宋体" w:cs="宋体" w:hint="eastAsia"/>
                  <w:color w:val="000000"/>
                  <w:szCs w:val="21"/>
                </w:rPr>
                <w:t>司机</w:t>
              </w:r>
            </w:ins>
            <w:ins w:id="1033" w:author="Administrator" w:date="2015-12-27T19:24:00Z">
              <w:r>
                <w:rPr>
                  <w:rFonts w:ascii="宋体" w:hAnsi="宋体" w:cs="宋体" w:hint="eastAsia"/>
                  <w:color w:val="000000"/>
                  <w:szCs w:val="21"/>
                </w:rPr>
                <w:t>信息的回合</w:t>
              </w:r>
            </w:ins>
          </w:p>
        </w:tc>
      </w:tr>
      <w:tr w:rsidR="00D960C8">
        <w:trPr>
          <w:ins w:id="1034" w:author="Administrator" w:date="2015-12-27T19:2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1035" w:author="Administrator" w:date="2015-12-27T19:24: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1036" w:author="Administrator" w:date="2015-12-27T19:24:00Z"/>
                <w:color w:val="000000"/>
                <w:szCs w:val="21"/>
              </w:rPr>
            </w:pPr>
            <w:ins w:id="1037" w:author="Administrator" w:date="2015-12-27T19:24:00Z">
              <w:r>
                <w:rPr>
                  <w:rFonts w:ascii="宋体" w:hAnsi="宋体" w:cs="宋体" w:hint="eastAsia"/>
                  <w:color w:val="000000"/>
                  <w:szCs w:val="21"/>
                </w:rPr>
                <w:t>后置条件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pStyle w:val="13"/>
              <w:rPr>
                <w:ins w:id="1038" w:author="Administrator" w:date="2015-12-27T19:24:00Z"/>
                <w:color w:val="000000"/>
              </w:rPr>
            </w:pPr>
            <w:ins w:id="1039" w:author="Administrator" w:date="2015-12-27T19:24:00Z">
              <w:r>
                <w:rPr>
                  <w:rFonts w:ascii="宋体" w:hAnsi="宋体" w:cs="宋体" w:hint="eastAsia"/>
                  <w:color w:val="000000"/>
                </w:rPr>
                <w:t>在一个修改</w:t>
              </w:r>
            </w:ins>
            <w:ins w:id="1040" w:author="Administrator" w:date="2015-12-27T19:27:00Z">
              <w:r>
                <w:rPr>
                  <w:rFonts w:ascii="宋体" w:hAnsi="宋体" w:cs="宋体" w:hint="eastAsia"/>
                  <w:color w:val="000000"/>
                </w:rPr>
                <w:t>司机</w:t>
              </w:r>
            </w:ins>
            <w:ins w:id="1041" w:author="Administrator" w:date="2015-12-27T19:24:00Z">
              <w:r>
                <w:rPr>
                  <w:rFonts w:ascii="宋体" w:hAnsi="宋体" w:cs="宋体" w:hint="eastAsia"/>
                  <w:color w:val="000000"/>
                </w:rPr>
                <w:t>信息回合中，完成相应</w:t>
              </w:r>
            </w:ins>
            <w:ins w:id="1042" w:author="Administrator" w:date="2015-12-27T19:27:00Z">
              <w:r>
                <w:rPr>
                  <w:rFonts w:ascii="宋体" w:hAnsi="宋体" w:cs="宋体" w:hint="eastAsia"/>
                  <w:color w:val="000000"/>
                </w:rPr>
                <w:t>司机</w:t>
              </w:r>
            </w:ins>
            <w:ins w:id="1043" w:author="Administrator" w:date="2015-12-27T19:24:00Z">
              <w:r>
                <w:rPr>
                  <w:rFonts w:ascii="宋体" w:hAnsi="宋体" w:cs="宋体" w:hint="eastAsia"/>
                  <w:color w:val="000000"/>
                </w:rPr>
                <w:t>信息的修改</w:t>
              </w:r>
            </w:ins>
          </w:p>
        </w:tc>
      </w:tr>
      <w:tr w:rsidR="00D960C8">
        <w:trPr>
          <w:ins w:id="1044" w:author="Administrator" w:date="2015-12-27T19:24: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ins w:id="1045" w:author="Administrator" w:date="2015-12-27T19:24:00Z"/>
                <w:color w:val="000000"/>
                <w:szCs w:val="21"/>
              </w:rPr>
            </w:pPr>
            <w:ins w:id="1046" w:author="Administrator" w:date="2015-12-27T19:26:00Z">
              <w:r>
                <w:rPr>
                  <w:rFonts w:hint="eastAsia"/>
                  <w:color w:val="000000"/>
                  <w:szCs w:val="21"/>
                </w:rPr>
                <w:t>driver</w:t>
              </w:r>
            </w:ins>
            <w:ins w:id="1047" w:author="Administrator" w:date="2015-12-27T19:24:00Z">
              <w:r>
                <w:rPr>
                  <w:rFonts w:hint="eastAsia"/>
                  <w:color w:val="000000"/>
                  <w:szCs w:val="21"/>
                </w:rPr>
                <w:t>bl</w:t>
              </w:r>
              <w:r>
                <w:rPr>
                  <w:rFonts w:eastAsia="Times New Roman"/>
                  <w:color w:val="000000"/>
                  <w:szCs w:val="21"/>
                </w:rPr>
                <w:t>.</w:t>
              </w:r>
              <w:r>
                <w:rPr>
                  <w:rFonts w:hint="eastAsia"/>
                  <w:color w:val="000000"/>
                  <w:szCs w:val="21"/>
                </w:rPr>
                <w:t>init</w:t>
              </w:r>
            </w:ins>
            <w:ins w:id="1048" w:author="Administrator" w:date="2015-12-27T19:29:00Z">
              <w:r>
                <w:rPr>
                  <w:rFonts w:hint="eastAsia"/>
                  <w:color w:val="000000"/>
                  <w:szCs w:val="21"/>
                </w:rPr>
                <w:t>D</w:t>
              </w:r>
            </w:ins>
            <w:ins w:id="1049" w:author="Administrator" w:date="2015-12-27T19:28:00Z">
              <w:r>
                <w:rPr>
                  <w:rFonts w:hint="eastAsia"/>
                  <w:color w:val="000000"/>
                  <w:szCs w:val="21"/>
                </w:rPr>
                <w:t>river</w:t>
              </w:r>
            </w:ins>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1050" w:author="Administrator" w:date="2015-12-27T19:24:00Z"/>
                <w:color w:val="000000"/>
                <w:szCs w:val="21"/>
              </w:rPr>
            </w:pPr>
            <w:ins w:id="1051" w:author="Administrator" w:date="2015-12-27T19:24:00Z">
              <w:r>
                <w:rPr>
                  <w:rFonts w:ascii="宋体" w:hAnsi="宋体" w:cs="宋体" w:hint="eastAsia"/>
                  <w:color w:val="000000"/>
                  <w:szCs w:val="21"/>
                </w:rPr>
                <w:t>语法</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1052" w:author="Administrator" w:date="2015-12-27T19:24:00Z"/>
                <w:color w:val="000000"/>
                <w:szCs w:val="21"/>
              </w:rPr>
            </w:pPr>
            <w:ins w:id="1053" w:author="Administrator" w:date="2015-12-27T19:24:00Z">
              <w:r>
                <w:rPr>
                  <w:rFonts w:hint="eastAsia"/>
                  <w:color w:val="000000"/>
                  <w:szCs w:val="21"/>
                </w:rPr>
                <w:t>public void init</w:t>
              </w:r>
            </w:ins>
            <w:ins w:id="1054" w:author="Administrator" w:date="2015-12-27T19:30:00Z">
              <w:r>
                <w:rPr>
                  <w:rFonts w:hint="eastAsia"/>
                  <w:color w:val="000000"/>
                  <w:szCs w:val="21"/>
                </w:rPr>
                <w:t>Driver</w:t>
              </w:r>
            </w:ins>
            <w:ins w:id="1055" w:author="Administrator" w:date="2015-12-27T19:24:00Z">
              <w:r>
                <w:rPr>
                  <w:rFonts w:hint="eastAsia"/>
                  <w:color w:val="000000"/>
                  <w:szCs w:val="21"/>
                </w:rPr>
                <w:t>(ArrayList&lt;</w:t>
              </w:r>
            </w:ins>
            <w:ins w:id="1056" w:author="Administrator" w:date="2015-12-27T19:30:00Z">
              <w:r>
                <w:rPr>
                  <w:rFonts w:hint="eastAsia"/>
                  <w:color w:val="000000"/>
                  <w:szCs w:val="21"/>
                </w:rPr>
                <w:t>Driver</w:t>
              </w:r>
            </w:ins>
            <w:ins w:id="1057" w:author="Administrator" w:date="2015-12-27T19:24:00Z">
              <w:r>
                <w:rPr>
                  <w:rFonts w:hint="eastAsia"/>
                  <w:color w:val="000000"/>
                  <w:szCs w:val="21"/>
                </w:rPr>
                <w:t xml:space="preserve">InfoVO&gt; </w:t>
              </w:r>
            </w:ins>
            <w:ins w:id="1058" w:author="Administrator" w:date="2015-12-27T19:30:00Z">
              <w:r>
                <w:rPr>
                  <w:rFonts w:hint="eastAsia"/>
                  <w:color w:val="000000"/>
                  <w:szCs w:val="21"/>
                </w:rPr>
                <w:t>d</w:t>
              </w:r>
            </w:ins>
            <w:ins w:id="1059" w:author="Administrator" w:date="2015-12-27T19:24:00Z">
              <w:r>
                <w:rPr>
                  <w:rFonts w:hint="eastAsia"/>
                  <w:color w:val="000000"/>
                  <w:szCs w:val="21"/>
                </w:rPr>
                <w:t>volist);</w:t>
              </w:r>
            </w:ins>
          </w:p>
        </w:tc>
      </w:tr>
      <w:tr w:rsidR="00D960C8">
        <w:trPr>
          <w:ins w:id="1060" w:author="Administrator" w:date="2015-12-27T19:2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1061" w:author="Administrator" w:date="2015-12-27T19:24: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1062" w:author="Administrator" w:date="2015-12-27T19:24:00Z"/>
                <w:color w:val="000000"/>
                <w:szCs w:val="21"/>
              </w:rPr>
            </w:pPr>
            <w:ins w:id="1063" w:author="Administrator" w:date="2015-12-27T19:24:00Z">
              <w:r>
                <w:rPr>
                  <w:rFonts w:ascii="宋体" w:hAnsi="宋体" w:cs="宋体" w:hint="eastAsia"/>
                  <w:color w:val="000000"/>
                  <w:szCs w:val="21"/>
                </w:rPr>
                <w:t>前置条件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1064" w:author="Administrator" w:date="2015-12-27T19:24:00Z"/>
                <w:color w:val="000000"/>
                <w:szCs w:val="21"/>
              </w:rPr>
            </w:pPr>
            <w:ins w:id="1065" w:author="Administrator" w:date="2015-12-27T19:24:00Z">
              <w:r>
                <w:rPr>
                  <w:rFonts w:ascii="宋体" w:hAnsi="宋体" w:cs="宋体" w:hint="eastAsia"/>
                  <w:color w:val="000000"/>
                  <w:szCs w:val="21"/>
                </w:rPr>
                <w:t>启动一个初始化</w:t>
              </w:r>
            </w:ins>
            <w:ins w:id="1066" w:author="Administrator" w:date="2015-12-27T19:27:00Z">
              <w:r>
                <w:rPr>
                  <w:rFonts w:ascii="宋体" w:hAnsi="宋体" w:cs="宋体" w:hint="eastAsia"/>
                  <w:color w:val="000000"/>
                  <w:szCs w:val="21"/>
                </w:rPr>
                <w:t>司机</w:t>
              </w:r>
            </w:ins>
            <w:ins w:id="1067" w:author="Administrator" w:date="2015-12-27T19:24:00Z">
              <w:r>
                <w:rPr>
                  <w:rFonts w:ascii="宋体" w:hAnsi="宋体" w:cs="宋体" w:hint="eastAsia"/>
                  <w:color w:val="000000"/>
                  <w:szCs w:val="21"/>
                </w:rPr>
                <w:t>信息的回合</w:t>
              </w:r>
            </w:ins>
          </w:p>
        </w:tc>
      </w:tr>
      <w:tr w:rsidR="00D960C8">
        <w:trPr>
          <w:ins w:id="1068" w:author="Administrator" w:date="2015-12-27T19:2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1069" w:author="Administrator" w:date="2015-12-27T19:24: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1070" w:author="Administrator" w:date="2015-12-27T19:24:00Z"/>
                <w:color w:val="000000"/>
                <w:szCs w:val="21"/>
              </w:rPr>
            </w:pPr>
            <w:ins w:id="1071" w:author="Administrator" w:date="2015-12-27T19:24:00Z">
              <w:r>
                <w:rPr>
                  <w:rFonts w:ascii="宋体" w:hAnsi="宋体" w:cs="宋体" w:hint="eastAsia"/>
                  <w:color w:val="000000"/>
                  <w:szCs w:val="21"/>
                </w:rPr>
                <w:t>后置条件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pStyle w:val="13"/>
              <w:rPr>
                <w:ins w:id="1072" w:author="Administrator" w:date="2015-12-27T19:24:00Z"/>
                <w:color w:val="000000"/>
              </w:rPr>
            </w:pPr>
            <w:ins w:id="1073" w:author="Administrator" w:date="2015-12-27T19:24:00Z">
              <w:r>
                <w:rPr>
                  <w:rFonts w:ascii="宋体" w:hAnsi="宋体" w:cs="宋体" w:hint="eastAsia"/>
                  <w:color w:val="000000"/>
                </w:rPr>
                <w:t>在一个初始化</w:t>
              </w:r>
            </w:ins>
            <w:ins w:id="1074" w:author="Administrator" w:date="2015-12-27T19:27:00Z">
              <w:r>
                <w:rPr>
                  <w:rFonts w:ascii="宋体" w:hAnsi="宋体" w:cs="宋体" w:hint="eastAsia"/>
                  <w:color w:val="000000"/>
                </w:rPr>
                <w:t>司机</w:t>
              </w:r>
            </w:ins>
            <w:ins w:id="1075" w:author="Administrator" w:date="2015-12-27T19:24:00Z">
              <w:r>
                <w:rPr>
                  <w:rFonts w:ascii="宋体" w:hAnsi="宋体" w:cs="宋体" w:hint="eastAsia"/>
                  <w:color w:val="000000"/>
                </w:rPr>
                <w:t>信息回合中，完成相应</w:t>
              </w:r>
            </w:ins>
            <w:ins w:id="1076" w:author="Administrator" w:date="2015-12-27T19:27:00Z">
              <w:r>
                <w:rPr>
                  <w:rFonts w:ascii="宋体" w:hAnsi="宋体" w:cs="宋体" w:hint="eastAsia"/>
                  <w:color w:val="000000"/>
                </w:rPr>
                <w:t>司机</w:t>
              </w:r>
            </w:ins>
            <w:ins w:id="1077" w:author="Administrator" w:date="2015-12-27T19:24:00Z">
              <w:r>
                <w:rPr>
                  <w:rFonts w:ascii="宋体" w:hAnsi="宋体" w:cs="宋体" w:hint="eastAsia"/>
                  <w:color w:val="000000"/>
                </w:rPr>
                <w:t>信息的初始化</w:t>
              </w:r>
            </w:ins>
          </w:p>
        </w:tc>
      </w:tr>
      <w:tr w:rsidR="00D960C8">
        <w:trPr>
          <w:ins w:id="1078" w:author="Administrator" w:date="2015-12-27T19:24: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D960C8" w:rsidRDefault="00F41064">
            <w:pPr>
              <w:jc w:val="center"/>
              <w:rPr>
                <w:ins w:id="1079" w:author="Administrator" w:date="2015-12-27T19:24:00Z"/>
                <w:color w:val="FFFFFF"/>
                <w:szCs w:val="21"/>
              </w:rPr>
            </w:pPr>
            <w:ins w:id="1080" w:author="Administrator" w:date="2015-12-27T19:24:00Z">
              <w:r>
                <w:rPr>
                  <w:rFonts w:ascii="宋体" w:hAnsi="宋体" w:cs="宋体" w:hint="eastAsia"/>
                  <w:b/>
                  <w:bCs/>
                  <w:color w:val="FFFFFF"/>
                  <w:szCs w:val="21"/>
                </w:rPr>
                <w:t>需要的服务（需接口）</w:t>
              </w:r>
            </w:ins>
          </w:p>
        </w:tc>
      </w:tr>
      <w:tr w:rsidR="00D960C8">
        <w:trPr>
          <w:ins w:id="1081" w:author="Administrator" w:date="2015-12-27T19:24: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jc w:val="center"/>
              <w:rPr>
                <w:ins w:id="1082" w:author="Administrator" w:date="2015-12-27T19:24:00Z"/>
                <w:color w:val="000000"/>
                <w:szCs w:val="21"/>
              </w:rPr>
            </w:pPr>
            <w:ins w:id="1083" w:author="Administrator" w:date="2015-12-27T19:24:00Z">
              <w:r>
                <w:rPr>
                  <w:rFonts w:ascii="宋体" w:hAnsi="宋体" w:cs="宋体" w:hint="eastAsia"/>
                  <w:color w:val="000000"/>
                  <w:szCs w:val="21"/>
                </w:rPr>
                <w:t>服务名</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jc w:val="center"/>
              <w:rPr>
                <w:ins w:id="1084" w:author="Administrator" w:date="2015-12-27T19:24:00Z"/>
                <w:color w:val="000000"/>
                <w:szCs w:val="21"/>
              </w:rPr>
            </w:pPr>
            <w:ins w:id="1085" w:author="Administrator" w:date="2015-12-27T19:24:00Z">
              <w:r>
                <w:rPr>
                  <w:rFonts w:ascii="宋体" w:hAnsi="宋体" w:cs="宋体" w:hint="eastAsia"/>
                  <w:color w:val="000000"/>
                  <w:szCs w:val="21"/>
                </w:rPr>
                <w:t>服务</w:t>
              </w:r>
            </w:ins>
          </w:p>
        </w:tc>
      </w:tr>
      <w:tr w:rsidR="00D960C8">
        <w:trPr>
          <w:ins w:id="1086" w:author="Administrator" w:date="2015-12-27T19:24: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1087" w:author="Administrator" w:date="2015-12-27T19:24:00Z"/>
                <w:color w:val="000000"/>
                <w:szCs w:val="21"/>
              </w:rPr>
            </w:pPr>
            <w:ins w:id="1088" w:author="Administrator" w:date="2015-12-27T19:28:00Z">
              <w:r>
                <w:rPr>
                  <w:rFonts w:hint="eastAsia"/>
                  <w:color w:val="000000"/>
                  <w:szCs w:val="21"/>
                </w:rPr>
                <w:t>drive</w:t>
              </w:r>
            </w:ins>
            <w:ins w:id="1089" w:author="Administrator" w:date="2015-12-27T19:29:00Z">
              <w:r>
                <w:rPr>
                  <w:rFonts w:hint="eastAsia"/>
                  <w:color w:val="000000"/>
                  <w:szCs w:val="21"/>
                </w:rPr>
                <w:t>r</w:t>
              </w:r>
            </w:ins>
            <w:ins w:id="1090" w:author="Administrator" w:date="2015-12-27T19:24:00Z">
              <w:r>
                <w:rPr>
                  <w:rFonts w:hint="eastAsia"/>
                  <w:color w:val="000000"/>
                  <w:szCs w:val="21"/>
                </w:rPr>
                <w:t>bl</w:t>
              </w:r>
              <w:r>
                <w:rPr>
                  <w:rFonts w:eastAsia="Times New Roman"/>
                  <w:color w:val="000000"/>
                  <w:szCs w:val="21"/>
                </w:rPr>
                <w:t>DataService.find(</w:t>
              </w:r>
            </w:ins>
            <w:ins w:id="1091" w:author="Administrator" w:date="2015-12-27T19:41:00Z">
              <w:r>
                <w:rPr>
                  <w:rFonts w:hint="eastAsia"/>
                  <w:color w:val="000000"/>
                  <w:szCs w:val="21"/>
                </w:rPr>
                <w:t>string</w:t>
              </w:r>
            </w:ins>
            <w:ins w:id="1092" w:author="Administrator" w:date="2015-12-27T19:24:00Z">
              <w:r>
                <w:rPr>
                  <w:rFonts w:eastAsia="Times New Roman"/>
                  <w:color w:val="000000"/>
                  <w:szCs w:val="21"/>
                </w:rPr>
                <w:t xml:space="preserve"> id)</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1093" w:author="Administrator" w:date="2015-12-27T19:24:00Z"/>
                <w:color w:val="000000"/>
                <w:szCs w:val="21"/>
              </w:rPr>
            </w:pPr>
            <w:ins w:id="1094" w:author="Administrator" w:date="2015-12-27T19:24:00Z">
              <w:r>
                <w:rPr>
                  <w:rFonts w:ascii="宋体" w:hAnsi="宋体" w:cs="宋体" w:hint="eastAsia"/>
                  <w:color w:val="000000"/>
                  <w:szCs w:val="21"/>
                </w:rPr>
                <w:t>根据</w:t>
              </w:r>
              <w:r>
                <w:rPr>
                  <w:rFonts w:eastAsia="Times New Roman" w:cs="Calibri"/>
                  <w:color w:val="000000"/>
                  <w:szCs w:val="21"/>
                </w:rPr>
                <w:t>ID</w:t>
              </w:r>
              <w:r>
                <w:rPr>
                  <w:rFonts w:ascii="宋体" w:eastAsia="Times New Roman" w:hAnsi="宋体" w:hint="eastAsia"/>
                  <w:color w:val="000000"/>
                  <w:szCs w:val="21"/>
                </w:rPr>
                <w:t>进行</w:t>
              </w:r>
              <w:r>
                <w:rPr>
                  <w:rFonts w:ascii="宋体" w:hAnsi="宋体" w:cs="宋体" w:hint="eastAsia"/>
                  <w:color w:val="000000"/>
                  <w:szCs w:val="21"/>
                </w:rPr>
                <w:t>查找单一持久化对象</w:t>
              </w:r>
            </w:ins>
          </w:p>
        </w:tc>
      </w:tr>
      <w:tr w:rsidR="00D960C8">
        <w:trPr>
          <w:ins w:id="1095" w:author="Administrator" w:date="2015-12-27T19:24: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1096" w:author="Administrator" w:date="2015-12-27T19:24:00Z"/>
                <w:color w:val="000000"/>
                <w:szCs w:val="21"/>
              </w:rPr>
            </w:pPr>
            <w:ins w:id="1097" w:author="Administrator" w:date="2015-12-27T19:28:00Z">
              <w:r>
                <w:rPr>
                  <w:rFonts w:hint="eastAsia"/>
                  <w:color w:val="000000"/>
                  <w:szCs w:val="21"/>
                </w:rPr>
                <w:t>drive</w:t>
              </w:r>
            </w:ins>
            <w:ins w:id="1098" w:author="Administrator" w:date="2015-12-27T19:29:00Z">
              <w:r>
                <w:rPr>
                  <w:rFonts w:hint="eastAsia"/>
                  <w:color w:val="000000"/>
                  <w:szCs w:val="21"/>
                </w:rPr>
                <w:t>r</w:t>
              </w:r>
            </w:ins>
            <w:ins w:id="1099" w:author="Administrator" w:date="2015-12-27T19:24:00Z">
              <w:r>
                <w:rPr>
                  <w:rFonts w:hint="eastAsia"/>
                  <w:color w:val="000000"/>
                  <w:szCs w:val="21"/>
                </w:rPr>
                <w:t>bl</w:t>
              </w:r>
              <w:r>
                <w:rPr>
                  <w:rFonts w:eastAsia="Times New Roman"/>
                  <w:color w:val="000000"/>
                  <w:szCs w:val="21"/>
                </w:rPr>
                <w:t xml:space="preserve">DataService.finds(String </w:t>
              </w:r>
              <w:r>
                <w:rPr>
                  <w:rFonts w:hint="eastAsia"/>
                  <w:color w:val="000000"/>
                  <w:szCs w:val="21"/>
                </w:rPr>
                <w:t>id</w:t>
              </w:r>
              <w:r>
                <w:rPr>
                  <w:rFonts w:eastAsia="Times New Roman"/>
                  <w:color w:val="000000"/>
                  <w:szCs w:val="21"/>
                </w:rPr>
                <w:t>)</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1100" w:author="Administrator" w:date="2015-12-27T19:24:00Z"/>
                <w:color w:val="000000"/>
                <w:szCs w:val="21"/>
              </w:rPr>
            </w:pPr>
            <w:ins w:id="1101" w:author="Administrator" w:date="2015-12-27T19:24:00Z">
              <w:r>
                <w:rPr>
                  <w:rFonts w:ascii="宋体" w:hAnsi="宋体" w:cs="宋体" w:hint="eastAsia"/>
                  <w:color w:val="000000"/>
                  <w:szCs w:val="21"/>
                </w:rPr>
                <w:t>根据字段名和值进行查找多个持久化对象</w:t>
              </w:r>
            </w:ins>
          </w:p>
        </w:tc>
      </w:tr>
      <w:tr w:rsidR="00D960C8">
        <w:trPr>
          <w:ins w:id="1102" w:author="Administrator" w:date="2015-12-27T19:24: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1103" w:author="Administrator" w:date="2015-12-27T19:24:00Z"/>
                <w:color w:val="000000"/>
                <w:szCs w:val="21"/>
              </w:rPr>
            </w:pPr>
            <w:ins w:id="1104" w:author="Administrator" w:date="2015-12-27T19:28:00Z">
              <w:r>
                <w:rPr>
                  <w:rFonts w:hint="eastAsia"/>
                  <w:color w:val="000000"/>
                  <w:szCs w:val="21"/>
                </w:rPr>
                <w:t>drive</w:t>
              </w:r>
            </w:ins>
            <w:ins w:id="1105" w:author="Administrator" w:date="2015-12-27T19:29:00Z">
              <w:r>
                <w:rPr>
                  <w:rFonts w:hint="eastAsia"/>
                  <w:color w:val="000000"/>
                  <w:szCs w:val="21"/>
                </w:rPr>
                <w:t>r</w:t>
              </w:r>
            </w:ins>
            <w:ins w:id="1106" w:author="Administrator" w:date="2015-12-27T19:24:00Z">
              <w:r>
                <w:rPr>
                  <w:rFonts w:hint="eastAsia"/>
                  <w:color w:val="000000"/>
                  <w:szCs w:val="21"/>
                </w:rPr>
                <w:t>bl</w:t>
              </w:r>
              <w:r>
                <w:rPr>
                  <w:rFonts w:eastAsia="Times New Roman"/>
                  <w:color w:val="000000"/>
                  <w:szCs w:val="21"/>
                </w:rPr>
                <w:t>DataService.</w:t>
              </w:r>
              <w:r>
                <w:rPr>
                  <w:rFonts w:eastAsia="Times New Roman" w:hint="eastAsia"/>
                  <w:color w:val="000000"/>
                  <w:szCs w:val="21"/>
                </w:rPr>
                <w:t>finds</w:t>
              </w:r>
            </w:ins>
            <w:ins w:id="1107" w:author="Administrator" w:date="2015-12-27T19:29:00Z">
              <w:r>
                <w:rPr>
                  <w:rFonts w:hint="eastAsia"/>
                  <w:color w:val="000000"/>
                  <w:szCs w:val="21"/>
                </w:rPr>
                <w:t>Driver</w:t>
              </w:r>
            </w:ins>
            <w:ins w:id="1108" w:author="Administrator" w:date="2015-12-27T19:24:00Z">
              <w:r>
                <w:rPr>
                  <w:rFonts w:eastAsia="Times New Roman" w:hint="eastAsia"/>
                  <w:color w:val="000000"/>
                  <w:szCs w:val="21"/>
                </w:rPr>
                <w:t>PO()</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1109" w:author="Administrator" w:date="2015-12-27T19:24:00Z"/>
                <w:color w:val="000000"/>
                <w:szCs w:val="21"/>
              </w:rPr>
            </w:pPr>
            <w:ins w:id="1110" w:author="Administrator" w:date="2015-12-27T19:24:00Z">
              <w:r>
                <w:rPr>
                  <w:rFonts w:ascii="宋体" w:hAnsi="宋体" w:cs="宋体" w:hint="eastAsia"/>
                  <w:color w:val="000000"/>
                  <w:szCs w:val="21"/>
                </w:rPr>
                <w:t>查找多个持久化对象</w:t>
              </w:r>
            </w:ins>
          </w:p>
        </w:tc>
      </w:tr>
      <w:tr w:rsidR="00D960C8">
        <w:trPr>
          <w:ins w:id="1111" w:author="Administrator" w:date="2015-12-27T19:24: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1112" w:author="Administrator" w:date="2015-12-27T19:24:00Z"/>
                <w:color w:val="000000"/>
                <w:szCs w:val="21"/>
              </w:rPr>
            </w:pPr>
            <w:ins w:id="1113" w:author="Administrator" w:date="2015-12-27T19:28:00Z">
              <w:r>
                <w:rPr>
                  <w:rFonts w:hint="eastAsia"/>
                  <w:color w:val="000000"/>
                  <w:szCs w:val="21"/>
                </w:rPr>
                <w:t>drive</w:t>
              </w:r>
            </w:ins>
            <w:ins w:id="1114" w:author="Administrator" w:date="2015-12-27T19:29:00Z">
              <w:r>
                <w:rPr>
                  <w:rFonts w:hint="eastAsia"/>
                  <w:color w:val="000000"/>
                  <w:szCs w:val="21"/>
                </w:rPr>
                <w:t>r</w:t>
              </w:r>
            </w:ins>
            <w:ins w:id="1115" w:author="Administrator" w:date="2015-12-27T19:24:00Z">
              <w:r>
                <w:rPr>
                  <w:rFonts w:hint="eastAsia"/>
                  <w:color w:val="000000"/>
                  <w:szCs w:val="21"/>
                </w:rPr>
                <w:t>bl</w:t>
              </w:r>
              <w:r>
                <w:rPr>
                  <w:rFonts w:eastAsia="Times New Roman"/>
                  <w:color w:val="000000"/>
                  <w:szCs w:val="21"/>
                </w:rPr>
                <w:t>DataService.</w:t>
              </w:r>
              <w:r>
                <w:rPr>
                  <w:rFonts w:eastAsia="Times New Roman" w:hint="eastAsia"/>
                  <w:color w:val="000000"/>
                  <w:szCs w:val="21"/>
                </w:rPr>
                <w:t>insert(</w:t>
              </w:r>
            </w:ins>
            <w:ins w:id="1116" w:author="Administrator" w:date="2015-12-27T19:29:00Z">
              <w:r>
                <w:rPr>
                  <w:rFonts w:hint="eastAsia"/>
                  <w:color w:val="000000"/>
                  <w:szCs w:val="21"/>
                </w:rPr>
                <w:t>Driver</w:t>
              </w:r>
            </w:ins>
            <w:ins w:id="1117" w:author="Administrator" w:date="2015-12-27T19:24:00Z">
              <w:r>
                <w:rPr>
                  <w:rFonts w:eastAsia="Times New Roman" w:hint="eastAsia"/>
                  <w:color w:val="000000"/>
                  <w:szCs w:val="21"/>
                </w:rPr>
                <w:t xml:space="preserve">PO </w:t>
              </w:r>
            </w:ins>
            <w:ins w:id="1118" w:author="Administrator" w:date="2015-12-27T19:29:00Z">
              <w:r>
                <w:rPr>
                  <w:rFonts w:hint="eastAsia"/>
                  <w:color w:val="000000"/>
                  <w:szCs w:val="21"/>
                </w:rPr>
                <w:t>d</w:t>
              </w:r>
            </w:ins>
            <w:ins w:id="1119" w:author="Administrator" w:date="2015-12-27T19:24:00Z">
              <w:r>
                <w:rPr>
                  <w:rFonts w:eastAsia="Times New Roman" w:hint="eastAsia"/>
                  <w:color w:val="000000"/>
                  <w:szCs w:val="21"/>
                </w:rPr>
                <w:t>po)</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1120" w:author="Administrator" w:date="2015-12-27T19:24:00Z"/>
                <w:color w:val="000000"/>
                <w:szCs w:val="21"/>
              </w:rPr>
            </w:pPr>
            <w:ins w:id="1121" w:author="Administrator" w:date="2015-12-27T19:24:00Z">
              <w:r>
                <w:rPr>
                  <w:rFonts w:ascii="宋体" w:hAnsi="宋体" w:cs="宋体" w:hint="eastAsia"/>
                  <w:color w:val="000000"/>
                  <w:szCs w:val="21"/>
                </w:rPr>
                <w:t>插入单一持久化对象</w:t>
              </w:r>
            </w:ins>
          </w:p>
        </w:tc>
      </w:tr>
      <w:tr w:rsidR="00D960C8">
        <w:trPr>
          <w:ins w:id="1122" w:author="Administrator" w:date="2015-12-27T19:24: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1123" w:author="Administrator" w:date="2015-12-27T19:24:00Z"/>
                <w:color w:val="000000"/>
                <w:szCs w:val="21"/>
              </w:rPr>
            </w:pPr>
            <w:ins w:id="1124" w:author="Administrator" w:date="2015-12-27T19:28:00Z">
              <w:r>
                <w:rPr>
                  <w:rFonts w:hint="eastAsia"/>
                  <w:color w:val="000000"/>
                  <w:szCs w:val="21"/>
                </w:rPr>
                <w:t>drive</w:t>
              </w:r>
            </w:ins>
            <w:ins w:id="1125" w:author="Administrator" w:date="2015-12-27T19:29:00Z">
              <w:r>
                <w:rPr>
                  <w:rFonts w:hint="eastAsia"/>
                  <w:color w:val="000000"/>
                  <w:szCs w:val="21"/>
                </w:rPr>
                <w:t>r</w:t>
              </w:r>
            </w:ins>
            <w:ins w:id="1126" w:author="Administrator" w:date="2015-12-27T19:24:00Z">
              <w:r>
                <w:rPr>
                  <w:rFonts w:hint="eastAsia"/>
                  <w:color w:val="000000"/>
                  <w:szCs w:val="21"/>
                </w:rPr>
                <w:t>bl</w:t>
              </w:r>
              <w:r>
                <w:rPr>
                  <w:rFonts w:eastAsia="Times New Roman"/>
                  <w:color w:val="000000"/>
                  <w:szCs w:val="21"/>
                </w:rPr>
                <w:t>DataService.</w:t>
              </w:r>
              <w:r>
                <w:rPr>
                  <w:rFonts w:eastAsia="Times New Roman" w:hint="eastAsia"/>
                  <w:color w:val="000000"/>
                  <w:szCs w:val="21"/>
                </w:rPr>
                <w:t>update(String id,</w:t>
              </w:r>
            </w:ins>
            <w:ins w:id="1127" w:author="Administrator" w:date="2015-12-27T19:29:00Z">
              <w:r>
                <w:rPr>
                  <w:rFonts w:hint="eastAsia"/>
                  <w:color w:val="000000"/>
                  <w:szCs w:val="21"/>
                </w:rPr>
                <w:t>Driver</w:t>
              </w:r>
            </w:ins>
            <w:ins w:id="1128" w:author="Administrator" w:date="2015-12-27T19:24:00Z">
              <w:r>
                <w:rPr>
                  <w:rFonts w:eastAsia="Times New Roman" w:hint="eastAsia"/>
                  <w:color w:val="000000"/>
                  <w:szCs w:val="21"/>
                </w:rPr>
                <w:t xml:space="preserve"> </w:t>
              </w:r>
            </w:ins>
            <w:ins w:id="1129" w:author="Administrator" w:date="2015-12-27T19:29:00Z">
              <w:r>
                <w:rPr>
                  <w:rFonts w:hint="eastAsia"/>
                  <w:color w:val="000000"/>
                  <w:szCs w:val="21"/>
                </w:rPr>
                <w:t>d</w:t>
              </w:r>
            </w:ins>
            <w:ins w:id="1130" w:author="Administrator" w:date="2015-12-27T19:24:00Z">
              <w:r>
                <w:rPr>
                  <w:rFonts w:eastAsia="Times New Roman" w:hint="eastAsia"/>
                  <w:color w:val="000000"/>
                  <w:szCs w:val="21"/>
                </w:rPr>
                <w:t>po)</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1131" w:author="Administrator" w:date="2015-12-27T19:24:00Z"/>
                <w:color w:val="000000"/>
                <w:szCs w:val="21"/>
              </w:rPr>
            </w:pPr>
            <w:ins w:id="1132" w:author="Administrator" w:date="2015-12-27T19:24:00Z">
              <w:r>
                <w:rPr>
                  <w:rFonts w:ascii="宋体" w:hAnsi="宋体" w:cs="宋体" w:hint="eastAsia"/>
                  <w:color w:val="000000"/>
                  <w:szCs w:val="21"/>
                </w:rPr>
                <w:t>更新单一持久化对象</w:t>
              </w:r>
            </w:ins>
          </w:p>
        </w:tc>
      </w:tr>
      <w:tr w:rsidR="00D960C8">
        <w:trPr>
          <w:ins w:id="1133" w:author="Administrator" w:date="2015-12-27T19:24: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1134" w:author="Administrator" w:date="2015-12-27T19:24:00Z"/>
                <w:color w:val="000000"/>
                <w:szCs w:val="21"/>
              </w:rPr>
            </w:pPr>
            <w:ins w:id="1135" w:author="Administrator" w:date="2015-12-27T19:28:00Z">
              <w:r>
                <w:rPr>
                  <w:rFonts w:hint="eastAsia"/>
                  <w:color w:val="000000"/>
                  <w:szCs w:val="21"/>
                </w:rPr>
                <w:lastRenderedPageBreak/>
                <w:t>drive</w:t>
              </w:r>
            </w:ins>
            <w:ins w:id="1136" w:author="Administrator" w:date="2015-12-27T19:29:00Z">
              <w:r>
                <w:rPr>
                  <w:rFonts w:hint="eastAsia"/>
                  <w:color w:val="000000"/>
                  <w:szCs w:val="21"/>
                </w:rPr>
                <w:t>r</w:t>
              </w:r>
            </w:ins>
            <w:ins w:id="1137" w:author="Administrator" w:date="2015-12-27T19:24:00Z">
              <w:r>
                <w:rPr>
                  <w:rFonts w:hint="eastAsia"/>
                  <w:color w:val="000000"/>
                  <w:szCs w:val="21"/>
                </w:rPr>
                <w:t>bl</w:t>
              </w:r>
              <w:r>
                <w:rPr>
                  <w:rFonts w:eastAsia="Times New Roman"/>
                  <w:color w:val="000000"/>
                  <w:szCs w:val="21"/>
                </w:rPr>
                <w:t>DataService.</w:t>
              </w:r>
              <w:r>
                <w:rPr>
                  <w:rFonts w:eastAsia="Times New Roman" w:hint="eastAsia"/>
                  <w:color w:val="000000"/>
                  <w:szCs w:val="21"/>
                </w:rPr>
                <w:t>delete</w:t>
              </w:r>
            </w:ins>
            <w:ins w:id="1138" w:author="Administrator" w:date="2015-12-27T19:28:00Z">
              <w:r>
                <w:rPr>
                  <w:rFonts w:hint="eastAsia"/>
                  <w:color w:val="000000"/>
                  <w:szCs w:val="21"/>
                </w:rPr>
                <w:t>drive</w:t>
              </w:r>
            </w:ins>
            <w:ins w:id="1139" w:author="Administrator" w:date="2015-12-27T19:24:00Z">
              <w:r>
                <w:rPr>
                  <w:rFonts w:eastAsia="Times New Roman" w:hint="eastAsia"/>
                  <w:color w:val="000000"/>
                  <w:szCs w:val="21"/>
                </w:rPr>
                <w:t>PO(String id)</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1140" w:author="Administrator" w:date="2015-12-27T19:24:00Z"/>
                <w:color w:val="000000"/>
                <w:szCs w:val="21"/>
              </w:rPr>
            </w:pPr>
            <w:ins w:id="1141" w:author="Administrator" w:date="2015-12-27T19:24:00Z">
              <w:r>
                <w:rPr>
                  <w:rFonts w:ascii="宋体" w:hAnsi="宋体" w:cs="宋体" w:hint="eastAsia"/>
                  <w:color w:val="000000"/>
                  <w:szCs w:val="21"/>
                </w:rPr>
                <w:t>删除单一持久化对象</w:t>
              </w:r>
            </w:ins>
          </w:p>
        </w:tc>
      </w:tr>
    </w:tbl>
    <w:p w:rsidR="00D960C8" w:rsidRDefault="00F41064">
      <w:pPr>
        <w:pStyle w:val="2"/>
        <w:rPr>
          <w:ins w:id="1142" w:author="Administrator" w:date="2015-12-27T19:33:00Z"/>
        </w:rPr>
      </w:pPr>
      <w:r>
        <w:rPr>
          <w:rFonts w:hint="eastAsia"/>
        </w:rPr>
        <w:t xml:space="preserve">  </w:t>
      </w:r>
      <w:bookmarkStart w:id="1143" w:name="_Toc21845"/>
    </w:p>
    <w:p w:rsidR="00D960C8" w:rsidRDefault="00D960C8">
      <w:pPr>
        <w:rPr>
          <w:ins w:id="1144" w:author="Administrator" w:date="2015-12-27T19:33:00Z"/>
        </w:rPr>
      </w:pPr>
    </w:p>
    <w:p w:rsidR="00D960C8" w:rsidRDefault="00F41064">
      <w:pPr>
        <w:pStyle w:val="a3"/>
        <w:jc w:val="center"/>
        <w:rPr>
          <w:ins w:id="1145" w:author="Administrator" w:date="2015-12-27T19:33:00Z"/>
        </w:rPr>
      </w:pPr>
      <w:ins w:id="1146" w:author="Administrator" w:date="2015-12-27T19:33:00Z">
        <w:r>
          <w:rPr>
            <w:rFonts w:ascii="宋体" w:eastAsia="宋体" w:hAnsi="宋体" w:hint="eastAsia"/>
            <w:b/>
            <w:bCs/>
            <w:sz w:val="22"/>
            <w:szCs w:val="22"/>
          </w:rPr>
          <w:t>表19 b</w:t>
        </w:r>
        <w:r w:rsidR="00403BAA" w:rsidRPr="00403BAA">
          <w:rPr>
            <w:rFonts w:eastAsia="宋体" w:cs="Cambria"/>
            <w:b/>
            <w:bCs/>
            <w:rPrChange w:id="1147" w:author="Administrator" w:date="2015-12-27T19:33:00Z">
              <w:rPr/>
            </w:rPrChange>
          </w:rPr>
          <w:t>ussinessHall</w:t>
        </w:r>
        <w:r>
          <w:rPr>
            <w:rFonts w:eastAsia="宋体" w:cs="Cambria"/>
            <w:b/>
            <w:bCs/>
          </w:rPr>
          <w:t>bl</w:t>
        </w:r>
        <w:r>
          <w:rPr>
            <w:rFonts w:ascii="宋体" w:eastAsia="宋体" w:hAnsi="宋体" w:hint="eastAsia"/>
            <w:b/>
            <w:bCs/>
            <w:sz w:val="22"/>
            <w:szCs w:val="22"/>
          </w:rPr>
          <w:t>模块的接口规范</w:t>
        </w:r>
      </w:ins>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43"/>
        <w:gridCol w:w="641"/>
        <w:gridCol w:w="4888"/>
      </w:tblGrid>
      <w:tr w:rsidR="00D960C8">
        <w:trPr>
          <w:ins w:id="1148" w:author="Administrator" w:date="2015-12-27T19:33: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D960C8" w:rsidRDefault="00F41064">
            <w:pPr>
              <w:jc w:val="center"/>
              <w:rPr>
                <w:ins w:id="1149" w:author="Administrator" w:date="2015-12-27T19:33:00Z"/>
                <w:color w:val="FFFFFF"/>
                <w:szCs w:val="21"/>
              </w:rPr>
            </w:pPr>
            <w:ins w:id="1150" w:author="Administrator" w:date="2015-12-27T19:33:00Z">
              <w:r>
                <w:rPr>
                  <w:rFonts w:ascii="宋体" w:hAnsi="宋体" w:cs="宋体" w:hint="eastAsia"/>
                  <w:b/>
                  <w:bCs/>
                  <w:color w:val="FFFFFF"/>
                  <w:szCs w:val="21"/>
                </w:rPr>
                <w:t>提供的服务（供接口）</w:t>
              </w:r>
            </w:ins>
          </w:p>
        </w:tc>
      </w:tr>
      <w:tr w:rsidR="00D960C8">
        <w:trPr>
          <w:ins w:id="1151" w:author="Administrator" w:date="2015-12-27T19:33: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ins w:id="1152" w:author="Administrator" w:date="2015-12-27T19:33:00Z"/>
                <w:color w:val="000000"/>
                <w:szCs w:val="21"/>
              </w:rPr>
            </w:pPr>
            <w:ins w:id="1153" w:author="Administrator" w:date="2015-12-27T19:33:00Z">
              <w:r>
                <w:rPr>
                  <w:rFonts w:hint="eastAsia"/>
                  <w:color w:val="000000"/>
                  <w:szCs w:val="21"/>
                </w:rPr>
                <w:t>b</w:t>
              </w:r>
              <w:r w:rsidR="00403BAA" w:rsidRPr="00403BAA">
                <w:rPr>
                  <w:color w:val="000000"/>
                  <w:szCs w:val="21"/>
                  <w:rPrChange w:id="1154" w:author="Administrator" w:date="2015-12-27T19:33:00Z">
                    <w:rPr/>
                  </w:rPrChange>
                </w:rPr>
                <w:t>ussinessHall</w:t>
              </w:r>
              <w:r>
                <w:rPr>
                  <w:rFonts w:hint="eastAsia"/>
                  <w:color w:val="000000"/>
                  <w:szCs w:val="21"/>
                </w:rPr>
                <w:t>bl.get</w:t>
              </w:r>
            </w:ins>
            <w:ins w:id="1155" w:author="Administrator" w:date="2015-12-27T19:35:00Z">
              <w:r>
                <w:rPr>
                  <w:rFonts w:hint="eastAsia"/>
                  <w:color w:val="000000"/>
                  <w:szCs w:val="21"/>
                </w:rPr>
                <w:t>BussinessHall</w:t>
              </w:r>
            </w:ins>
            <w:ins w:id="1156" w:author="Administrator" w:date="2015-12-27T19:33:00Z">
              <w:r>
                <w:rPr>
                  <w:rFonts w:hint="eastAsia"/>
                  <w:color w:val="000000"/>
                  <w:szCs w:val="21"/>
                </w:rPr>
                <w:t>Info</w:t>
              </w:r>
            </w:ins>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1157" w:author="Administrator" w:date="2015-12-27T19:33:00Z"/>
                <w:color w:val="000000"/>
                <w:szCs w:val="21"/>
              </w:rPr>
            </w:pPr>
            <w:ins w:id="1158" w:author="Administrator" w:date="2015-12-27T19:33:00Z">
              <w:r>
                <w:rPr>
                  <w:rFonts w:ascii="宋体" w:hAnsi="宋体" w:cs="宋体" w:hint="eastAsia"/>
                  <w:color w:val="000000"/>
                  <w:szCs w:val="21"/>
                </w:rPr>
                <w:t>语法</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1159" w:author="Administrator" w:date="2015-12-27T19:33:00Z"/>
                <w:color w:val="000000"/>
                <w:szCs w:val="21"/>
              </w:rPr>
            </w:pPr>
            <w:ins w:id="1160" w:author="Administrator" w:date="2015-12-27T19:33:00Z">
              <w:r>
                <w:rPr>
                  <w:rFonts w:hint="eastAsia"/>
                  <w:color w:val="000000"/>
                  <w:szCs w:val="21"/>
                </w:rPr>
                <w:t xml:space="preserve">public </w:t>
              </w:r>
            </w:ins>
            <w:ins w:id="1161" w:author="Administrator" w:date="2015-12-27T19:42:00Z">
              <w:r>
                <w:rPr>
                  <w:rFonts w:hint="eastAsia"/>
                  <w:color w:val="000000"/>
                  <w:szCs w:val="21"/>
                </w:rPr>
                <w:t>BussinessHall</w:t>
              </w:r>
            </w:ins>
            <w:ins w:id="1162" w:author="Administrator" w:date="2015-12-27T19:33:00Z">
              <w:r>
                <w:rPr>
                  <w:rFonts w:hint="eastAsia"/>
                  <w:color w:val="000000"/>
                  <w:szCs w:val="21"/>
                </w:rPr>
                <w:t>InfoVO get</w:t>
              </w:r>
            </w:ins>
            <w:ins w:id="1163" w:author="Administrator" w:date="2015-12-27T19:42:00Z">
              <w:r>
                <w:rPr>
                  <w:rFonts w:hint="eastAsia"/>
                  <w:color w:val="000000"/>
                  <w:szCs w:val="21"/>
                </w:rPr>
                <w:t>BussinessHall</w:t>
              </w:r>
            </w:ins>
            <w:ins w:id="1164" w:author="Administrator" w:date="2015-12-27T19:33:00Z">
              <w:r>
                <w:rPr>
                  <w:rFonts w:hint="eastAsia"/>
                  <w:color w:val="000000"/>
                  <w:szCs w:val="21"/>
                </w:rPr>
                <w:t xml:space="preserve">Info(String </w:t>
              </w:r>
            </w:ins>
            <w:ins w:id="1165" w:author="Administrator" w:date="2015-12-27T19:42:00Z">
              <w:r>
                <w:rPr>
                  <w:rFonts w:hint="eastAsia"/>
                  <w:color w:val="000000"/>
                  <w:szCs w:val="21"/>
                </w:rPr>
                <w:t>bussinessHall</w:t>
              </w:r>
            </w:ins>
            <w:ins w:id="1166" w:author="Administrator" w:date="2015-12-27T19:33:00Z">
              <w:r>
                <w:rPr>
                  <w:rFonts w:hint="eastAsia"/>
                  <w:color w:val="000000"/>
                  <w:szCs w:val="21"/>
                </w:rPr>
                <w:t>Id);</w:t>
              </w:r>
            </w:ins>
          </w:p>
        </w:tc>
      </w:tr>
      <w:tr w:rsidR="00D960C8">
        <w:trPr>
          <w:ins w:id="1167" w:author="Administrator" w:date="2015-12-27T19:3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rPr>
                <w:ins w:id="1168" w:author="Administrator" w:date="2015-12-27T19:33: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1169" w:author="Administrator" w:date="2015-12-27T19:33:00Z"/>
                <w:color w:val="000000"/>
                <w:szCs w:val="21"/>
              </w:rPr>
            </w:pPr>
            <w:ins w:id="1170" w:author="Administrator" w:date="2015-12-27T19:33:00Z">
              <w:r>
                <w:rPr>
                  <w:rFonts w:ascii="宋体" w:hAnsi="宋体" w:cs="宋体" w:hint="eastAsia"/>
                  <w:color w:val="000000"/>
                  <w:szCs w:val="21"/>
                </w:rPr>
                <w:t>前置条件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1171" w:author="Administrator" w:date="2015-12-27T19:33:00Z"/>
                <w:color w:val="000000"/>
                <w:szCs w:val="21"/>
              </w:rPr>
            </w:pPr>
            <w:ins w:id="1172" w:author="Administrator" w:date="2015-12-27T19:33:00Z">
              <w:r>
                <w:rPr>
                  <w:rFonts w:ascii="宋体" w:hAnsi="宋体" w:cs="宋体" w:hint="eastAsia"/>
                  <w:color w:val="000000"/>
                  <w:szCs w:val="21"/>
                </w:rPr>
                <w:t>启动一个查询</w:t>
              </w:r>
            </w:ins>
            <w:ins w:id="1173" w:author="Administrator" w:date="2015-12-27T19:43:00Z">
              <w:r>
                <w:rPr>
                  <w:rFonts w:ascii="宋体" w:hAnsi="宋体" w:cs="宋体" w:hint="eastAsia"/>
                  <w:color w:val="000000"/>
                  <w:szCs w:val="21"/>
                </w:rPr>
                <w:t>营业厅</w:t>
              </w:r>
            </w:ins>
            <w:ins w:id="1174" w:author="Administrator" w:date="2015-12-27T19:33:00Z">
              <w:r>
                <w:rPr>
                  <w:rFonts w:ascii="宋体" w:hAnsi="宋体" w:cs="宋体" w:hint="eastAsia"/>
                  <w:color w:val="000000"/>
                  <w:szCs w:val="21"/>
                </w:rPr>
                <w:t>信息的回合</w:t>
              </w:r>
            </w:ins>
          </w:p>
        </w:tc>
      </w:tr>
      <w:tr w:rsidR="00D960C8">
        <w:trPr>
          <w:ins w:id="1175" w:author="Administrator" w:date="2015-12-27T19:3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rPr>
                <w:ins w:id="1176" w:author="Administrator" w:date="2015-12-27T19:33: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1177" w:author="Administrator" w:date="2015-12-27T19:33:00Z"/>
                <w:color w:val="000000"/>
                <w:szCs w:val="21"/>
              </w:rPr>
            </w:pPr>
            <w:ins w:id="1178" w:author="Administrator" w:date="2015-12-27T19:33:00Z">
              <w:r>
                <w:rPr>
                  <w:rFonts w:ascii="宋体" w:hAnsi="宋体" w:cs="宋体" w:hint="eastAsia"/>
                  <w:color w:val="000000"/>
                  <w:szCs w:val="21"/>
                </w:rPr>
                <w:t>后置条件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1179" w:author="Administrator" w:date="2015-12-27T19:33:00Z"/>
                <w:color w:val="000000"/>
                <w:szCs w:val="21"/>
              </w:rPr>
            </w:pPr>
            <w:ins w:id="1180" w:author="Administrator" w:date="2015-12-27T19:33:00Z">
              <w:r>
                <w:rPr>
                  <w:rFonts w:ascii="宋体" w:hAnsi="宋体" w:cs="宋体" w:hint="eastAsia"/>
                  <w:color w:val="000000"/>
                  <w:szCs w:val="21"/>
                </w:rPr>
                <w:t>在一个</w:t>
              </w:r>
            </w:ins>
            <w:ins w:id="1181" w:author="Administrator" w:date="2015-12-27T19:43:00Z">
              <w:r>
                <w:rPr>
                  <w:rFonts w:ascii="宋体" w:hAnsi="宋体" w:cs="宋体" w:hint="eastAsia"/>
                  <w:color w:val="000000"/>
                  <w:szCs w:val="21"/>
                </w:rPr>
                <w:t>营业厅</w:t>
              </w:r>
            </w:ins>
            <w:ins w:id="1182" w:author="Administrator" w:date="2015-12-27T19:33:00Z">
              <w:r>
                <w:rPr>
                  <w:rFonts w:ascii="宋体" w:hAnsi="宋体" w:cs="宋体" w:hint="eastAsia"/>
                  <w:color w:val="000000"/>
                  <w:szCs w:val="21"/>
                </w:rPr>
                <w:t>信息查询回合中，显示</w:t>
              </w:r>
            </w:ins>
            <w:ins w:id="1183" w:author="Administrator" w:date="2015-12-27T19:43:00Z">
              <w:r>
                <w:rPr>
                  <w:rFonts w:ascii="宋体" w:hAnsi="宋体" w:cs="宋体" w:hint="eastAsia"/>
                  <w:color w:val="000000"/>
                  <w:szCs w:val="21"/>
                </w:rPr>
                <w:t>营业厅</w:t>
              </w:r>
            </w:ins>
            <w:ins w:id="1184" w:author="Administrator" w:date="2015-12-27T19:33:00Z">
              <w:r>
                <w:rPr>
                  <w:rFonts w:ascii="宋体" w:hAnsi="宋体" w:cs="宋体" w:hint="eastAsia"/>
                  <w:color w:val="000000"/>
                  <w:szCs w:val="21"/>
                </w:rPr>
                <w:t>信息，包括</w:t>
              </w:r>
            </w:ins>
            <w:ins w:id="1185" w:author="Administrator" w:date="2015-12-27T19:43:00Z">
              <w:r>
                <w:rPr>
                  <w:rFonts w:ascii="宋体" w:hAnsi="宋体" w:cs="宋体" w:hint="eastAsia"/>
                  <w:color w:val="000000"/>
                  <w:szCs w:val="21"/>
                </w:rPr>
                <w:t>营业厅名称，营业厅编号</w:t>
              </w:r>
            </w:ins>
          </w:p>
        </w:tc>
      </w:tr>
      <w:tr w:rsidR="00D960C8">
        <w:trPr>
          <w:ins w:id="1186" w:author="Administrator" w:date="2015-12-27T19:33: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ins w:id="1187" w:author="Administrator" w:date="2015-12-27T19:33:00Z"/>
                <w:color w:val="000000"/>
                <w:szCs w:val="21"/>
              </w:rPr>
            </w:pPr>
            <w:ins w:id="1188" w:author="Administrator" w:date="2015-12-27T19:34:00Z">
              <w:r>
                <w:rPr>
                  <w:rFonts w:hint="eastAsia"/>
                  <w:color w:val="000000"/>
                  <w:szCs w:val="21"/>
                </w:rPr>
                <w:t>bussinessHall</w:t>
              </w:r>
            </w:ins>
            <w:ins w:id="1189" w:author="Administrator" w:date="2015-12-27T19:33:00Z">
              <w:r>
                <w:rPr>
                  <w:rFonts w:hint="eastAsia"/>
                  <w:color w:val="000000"/>
                  <w:szCs w:val="21"/>
                </w:rPr>
                <w:t>bl</w:t>
              </w:r>
              <w:r>
                <w:rPr>
                  <w:rFonts w:eastAsia="Times New Roman"/>
                  <w:color w:val="000000"/>
                  <w:szCs w:val="21"/>
                </w:rPr>
                <w:t>.</w:t>
              </w:r>
              <w:r>
                <w:rPr>
                  <w:rFonts w:hint="eastAsia"/>
                  <w:color w:val="000000"/>
                  <w:szCs w:val="21"/>
                </w:rPr>
                <w:t>getAll</w:t>
              </w:r>
            </w:ins>
            <w:ins w:id="1190" w:author="Administrator" w:date="2015-12-27T19:41:00Z">
              <w:r>
                <w:rPr>
                  <w:rFonts w:hint="eastAsia"/>
                  <w:color w:val="000000"/>
                  <w:szCs w:val="21"/>
                </w:rPr>
                <w:t>BussinessHall</w:t>
              </w:r>
            </w:ins>
            <w:ins w:id="1191" w:author="Administrator" w:date="2015-12-27T19:33:00Z">
              <w:r>
                <w:rPr>
                  <w:rFonts w:hint="eastAsia"/>
                  <w:color w:val="000000"/>
                  <w:szCs w:val="21"/>
                </w:rPr>
                <w:t>Info</w:t>
              </w:r>
            </w:ins>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1192" w:author="Administrator" w:date="2015-12-27T19:33:00Z"/>
                <w:color w:val="000000"/>
                <w:szCs w:val="21"/>
              </w:rPr>
            </w:pPr>
            <w:ins w:id="1193" w:author="Administrator" w:date="2015-12-27T19:33:00Z">
              <w:r>
                <w:rPr>
                  <w:rFonts w:ascii="宋体" w:hAnsi="宋体" w:cs="宋体" w:hint="eastAsia"/>
                  <w:color w:val="000000"/>
                  <w:szCs w:val="21"/>
                </w:rPr>
                <w:t>语法</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1194" w:author="Administrator" w:date="2015-12-27T19:33:00Z"/>
                <w:color w:val="000000"/>
                <w:szCs w:val="21"/>
              </w:rPr>
            </w:pPr>
            <w:ins w:id="1195" w:author="Administrator" w:date="2015-12-27T19:33:00Z">
              <w:r>
                <w:rPr>
                  <w:rFonts w:hint="eastAsia"/>
                  <w:color w:val="000000"/>
                  <w:szCs w:val="21"/>
                </w:rPr>
                <w:t>public ArrayList&lt;</w:t>
              </w:r>
            </w:ins>
            <w:ins w:id="1196" w:author="Administrator" w:date="2015-12-27T19:42:00Z">
              <w:r>
                <w:rPr>
                  <w:rFonts w:hint="eastAsia"/>
                  <w:color w:val="000000"/>
                  <w:szCs w:val="21"/>
                </w:rPr>
                <w:t>BussinessHall</w:t>
              </w:r>
            </w:ins>
            <w:ins w:id="1197" w:author="Administrator" w:date="2015-12-27T19:33:00Z">
              <w:r>
                <w:rPr>
                  <w:rFonts w:hint="eastAsia"/>
                  <w:color w:val="000000"/>
                  <w:szCs w:val="21"/>
                </w:rPr>
                <w:t>InfoVO&gt; getAll</w:t>
              </w:r>
            </w:ins>
            <w:ins w:id="1198" w:author="Administrator" w:date="2015-12-27T19:42:00Z">
              <w:r>
                <w:rPr>
                  <w:rFonts w:hint="eastAsia"/>
                  <w:color w:val="000000"/>
                  <w:szCs w:val="21"/>
                </w:rPr>
                <w:t>BussinessHall</w:t>
              </w:r>
            </w:ins>
            <w:ins w:id="1199" w:author="Administrator" w:date="2015-12-27T19:33:00Z">
              <w:r>
                <w:rPr>
                  <w:rFonts w:hint="eastAsia"/>
                  <w:color w:val="000000"/>
                  <w:szCs w:val="21"/>
                </w:rPr>
                <w:t>Info();</w:t>
              </w:r>
            </w:ins>
          </w:p>
        </w:tc>
      </w:tr>
      <w:tr w:rsidR="00D960C8">
        <w:trPr>
          <w:ins w:id="1200" w:author="Administrator" w:date="2015-12-27T19:3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1201" w:author="Administrator" w:date="2015-12-27T19:33: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1202" w:author="Administrator" w:date="2015-12-27T19:33:00Z"/>
                <w:color w:val="000000"/>
                <w:szCs w:val="21"/>
              </w:rPr>
            </w:pPr>
            <w:ins w:id="1203" w:author="Administrator" w:date="2015-12-27T19:33:00Z">
              <w:r>
                <w:rPr>
                  <w:rFonts w:ascii="宋体" w:hAnsi="宋体" w:cs="宋体" w:hint="eastAsia"/>
                  <w:color w:val="000000"/>
                  <w:szCs w:val="21"/>
                </w:rPr>
                <w:t>前置条件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1204" w:author="Administrator" w:date="2015-12-27T19:33:00Z"/>
                <w:color w:val="000000"/>
                <w:szCs w:val="21"/>
              </w:rPr>
            </w:pPr>
            <w:ins w:id="1205" w:author="Administrator" w:date="2015-12-27T19:33:00Z">
              <w:r>
                <w:rPr>
                  <w:rFonts w:ascii="宋体" w:hAnsi="宋体" w:cs="宋体" w:hint="eastAsia"/>
                  <w:color w:val="000000"/>
                  <w:szCs w:val="21"/>
                </w:rPr>
                <w:t>启动一个得到所有</w:t>
              </w:r>
            </w:ins>
            <w:ins w:id="1206" w:author="Administrator" w:date="2015-12-27T19:43:00Z">
              <w:r>
                <w:rPr>
                  <w:rFonts w:ascii="宋体" w:hAnsi="宋体" w:cs="宋体" w:hint="eastAsia"/>
                  <w:color w:val="000000"/>
                  <w:szCs w:val="21"/>
                </w:rPr>
                <w:t>营业厅</w:t>
              </w:r>
            </w:ins>
            <w:ins w:id="1207" w:author="Administrator" w:date="2015-12-27T19:33:00Z">
              <w:r>
                <w:rPr>
                  <w:rFonts w:ascii="宋体" w:hAnsi="宋体" w:cs="宋体" w:hint="eastAsia"/>
                  <w:color w:val="000000"/>
                  <w:szCs w:val="21"/>
                </w:rPr>
                <w:t>的回合</w:t>
              </w:r>
            </w:ins>
          </w:p>
        </w:tc>
      </w:tr>
      <w:tr w:rsidR="00D960C8">
        <w:trPr>
          <w:ins w:id="1208" w:author="Administrator" w:date="2015-12-27T19:3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1209" w:author="Administrator" w:date="2015-12-27T19:33: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1210" w:author="Administrator" w:date="2015-12-27T19:33:00Z"/>
                <w:color w:val="000000"/>
                <w:szCs w:val="21"/>
              </w:rPr>
            </w:pPr>
            <w:ins w:id="1211" w:author="Administrator" w:date="2015-12-27T19:33:00Z">
              <w:r>
                <w:rPr>
                  <w:rFonts w:ascii="宋体" w:hAnsi="宋体" w:cs="宋体" w:hint="eastAsia"/>
                  <w:color w:val="000000"/>
                  <w:szCs w:val="21"/>
                </w:rPr>
                <w:t>后置条件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pStyle w:val="13"/>
              <w:rPr>
                <w:ins w:id="1212" w:author="Administrator" w:date="2015-12-27T19:33:00Z"/>
                <w:color w:val="000000"/>
              </w:rPr>
            </w:pPr>
            <w:ins w:id="1213" w:author="Administrator" w:date="2015-12-27T19:33:00Z">
              <w:r>
                <w:rPr>
                  <w:rFonts w:ascii="宋体" w:hAnsi="宋体" w:cs="宋体" w:hint="eastAsia"/>
                  <w:color w:val="000000"/>
                </w:rPr>
                <w:t>在一个得到所有</w:t>
              </w:r>
            </w:ins>
            <w:ins w:id="1214" w:author="Administrator" w:date="2015-12-27T19:43:00Z">
              <w:r>
                <w:rPr>
                  <w:rFonts w:ascii="宋体" w:hAnsi="宋体" w:cs="宋体" w:hint="eastAsia"/>
                  <w:color w:val="000000"/>
                </w:rPr>
                <w:t>营业厅</w:t>
              </w:r>
            </w:ins>
            <w:ins w:id="1215" w:author="Administrator" w:date="2015-12-27T19:33:00Z">
              <w:r>
                <w:rPr>
                  <w:rFonts w:ascii="宋体" w:hAnsi="宋体" w:cs="宋体" w:hint="eastAsia"/>
                  <w:color w:val="000000"/>
                </w:rPr>
                <w:t>信息回合中，返回相应</w:t>
              </w:r>
            </w:ins>
            <w:ins w:id="1216" w:author="Administrator" w:date="2015-12-27T19:43:00Z">
              <w:r>
                <w:rPr>
                  <w:rFonts w:ascii="宋体" w:hAnsi="宋体" w:cs="宋体" w:hint="eastAsia"/>
                  <w:color w:val="000000"/>
                </w:rPr>
                <w:t>营业厅</w:t>
              </w:r>
            </w:ins>
            <w:ins w:id="1217" w:author="Administrator" w:date="2015-12-27T19:33:00Z">
              <w:r>
                <w:rPr>
                  <w:rFonts w:ascii="宋体" w:hAnsi="宋体" w:cs="宋体" w:hint="eastAsia"/>
                  <w:color w:val="000000"/>
                </w:rPr>
                <w:t>信息</w:t>
              </w:r>
            </w:ins>
          </w:p>
        </w:tc>
      </w:tr>
      <w:tr w:rsidR="00D960C8">
        <w:trPr>
          <w:ins w:id="1218" w:author="Administrator" w:date="2015-12-27T19:33: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ins w:id="1219" w:author="Administrator" w:date="2015-12-27T19:33:00Z"/>
                <w:color w:val="000000"/>
                <w:szCs w:val="21"/>
              </w:rPr>
            </w:pPr>
            <w:ins w:id="1220" w:author="Administrator" w:date="2015-12-27T19:35:00Z">
              <w:r>
                <w:rPr>
                  <w:rFonts w:hint="eastAsia"/>
                  <w:color w:val="000000"/>
                  <w:szCs w:val="21"/>
                </w:rPr>
                <w:t>bussinessHall</w:t>
              </w:r>
            </w:ins>
            <w:ins w:id="1221" w:author="Administrator" w:date="2015-12-27T19:33:00Z">
              <w:r>
                <w:rPr>
                  <w:rFonts w:hint="eastAsia"/>
                  <w:color w:val="000000"/>
                  <w:szCs w:val="21"/>
                </w:rPr>
                <w:t>bl</w:t>
              </w:r>
              <w:r>
                <w:rPr>
                  <w:rFonts w:eastAsia="Times New Roman"/>
                  <w:color w:val="000000"/>
                  <w:szCs w:val="21"/>
                </w:rPr>
                <w:t>.</w:t>
              </w:r>
              <w:r>
                <w:rPr>
                  <w:rFonts w:hint="eastAsia"/>
                  <w:color w:val="000000"/>
                  <w:szCs w:val="21"/>
                </w:rPr>
                <w:t>add</w:t>
              </w:r>
            </w:ins>
            <w:ins w:id="1222" w:author="Administrator" w:date="2015-12-27T19:41:00Z">
              <w:r>
                <w:rPr>
                  <w:rFonts w:hint="eastAsia"/>
                  <w:color w:val="000000"/>
                  <w:szCs w:val="21"/>
                </w:rPr>
                <w:t>BussinessHall</w:t>
              </w:r>
            </w:ins>
            <w:ins w:id="1223" w:author="Administrator" w:date="2015-12-27T19:33:00Z">
              <w:r>
                <w:rPr>
                  <w:rFonts w:hint="eastAsia"/>
                  <w:color w:val="000000"/>
                  <w:szCs w:val="21"/>
                </w:rPr>
                <w:t>Info</w:t>
              </w:r>
            </w:ins>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1224" w:author="Administrator" w:date="2015-12-27T19:33:00Z"/>
                <w:color w:val="000000"/>
                <w:szCs w:val="21"/>
              </w:rPr>
            </w:pPr>
            <w:ins w:id="1225" w:author="Administrator" w:date="2015-12-27T19:33:00Z">
              <w:r>
                <w:rPr>
                  <w:rFonts w:ascii="宋体" w:hAnsi="宋体" w:cs="宋体" w:hint="eastAsia"/>
                  <w:color w:val="000000"/>
                  <w:szCs w:val="21"/>
                </w:rPr>
                <w:t>语法</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1226" w:author="Administrator" w:date="2015-12-27T19:33:00Z"/>
                <w:color w:val="000000"/>
                <w:szCs w:val="21"/>
              </w:rPr>
            </w:pPr>
            <w:ins w:id="1227" w:author="Administrator" w:date="2015-12-27T19:33:00Z">
              <w:r>
                <w:rPr>
                  <w:rFonts w:hint="eastAsia"/>
                  <w:color w:val="000000"/>
                  <w:szCs w:val="21"/>
                </w:rPr>
                <w:t>public void add</w:t>
              </w:r>
            </w:ins>
            <w:ins w:id="1228" w:author="Administrator" w:date="2015-12-27T19:42:00Z">
              <w:r>
                <w:rPr>
                  <w:rFonts w:hint="eastAsia"/>
                  <w:color w:val="000000"/>
                  <w:szCs w:val="21"/>
                </w:rPr>
                <w:t>BussinessHall</w:t>
              </w:r>
            </w:ins>
            <w:ins w:id="1229" w:author="Administrator" w:date="2015-12-27T19:33:00Z">
              <w:r>
                <w:rPr>
                  <w:rFonts w:hint="eastAsia"/>
                  <w:color w:val="000000"/>
                  <w:szCs w:val="21"/>
                </w:rPr>
                <w:t>Info(</w:t>
              </w:r>
            </w:ins>
            <w:ins w:id="1230" w:author="Administrator" w:date="2015-12-27T19:42:00Z">
              <w:r>
                <w:rPr>
                  <w:rFonts w:hint="eastAsia"/>
                  <w:color w:val="000000"/>
                  <w:szCs w:val="21"/>
                </w:rPr>
                <w:t>BussinessHall</w:t>
              </w:r>
            </w:ins>
            <w:ins w:id="1231" w:author="Administrator" w:date="2015-12-27T19:33:00Z">
              <w:r>
                <w:rPr>
                  <w:rFonts w:hint="eastAsia"/>
                  <w:color w:val="000000"/>
                  <w:szCs w:val="21"/>
                </w:rPr>
                <w:t xml:space="preserve">InfoVO </w:t>
              </w:r>
            </w:ins>
            <w:ins w:id="1232" w:author="Administrator" w:date="2015-12-27T19:49:00Z">
              <w:r>
                <w:rPr>
                  <w:rFonts w:hint="eastAsia"/>
                  <w:color w:val="000000"/>
                  <w:szCs w:val="21"/>
                </w:rPr>
                <w:t>bussinessHall</w:t>
              </w:r>
            </w:ins>
            <w:ins w:id="1233" w:author="Administrator" w:date="2015-12-27T19:33:00Z">
              <w:r>
                <w:rPr>
                  <w:rFonts w:hint="eastAsia"/>
                  <w:color w:val="000000"/>
                  <w:szCs w:val="21"/>
                </w:rPr>
                <w:t>);</w:t>
              </w:r>
            </w:ins>
          </w:p>
        </w:tc>
      </w:tr>
      <w:tr w:rsidR="00D960C8">
        <w:trPr>
          <w:ins w:id="1234" w:author="Administrator" w:date="2015-12-27T19:3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1235" w:author="Administrator" w:date="2015-12-27T19:33: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1236" w:author="Administrator" w:date="2015-12-27T19:33:00Z"/>
                <w:color w:val="000000"/>
                <w:szCs w:val="21"/>
              </w:rPr>
            </w:pPr>
            <w:ins w:id="1237" w:author="Administrator" w:date="2015-12-27T19:33:00Z">
              <w:r>
                <w:rPr>
                  <w:rFonts w:ascii="宋体" w:hAnsi="宋体" w:cs="宋体" w:hint="eastAsia"/>
                  <w:color w:val="000000"/>
                  <w:szCs w:val="21"/>
                </w:rPr>
                <w:t>前置条件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1238" w:author="Administrator" w:date="2015-12-27T19:33:00Z"/>
                <w:color w:val="000000"/>
                <w:szCs w:val="21"/>
              </w:rPr>
            </w:pPr>
            <w:ins w:id="1239" w:author="Administrator" w:date="2015-12-27T19:33:00Z">
              <w:r>
                <w:rPr>
                  <w:rFonts w:ascii="宋体" w:hAnsi="宋体" w:cs="宋体" w:hint="eastAsia"/>
                  <w:color w:val="000000"/>
                  <w:szCs w:val="21"/>
                </w:rPr>
                <w:t>启动一个增加</w:t>
              </w:r>
            </w:ins>
            <w:ins w:id="1240" w:author="Administrator" w:date="2015-12-27T19:43:00Z">
              <w:r>
                <w:rPr>
                  <w:rFonts w:ascii="宋体" w:hAnsi="宋体" w:cs="宋体" w:hint="eastAsia"/>
                  <w:color w:val="000000"/>
                  <w:szCs w:val="21"/>
                </w:rPr>
                <w:t>营业厅</w:t>
              </w:r>
            </w:ins>
            <w:ins w:id="1241" w:author="Administrator" w:date="2015-12-27T19:33:00Z">
              <w:r>
                <w:rPr>
                  <w:rFonts w:ascii="宋体" w:hAnsi="宋体" w:cs="宋体" w:hint="eastAsia"/>
                  <w:color w:val="000000"/>
                  <w:szCs w:val="21"/>
                </w:rPr>
                <w:t>的回合</w:t>
              </w:r>
            </w:ins>
          </w:p>
        </w:tc>
      </w:tr>
      <w:tr w:rsidR="00D960C8">
        <w:trPr>
          <w:ins w:id="1242" w:author="Administrator" w:date="2015-12-27T19:3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1243" w:author="Administrator" w:date="2015-12-27T19:33: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1244" w:author="Administrator" w:date="2015-12-27T19:33:00Z"/>
                <w:color w:val="000000"/>
                <w:szCs w:val="21"/>
              </w:rPr>
            </w:pPr>
            <w:ins w:id="1245" w:author="Administrator" w:date="2015-12-27T19:33:00Z">
              <w:r>
                <w:rPr>
                  <w:rFonts w:ascii="宋体" w:hAnsi="宋体" w:cs="宋体" w:hint="eastAsia"/>
                  <w:color w:val="000000"/>
                  <w:szCs w:val="21"/>
                </w:rPr>
                <w:t>后置条件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pStyle w:val="13"/>
              <w:rPr>
                <w:ins w:id="1246" w:author="Administrator" w:date="2015-12-27T19:33:00Z"/>
                <w:color w:val="000000"/>
              </w:rPr>
            </w:pPr>
            <w:ins w:id="1247" w:author="Administrator" w:date="2015-12-27T19:33:00Z">
              <w:r>
                <w:rPr>
                  <w:rFonts w:ascii="宋体" w:hAnsi="宋体" w:cs="宋体" w:hint="eastAsia"/>
                  <w:color w:val="000000"/>
                </w:rPr>
                <w:t>在一个增加</w:t>
              </w:r>
            </w:ins>
            <w:ins w:id="1248" w:author="Administrator" w:date="2015-12-27T19:43:00Z">
              <w:r>
                <w:rPr>
                  <w:rFonts w:ascii="宋体" w:hAnsi="宋体" w:cs="宋体" w:hint="eastAsia"/>
                  <w:color w:val="000000"/>
                </w:rPr>
                <w:t>营业厅</w:t>
              </w:r>
            </w:ins>
            <w:ins w:id="1249" w:author="Administrator" w:date="2015-12-27T19:33:00Z">
              <w:r>
                <w:rPr>
                  <w:rFonts w:ascii="宋体" w:hAnsi="宋体" w:cs="宋体" w:hint="eastAsia"/>
                  <w:color w:val="000000"/>
                </w:rPr>
                <w:t>信息回合中，完成相应</w:t>
              </w:r>
            </w:ins>
            <w:ins w:id="1250" w:author="Administrator" w:date="2015-12-27T19:43:00Z">
              <w:r>
                <w:rPr>
                  <w:rFonts w:ascii="宋体" w:hAnsi="宋体" w:cs="宋体" w:hint="eastAsia"/>
                  <w:color w:val="000000"/>
                </w:rPr>
                <w:t>营业厅</w:t>
              </w:r>
            </w:ins>
            <w:ins w:id="1251" w:author="Administrator" w:date="2015-12-27T19:33:00Z">
              <w:r>
                <w:rPr>
                  <w:rFonts w:ascii="宋体" w:hAnsi="宋体" w:cs="宋体" w:hint="eastAsia"/>
                  <w:color w:val="000000"/>
                </w:rPr>
                <w:t>信息的增加</w:t>
              </w:r>
            </w:ins>
          </w:p>
        </w:tc>
      </w:tr>
      <w:tr w:rsidR="00D960C8">
        <w:trPr>
          <w:ins w:id="1252" w:author="Administrator" w:date="2015-12-27T19:33: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ins w:id="1253" w:author="Administrator" w:date="2015-12-27T19:33:00Z"/>
                <w:color w:val="000000"/>
                <w:szCs w:val="21"/>
              </w:rPr>
            </w:pPr>
            <w:ins w:id="1254" w:author="Administrator" w:date="2015-12-27T19:35:00Z">
              <w:r>
                <w:rPr>
                  <w:rFonts w:hint="eastAsia"/>
                  <w:color w:val="000000"/>
                  <w:szCs w:val="21"/>
                </w:rPr>
                <w:t>bussinessHall</w:t>
              </w:r>
            </w:ins>
            <w:ins w:id="1255" w:author="Administrator" w:date="2015-12-27T19:33:00Z">
              <w:r>
                <w:rPr>
                  <w:rFonts w:hint="eastAsia"/>
                  <w:color w:val="000000"/>
                  <w:szCs w:val="21"/>
                </w:rPr>
                <w:t>bl</w:t>
              </w:r>
              <w:r>
                <w:rPr>
                  <w:rFonts w:eastAsia="Times New Roman"/>
                  <w:color w:val="000000"/>
                  <w:szCs w:val="21"/>
                </w:rPr>
                <w:t>.</w:t>
              </w:r>
              <w:r>
                <w:rPr>
                  <w:rFonts w:hint="eastAsia"/>
                  <w:color w:val="000000"/>
                  <w:szCs w:val="21"/>
                </w:rPr>
                <w:t>delete</w:t>
              </w:r>
            </w:ins>
            <w:ins w:id="1256" w:author="Administrator" w:date="2015-12-27T19:41:00Z">
              <w:r>
                <w:rPr>
                  <w:rFonts w:hint="eastAsia"/>
                  <w:color w:val="000000"/>
                  <w:szCs w:val="21"/>
                </w:rPr>
                <w:t>BussinessHall</w:t>
              </w:r>
            </w:ins>
            <w:ins w:id="1257" w:author="Administrator" w:date="2015-12-27T19:33:00Z">
              <w:r>
                <w:rPr>
                  <w:rFonts w:hint="eastAsia"/>
                  <w:color w:val="000000"/>
                  <w:szCs w:val="21"/>
                </w:rPr>
                <w:t>Info</w:t>
              </w:r>
            </w:ins>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1258" w:author="Administrator" w:date="2015-12-27T19:33:00Z"/>
                <w:color w:val="000000"/>
                <w:szCs w:val="21"/>
              </w:rPr>
            </w:pPr>
            <w:ins w:id="1259" w:author="Administrator" w:date="2015-12-27T19:33:00Z">
              <w:r>
                <w:rPr>
                  <w:rFonts w:ascii="宋体" w:hAnsi="宋体" w:cs="宋体" w:hint="eastAsia"/>
                  <w:color w:val="000000"/>
                  <w:szCs w:val="21"/>
                </w:rPr>
                <w:t>语法</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1260" w:author="Administrator" w:date="2015-12-27T19:33:00Z"/>
                <w:color w:val="000000"/>
                <w:szCs w:val="21"/>
              </w:rPr>
            </w:pPr>
            <w:ins w:id="1261" w:author="Administrator" w:date="2015-12-27T19:33:00Z">
              <w:r>
                <w:rPr>
                  <w:rFonts w:hint="eastAsia"/>
                  <w:color w:val="000000"/>
                  <w:szCs w:val="21"/>
                </w:rPr>
                <w:t>public void delete</w:t>
              </w:r>
            </w:ins>
            <w:ins w:id="1262" w:author="Administrator" w:date="2015-12-27T19:42:00Z">
              <w:r>
                <w:rPr>
                  <w:rFonts w:hint="eastAsia"/>
                  <w:color w:val="000000"/>
                  <w:szCs w:val="21"/>
                </w:rPr>
                <w:t>BussinessHall</w:t>
              </w:r>
            </w:ins>
            <w:ins w:id="1263" w:author="Administrator" w:date="2015-12-27T19:33:00Z">
              <w:r>
                <w:rPr>
                  <w:rFonts w:hint="eastAsia"/>
                  <w:color w:val="000000"/>
                  <w:szCs w:val="21"/>
                </w:rPr>
                <w:t xml:space="preserve">Info(String </w:t>
              </w:r>
            </w:ins>
            <w:ins w:id="1264" w:author="Administrator" w:date="2015-12-27T19:42:00Z">
              <w:r>
                <w:rPr>
                  <w:rFonts w:hint="eastAsia"/>
                  <w:color w:val="000000"/>
                  <w:szCs w:val="21"/>
                </w:rPr>
                <w:t>bussinessHall</w:t>
              </w:r>
            </w:ins>
            <w:ins w:id="1265" w:author="Administrator" w:date="2015-12-27T19:33:00Z">
              <w:r>
                <w:rPr>
                  <w:rFonts w:hint="eastAsia"/>
                  <w:color w:val="000000"/>
                  <w:szCs w:val="21"/>
                </w:rPr>
                <w:t>Id);</w:t>
              </w:r>
            </w:ins>
          </w:p>
        </w:tc>
      </w:tr>
      <w:tr w:rsidR="00D960C8">
        <w:trPr>
          <w:ins w:id="1266" w:author="Administrator" w:date="2015-12-27T19:3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1267" w:author="Administrator" w:date="2015-12-27T19:33: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1268" w:author="Administrator" w:date="2015-12-27T19:33:00Z"/>
                <w:color w:val="000000"/>
                <w:szCs w:val="21"/>
              </w:rPr>
            </w:pPr>
            <w:ins w:id="1269" w:author="Administrator" w:date="2015-12-27T19:33:00Z">
              <w:r>
                <w:rPr>
                  <w:rFonts w:ascii="宋体" w:hAnsi="宋体" w:cs="宋体" w:hint="eastAsia"/>
                  <w:color w:val="000000"/>
                  <w:szCs w:val="21"/>
                </w:rPr>
                <w:t>前置条件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1270" w:author="Administrator" w:date="2015-12-27T19:33:00Z"/>
                <w:color w:val="000000"/>
                <w:szCs w:val="21"/>
              </w:rPr>
            </w:pPr>
            <w:ins w:id="1271" w:author="Administrator" w:date="2015-12-27T19:33:00Z">
              <w:r>
                <w:rPr>
                  <w:rFonts w:ascii="宋体" w:hAnsi="宋体" w:cs="宋体" w:hint="eastAsia"/>
                  <w:color w:val="000000"/>
                  <w:szCs w:val="21"/>
                </w:rPr>
                <w:t>启动一个删除</w:t>
              </w:r>
            </w:ins>
            <w:ins w:id="1272" w:author="Administrator" w:date="2015-12-27T19:43:00Z">
              <w:r>
                <w:rPr>
                  <w:rFonts w:ascii="宋体" w:hAnsi="宋体" w:cs="宋体" w:hint="eastAsia"/>
                  <w:color w:val="000000"/>
                  <w:szCs w:val="21"/>
                </w:rPr>
                <w:t>营业厅</w:t>
              </w:r>
            </w:ins>
            <w:ins w:id="1273" w:author="Administrator" w:date="2015-12-27T19:33:00Z">
              <w:r>
                <w:rPr>
                  <w:rFonts w:ascii="宋体" w:hAnsi="宋体" w:cs="宋体" w:hint="eastAsia"/>
                  <w:color w:val="000000"/>
                  <w:szCs w:val="21"/>
                </w:rPr>
                <w:t>的回合</w:t>
              </w:r>
            </w:ins>
          </w:p>
        </w:tc>
      </w:tr>
      <w:tr w:rsidR="00D960C8">
        <w:trPr>
          <w:ins w:id="1274" w:author="Administrator" w:date="2015-12-27T19:3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1275" w:author="Administrator" w:date="2015-12-27T19:33: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1276" w:author="Administrator" w:date="2015-12-27T19:33:00Z"/>
                <w:color w:val="000000"/>
                <w:szCs w:val="21"/>
              </w:rPr>
            </w:pPr>
            <w:ins w:id="1277" w:author="Administrator" w:date="2015-12-27T19:33:00Z">
              <w:r>
                <w:rPr>
                  <w:rFonts w:ascii="宋体" w:hAnsi="宋体" w:cs="宋体" w:hint="eastAsia"/>
                  <w:color w:val="000000"/>
                  <w:szCs w:val="21"/>
                </w:rPr>
                <w:t>后置条件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pStyle w:val="13"/>
              <w:rPr>
                <w:ins w:id="1278" w:author="Administrator" w:date="2015-12-27T19:33:00Z"/>
                <w:color w:val="000000"/>
              </w:rPr>
            </w:pPr>
            <w:ins w:id="1279" w:author="Administrator" w:date="2015-12-27T19:33:00Z">
              <w:r>
                <w:rPr>
                  <w:rFonts w:ascii="宋体" w:hAnsi="宋体" w:cs="宋体" w:hint="eastAsia"/>
                  <w:color w:val="000000"/>
                </w:rPr>
                <w:t>在一个删除</w:t>
              </w:r>
            </w:ins>
            <w:ins w:id="1280" w:author="Administrator" w:date="2015-12-27T19:43:00Z">
              <w:r>
                <w:rPr>
                  <w:rFonts w:ascii="宋体" w:hAnsi="宋体" w:cs="宋体" w:hint="eastAsia"/>
                  <w:color w:val="000000"/>
                </w:rPr>
                <w:t>营业厅</w:t>
              </w:r>
            </w:ins>
            <w:ins w:id="1281" w:author="Administrator" w:date="2015-12-27T19:33:00Z">
              <w:r>
                <w:rPr>
                  <w:rFonts w:ascii="宋体" w:hAnsi="宋体" w:cs="宋体" w:hint="eastAsia"/>
                  <w:color w:val="000000"/>
                </w:rPr>
                <w:t>信息回合中，完成相应</w:t>
              </w:r>
            </w:ins>
            <w:ins w:id="1282" w:author="Administrator" w:date="2015-12-27T19:43:00Z">
              <w:r>
                <w:rPr>
                  <w:rFonts w:ascii="宋体" w:hAnsi="宋体" w:cs="宋体" w:hint="eastAsia"/>
                  <w:color w:val="000000"/>
                </w:rPr>
                <w:t>营业厅</w:t>
              </w:r>
            </w:ins>
            <w:ins w:id="1283" w:author="Administrator" w:date="2015-12-27T19:33:00Z">
              <w:r>
                <w:rPr>
                  <w:rFonts w:ascii="宋体" w:hAnsi="宋体" w:cs="宋体" w:hint="eastAsia"/>
                  <w:color w:val="000000"/>
                </w:rPr>
                <w:t>信息的删除</w:t>
              </w:r>
            </w:ins>
          </w:p>
        </w:tc>
      </w:tr>
      <w:tr w:rsidR="00D960C8">
        <w:trPr>
          <w:ins w:id="1284" w:author="Administrator" w:date="2015-12-27T19:33: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D960C8" w:rsidRDefault="00F41064">
            <w:pPr>
              <w:jc w:val="center"/>
              <w:rPr>
                <w:ins w:id="1285" w:author="Administrator" w:date="2015-12-27T19:33:00Z"/>
                <w:color w:val="FFFFFF"/>
                <w:szCs w:val="21"/>
              </w:rPr>
            </w:pPr>
            <w:ins w:id="1286" w:author="Administrator" w:date="2015-12-27T19:33:00Z">
              <w:r>
                <w:rPr>
                  <w:rFonts w:ascii="宋体" w:hAnsi="宋体" w:cs="宋体" w:hint="eastAsia"/>
                  <w:b/>
                  <w:bCs/>
                  <w:color w:val="FFFFFF"/>
                  <w:szCs w:val="21"/>
                </w:rPr>
                <w:t>需要的服务（需接口）</w:t>
              </w:r>
            </w:ins>
          </w:p>
        </w:tc>
      </w:tr>
      <w:tr w:rsidR="00D960C8">
        <w:trPr>
          <w:ins w:id="1287" w:author="Administrator" w:date="2015-12-27T19:3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jc w:val="center"/>
              <w:rPr>
                <w:ins w:id="1288" w:author="Administrator" w:date="2015-12-27T19:33:00Z"/>
                <w:color w:val="000000"/>
                <w:szCs w:val="21"/>
              </w:rPr>
            </w:pPr>
            <w:ins w:id="1289" w:author="Administrator" w:date="2015-12-27T19:33:00Z">
              <w:r>
                <w:rPr>
                  <w:rFonts w:ascii="宋体" w:hAnsi="宋体" w:cs="宋体" w:hint="eastAsia"/>
                  <w:color w:val="000000"/>
                  <w:szCs w:val="21"/>
                </w:rPr>
                <w:t>服务名</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jc w:val="center"/>
              <w:rPr>
                <w:ins w:id="1290" w:author="Administrator" w:date="2015-12-27T19:33:00Z"/>
                <w:color w:val="000000"/>
                <w:szCs w:val="21"/>
              </w:rPr>
            </w:pPr>
            <w:ins w:id="1291" w:author="Administrator" w:date="2015-12-27T19:33:00Z">
              <w:r>
                <w:rPr>
                  <w:rFonts w:ascii="宋体" w:hAnsi="宋体" w:cs="宋体" w:hint="eastAsia"/>
                  <w:color w:val="000000"/>
                  <w:szCs w:val="21"/>
                </w:rPr>
                <w:t>服务</w:t>
              </w:r>
            </w:ins>
          </w:p>
        </w:tc>
      </w:tr>
      <w:tr w:rsidR="00D960C8">
        <w:trPr>
          <w:ins w:id="1292" w:author="Administrator" w:date="2015-12-27T19:3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1293" w:author="Administrator" w:date="2015-12-27T19:33:00Z"/>
                <w:color w:val="000000"/>
                <w:szCs w:val="21"/>
              </w:rPr>
            </w:pPr>
            <w:ins w:id="1294" w:author="Administrator" w:date="2015-12-27T19:39:00Z">
              <w:r>
                <w:rPr>
                  <w:rFonts w:hint="eastAsia"/>
                  <w:color w:val="000000"/>
                  <w:szCs w:val="21"/>
                </w:rPr>
                <w:t>bussinessHall</w:t>
              </w:r>
            </w:ins>
            <w:ins w:id="1295" w:author="Administrator" w:date="2015-12-27T19:33:00Z">
              <w:r>
                <w:rPr>
                  <w:rFonts w:hint="eastAsia"/>
                  <w:color w:val="000000"/>
                  <w:szCs w:val="21"/>
                </w:rPr>
                <w:t>bl</w:t>
              </w:r>
              <w:r>
                <w:rPr>
                  <w:rFonts w:eastAsia="Times New Roman"/>
                  <w:color w:val="000000"/>
                  <w:szCs w:val="21"/>
                </w:rPr>
                <w:t>DataService.find(</w:t>
              </w:r>
            </w:ins>
            <w:ins w:id="1296" w:author="Administrator" w:date="2015-12-27T19:41:00Z">
              <w:r>
                <w:rPr>
                  <w:rFonts w:hint="eastAsia"/>
                  <w:color w:val="000000"/>
                  <w:szCs w:val="21"/>
                </w:rPr>
                <w:t xml:space="preserve">string </w:t>
              </w:r>
            </w:ins>
            <w:ins w:id="1297" w:author="Administrator" w:date="2015-12-27T19:33:00Z">
              <w:r>
                <w:rPr>
                  <w:rFonts w:eastAsia="Times New Roman"/>
                  <w:color w:val="000000"/>
                  <w:szCs w:val="21"/>
                </w:rPr>
                <w:t xml:space="preserve"> id)</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1298" w:author="Administrator" w:date="2015-12-27T19:33:00Z"/>
                <w:color w:val="000000"/>
                <w:szCs w:val="21"/>
              </w:rPr>
            </w:pPr>
            <w:ins w:id="1299" w:author="Administrator" w:date="2015-12-27T19:33:00Z">
              <w:r>
                <w:rPr>
                  <w:rFonts w:ascii="宋体" w:hAnsi="宋体" w:cs="宋体" w:hint="eastAsia"/>
                  <w:color w:val="000000"/>
                  <w:szCs w:val="21"/>
                </w:rPr>
                <w:t>根据</w:t>
              </w:r>
              <w:r>
                <w:rPr>
                  <w:rFonts w:eastAsia="Times New Roman" w:cs="Calibri"/>
                  <w:color w:val="000000"/>
                  <w:szCs w:val="21"/>
                </w:rPr>
                <w:t>ID</w:t>
              </w:r>
              <w:r>
                <w:rPr>
                  <w:rFonts w:ascii="宋体" w:eastAsia="Times New Roman" w:hAnsi="宋体" w:hint="eastAsia"/>
                  <w:color w:val="000000"/>
                  <w:szCs w:val="21"/>
                </w:rPr>
                <w:t>进行</w:t>
              </w:r>
              <w:r>
                <w:rPr>
                  <w:rFonts w:ascii="宋体" w:hAnsi="宋体" w:cs="宋体" w:hint="eastAsia"/>
                  <w:color w:val="000000"/>
                  <w:szCs w:val="21"/>
                </w:rPr>
                <w:t>查找单一持久化对象</w:t>
              </w:r>
            </w:ins>
          </w:p>
        </w:tc>
      </w:tr>
      <w:tr w:rsidR="00D960C8">
        <w:trPr>
          <w:ins w:id="1300" w:author="Administrator" w:date="2015-12-27T19:3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1301" w:author="Administrator" w:date="2015-12-27T19:33:00Z"/>
                <w:color w:val="000000"/>
                <w:szCs w:val="21"/>
              </w:rPr>
            </w:pPr>
            <w:ins w:id="1302" w:author="Administrator" w:date="2015-12-27T19:39:00Z">
              <w:r>
                <w:rPr>
                  <w:rFonts w:hint="eastAsia"/>
                  <w:color w:val="000000"/>
                  <w:szCs w:val="21"/>
                </w:rPr>
                <w:t>bussinessHall</w:t>
              </w:r>
            </w:ins>
            <w:ins w:id="1303" w:author="Administrator" w:date="2015-12-27T19:33:00Z">
              <w:r>
                <w:rPr>
                  <w:rFonts w:hint="eastAsia"/>
                  <w:color w:val="000000"/>
                  <w:szCs w:val="21"/>
                </w:rPr>
                <w:t>bl</w:t>
              </w:r>
              <w:r>
                <w:rPr>
                  <w:rFonts w:eastAsia="Times New Roman"/>
                  <w:color w:val="000000"/>
                  <w:szCs w:val="21"/>
                </w:rPr>
                <w:t>DataService.</w:t>
              </w:r>
            </w:ins>
            <w:ins w:id="1304" w:author="Administrator" w:date="2015-12-27T19:40:00Z">
              <w:r w:rsidR="00403BAA" w:rsidRPr="00403BAA">
                <w:rPr>
                  <w:rFonts w:eastAsia="Times New Roman"/>
                  <w:color w:val="000000"/>
                  <w:szCs w:val="21"/>
                  <w:rPrChange w:id="1305" w:author="Administrator" w:date="2015-12-27T19:40:00Z">
                    <w:rPr/>
                  </w:rPrChange>
                </w:rPr>
                <w:t>findBussinessHallPOByCity(String city)</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1306" w:author="Administrator" w:date="2015-12-27T19:33:00Z"/>
                <w:color w:val="000000"/>
                <w:szCs w:val="21"/>
              </w:rPr>
            </w:pPr>
            <w:ins w:id="1307" w:author="Administrator" w:date="2015-12-27T19:33:00Z">
              <w:r>
                <w:rPr>
                  <w:rFonts w:ascii="宋体" w:hAnsi="宋体" w:cs="宋体" w:hint="eastAsia"/>
                  <w:color w:val="000000"/>
                  <w:szCs w:val="21"/>
                </w:rPr>
                <w:t>根据字段名和值进行查找多个持久化对象</w:t>
              </w:r>
            </w:ins>
          </w:p>
        </w:tc>
      </w:tr>
      <w:tr w:rsidR="00D960C8">
        <w:trPr>
          <w:ins w:id="1308" w:author="Administrator" w:date="2015-12-27T19:3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1309" w:author="Administrator" w:date="2015-12-27T19:33:00Z"/>
                <w:color w:val="000000"/>
                <w:szCs w:val="21"/>
              </w:rPr>
            </w:pPr>
            <w:ins w:id="1310" w:author="Administrator" w:date="2015-12-27T19:39:00Z">
              <w:r>
                <w:rPr>
                  <w:rFonts w:hint="eastAsia"/>
                  <w:color w:val="000000"/>
                  <w:szCs w:val="21"/>
                </w:rPr>
                <w:t>bussinessHall</w:t>
              </w:r>
            </w:ins>
            <w:ins w:id="1311" w:author="Administrator" w:date="2015-12-27T19:33:00Z">
              <w:r>
                <w:rPr>
                  <w:rFonts w:hint="eastAsia"/>
                  <w:color w:val="000000"/>
                  <w:szCs w:val="21"/>
                </w:rPr>
                <w:t>bl</w:t>
              </w:r>
              <w:r>
                <w:rPr>
                  <w:rFonts w:eastAsia="Times New Roman"/>
                  <w:color w:val="000000"/>
                  <w:szCs w:val="21"/>
                </w:rPr>
                <w:t>DataService.</w:t>
              </w:r>
              <w:r>
                <w:rPr>
                  <w:rFonts w:eastAsia="Times New Roman" w:hint="eastAsia"/>
                  <w:color w:val="000000"/>
                  <w:szCs w:val="21"/>
                </w:rPr>
                <w:t>finds</w:t>
              </w:r>
              <w:r>
                <w:rPr>
                  <w:rFonts w:hint="eastAsia"/>
                  <w:color w:val="000000"/>
                  <w:szCs w:val="21"/>
                </w:rPr>
                <w:t>Driver</w:t>
              </w:r>
              <w:r>
                <w:rPr>
                  <w:rFonts w:eastAsia="Times New Roman" w:hint="eastAsia"/>
                  <w:color w:val="000000"/>
                  <w:szCs w:val="21"/>
                </w:rPr>
                <w:t>PO()</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1312" w:author="Administrator" w:date="2015-12-27T19:33:00Z"/>
                <w:color w:val="000000"/>
                <w:szCs w:val="21"/>
              </w:rPr>
            </w:pPr>
            <w:ins w:id="1313" w:author="Administrator" w:date="2015-12-27T19:33:00Z">
              <w:r>
                <w:rPr>
                  <w:rFonts w:ascii="宋体" w:hAnsi="宋体" w:cs="宋体" w:hint="eastAsia"/>
                  <w:color w:val="000000"/>
                  <w:szCs w:val="21"/>
                </w:rPr>
                <w:t>查找多个持久化对象</w:t>
              </w:r>
            </w:ins>
          </w:p>
        </w:tc>
      </w:tr>
      <w:tr w:rsidR="00D960C8">
        <w:trPr>
          <w:ins w:id="1314" w:author="Administrator" w:date="2015-12-27T19:3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1315" w:author="Administrator" w:date="2015-12-27T19:33:00Z"/>
                <w:color w:val="000000"/>
                <w:szCs w:val="21"/>
              </w:rPr>
            </w:pPr>
            <w:ins w:id="1316" w:author="Administrator" w:date="2015-12-27T19:39:00Z">
              <w:r>
                <w:rPr>
                  <w:rFonts w:hint="eastAsia"/>
                  <w:color w:val="000000"/>
                  <w:szCs w:val="21"/>
                </w:rPr>
                <w:t>bussinessHall</w:t>
              </w:r>
            </w:ins>
            <w:ins w:id="1317" w:author="Administrator" w:date="2015-12-27T19:33:00Z">
              <w:r>
                <w:rPr>
                  <w:rFonts w:hint="eastAsia"/>
                  <w:color w:val="000000"/>
                  <w:szCs w:val="21"/>
                </w:rPr>
                <w:t>bl</w:t>
              </w:r>
              <w:r>
                <w:rPr>
                  <w:rFonts w:eastAsia="Times New Roman"/>
                  <w:color w:val="000000"/>
                  <w:szCs w:val="21"/>
                </w:rPr>
                <w:t>DataService.</w:t>
              </w:r>
              <w:r>
                <w:rPr>
                  <w:rFonts w:eastAsia="Times New Roman" w:hint="eastAsia"/>
                  <w:color w:val="000000"/>
                  <w:szCs w:val="21"/>
                </w:rPr>
                <w:t>insert(</w:t>
              </w:r>
              <w:r>
                <w:rPr>
                  <w:rFonts w:hint="eastAsia"/>
                  <w:color w:val="000000"/>
                  <w:szCs w:val="21"/>
                </w:rPr>
                <w:t>Driver</w:t>
              </w:r>
              <w:r>
                <w:rPr>
                  <w:rFonts w:eastAsia="Times New Roman" w:hint="eastAsia"/>
                  <w:color w:val="000000"/>
                  <w:szCs w:val="21"/>
                </w:rPr>
                <w:t xml:space="preserve">PO </w:t>
              </w:r>
              <w:r>
                <w:rPr>
                  <w:rFonts w:hint="eastAsia"/>
                  <w:color w:val="000000"/>
                  <w:szCs w:val="21"/>
                </w:rPr>
                <w:t>d</w:t>
              </w:r>
              <w:r>
                <w:rPr>
                  <w:rFonts w:eastAsia="Times New Roman" w:hint="eastAsia"/>
                  <w:color w:val="000000"/>
                  <w:szCs w:val="21"/>
                </w:rPr>
                <w:t>po)</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1318" w:author="Administrator" w:date="2015-12-27T19:33:00Z"/>
                <w:color w:val="000000"/>
                <w:szCs w:val="21"/>
              </w:rPr>
            </w:pPr>
            <w:ins w:id="1319" w:author="Administrator" w:date="2015-12-27T19:33:00Z">
              <w:r>
                <w:rPr>
                  <w:rFonts w:ascii="宋体" w:hAnsi="宋体" w:cs="宋体" w:hint="eastAsia"/>
                  <w:color w:val="000000"/>
                  <w:szCs w:val="21"/>
                </w:rPr>
                <w:t>插入单一持久化对象</w:t>
              </w:r>
            </w:ins>
          </w:p>
        </w:tc>
      </w:tr>
      <w:tr w:rsidR="00D960C8">
        <w:trPr>
          <w:ins w:id="1320" w:author="Administrator" w:date="2015-12-27T19:3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1321" w:author="Administrator" w:date="2015-12-27T19:33:00Z"/>
                <w:color w:val="000000"/>
                <w:szCs w:val="21"/>
              </w:rPr>
            </w:pPr>
            <w:ins w:id="1322" w:author="Administrator" w:date="2015-12-27T19:39:00Z">
              <w:r>
                <w:rPr>
                  <w:rFonts w:hint="eastAsia"/>
                  <w:color w:val="000000"/>
                  <w:szCs w:val="21"/>
                </w:rPr>
                <w:t>bussinessHall</w:t>
              </w:r>
            </w:ins>
            <w:ins w:id="1323" w:author="Administrator" w:date="2015-12-27T19:33:00Z">
              <w:r>
                <w:rPr>
                  <w:rFonts w:hint="eastAsia"/>
                  <w:color w:val="000000"/>
                  <w:szCs w:val="21"/>
                </w:rPr>
                <w:t>bl</w:t>
              </w:r>
              <w:r>
                <w:rPr>
                  <w:rFonts w:eastAsia="Times New Roman"/>
                  <w:color w:val="000000"/>
                  <w:szCs w:val="21"/>
                </w:rPr>
                <w:t>DataService.</w:t>
              </w:r>
              <w:r>
                <w:rPr>
                  <w:rFonts w:eastAsia="Times New Roman" w:hint="eastAsia"/>
                  <w:color w:val="000000"/>
                  <w:szCs w:val="21"/>
                </w:rPr>
                <w:t>upd</w:t>
              </w:r>
              <w:r>
                <w:rPr>
                  <w:rFonts w:eastAsia="Times New Roman" w:hint="eastAsia"/>
                  <w:color w:val="000000"/>
                  <w:szCs w:val="21"/>
                </w:rPr>
                <w:lastRenderedPageBreak/>
                <w:t>ate(String id,</w:t>
              </w:r>
              <w:r>
                <w:rPr>
                  <w:rFonts w:hint="eastAsia"/>
                  <w:color w:val="000000"/>
                  <w:szCs w:val="21"/>
                </w:rPr>
                <w:t>Driver</w:t>
              </w:r>
              <w:r>
                <w:rPr>
                  <w:rFonts w:eastAsia="Times New Roman" w:hint="eastAsia"/>
                  <w:color w:val="000000"/>
                  <w:szCs w:val="21"/>
                </w:rPr>
                <w:t xml:space="preserve"> </w:t>
              </w:r>
              <w:r>
                <w:rPr>
                  <w:rFonts w:hint="eastAsia"/>
                  <w:color w:val="000000"/>
                  <w:szCs w:val="21"/>
                </w:rPr>
                <w:t>d</w:t>
              </w:r>
              <w:r>
                <w:rPr>
                  <w:rFonts w:eastAsia="Times New Roman" w:hint="eastAsia"/>
                  <w:color w:val="000000"/>
                  <w:szCs w:val="21"/>
                </w:rPr>
                <w:t>po)</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1324" w:author="Administrator" w:date="2015-12-27T19:33:00Z"/>
                <w:color w:val="000000"/>
                <w:szCs w:val="21"/>
              </w:rPr>
            </w:pPr>
            <w:ins w:id="1325" w:author="Administrator" w:date="2015-12-27T19:33:00Z">
              <w:r>
                <w:rPr>
                  <w:rFonts w:ascii="宋体" w:hAnsi="宋体" w:cs="宋体" w:hint="eastAsia"/>
                  <w:color w:val="000000"/>
                  <w:szCs w:val="21"/>
                </w:rPr>
                <w:lastRenderedPageBreak/>
                <w:t>更新单一持久化对象</w:t>
              </w:r>
            </w:ins>
          </w:p>
        </w:tc>
      </w:tr>
      <w:tr w:rsidR="00D960C8">
        <w:trPr>
          <w:ins w:id="1326" w:author="Administrator" w:date="2015-12-27T19:3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1327" w:author="Administrator" w:date="2015-12-27T19:33:00Z"/>
                <w:color w:val="000000"/>
                <w:szCs w:val="21"/>
              </w:rPr>
            </w:pPr>
            <w:ins w:id="1328" w:author="Administrator" w:date="2015-12-27T19:40:00Z">
              <w:r>
                <w:rPr>
                  <w:rFonts w:hint="eastAsia"/>
                  <w:color w:val="000000"/>
                  <w:szCs w:val="21"/>
                </w:rPr>
                <w:lastRenderedPageBreak/>
                <w:t>bussinessHall</w:t>
              </w:r>
            </w:ins>
            <w:ins w:id="1329" w:author="Administrator" w:date="2015-12-27T19:33:00Z">
              <w:r>
                <w:rPr>
                  <w:rFonts w:hint="eastAsia"/>
                  <w:color w:val="000000"/>
                  <w:szCs w:val="21"/>
                </w:rPr>
                <w:t>bl</w:t>
              </w:r>
              <w:r>
                <w:rPr>
                  <w:rFonts w:eastAsia="Times New Roman"/>
                  <w:color w:val="000000"/>
                  <w:szCs w:val="21"/>
                </w:rPr>
                <w:t>DataService.</w:t>
              </w:r>
              <w:r>
                <w:rPr>
                  <w:rFonts w:eastAsia="Times New Roman" w:hint="eastAsia"/>
                  <w:color w:val="000000"/>
                  <w:szCs w:val="21"/>
                </w:rPr>
                <w:t>delete</w:t>
              </w:r>
              <w:r>
                <w:rPr>
                  <w:rFonts w:hint="eastAsia"/>
                  <w:color w:val="000000"/>
                  <w:szCs w:val="21"/>
                </w:rPr>
                <w:t>drive</w:t>
              </w:r>
              <w:r>
                <w:rPr>
                  <w:rFonts w:eastAsia="Times New Roman" w:hint="eastAsia"/>
                  <w:color w:val="000000"/>
                  <w:szCs w:val="21"/>
                </w:rPr>
                <w:t>PO(String id)</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1330" w:author="Administrator" w:date="2015-12-27T19:33:00Z"/>
                <w:color w:val="000000"/>
                <w:szCs w:val="21"/>
              </w:rPr>
            </w:pPr>
            <w:ins w:id="1331" w:author="Administrator" w:date="2015-12-27T19:33:00Z">
              <w:r>
                <w:rPr>
                  <w:rFonts w:ascii="宋体" w:hAnsi="宋体" w:cs="宋体" w:hint="eastAsia"/>
                  <w:color w:val="000000"/>
                  <w:szCs w:val="21"/>
                </w:rPr>
                <w:t>删除单一持久化对象</w:t>
              </w:r>
            </w:ins>
          </w:p>
        </w:tc>
      </w:tr>
    </w:tbl>
    <w:p w:rsidR="00D960C8" w:rsidRDefault="00D960C8">
      <w:pPr>
        <w:rPr>
          <w:ins w:id="1332" w:author="Administrator" w:date="2015-12-27T19:44:00Z"/>
        </w:rPr>
      </w:pPr>
    </w:p>
    <w:p w:rsidR="00D960C8" w:rsidRDefault="00D960C8">
      <w:pPr>
        <w:rPr>
          <w:ins w:id="1333" w:author="Administrator" w:date="2015-12-27T19:44:00Z"/>
        </w:rPr>
      </w:pPr>
    </w:p>
    <w:p w:rsidR="00D960C8" w:rsidRDefault="00D960C8">
      <w:pPr>
        <w:rPr>
          <w:ins w:id="1334" w:author="Administrator" w:date="2015-12-27T19:44:00Z"/>
        </w:rPr>
      </w:pPr>
    </w:p>
    <w:p w:rsidR="00D960C8" w:rsidRDefault="00F41064">
      <w:pPr>
        <w:pStyle w:val="a3"/>
        <w:jc w:val="center"/>
        <w:rPr>
          <w:ins w:id="1335" w:author="Administrator" w:date="2015-12-27T19:44:00Z"/>
        </w:rPr>
      </w:pPr>
      <w:ins w:id="1336" w:author="Administrator" w:date="2015-12-27T19:44:00Z">
        <w:r>
          <w:rPr>
            <w:rFonts w:ascii="宋体" w:eastAsia="宋体" w:hAnsi="宋体" w:hint="eastAsia"/>
            <w:b/>
            <w:bCs/>
            <w:sz w:val="22"/>
            <w:szCs w:val="22"/>
          </w:rPr>
          <w:t xml:space="preserve">表20 </w:t>
        </w:r>
      </w:ins>
      <w:ins w:id="1337" w:author="Administrator" w:date="2015-12-27T19:45:00Z">
        <w:r w:rsidR="00403BAA" w:rsidRPr="00403BAA">
          <w:rPr>
            <w:rFonts w:ascii="宋体" w:eastAsia="宋体" w:hAnsi="宋体"/>
            <w:b/>
            <w:bCs/>
            <w:sz w:val="22"/>
            <w:szCs w:val="22"/>
            <w:rPrChange w:id="1338" w:author="Administrator" w:date="2015-12-27T19:45:00Z">
              <w:rPr/>
            </w:rPrChange>
          </w:rPr>
          <w:t>IntermediateCenter</w:t>
        </w:r>
      </w:ins>
      <w:ins w:id="1339" w:author="Administrator" w:date="2015-12-27T19:44:00Z">
        <w:r>
          <w:rPr>
            <w:rFonts w:eastAsia="宋体" w:cs="Cambria"/>
            <w:b/>
            <w:bCs/>
          </w:rPr>
          <w:t>bl</w:t>
        </w:r>
        <w:r>
          <w:rPr>
            <w:rFonts w:ascii="宋体" w:eastAsia="宋体" w:hAnsi="宋体" w:hint="eastAsia"/>
            <w:b/>
            <w:bCs/>
            <w:sz w:val="22"/>
            <w:szCs w:val="22"/>
          </w:rPr>
          <w:t>模块的接口规范</w:t>
        </w:r>
      </w:ins>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43"/>
        <w:gridCol w:w="641"/>
        <w:gridCol w:w="4888"/>
      </w:tblGrid>
      <w:tr w:rsidR="00D960C8">
        <w:trPr>
          <w:ins w:id="1340" w:author="Administrator" w:date="2015-12-27T19:44: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D960C8" w:rsidRDefault="00F41064">
            <w:pPr>
              <w:jc w:val="center"/>
              <w:rPr>
                <w:ins w:id="1341" w:author="Administrator" w:date="2015-12-27T19:44:00Z"/>
                <w:color w:val="FFFFFF"/>
                <w:szCs w:val="21"/>
              </w:rPr>
            </w:pPr>
            <w:ins w:id="1342" w:author="Administrator" w:date="2015-12-27T19:44:00Z">
              <w:r>
                <w:rPr>
                  <w:rFonts w:ascii="宋体" w:hAnsi="宋体" w:cs="宋体" w:hint="eastAsia"/>
                  <w:b/>
                  <w:bCs/>
                  <w:color w:val="FFFFFF"/>
                  <w:szCs w:val="21"/>
                </w:rPr>
                <w:t>提供的服务（供接口）</w:t>
              </w:r>
            </w:ins>
          </w:p>
        </w:tc>
      </w:tr>
      <w:tr w:rsidR="00D960C8">
        <w:trPr>
          <w:ins w:id="1343" w:author="Administrator" w:date="2015-12-27T19:44: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ins w:id="1344" w:author="Administrator" w:date="2015-12-27T19:44:00Z"/>
                <w:color w:val="000000"/>
                <w:szCs w:val="21"/>
              </w:rPr>
            </w:pPr>
            <w:ins w:id="1345" w:author="Administrator" w:date="2015-12-27T19:45:00Z">
              <w:r>
                <w:rPr>
                  <w:rFonts w:hint="eastAsia"/>
                  <w:color w:val="000000"/>
                  <w:szCs w:val="21"/>
                </w:rPr>
                <w:t>i</w:t>
              </w:r>
              <w:r w:rsidR="00403BAA" w:rsidRPr="00403BAA">
                <w:rPr>
                  <w:color w:val="000000"/>
                  <w:szCs w:val="21"/>
                  <w:rPrChange w:id="1346" w:author="Administrator" w:date="2015-12-27T19:45:00Z">
                    <w:rPr/>
                  </w:rPrChange>
                </w:rPr>
                <w:t>ntermediateCenter</w:t>
              </w:r>
            </w:ins>
            <w:ins w:id="1347" w:author="Administrator" w:date="2015-12-27T19:44:00Z">
              <w:r>
                <w:rPr>
                  <w:rFonts w:hint="eastAsia"/>
                  <w:color w:val="000000"/>
                  <w:szCs w:val="21"/>
                </w:rPr>
                <w:t>bl.get</w:t>
              </w:r>
            </w:ins>
            <w:ins w:id="1348" w:author="Administrator" w:date="2015-12-27T19:47:00Z">
              <w:r>
                <w:rPr>
                  <w:rFonts w:hint="eastAsia"/>
                  <w:color w:val="000000"/>
                  <w:szCs w:val="21"/>
                </w:rPr>
                <w:t>IntermediateCenter</w:t>
              </w:r>
            </w:ins>
            <w:ins w:id="1349" w:author="Administrator" w:date="2015-12-27T19:44:00Z">
              <w:r>
                <w:rPr>
                  <w:rFonts w:hint="eastAsia"/>
                  <w:color w:val="000000"/>
                  <w:szCs w:val="21"/>
                </w:rPr>
                <w:t>Info</w:t>
              </w:r>
            </w:ins>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1350" w:author="Administrator" w:date="2015-12-27T19:44:00Z"/>
                <w:color w:val="000000"/>
                <w:szCs w:val="21"/>
              </w:rPr>
            </w:pPr>
            <w:ins w:id="1351" w:author="Administrator" w:date="2015-12-27T19:44:00Z">
              <w:r>
                <w:rPr>
                  <w:rFonts w:ascii="宋体" w:hAnsi="宋体" w:cs="宋体" w:hint="eastAsia"/>
                  <w:color w:val="000000"/>
                  <w:szCs w:val="21"/>
                </w:rPr>
                <w:t>语法</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1352" w:author="Administrator" w:date="2015-12-27T19:44:00Z"/>
                <w:color w:val="000000"/>
                <w:szCs w:val="21"/>
              </w:rPr>
            </w:pPr>
            <w:ins w:id="1353" w:author="Administrator" w:date="2015-12-27T19:44:00Z">
              <w:r>
                <w:rPr>
                  <w:rFonts w:hint="eastAsia"/>
                  <w:color w:val="000000"/>
                  <w:szCs w:val="21"/>
                </w:rPr>
                <w:t xml:space="preserve">public </w:t>
              </w:r>
            </w:ins>
            <w:ins w:id="1354" w:author="Administrator" w:date="2015-12-27T19:48:00Z">
              <w:r>
                <w:rPr>
                  <w:rFonts w:hint="eastAsia"/>
                  <w:color w:val="000000"/>
                  <w:szCs w:val="21"/>
                </w:rPr>
                <w:t>IntermediateCenter</w:t>
              </w:r>
            </w:ins>
            <w:ins w:id="1355" w:author="Administrator" w:date="2015-12-27T19:44:00Z">
              <w:r>
                <w:rPr>
                  <w:rFonts w:hint="eastAsia"/>
                  <w:color w:val="000000"/>
                  <w:szCs w:val="21"/>
                </w:rPr>
                <w:t>InfoVO get</w:t>
              </w:r>
            </w:ins>
            <w:ins w:id="1356" w:author="Administrator" w:date="2015-12-27T19:48:00Z">
              <w:r>
                <w:rPr>
                  <w:rFonts w:hint="eastAsia"/>
                  <w:color w:val="000000"/>
                  <w:szCs w:val="21"/>
                </w:rPr>
                <w:t>IntermediateCenter</w:t>
              </w:r>
            </w:ins>
            <w:ins w:id="1357" w:author="Administrator" w:date="2015-12-27T19:44:00Z">
              <w:r>
                <w:rPr>
                  <w:rFonts w:hint="eastAsia"/>
                  <w:color w:val="000000"/>
                  <w:szCs w:val="21"/>
                </w:rPr>
                <w:t xml:space="preserve">Info(String </w:t>
              </w:r>
            </w:ins>
            <w:ins w:id="1358" w:author="Administrator" w:date="2015-12-27T19:48:00Z">
              <w:r>
                <w:rPr>
                  <w:rFonts w:hint="eastAsia"/>
                  <w:color w:val="000000"/>
                  <w:szCs w:val="21"/>
                </w:rPr>
                <w:t>intermediateCenter</w:t>
              </w:r>
            </w:ins>
            <w:ins w:id="1359" w:author="Administrator" w:date="2015-12-27T19:44:00Z">
              <w:r>
                <w:rPr>
                  <w:rFonts w:hint="eastAsia"/>
                  <w:color w:val="000000"/>
                  <w:szCs w:val="21"/>
                </w:rPr>
                <w:t>Id);</w:t>
              </w:r>
            </w:ins>
          </w:p>
        </w:tc>
      </w:tr>
      <w:tr w:rsidR="00D960C8">
        <w:trPr>
          <w:ins w:id="1360" w:author="Administrator" w:date="2015-12-27T19:4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rPr>
                <w:ins w:id="1361" w:author="Administrator" w:date="2015-12-27T19:44: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1362" w:author="Administrator" w:date="2015-12-27T19:44:00Z"/>
                <w:color w:val="000000"/>
                <w:szCs w:val="21"/>
              </w:rPr>
            </w:pPr>
            <w:ins w:id="1363" w:author="Administrator" w:date="2015-12-27T19:44:00Z">
              <w:r>
                <w:rPr>
                  <w:rFonts w:ascii="宋体" w:hAnsi="宋体" w:cs="宋体" w:hint="eastAsia"/>
                  <w:color w:val="000000"/>
                  <w:szCs w:val="21"/>
                </w:rPr>
                <w:t>前置条件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1364" w:author="Administrator" w:date="2015-12-27T19:44:00Z"/>
                <w:color w:val="000000"/>
                <w:szCs w:val="21"/>
              </w:rPr>
            </w:pPr>
            <w:ins w:id="1365" w:author="Administrator" w:date="2015-12-27T19:44:00Z">
              <w:r>
                <w:rPr>
                  <w:rFonts w:ascii="宋体" w:hAnsi="宋体" w:cs="宋体" w:hint="eastAsia"/>
                  <w:color w:val="000000"/>
                  <w:szCs w:val="21"/>
                </w:rPr>
                <w:t>启动一个查询</w:t>
              </w:r>
            </w:ins>
            <w:ins w:id="1366" w:author="Administrator" w:date="2015-12-27T19:50:00Z">
              <w:r>
                <w:rPr>
                  <w:rFonts w:ascii="宋体" w:hAnsi="宋体" w:cs="宋体" w:hint="eastAsia"/>
                  <w:color w:val="000000"/>
                  <w:szCs w:val="21"/>
                </w:rPr>
                <w:t>中转中心</w:t>
              </w:r>
            </w:ins>
            <w:ins w:id="1367" w:author="Administrator" w:date="2015-12-27T19:44:00Z">
              <w:r>
                <w:rPr>
                  <w:rFonts w:ascii="宋体" w:hAnsi="宋体" w:cs="宋体" w:hint="eastAsia"/>
                  <w:color w:val="000000"/>
                  <w:szCs w:val="21"/>
                </w:rPr>
                <w:t>信息的回合</w:t>
              </w:r>
            </w:ins>
          </w:p>
        </w:tc>
      </w:tr>
      <w:tr w:rsidR="00D960C8">
        <w:trPr>
          <w:ins w:id="1368" w:author="Administrator" w:date="2015-12-27T19:4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rPr>
                <w:ins w:id="1369" w:author="Administrator" w:date="2015-12-27T19:44: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1370" w:author="Administrator" w:date="2015-12-27T19:44:00Z"/>
                <w:color w:val="000000"/>
                <w:szCs w:val="21"/>
              </w:rPr>
            </w:pPr>
            <w:ins w:id="1371" w:author="Administrator" w:date="2015-12-27T19:44:00Z">
              <w:r>
                <w:rPr>
                  <w:rFonts w:ascii="宋体" w:hAnsi="宋体" w:cs="宋体" w:hint="eastAsia"/>
                  <w:color w:val="000000"/>
                  <w:szCs w:val="21"/>
                </w:rPr>
                <w:t>后置条件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1372" w:author="Administrator" w:date="2015-12-27T19:44:00Z"/>
                <w:color w:val="000000"/>
                <w:szCs w:val="21"/>
              </w:rPr>
            </w:pPr>
            <w:ins w:id="1373" w:author="Administrator" w:date="2015-12-27T19:44:00Z">
              <w:r>
                <w:rPr>
                  <w:rFonts w:ascii="宋体" w:hAnsi="宋体" w:cs="宋体" w:hint="eastAsia"/>
                  <w:color w:val="000000"/>
                  <w:szCs w:val="21"/>
                </w:rPr>
                <w:t>在一个</w:t>
              </w:r>
            </w:ins>
            <w:ins w:id="1374" w:author="Administrator" w:date="2015-12-27T19:50:00Z">
              <w:r>
                <w:rPr>
                  <w:rFonts w:ascii="宋体" w:hAnsi="宋体" w:cs="宋体" w:hint="eastAsia"/>
                  <w:color w:val="000000"/>
                  <w:szCs w:val="21"/>
                </w:rPr>
                <w:t>中转中心</w:t>
              </w:r>
            </w:ins>
            <w:ins w:id="1375" w:author="Administrator" w:date="2015-12-27T19:44:00Z">
              <w:r>
                <w:rPr>
                  <w:rFonts w:ascii="宋体" w:hAnsi="宋体" w:cs="宋体" w:hint="eastAsia"/>
                  <w:color w:val="000000"/>
                  <w:szCs w:val="21"/>
                </w:rPr>
                <w:t>信息查询回合中，显示</w:t>
              </w:r>
            </w:ins>
            <w:ins w:id="1376" w:author="Administrator" w:date="2015-12-27T19:50:00Z">
              <w:r>
                <w:rPr>
                  <w:rFonts w:ascii="宋体" w:hAnsi="宋体" w:cs="宋体" w:hint="eastAsia"/>
                  <w:color w:val="000000"/>
                  <w:szCs w:val="21"/>
                </w:rPr>
                <w:t>中转中心</w:t>
              </w:r>
            </w:ins>
            <w:ins w:id="1377" w:author="Administrator" w:date="2015-12-27T19:44:00Z">
              <w:r>
                <w:rPr>
                  <w:rFonts w:ascii="宋体" w:hAnsi="宋体" w:cs="宋体" w:hint="eastAsia"/>
                  <w:color w:val="000000"/>
                  <w:szCs w:val="21"/>
                </w:rPr>
                <w:t>信息，包括</w:t>
              </w:r>
            </w:ins>
            <w:ins w:id="1378" w:author="Administrator" w:date="2015-12-27T19:50:00Z">
              <w:r>
                <w:rPr>
                  <w:rFonts w:ascii="宋体" w:hAnsi="宋体" w:cs="宋体" w:hint="eastAsia"/>
                  <w:color w:val="000000"/>
                  <w:szCs w:val="21"/>
                </w:rPr>
                <w:t>中转中心</w:t>
              </w:r>
            </w:ins>
            <w:ins w:id="1379" w:author="Administrator" w:date="2015-12-27T19:44:00Z">
              <w:r>
                <w:rPr>
                  <w:rFonts w:ascii="宋体" w:hAnsi="宋体" w:cs="宋体" w:hint="eastAsia"/>
                  <w:color w:val="000000"/>
                  <w:szCs w:val="21"/>
                </w:rPr>
                <w:t>名称，</w:t>
              </w:r>
            </w:ins>
            <w:ins w:id="1380" w:author="Administrator" w:date="2015-12-27T19:50:00Z">
              <w:r>
                <w:rPr>
                  <w:rFonts w:ascii="宋体" w:hAnsi="宋体" w:cs="宋体" w:hint="eastAsia"/>
                  <w:color w:val="000000"/>
                  <w:szCs w:val="21"/>
                </w:rPr>
                <w:t>中转中心</w:t>
              </w:r>
            </w:ins>
            <w:ins w:id="1381" w:author="Administrator" w:date="2015-12-27T19:44:00Z">
              <w:r>
                <w:rPr>
                  <w:rFonts w:ascii="宋体" w:hAnsi="宋体" w:cs="宋体" w:hint="eastAsia"/>
                  <w:color w:val="000000"/>
                  <w:szCs w:val="21"/>
                </w:rPr>
                <w:t>编号</w:t>
              </w:r>
            </w:ins>
          </w:p>
        </w:tc>
      </w:tr>
      <w:tr w:rsidR="00D960C8">
        <w:trPr>
          <w:ins w:id="1382" w:author="Administrator" w:date="2015-12-27T19:44: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ins w:id="1383" w:author="Administrator" w:date="2015-12-27T19:44:00Z"/>
                <w:color w:val="000000"/>
                <w:szCs w:val="21"/>
              </w:rPr>
            </w:pPr>
            <w:ins w:id="1384" w:author="Administrator" w:date="2015-12-27T19:45:00Z">
              <w:r>
                <w:rPr>
                  <w:rFonts w:hint="eastAsia"/>
                  <w:color w:val="000000"/>
                  <w:szCs w:val="21"/>
                </w:rPr>
                <w:t>intermediateCenter</w:t>
              </w:r>
            </w:ins>
            <w:ins w:id="1385" w:author="Administrator" w:date="2015-12-27T19:44:00Z">
              <w:r>
                <w:rPr>
                  <w:rFonts w:hint="eastAsia"/>
                  <w:color w:val="000000"/>
                  <w:szCs w:val="21"/>
                </w:rPr>
                <w:t>bl</w:t>
              </w:r>
              <w:r>
                <w:rPr>
                  <w:rFonts w:eastAsia="Times New Roman"/>
                  <w:color w:val="000000"/>
                  <w:szCs w:val="21"/>
                </w:rPr>
                <w:t>.</w:t>
              </w:r>
              <w:r>
                <w:rPr>
                  <w:rFonts w:hint="eastAsia"/>
                  <w:color w:val="000000"/>
                  <w:szCs w:val="21"/>
                </w:rPr>
                <w:t>getAll</w:t>
              </w:r>
            </w:ins>
            <w:ins w:id="1386" w:author="Administrator" w:date="2015-12-27T19:47:00Z">
              <w:r>
                <w:rPr>
                  <w:rFonts w:hint="eastAsia"/>
                  <w:color w:val="000000"/>
                  <w:szCs w:val="21"/>
                </w:rPr>
                <w:t>IntermediateCenter</w:t>
              </w:r>
            </w:ins>
            <w:ins w:id="1387" w:author="Administrator" w:date="2015-12-27T19:44:00Z">
              <w:r>
                <w:rPr>
                  <w:rFonts w:hint="eastAsia"/>
                  <w:color w:val="000000"/>
                  <w:szCs w:val="21"/>
                </w:rPr>
                <w:t>Info</w:t>
              </w:r>
            </w:ins>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1388" w:author="Administrator" w:date="2015-12-27T19:44:00Z"/>
                <w:color w:val="000000"/>
                <w:szCs w:val="21"/>
              </w:rPr>
            </w:pPr>
            <w:ins w:id="1389" w:author="Administrator" w:date="2015-12-27T19:44:00Z">
              <w:r>
                <w:rPr>
                  <w:rFonts w:ascii="宋体" w:hAnsi="宋体" w:cs="宋体" w:hint="eastAsia"/>
                  <w:color w:val="000000"/>
                  <w:szCs w:val="21"/>
                </w:rPr>
                <w:t>语法</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1390" w:author="Administrator" w:date="2015-12-27T19:44:00Z"/>
                <w:color w:val="000000"/>
                <w:szCs w:val="21"/>
              </w:rPr>
            </w:pPr>
            <w:ins w:id="1391" w:author="Administrator" w:date="2015-12-27T19:44:00Z">
              <w:r>
                <w:rPr>
                  <w:rFonts w:hint="eastAsia"/>
                  <w:color w:val="000000"/>
                  <w:szCs w:val="21"/>
                </w:rPr>
                <w:t>public ArrayList&lt;</w:t>
              </w:r>
            </w:ins>
            <w:ins w:id="1392" w:author="Administrator" w:date="2015-12-27T19:48:00Z">
              <w:r>
                <w:rPr>
                  <w:rFonts w:hint="eastAsia"/>
                  <w:color w:val="000000"/>
                  <w:szCs w:val="21"/>
                </w:rPr>
                <w:t>IntermediateCenter</w:t>
              </w:r>
            </w:ins>
            <w:ins w:id="1393" w:author="Administrator" w:date="2015-12-27T19:44:00Z">
              <w:r>
                <w:rPr>
                  <w:rFonts w:hint="eastAsia"/>
                  <w:color w:val="000000"/>
                  <w:szCs w:val="21"/>
                </w:rPr>
                <w:t>InfoVO&gt; getAll</w:t>
              </w:r>
            </w:ins>
            <w:ins w:id="1394" w:author="Administrator" w:date="2015-12-27T19:48:00Z">
              <w:r>
                <w:rPr>
                  <w:rFonts w:hint="eastAsia"/>
                  <w:color w:val="000000"/>
                  <w:szCs w:val="21"/>
                </w:rPr>
                <w:t>IntermediateCenter</w:t>
              </w:r>
            </w:ins>
            <w:ins w:id="1395" w:author="Administrator" w:date="2015-12-27T19:44:00Z">
              <w:r>
                <w:rPr>
                  <w:rFonts w:hint="eastAsia"/>
                  <w:color w:val="000000"/>
                  <w:szCs w:val="21"/>
                </w:rPr>
                <w:t>Info();</w:t>
              </w:r>
            </w:ins>
          </w:p>
        </w:tc>
      </w:tr>
      <w:tr w:rsidR="00D960C8">
        <w:trPr>
          <w:ins w:id="1396" w:author="Administrator" w:date="2015-12-27T19:4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1397" w:author="Administrator" w:date="2015-12-27T19:44: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1398" w:author="Administrator" w:date="2015-12-27T19:44:00Z"/>
                <w:color w:val="000000"/>
                <w:szCs w:val="21"/>
              </w:rPr>
            </w:pPr>
            <w:ins w:id="1399" w:author="Administrator" w:date="2015-12-27T19:44:00Z">
              <w:r>
                <w:rPr>
                  <w:rFonts w:ascii="宋体" w:hAnsi="宋体" w:cs="宋体" w:hint="eastAsia"/>
                  <w:color w:val="000000"/>
                  <w:szCs w:val="21"/>
                </w:rPr>
                <w:t>前置条件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1400" w:author="Administrator" w:date="2015-12-27T19:44:00Z"/>
                <w:color w:val="000000"/>
                <w:szCs w:val="21"/>
              </w:rPr>
            </w:pPr>
            <w:ins w:id="1401" w:author="Administrator" w:date="2015-12-27T19:44:00Z">
              <w:r>
                <w:rPr>
                  <w:rFonts w:ascii="宋体" w:hAnsi="宋体" w:cs="宋体" w:hint="eastAsia"/>
                  <w:color w:val="000000"/>
                  <w:szCs w:val="21"/>
                </w:rPr>
                <w:t>启动一个得到所有</w:t>
              </w:r>
            </w:ins>
            <w:ins w:id="1402" w:author="Administrator" w:date="2015-12-27T19:50:00Z">
              <w:r>
                <w:rPr>
                  <w:rFonts w:ascii="宋体" w:hAnsi="宋体" w:cs="宋体" w:hint="eastAsia"/>
                  <w:color w:val="000000"/>
                  <w:szCs w:val="21"/>
                </w:rPr>
                <w:t>中转中心</w:t>
              </w:r>
            </w:ins>
            <w:ins w:id="1403" w:author="Administrator" w:date="2015-12-27T19:44:00Z">
              <w:r>
                <w:rPr>
                  <w:rFonts w:ascii="宋体" w:hAnsi="宋体" w:cs="宋体" w:hint="eastAsia"/>
                  <w:color w:val="000000"/>
                  <w:szCs w:val="21"/>
                </w:rPr>
                <w:t>的回合</w:t>
              </w:r>
            </w:ins>
          </w:p>
        </w:tc>
      </w:tr>
      <w:tr w:rsidR="00D960C8">
        <w:trPr>
          <w:ins w:id="1404" w:author="Administrator" w:date="2015-12-27T19:4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1405" w:author="Administrator" w:date="2015-12-27T19:44: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1406" w:author="Administrator" w:date="2015-12-27T19:44:00Z"/>
                <w:color w:val="000000"/>
                <w:szCs w:val="21"/>
              </w:rPr>
            </w:pPr>
            <w:ins w:id="1407" w:author="Administrator" w:date="2015-12-27T19:44:00Z">
              <w:r>
                <w:rPr>
                  <w:rFonts w:ascii="宋体" w:hAnsi="宋体" w:cs="宋体" w:hint="eastAsia"/>
                  <w:color w:val="000000"/>
                  <w:szCs w:val="21"/>
                </w:rPr>
                <w:t>后置条件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pStyle w:val="13"/>
              <w:rPr>
                <w:ins w:id="1408" w:author="Administrator" w:date="2015-12-27T19:44:00Z"/>
                <w:color w:val="000000"/>
              </w:rPr>
            </w:pPr>
            <w:ins w:id="1409" w:author="Administrator" w:date="2015-12-27T19:44:00Z">
              <w:r>
                <w:rPr>
                  <w:rFonts w:ascii="宋体" w:hAnsi="宋体" w:cs="宋体" w:hint="eastAsia"/>
                  <w:color w:val="000000"/>
                </w:rPr>
                <w:t>在一个得到所有</w:t>
              </w:r>
            </w:ins>
            <w:ins w:id="1410" w:author="Administrator" w:date="2015-12-27T19:50:00Z">
              <w:r>
                <w:rPr>
                  <w:rFonts w:ascii="宋体" w:hAnsi="宋体" w:cs="宋体" w:hint="eastAsia"/>
                  <w:color w:val="000000"/>
                </w:rPr>
                <w:t>中转中心</w:t>
              </w:r>
            </w:ins>
            <w:ins w:id="1411" w:author="Administrator" w:date="2015-12-27T19:44:00Z">
              <w:r>
                <w:rPr>
                  <w:rFonts w:ascii="宋体" w:hAnsi="宋体" w:cs="宋体" w:hint="eastAsia"/>
                  <w:color w:val="000000"/>
                </w:rPr>
                <w:t>信息回合中，返回相应</w:t>
              </w:r>
            </w:ins>
            <w:ins w:id="1412" w:author="Administrator" w:date="2015-12-27T19:50:00Z">
              <w:r>
                <w:rPr>
                  <w:rFonts w:ascii="宋体" w:hAnsi="宋体" w:cs="宋体" w:hint="eastAsia"/>
                  <w:color w:val="000000"/>
                </w:rPr>
                <w:t>中转中心</w:t>
              </w:r>
            </w:ins>
            <w:ins w:id="1413" w:author="Administrator" w:date="2015-12-27T19:44:00Z">
              <w:r>
                <w:rPr>
                  <w:rFonts w:ascii="宋体" w:hAnsi="宋体" w:cs="宋体" w:hint="eastAsia"/>
                  <w:color w:val="000000"/>
                </w:rPr>
                <w:t>信息</w:t>
              </w:r>
            </w:ins>
          </w:p>
        </w:tc>
      </w:tr>
      <w:tr w:rsidR="00D960C8">
        <w:trPr>
          <w:ins w:id="1414" w:author="Administrator" w:date="2015-12-27T19:44: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ins w:id="1415" w:author="Administrator" w:date="2015-12-27T19:44:00Z"/>
                <w:color w:val="000000"/>
                <w:szCs w:val="21"/>
              </w:rPr>
            </w:pPr>
            <w:ins w:id="1416" w:author="Administrator" w:date="2015-12-27T19:45:00Z">
              <w:r>
                <w:rPr>
                  <w:rFonts w:hint="eastAsia"/>
                  <w:color w:val="000000"/>
                  <w:szCs w:val="21"/>
                </w:rPr>
                <w:t>intermediateCenter</w:t>
              </w:r>
            </w:ins>
            <w:ins w:id="1417" w:author="Administrator" w:date="2015-12-27T19:44:00Z">
              <w:r>
                <w:rPr>
                  <w:rFonts w:hint="eastAsia"/>
                  <w:color w:val="000000"/>
                  <w:szCs w:val="21"/>
                </w:rPr>
                <w:t>bl</w:t>
              </w:r>
              <w:r>
                <w:rPr>
                  <w:rFonts w:eastAsia="Times New Roman"/>
                  <w:color w:val="000000"/>
                  <w:szCs w:val="21"/>
                </w:rPr>
                <w:t>.</w:t>
              </w:r>
              <w:r>
                <w:rPr>
                  <w:rFonts w:hint="eastAsia"/>
                  <w:color w:val="000000"/>
                  <w:szCs w:val="21"/>
                </w:rPr>
                <w:t>add</w:t>
              </w:r>
            </w:ins>
            <w:ins w:id="1418" w:author="Administrator" w:date="2015-12-27T19:47:00Z">
              <w:r>
                <w:rPr>
                  <w:rFonts w:hint="eastAsia"/>
                  <w:color w:val="000000"/>
                  <w:szCs w:val="21"/>
                </w:rPr>
                <w:t>IntermediateCenter</w:t>
              </w:r>
            </w:ins>
            <w:ins w:id="1419" w:author="Administrator" w:date="2015-12-27T19:44:00Z">
              <w:r>
                <w:rPr>
                  <w:rFonts w:hint="eastAsia"/>
                  <w:color w:val="000000"/>
                  <w:szCs w:val="21"/>
                </w:rPr>
                <w:t>Info</w:t>
              </w:r>
            </w:ins>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1420" w:author="Administrator" w:date="2015-12-27T19:44:00Z"/>
                <w:color w:val="000000"/>
                <w:szCs w:val="21"/>
              </w:rPr>
            </w:pPr>
            <w:ins w:id="1421" w:author="Administrator" w:date="2015-12-27T19:44:00Z">
              <w:r>
                <w:rPr>
                  <w:rFonts w:ascii="宋体" w:hAnsi="宋体" w:cs="宋体" w:hint="eastAsia"/>
                  <w:color w:val="000000"/>
                  <w:szCs w:val="21"/>
                </w:rPr>
                <w:t>语法</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1422" w:author="Administrator" w:date="2015-12-27T19:44:00Z"/>
                <w:color w:val="000000"/>
                <w:szCs w:val="21"/>
              </w:rPr>
            </w:pPr>
            <w:ins w:id="1423" w:author="Administrator" w:date="2015-12-27T19:44:00Z">
              <w:r>
                <w:rPr>
                  <w:rFonts w:hint="eastAsia"/>
                  <w:color w:val="000000"/>
                  <w:szCs w:val="21"/>
                </w:rPr>
                <w:t>public void add</w:t>
              </w:r>
            </w:ins>
            <w:ins w:id="1424" w:author="Administrator" w:date="2015-12-27T19:48:00Z">
              <w:r>
                <w:rPr>
                  <w:rFonts w:hint="eastAsia"/>
                  <w:color w:val="000000"/>
                  <w:szCs w:val="21"/>
                </w:rPr>
                <w:t>IntermediateCenter</w:t>
              </w:r>
            </w:ins>
            <w:ins w:id="1425" w:author="Administrator" w:date="2015-12-27T19:44:00Z">
              <w:r>
                <w:rPr>
                  <w:rFonts w:hint="eastAsia"/>
                  <w:color w:val="000000"/>
                  <w:szCs w:val="21"/>
                </w:rPr>
                <w:t>Info(</w:t>
              </w:r>
            </w:ins>
            <w:ins w:id="1426" w:author="Administrator" w:date="2015-12-27T19:48:00Z">
              <w:r>
                <w:rPr>
                  <w:rFonts w:hint="eastAsia"/>
                  <w:color w:val="000000"/>
                  <w:szCs w:val="21"/>
                </w:rPr>
                <w:t>IntermediateCenter</w:t>
              </w:r>
            </w:ins>
            <w:ins w:id="1427" w:author="Administrator" w:date="2015-12-27T19:44:00Z">
              <w:r>
                <w:rPr>
                  <w:rFonts w:hint="eastAsia"/>
                  <w:color w:val="000000"/>
                  <w:szCs w:val="21"/>
                </w:rPr>
                <w:t xml:space="preserve">InfoVO </w:t>
              </w:r>
            </w:ins>
            <w:ins w:id="1428" w:author="Administrator" w:date="2015-12-27T19:49:00Z">
              <w:r>
                <w:rPr>
                  <w:rFonts w:hint="eastAsia"/>
                  <w:color w:val="000000"/>
                  <w:szCs w:val="21"/>
                </w:rPr>
                <w:t>intermediateCenter</w:t>
              </w:r>
            </w:ins>
            <w:ins w:id="1429" w:author="Administrator" w:date="2015-12-27T19:44:00Z">
              <w:r>
                <w:rPr>
                  <w:rFonts w:hint="eastAsia"/>
                  <w:color w:val="000000"/>
                  <w:szCs w:val="21"/>
                </w:rPr>
                <w:t>);</w:t>
              </w:r>
            </w:ins>
          </w:p>
        </w:tc>
      </w:tr>
      <w:tr w:rsidR="00D960C8">
        <w:trPr>
          <w:ins w:id="1430" w:author="Administrator" w:date="2015-12-27T19:4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1431" w:author="Administrator" w:date="2015-12-27T19:44: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1432" w:author="Administrator" w:date="2015-12-27T19:44:00Z"/>
                <w:color w:val="000000"/>
                <w:szCs w:val="21"/>
              </w:rPr>
            </w:pPr>
            <w:ins w:id="1433" w:author="Administrator" w:date="2015-12-27T19:44:00Z">
              <w:r>
                <w:rPr>
                  <w:rFonts w:ascii="宋体" w:hAnsi="宋体" w:cs="宋体" w:hint="eastAsia"/>
                  <w:color w:val="000000"/>
                  <w:szCs w:val="21"/>
                </w:rPr>
                <w:t>前置条件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1434" w:author="Administrator" w:date="2015-12-27T19:44:00Z"/>
                <w:color w:val="000000"/>
                <w:szCs w:val="21"/>
              </w:rPr>
            </w:pPr>
            <w:ins w:id="1435" w:author="Administrator" w:date="2015-12-27T19:44:00Z">
              <w:r>
                <w:rPr>
                  <w:rFonts w:ascii="宋体" w:hAnsi="宋体" w:cs="宋体" w:hint="eastAsia"/>
                  <w:color w:val="000000"/>
                  <w:szCs w:val="21"/>
                </w:rPr>
                <w:t>启动一个增加</w:t>
              </w:r>
            </w:ins>
            <w:ins w:id="1436" w:author="Administrator" w:date="2015-12-27T19:50:00Z">
              <w:r>
                <w:rPr>
                  <w:rFonts w:ascii="宋体" w:hAnsi="宋体" w:cs="宋体" w:hint="eastAsia"/>
                  <w:color w:val="000000"/>
                  <w:szCs w:val="21"/>
                </w:rPr>
                <w:t>中转中心</w:t>
              </w:r>
            </w:ins>
            <w:ins w:id="1437" w:author="Administrator" w:date="2015-12-27T19:44:00Z">
              <w:r>
                <w:rPr>
                  <w:rFonts w:ascii="宋体" w:hAnsi="宋体" w:cs="宋体" w:hint="eastAsia"/>
                  <w:color w:val="000000"/>
                  <w:szCs w:val="21"/>
                </w:rPr>
                <w:t>的回合</w:t>
              </w:r>
            </w:ins>
          </w:p>
        </w:tc>
      </w:tr>
      <w:tr w:rsidR="00D960C8">
        <w:trPr>
          <w:ins w:id="1438" w:author="Administrator" w:date="2015-12-27T19:4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1439" w:author="Administrator" w:date="2015-12-27T19:44: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1440" w:author="Administrator" w:date="2015-12-27T19:44:00Z"/>
                <w:color w:val="000000"/>
                <w:szCs w:val="21"/>
              </w:rPr>
            </w:pPr>
            <w:ins w:id="1441" w:author="Administrator" w:date="2015-12-27T19:44:00Z">
              <w:r>
                <w:rPr>
                  <w:rFonts w:ascii="宋体" w:hAnsi="宋体" w:cs="宋体" w:hint="eastAsia"/>
                  <w:color w:val="000000"/>
                  <w:szCs w:val="21"/>
                </w:rPr>
                <w:t>后置条件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pStyle w:val="13"/>
              <w:rPr>
                <w:ins w:id="1442" w:author="Administrator" w:date="2015-12-27T19:44:00Z"/>
                <w:color w:val="000000"/>
              </w:rPr>
            </w:pPr>
            <w:ins w:id="1443" w:author="Administrator" w:date="2015-12-27T19:44:00Z">
              <w:r>
                <w:rPr>
                  <w:rFonts w:ascii="宋体" w:hAnsi="宋体" w:cs="宋体" w:hint="eastAsia"/>
                  <w:color w:val="000000"/>
                </w:rPr>
                <w:t>在一个增加</w:t>
              </w:r>
            </w:ins>
            <w:ins w:id="1444" w:author="Administrator" w:date="2015-12-27T19:50:00Z">
              <w:r>
                <w:rPr>
                  <w:rFonts w:ascii="宋体" w:hAnsi="宋体" w:cs="宋体" w:hint="eastAsia"/>
                  <w:color w:val="000000"/>
                </w:rPr>
                <w:t>中转中心</w:t>
              </w:r>
            </w:ins>
            <w:ins w:id="1445" w:author="Administrator" w:date="2015-12-27T19:44:00Z">
              <w:r>
                <w:rPr>
                  <w:rFonts w:ascii="宋体" w:hAnsi="宋体" w:cs="宋体" w:hint="eastAsia"/>
                  <w:color w:val="000000"/>
                </w:rPr>
                <w:t>信息回合中，完成相应</w:t>
              </w:r>
            </w:ins>
            <w:ins w:id="1446" w:author="Administrator" w:date="2015-12-27T19:50:00Z">
              <w:r>
                <w:rPr>
                  <w:rFonts w:ascii="宋体" w:hAnsi="宋体" w:cs="宋体" w:hint="eastAsia"/>
                  <w:color w:val="000000"/>
                </w:rPr>
                <w:t>中转中心</w:t>
              </w:r>
            </w:ins>
            <w:ins w:id="1447" w:author="Administrator" w:date="2015-12-27T19:44:00Z">
              <w:r>
                <w:rPr>
                  <w:rFonts w:ascii="宋体" w:hAnsi="宋体" w:cs="宋体" w:hint="eastAsia"/>
                  <w:color w:val="000000"/>
                </w:rPr>
                <w:t>信息的增加</w:t>
              </w:r>
            </w:ins>
          </w:p>
        </w:tc>
      </w:tr>
      <w:tr w:rsidR="00D960C8">
        <w:trPr>
          <w:ins w:id="1448" w:author="Administrator" w:date="2015-12-27T19:44: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ins w:id="1449" w:author="Administrator" w:date="2015-12-27T19:44:00Z"/>
                <w:color w:val="000000"/>
                <w:szCs w:val="21"/>
              </w:rPr>
            </w:pPr>
            <w:ins w:id="1450" w:author="Administrator" w:date="2015-12-27T19:45:00Z">
              <w:r>
                <w:rPr>
                  <w:rFonts w:hint="eastAsia"/>
                  <w:color w:val="000000"/>
                  <w:szCs w:val="21"/>
                </w:rPr>
                <w:t>intermediateCenter</w:t>
              </w:r>
            </w:ins>
            <w:ins w:id="1451" w:author="Administrator" w:date="2015-12-27T19:44:00Z">
              <w:r>
                <w:rPr>
                  <w:rFonts w:hint="eastAsia"/>
                  <w:color w:val="000000"/>
                  <w:szCs w:val="21"/>
                </w:rPr>
                <w:t>bl</w:t>
              </w:r>
              <w:r>
                <w:rPr>
                  <w:rFonts w:eastAsia="Times New Roman"/>
                  <w:color w:val="000000"/>
                  <w:szCs w:val="21"/>
                </w:rPr>
                <w:t>.</w:t>
              </w:r>
              <w:r>
                <w:rPr>
                  <w:rFonts w:hint="eastAsia"/>
                  <w:color w:val="000000"/>
                  <w:szCs w:val="21"/>
                </w:rPr>
                <w:t>delete</w:t>
              </w:r>
            </w:ins>
            <w:ins w:id="1452" w:author="Administrator" w:date="2015-12-27T19:47:00Z">
              <w:r>
                <w:rPr>
                  <w:rFonts w:hint="eastAsia"/>
                  <w:color w:val="000000"/>
                  <w:szCs w:val="21"/>
                </w:rPr>
                <w:t>IntermediateCenter</w:t>
              </w:r>
            </w:ins>
            <w:ins w:id="1453" w:author="Administrator" w:date="2015-12-27T19:44:00Z">
              <w:r>
                <w:rPr>
                  <w:rFonts w:hint="eastAsia"/>
                  <w:color w:val="000000"/>
                  <w:szCs w:val="21"/>
                </w:rPr>
                <w:t>Info</w:t>
              </w:r>
            </w:ins>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1454" w:author="Administrator" w:date="2015-12-27T19:44:00Z"/>
                <w:color w:val="000000"/>
                <w:szCs w:val="21"/>
              </w:rPr>
            </w:pPr>
            <w:ins w:id="1455" w:author="Administrator" w:date="2015-12-27T19:44:00Z">
              <w:r>
                <w:rPr>
                  <w:rFonts w:ascii="宋体" w:hAnsi="宋体" w:cs="宋体" w:hint="eastAsia"/>
                  <w:color w:val="000000"/>
                  <w:szCs w:val="21"/>
                </w:rPr>
                <w:t>语法</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1456" w:author="Administrator" w:date="2015-12-27T19:44:00Z"/>
                <w:color w:val="000000"/>
                <w:szCs w:val="21"/>
              </w:rPr>
            </w:pPr>
            <w:ins w:id="1457" w:author="Administrator" w:date="2015-12-27T19:44:00Z">
              <w:r>
                <w:rPr>
                  <w:rFonts w:hint="eastAsia"/>
                  <w:color w:val="000000"/>
                  <w:szCs w:val="21"/>
                </w:rPr>
                <w:t>public void delete</w:t>
              </w:r>
            </w:ins>
            <w:ins w:id="1458" w:author="Administrator" w:date="2015-12-27T19:49:00Z">
              <w:r>
                <w:rPr>
                  <w:rFonts w:hint="eastAsia"/>
                  <w:color w:val="000000"/>
                  <w:szCs w:val="21"/>
                </w:rPr>
                <w:t>IntermediateCenter</w:t>
              </w:r>
            </w:ins>
            <w:ins w:id="1459" w:author="Administrator" w:date="2015-12-27T19:44:00Z">
              <w:r>
                <w:rPr>
                  <w:rFonts w:hint="eastAsia"/>
                  <w:color w:val="000000"/>
                  <w:szCs w:val="21"/>
                </w:rPr>
                <w:t xml:space="preserve">Info(String </w:t>
              </w:r>
            </w:ins>
            <w:ins w:id="1460" w:author="Administrator" w:date="2015-12-27T19:49:00Z">
              <w:r>
                <w:rPr>
                  <w:rFonts w:hint="eastAsia"/>
                  <w:color w:val="000000"/>
                  <w:szCs w:val="21"/>
                </w:rPr>
                <w:t>intermediateCenter</w:t>
              </w:r>
            </w:ins>
            <w:ins w:id="1461" w:author="Administrator" w:date="2015-12-27T19:44:00Z">
              <w:r>
                <w:rPr>
                  <w:rFonts w:hint="eastAsia"/>
                  <w:color w:val="000000"/>
                  <w:szCs w:val="21"/>
                </w:rPr>
                <w:t>Id);</w:t>
              </w:r>
            </w:ins>
          </w:p>
        </w:tc>
      </w:tr>
      <w:tr w:rsidR="00D960C8">
        <w:trPr>
          <w:ins w:id="1462" w:author="Administrator" w:date="2015-12-27T19:4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1463" w:author="Administrator" w:date="2015-12-27T19:44: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1464" w:author="Administrator" w:date="2015-12-27T19:44:00Z"/>
                <w:color w:val="000000"/>
                <w:szCs w:val="21"/>
              </w:rPr>
            </w:pPr>
            <w:ins w:id="1465" w:author="Administrator" w:date="2015-12-27T19:44:00Z">
              <w:r>
                <w:rPr>
                  <w:rFonts w:ascii="宋体" w:hAnsi="宋体" w:cs="宋体" w:hint="eastAsia"/>
                  <w:color w:val="000000"/>
                  <w:szCs w:val="21"/>
                </w:rPr>
                <w:t>前置条件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ins w:id="1466" w:author="Administrator" w:date="2015-12-27T19:44:00Z"/>
                <w:color w:val="000000"/>
                <w:szCs w:val="21"/>
              </w:rPr>
            </w:pPr>
            <w:ins w:id="1467" w:author="Administrator" w:date="2015-12-27T19:44:00Z">
              <w:r>
                <w:rPr>
                  <w:rFonts w:ascii="宋体" w:hAnsi="宋体" w:cs="宋体" w:hint="eastAsia"/>
                  <w:color w:val="000000"/>
                  <w:szCs w:val="21"/>
                </w:rPr>
                <w:t>启动一个删除</w:t>
              </w:r>
            </w:ins>
            <w:ins w:id="1468" w:author="Administrator" w:date="2015-12-27T19:50:00Z">
              <w:r>
                <w:rPr>
                  <w:rFonts w:ascii="宋体" w:hAnsi="宋体" w:cs="宋体" w:hint="eastAsia"/>
                  <w:color w:val="000000"/>
                  <w:szCs w:val="21"/>
                </w:rPr>
                <w:t>中转中心</w:t>
              </w:r>
            </w:ins>
            <w:ins w:id="1469" w:author="Administrator" w:date="2015-12-27T19:44:00Z">
              <w:r>
                <w:rPr>
                  <w:rFonts w:ascii="宋体" w:hAnsi="宋体" w:cs="宋体" w:hint="eastAsia"/>
                  <w:color w:val="000000"/>
                  <w:szCs w:val="21"/>
                </w:rPr>
                <w:t>的回合</w:t>
              </w:r>
            </w:ins>
          </w:p>
        </w:tc>
      </w:tr>
      <w:tr w:rsidR="00D960C8">
        <w:trPr>
          <w:ins w:id="1470" w:author="Administrator" w:date="2015-12-27T19:4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left"/>
              <w:rPr>
                <w:ins w:id="1471" w:author="Administrator" w:date="2015-12-27T19:44:00Z"/>
                <w:color w:val="000000"/>
                <w:szCs w:val="21"/>
              </w:rPr>
            </w:pPr>
          </w:p>
        </w:tc>
        <w:tc>
          <w:tcPr>
            <w:tcW w:w="641" w:type="dxa"/>
            <w:tcBorders>
              <w:top w:val="single" w:sz="8" w:space="0" w:color="4F81BD"/>
              <w:left w:val="dotted" w:sz="0" w:space="0" w:color="auto"/>
              <w:bottom w:val="single" w:sz="8" w:space="0" w:color="4F81BD"/>
              <w:right w:val="dotted" w:sz="8" w:space="0" w:color="auto"/>
            </w:tcBorders>
            <w:shd w:val="clear" w:color="auto" w:fill="FFFFFF"/>
          </w:tcPr>
          <w:p w:rsidR="00D960C8" w:rsidRDefault="00F41064">
            <w:pPr>
              <w:rPr>
                <w:ins w:id="1472" w:author="Administrator" w:date="2015-12-27T19:44:00Z"/>
                <w:color w:val="000000"/>
                <w:szCs w:val="21"/>
              </w:rPr>
            </w:pPr>
            <w:ins w:id="1473" w:author="Administrator" w:date="2015-12-27T19:44:00Z">
              <w:r>
                <w:rPr>
                  <w:rFonts w:ascii="宋体" w:hAnsi="宋体" w:cs="宋体" w:hint="eastAsia"/>
                  <w:color w:val="000000"/>
                  <w:szCs w:val="21"/>
                </w:rPr>
                <w:t>后置条件</w:t>
              </w:r>
            </w:ins>
          </w:p>
        </w:tc>
        <w:tc>
          <w:tcPr>
            <w:tcW w:w="488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pStyle w:val="13"/>
              <w:rPr>
                <w:ins w:id="1474" w:author="Administrator" w:date="2015-12-27T19:44:00Z"/>
                <w:color w:val="000000"/>
              </w:rPr>
            </w:pPr>
            <w:ins w:id="1475" w:author="Administrator" w:date="2015-12-27T19:44:00Z">
              <w:r>
                <w:rPr>
                  <w:rFonts w:ascii="宋体" w:hAnsi="宋体" w:cs="宋体" w:hint="eastAsia"/>
                  <w:color w:val="000000"/>
                </w:rPr>
                <w:t>在一个删除</w:t>
              </w:r>
            </w:ins>
            <w:ins w:id="1476" w:author="Administrator" w:date="2015-12-27T19:50:00Z">
              <w:r>
                <w:rPr>
                  <w:rFonts w:ascii="宋体" w:hAnsi="宋体" w:cs="宋体" w:hint="eastAsia"/>
                  <w:color w:val="000000"/>
                </w:rPr>
                <w:t>中转中心</w:t>
              </w:r>
            </w:ins>
            <w:ins w:id="1477" w:author="Administrator" w:date="2015-12-27T19:44:00Z">
              <w:r>
                <w:rPr>
                  <w:rFonts w:ascii="宋体" w:hAnsi="宋体" w:cs="宋体" w:hint="eastAsia"/>
                  <w:color w:val="000000"/>
                </w:rPr>
                <w:t>信息回合中，完成相应</w:t>
              </w:r>
            </w:ins>
            <w:ins w:id="1478" w:author="Administrator" w:date="2015-12-27T19:50:00Z">
              <w:r>
                <w:rPr>
                  <w:rFonts w:ascii="宋体" w:hAnsi="宋体" w:cs="宋体" w:hint="eastAsia"/>
                  <w:color w:val="000000"/>
                </w:rPr>
                <w:t>中转中心</w:t>
              </w:r>
            </w:ins>
            <w:ins w:id="1479" w:author="Administrator" w:date="2015-12-27T19:44:00Z">
              <w:r>
                <w:rPr>
                  <w:rFonts w:ascii="宋体" w:hAnsi="宋体" w:cs="宋体" w:hint="eastAsia"/>
                  <w:color w:val="000000"/>
                </w:rPr>
                <w:t>信息的删除</w:t>
              </w:r>
            </w:ins>
          </w:p>
        </w:tc>
      </w:tr>
      <w:tr w:rsidR="00D960C8">
        <w:trPr>
          <w:ins w:id="1480" w:author="Administrator" w:date="2015-12-27T19:44: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D960C8" w:rsidRDefault="00F41064">
            <w:pPr>
              <w:jc w:val="center"/>
              <w:rPr>
                <w:ins w:id="1481" w:author="Administrator" w:date="2015-12-27T19:44:00Z"/>
                <w:color w:val="FFFFFF"/>
                <w:szCs w:val="21"/>
              </w:rPr>
            </w:pPr>
            <w:ins w:id="1482" w:author="Administrator" w:date="2015-12-27T19:44:00Z">
              <w:r>
                <w:rPr>
                  <w:rFonts w:ascii="宋体" w:hAnsi="宋体" w:cs="宋体" w:hint="eastAsia"/>
                  <w:b/>
                  <w:bCs/>
                  <w:color w:val="FFFFFF"/>
                  <w:szCs w:val="21"/>
                </w:rPr>
                <w:t>需要的服务（需接口）</w:t>
              </w:r>
            </w:ins>
          </w:p>
        </w:tc>
      </w:tr>
      <w:tr w:rsidR="00D960C8">
        <w:trPr>
          <w:ins w:id="1483" w:author="Administrator" w:date="2015-12-27T19:44: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jc w:val="center"/>
              <w:rPr>
                <w:ins w:id="1484" w:author="Administrator" w:date="2015-12-27T19:44:00Z"/>
                <w:color w:val="000000"/>
                <w:szCs w:val="21"/>
              </w:rPr>
            </w:pPr>
            <w:ins w:id="1485" w:author="Administrator" w:date="2015-12-27T19:44:00Z">
              <w:r>
                <w:rPr>
                  <w:rFonts w:ascii="宋体" w:hAnsi="宋体" w:cs="宋体" w:hint="eastAsia"/>
                  <w:color w:val="000000"/>
                  <w:szCs w:val="21"/>
                </w:rPr>
                <w:t>服务名</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jc w:val="center"/>
              <w:rPr>
                <w:ins w:id="1486" w:author="Administrator" w:date="2015-12-27T19:44:00Z"/>
                <w:color w:val="000000"/>
                <w:szCs w:val="21"/>
              </w:rPr>
            </w:pPr>
            <w:ins w:id="1487" w:author="Administrator" w:date="2015-12-27T19:44:00Z">
              <w:r>
                <w:rPr>
                  <w:rFonts w:ascii="宋体" w:hAnsi="宋体" w:cs="宋体" w:hint="eastAsia"/>
                  <w:color w:val="000000"/>
                  <w:szCs w:val="21"/>
                </w:rPr>
                <w:t>服务</w:t>
              </w:r>
            </w:ins>
          </w:p>
        </w:tc>
      </w:tr>
      <w:tr w:rsidR="00D960C8">
        <w:trPr>
          <w:ins w:id="1488" w:author="Administrator" w:date="2015-12-27T19:44: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1489" w:author="Administrator" w:date="2015-12-27T19:44:00Z"/>
                <w:color w:val="000000"/>
                <w:szCs w:val="21"/>
              </w:rPr>
            </w:pPr>
            <w:ins w:id="1490" w:author="Administrator" w:date="2015-12-27T19:46:00Z">
              <w:r>
                <w:rPr>
                  <w:rFonts w:hint="eastAsia"/>
                  <w:color w:val="000000"/>
                  <w:szCs w:val="21"/>
                </w:rPr>
                <w:t>intermediateCenter</w:t>
              </w:r>
            </w:ins>
            <w:ins w:id="1491" w:author="Administrator" w:date="2015-12-27T19:44:00Z">
              <w:r>
                <w:rPr>
                  <w:rFonts w:hint="eastAsia"/>
                  <w:color w:val="000000"/>
                  <w:szCs w:val="21"/>
                </w:rPr>
                <w:t>bl</w:t>
              </w:r>
              <w:r>
                <w:rPr>
                  <w:rFonts w:eastAsia="Times New Roman"/>
                  <w:color w:val="000000"/>
                  <w:szCs w:val="21"/>
                </w:rPr>
                <w:t>DataService.find(</w:t>
              </w:r>
              <w:r>
                <w:rPr>
                  <w:rFonts w:hint="eastAsia"/>
                  <w:color w:val="000000"/>
                  <w:szCs w:val="21"/>
                </w:rPr>
                <w:t xml:space="preserve">string </w:t>
              </w:r>
              <w:r>
                <w:rPr>
                  <w:rFonts w:eastAsia="Times New Roman"/>
                  <w:color w:val="000000"/>
                  <w:szCs w:val="21"/>
                </w:rPr>
                <w:t xml:space="preserve"> id)</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1492" w:author="Administrator" w:date="2015-12-27T19:44:00Z"/>
                <w:color w:val="000000"/>
                <w:szCs w:val="21"/>
              </w:rPr>
            </w:pPr>
            <w:ins w:id="1493" w:author="Administrator" w:date="2015-12-27T19:44:00Z">
              <w:r>
                <w:rPr>
                  <w:rFonts w:ascii="宋体" w:hAnsi="宋体" w:cs="宋体" w:hint="eastAsia"/>
                  <w:color w:val="000000"/>
                  <w:szCs w:val="21"/>
                </w:rPr>
                <w:t>根据</w:t>
              </w:r>
              <w:r>
                <w:rPr>
                  <w:rFonts w:eastAsia="Times New Roman" w:cs="Calibri"/>
                  <w:color w:val="000000"/>
                  <w:szCs w:val="21"/>
                </w:rPr>
                <w:t>ID</w:t>
              </w:r>
              <w:r>
                <w:rPr>
                  <w:rFonts w:ascii="宋体" w:eastAsia="Times New Roman" w:hAnsi="宋体" w:hint="eastAsia"/>
                  <w:color w:val="000000"/>
                  <w:szCs w:val="21"/>
                </w:rPr>
                <w:t>进行</w:t>
              </w:r>
              <w:r>
                <w:rPr>
                  <w:rFonts w:ascii="宋体" w:hAnsi="宋体" w:cs="宋体" w:hint="eastAsia"/>
                  <w:color w:val="000000"/>
                  <w:szCs w:val="21"/>
                </w:rPr>
                <w:t>查找单一持久化对象</w:t>
              </w:r>
            </w:ins>
          </w:p>
        </w:tc>
      </w:tr>
      <w:tr w:rsidR="00D960C8">
        <w:trPr>
          <w:ins w:id="1494" w:author="Administrator" w:date="2015-12-27T19:44: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1495" w:author="Administrator" w:date="2015-12-27T19:44:00Z"/>
                <w:color w:val="000000"/>
                <w:szCs w:val="21"/>
              </w:rPr>
            </w:pPr>
            <w:ins w:id="1496" w:author="Administrator" w:date="2015-12-27T19:46:00Z">
              <w:r>
                <w:rPr>
                  <w:rFonts w:hint="eastAsia"/>
                  <w:color w:val="000000"/>
                  <w:szCs w:val="21"/>
                </w:rPr>
                <w:t>intermediateCenter</w:t>
              </w:r>
            </w:ins>
            <w:ins w:id="1497" w:author="Administrator" w:date="2015-12-27T19:44:00Z">
              <w:r>
                <w:rPr>
                  <w:rFonts w:hint="eastAsia"/>
                  <w:color w:val="000000"/>
                  <w:szCs w:val="21"/>
                </w:rPr>
                <w:t>bl</w:t>
              </w:r>
              <w:r>
                <w:rPr>
                  <w:rFonts w:eastAsia="Times New Roman"/>
                  <w:color w:val="000000"/>
                  <w:szCs w:val="21"/>
                </w:rPr>
                <w:t>DataService.</w:t>
              </w:r>
              <w:r>
                <w:rPr>
                  <w:rFonts w:eastAsia="Times New Roman" w:hint="eastAsia"/>
                  <w:color w:val="000000"/>
                  <w:szCs w:val="21"/>
                </w:rPr>
                <w:t>finds</w:t>
              </w:r>
              <w:r>
                <w:rPr>
                  <w:rFonts w:hint="eastAsia"/>
                  <w:color w:val="000000"/>
                  <w:szCs w:val="21"/>
                </w:rPr>
                <w:t>Driver</w:t>
              </w:r>
              <w:r>
                <w:rPr>
                  <w:rFonts w:eastAsia="Times New Roman" w:hint="eastAsia"/>
                  <w:color w:val="000000"/>
                  <w:szCs w:val="21"/>
                </w:rPr>
                <w:t>PO()</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1498" w:author="Administrator" w:date="2015-12-27T19:44:00Z"/>
                <w:color w:val="000000"/>
                <w:szCs w:val="21"/>
              </w:rPr>
            </w:pPr>
            <w:ins w:id="1499" w:author="Administrator" w:date="2015-12-27T19:44:00Z">
              <w:r>
                <w:rPr>
                  <w:rFonts w:ascii="宋体" w:hAnsi="宋体" w:cs="宋体" w:hint="eastAsia"/>
                  <w:color w:val="000000"/>
                  <w:szCs w:val="21"/>
                </w:rPr>
                <w:t>查找多个持久化对象</w:t>
              </w:r>
            </w:ins>
          </w:p>
        </w:tc>
      </w:tr>
      <w:tr w:rsidR="00D960C8">
        <w:trPr>
          <w:ins w:id="1500" w:author="Administrator" w:date="2015-12-27T19:44: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1501" w:author="Administrator" w:date="2015-12-27T19:44:00Z"/>
                <w:color w:val="000000"/>
                <w:szCs w:val="21"/>
              </w:rPr>
            </w:pPr>
            <w:ins w:id="1502" w:author="Administrator" w:date="2015-12-27T19:47:00Z">
              <w:r>
                <w:rPr>
                  <w:rFonts w:hint="eastAsia"/>
                  <w:color w:val="000000"/>
                  <w:szCs w:val="21"/>
                </w:rPr>
                <w:t>intermediateCenter</w:t>
              </w:r>
            </w:ins>
            <w:ins w:id="1503" w:author="Administrator" w:date="2015-12-27T19:44:00Z">
              <w:r>
                <w:rPr>
                  <w:rFonts w:hint="eastAsia"/>
                  <w:color w:val="000000"/>
                  <w:szCs w:val="21"/>
                </w:rPr>
                <w:t>bl</w:t>
              </w:r>
              <w:r>
                <w:rPr>
                  <w:rFonts w:eastAsia="Times New Roman"/>
                  <w:color w:val="000000"/>
                  <w:szCs w:val="21"/>
                </w:rPr>
                <w:t>DataService.</w:t>
              </w:r>
              <w:r>
                <w:rPr>
                  <w:rFonts w:eastAsia="Times New Roman" w:hint="eastAsia"/>
                  <w:color w:val="000000"/>
                  <w:szCs w:val="21"/>
                </w:rPr>
                <w:t>insert(</w:t>
              </w:r>
              <w:r>
                <w:rPr>
                  <w:rFonts w:hint="eastAsia"/>
                  <w:color w:val="000000"/>
                  <w:szCs w:val="21"/>
                </w:rPr>
                <w:t>Driver</w:t>
              </w:r>
              <w:r>
                <w:rPr>
                  <w:rFonts w:eastAsia="Times New Roman" w:hint="eastAsia"/>
                  <w:color w:val="000000"/>
                  <w:szCs w:val="21"/>
                </w:rPr>
                <w:t xml:space="preserve">PO </w:t>
              </w:r>
              <w:r>
                <w:rPr>
                  <w:rFonts w:hint="eastAsia"/>
                  <w:color w:val="000000"/>
                  <w:szCs w:val="21"/>
                </w:rPr>
                <w:t>d</w:t>
              </w:r>
              <w:r>
                <w:rPr>
                  <w:rFonts w:eastAsia="Times New Roman" w:hint="eastAsia"/>
                  <w:color w:val="000000"/>
                  <w:szCs w:val="21"/>
                </w:rPr>
                <w:t>po)</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1504" w:author="Administrator" w:date="2015-12-27T19:44:00Z"/>
                <w:color w:val="000000"/>
                <w:szCs w:val="21"/>
              </w:rPr>
            </w:pPr>
            <w:ins w:id="1505" w:author="Administrator" w:date="2015-12-27T19:44:00Z">
              <w:r>
                <w:rPr>
                  <w:rFonts w:ascii="宋体" w:hAnsi="宋体" w:cs="宋体" w:hint="eastAsia"/>
                  <w:color w:val="000000"/>
                  <w:szCs w:val="21"/>
                </w:rPr>
                <w:t>插入单一持久化对象</w:t>
              </w:r>
            </w:ins>
          </w:p>
        </w:tc>
      </w:tr>
      <w:tr w:rsidR="00D960C8">
        <w:trPr>
          <w:ins w:id="1506" w:author="Administrator" w:date="2015-12-27T19:44: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1507" w:author="Administrator" w:date="2015-12-27T19:44:00Z"/>
                <w:color w:val="000000"/>
                <w:szCs w:val="21"/>
              </w:rPr>
            </w:pPr>
            <w:ins w:id="1508" w:author="Administrator" w:date="2015-12-27T19:47:00Z">
              <w:r>
                <w:rPr>
                  <w:rFonts w:hint="eastAsia"/>
                  <w:color w:val="000000"/>
                  <w:szCs w:val="21"/>
                </w:rPr>
                <w:t>intermediateCenter</w:t>
              </w:r>
            </w:ins>
            <w:ins w:id="1509" w:author="Administrator" w:date="2015-12-27T19:44:00Z">
              <w:r>
                <w:rPr>
                  <w:rFonts w:hint="eastAsia"/>
                  <w:color w:val="000000"/>
                  <w:szCs w:val="21"/>
                </w:rPr>
                <w:t>bl</w:t>
              </w:r>
              <w:r>
                <w:rPr>
                  <w:rFonts w:eastAsia="Times New Roman"/>
                  <w:color w:val="000000"/>
                  <w:szCs w:val="21"/>
                </w:rPr>
                <w:t>DataServi</w:t>
              </w:r>
              <w:r>
                <w:rPr>
                  <w:rFonts w:eastAsia="Times New Roman"/>
                  <w:color w:val="000000"/>
                  <w:szCs w:val="21"/>
                </w:rPr>
                <w:lastRenderedPageBreak/>
                <w:t>ce.</w:t>
              </w:r>
              <w:r>
                <w:rPr>
                  <w:rFonts w:eastAsia="Times New Roman" w:hint="eastAsia"/>
                  <w:color w:val="000000"/>
                  <w:szCs w:val="21"/>
                </w:rPr>
                <w:t>update(String id,</w:t>
              </w:r>
              <w:r>
                <w:rPr>
                  <w:rFonts w:hint="eastAsia"/>
                  <w:color w:val="000000"/>
                  <w:szCs w:val="21"/>
                </w:rPr>
                <w:t>Driver</w:t>
              </w:r>
              <w:r>
                <w:rPr>
                  <w:rFonts w:eastAsia="Times New Roman" w:hint="eastAsia"/>
                  <w:color w:val="000000"/>
                  <w:szCs w:val="21"/>
                </w:rPr>
                <w:t xml:space="preserve"> </w:t>
              </w:r>
              <w:r>
                <w:rPr>
                  <w:rFonts w:hint="eastAsia"/>
                  <w:color w:val="000000"/>
                  <w:szCs w:val="21"/>
                </w:rPr>
                <w:t>d</w:t>
              </w:r>
              <w:r>
                <w:rPr>
                  <w:rFonts w:eastAsia="Times New Roman" w:hint="eastAsia"/>
                  <w:color w:val="000000"/>
                  <w:szCs w:val="21"/>
                </w:rPr>
                <w:t>po)</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1510" w:author="Administrator" w:date="2015-12-27T19:44:00Z"/>
                <w:color w:val="000000"/>
                <w:szCs w:val="21"/>
              </w:rPr>
            </w:pPr>
            <w:ins w:id="1511" w:author="Administrator" w:date="2015-12-27T19:44:00Z">
              <w:r>
                <w:rPr>
                  <w:rFonts w:ascii="宋体" w:hAnsi="宋体" w:cs="宋体" w:hint="eastAsia"/>
                  <w:color w:val="000000"/>
                  <w:szCs w:val="21"/>
                </w:rPr>
                <w:lastRenderedPageBreak/>
                <w:t>更新单一持久化对象</w:t>
              </w:r>
            </w:ins>
          </w:p>
        </w:tc>
      </w:tr>
      <w:tr w:rsidR="00D960C8">
        <w:trPr>
          <w:ins w:id="1512" w:author="Administrator" w:date="2015-12-27T19:44: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D960C8" w:rsidRDefault="00F41064">
            <w:pPr>
              <w:rPr>
                <w:ins w:id="1513" w:author="Administrator" w:date="2015-12-27T19:44:00Z"/>
                <w:color w:val="000000"/>
                <w:szCs w:val="21"/>
              </w:rPr>
            </w:pPr>
            <w:ins w:id="1514" w:author="Administrator" w:date="2015-12-27T19:47:00Z">
              <w:r>
                <w:rPr>
                  <w:rFonts w:hint="eastAsia"/>
                  <w:color w:val="000000"/>
                  <w:szCs w:val="21"/>
                </w:rPr>
                <w:lastRenderedPageBreak/>
                <w:t>intermediateCenter</w:t>
              </w:r>
            </w:ins>
            <w:ins w:id="1515" w:author="Administrator" w:date="2015-12-27T19:44:00Z">
              <w:r>
                <w:rPr>
                  <w:rFonts w:hint="eastAsia"/>
                  <w:color w:val="000000"/>
                  <w:szCs w:val="21"/>
                </w:rPr>
                <w:t>bl</w:t>
              </w:r>
              <w:r>
                <w:rPr>
                  <w:rFonts w:eastAsia="Times New Roman"/>
                  <w:color w:val="000000"/>
                  <w:szCs w:val="21"/>
                </w:rPr>
                <w:t>DataService.</w:t>
              </w:r>
              <w:r>
                <w:rPr>
                  <w:rFonts w:eastAsia="Times New Roman" w:hint="eastAsia"/>
                  <w:color w:val="000000"/>
                  <w:szCs w:val="21"/>
                </w:rPr>
                <w:t>delete</w:t>
              </w:r>
              <w:r>
                <w:rPr>
                  <w:rFonts w:hint="eastAsia"/>
                  <w:color w:val="000000"/>
                  <w:szCs w:val="21"/>
                </w:rPr>
                <w:t>drive</w:t>
              </w:r>
              <w:r>
                <w:rPr>
                  <w:rFonts w:eastAsia="Times New Roman" w:hint="eastAsia"/>
                  <w:color w:val="000000"/>
                  <w:szCs w:val="21"/>
                </w:rPr>
                <w:t>PO(String id)</w:t>
              </w:r>
            </w:ins>
          </w:p>
        </w:tc>
        <w:tc>
          <w:tcPr>
            <w:tcW w:w="5529" w:type="dxa"/>
            <w:gridSpan w:val="2"/>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1516" w:author="Administrator" w:date="2015-12-27T19:44:00Z"/>
                <w:color w:val="000000"/>
                <w:szCs w:val="21"/>
              </w:rPr>
            </w:pPr>
            <w:ins w:id="1517" w:author="Administrator" w:date="2015-12-27T19:44:00Z">
              <w:r>
                <w:rPr>
                  <w:rFonts w:ascii="宋体" w:hAnsi="宋体" w:cs="宋体" w:hint="eastAsia"/>
                  <w:color w:val="000000"/>
                  <w:szCs w:val="21"/>
                </w:rPr>
                <w:t>删除单一持久化对象</w:t>
              </w:r>
            </w:ins>
          </w:p>
        </w:tc>
      </w:tr>
    </w:tbl>
    <w:p w:rsidR="00D960C8" w:rsidRDefault="00D960C8">
      <w:pPr>
        <w:rPr>
          <w:ins w:id="1518" w:author="曹姝玥" w:date="2015-12-31T21:08:00Z"/>
        </w:rPr>
      </w:pPr>
    </w:p>
    <w:p w:rsidR="00652F3A" w:rsidRDefault="00652F3A">
      <w:pPr>
        <w:rPr>
          <w:ins w:id="1519" w:author="曹姝玥" w:date="2015-12-31T21:08:00Z"/>
        </w:rPr>
      </w:pPr>
    </w:p>
    <w:p w:rsidR="00652F3A" w:rsidRDefault="00652F3A">
      <w:pPr>
        <w:rPr>
          <w:ins w:id="1520" w:author="曹姝玥" w:date="2015-12-31T21:08:00Z"/>
        </w:rPr>
      </w:pPr>
    </w:p>
    <w:p w:rsidR="00652F3A" w:rsidRDefault="00652F3A">
      <w:pPr>
        <w:rPr>
          <w:ins w:id="1521" w:author="曹姝玥" w:date="2015-12-31T21:08:00Z"/>
        </w:rPr>
      </w:pPr>
    </w:p>
    <w:p w:rsidR="00652F3A" w:rsidRDefault="00652F3A" w:rsidP="00652F3A">
      <w:pPr>
        <w:pStyle w:val="a3"/>
        <w:jc w:val="center"/>
        <w:rPr>
          <w:ins w:id="1522" w:author="曹姝玥" w:date="2015-12-31T21:09:00Z"/>
          <w:rFonts w:ascii="宋体" w:eastAsia="宋体" w:hAnsi="宋体"/>
          <w:b/>
          <w:bCs/>
          <w:sz w:val="22"/>
          <w:szCs w:val="22"/>
        </w:rPr>
      </w:pPr>
      <w:ins w:id="1523" w:author="曹姝玥" w:date="2015-12-31T21:08:00Z">
        <w:r>
          <w:rPr>
            <w:rFonts w:ascii="宋体" w:eastAsia="宋体" w:hAnsi="宋体" w:hint="eastAsia"/>
            <w:b/>
            <w:bCs/>
            <w:sz w:val="22"/>
            <w:szCs w:val="22"/>
          </w:rPr>
          <w:t>表21 LogIn</w:t>
        </w:r>
        <w:r>
          <w:rPr>
            <w:rFonts w:eastAsia="宋体" w:cs="Cambria"/>
            <w:b/>
            <w:bCs/>
          </w:rPr>
          <w:t>bl</w:t>
        </w:r>
        <w:r>
          <w:rPr>
            <w:rFonts w:ascii="宋体" w:eastAsia="宋体" w:hAnsi="宋体" w:hint="eastAsia"/>
            <w:b/>
            <w:bCs/>
            <w:sz w:val="22"/>
            <w:szCs w:val="22"/>
          </w:rPr>
          <w:t>模块的接口规范</w:t>
        </w:r>
      </w:ins>
    </w:p>
    <w:tbl>
      <w:tblPr>
        <w:tblStyle w:val="a8"/>
        <w:tblW w:w="8472" w:type="dxa"/>
        <w:tblLayout w:type="fixed"/>
        <w:tblLook w:val="04A0"/>
      </w:tblPr>
      <w:tblGrid>
        <w:gridCol w:w="2943"/>
        <w:gridCol w:w="641"/>
        <w:gridCol w:w="4888"/>
      </w:tblGrid>
      <w:tr w:rsidR="00652F3A" w:rsidTr="002B61B7">
        <w:trPr>
          <w:ins w:id="1524" w:author="曹姝玥" w:date="2015-12-31T21:10: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652F3A" w:rsidRDefault="00652F3A" w:rsidP="002B61B7">
            <w:pPr>
              <w:jc w:val="center"/>
              <w:rPr>
                <w:ins w:id="1525" w:author="曹姝玥" w:date="2015-12-31T21:10:00Z"/>
                <w:color w:val="FFFFFF"/>
              </w:rPr>
            </w:pPr>
            <w:ins w:id="1526" w:author="曹姝玥" w:date="2015-12-31T21:10:00Z">
              <w:r>
                <w:rPr>
                  <w:rFonts w:hint="eastAsia"/>
                  <w:b/>
                  <w:color w:val="FFFFFF"/>
                </w:rPr>
                <w:t>提供的服务（供接口）</w:t>
              </w:r>
            </w:ins>
          </w:p>
        </w:tc>
      </w:tr>
      <w:tr w:rsidR="00652F3A" w:rsidTr="002B61B7">
        <w:trPr>
          <w:ins w:id="1527" w:author="曹姝玥" w:date="2015-12-31T21:10: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52F3A" w:rsidRDefault="00652F3A" w:rsidP="002B61B7">
            <w:pPr>
              <w:rPr>
                <w:ins w:id="1528" w:author="曹姝玥" w:date="2015-12-31T21:10:00Z"/>
                <w:color w:val="000000"/>
              </w:rPr>
            </w:pPr>
            <w:ins w:id="1529" w:author="曹姝玥" w:date="2015-12-31T21:10:00Z">
              <w:r>
                <w:rPr>
                  <w:rFonts w:cs="Calibri" w:hint="eastAsia"/>
                  <w:color w:val="000000"/>
                  <w:sz w:val="22"/>
                </w:rPr>
                <w:t>LogIn</w:t>
              </w:r>
              <w:r>
                <w:rPr>
                  <w:rFonts w:cs="Calibri"/>
                  <w:color w:val="000000"/>
                </w:rPr>
                <w:t>.</w:t>
              </w:r>
              <w:r>
                <w:t xml:space="preserve"> </w:t>
              </w:r>
              <w:r w:rsidRPr="00947EC0">
                <w:rPr>
                  <w:rFonts w:cs="Calibri"/>
                  <w:color w:val="000000"/>
                </w:rPr>
                <w:t>logIn</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652F3A" w:rsidRDefault="00652F3A" w:rsidP="002B61B7">
            <w:pPr>
              <w:rPr>
                <w:ins w:id="1530" w:author="曹姝玥" w:date="2015-12-31T21:10:00Z"/>
                <w:color w:val="000000"/>
              </w:rPr>
            </w:pPr>
            <w:ins w:id="1531" w:author="曹姝玥" w:date="2015-12-31T21:10: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652F3A" w:rsidRDefault="00652F3A" w:rsidP="002B61B7">
            <w:pPr>
              <w:rPr>
                <w:ins w:id="1532" w:author="曹姝玥" w:date="2015-12-31T21:10:00Z"/>
                <w:color w:val="000000"/>
              </w:rPr>
            </w:pPr>
            <w:ins w:id="1533" w:author="曹姝玥" w:date="2015-12-31T21:10:00Z">
              <w:r w:rsidRPr="00947EC0">
                <w:rPr>
                  <w:color w:val="000000"/>
                </w:rPr>
                <w:t>public ResultMessage logIn(long UserId, String password)</w:t>
              </w:r>
            </w:ins>
          </w:p>
        </w:tc>
      </w:tr>
      <w:tr w:rsidR="00652F3A" w:rsidTr="002B61B7">
        <w:trPr>
          <w:ins w:id="1534" w:author="曹姝玥" w:date="2015-12-31T21:10: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52F3A" w:rsidRDefault="00652F3A" w:rsidP="002B61B7">
            <w:pPr>
              <w:rPr>
                <w:ins w:id="1535" w:author="曹姝玥" w:date="2015-12-31T21:10: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652F3A" w:rsidRDefault="00652F3A" w:rsidP="002B61B7">
            <w:pPr>
              <w:rPr>
                <w:ins w:id="1536" w:author="曹姝玥" w:date="2015-12-31T21:10:00Z"/>
                <w:color w:val="000000"/>
              </w:rPr>
            </w:pPr>
            <w:ins w:id="1537" w:author="曹姝玥" w:date="2015-12-31T21:10: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652F3A" w:rsidRDefault="00652F3A" w:rsidP="002B61B7">
            <w:pPr>
              <w:rPr>
                <w:ins w:id="1538" w:author="曹姝玥" w:date="2015-12-31T21:10:00Z"/>
                <w:color w:val="000000"/>
              </w:rPr>
            </w:pPr>
            <w:ins w:id="1539" w:author="曹姝玥" w:date="2015-12-31T21:10:00Z">
              <w:r>
                <w:rPr>
                  <w:rFonts w:hint="eastAsia"/>
                  <w:color w:val="000000"/>
                </w:rPr>
                <w:t>用户打开系统</w:t>
              </w:r>
            </w:ins>
          </w:p>
        </w:tc>
      </w:tr>
      <w:tr w:rsidR="00652F3A" w:rsidTr="002B61B7">
        <w:trPr>
          <w:ins w:id="1540" w:author="曹姝玥" w:date="2015-12-31T21:10: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52F3A" w:rsidRDefault="00652F3A" w:rsidP="002B61B7">
            <w:pPr>
              <w:rPr>
                <w:ins w:id="1541" w:author="曹姝玥" w:date="2015-12-31T21:10: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652F3A" w:rsidRDefault="00652F3A" w:rsidP="002B61B7">
            <w:pPr>
              <w:rPr>
                <w:ins w:id="1542" w:author="曹姝玥" w:date="2015-12-31T21:10:00Z"/>
                <w:color w:val="000000"/>
              </w:rPr>
            </w:pPr>
            <w:ins w:id="1543" w:author="曹姝玥" w:date="2015-12-31T21:10: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652F3A" w:rsidRDefault="00652F3A" w:rsidP="002B61B7">
            <w:pPr>
              <w:rPr>
                <w:ins w:id="1544" w:author="曹姝玥" w:date="2015-12-31T21:10:00Z"/>
                <w:color w:val="000000"/>
              </w:rPr>
            </w:pPr>
            <w:ins w:id="1545" w:author="曹姝玥" w:date="2015-12-31T21:10:00Z">
              <w:r>
                <w:rPr>
                  <w:rFonts w:hint="eastAsia"/>
                  <w:color w:val="000000"/>
                </w:rPr>
                <w:t>登录</w:t>
              </w:r>
            </w:ins>
          </w:p>
        </w:tc>
      </w:tr>
      <w:tr w:rsidR="00652F3A" w:rsidTr="002B61B7">
        <w:trPr>
          <w:ins w:id="1546" w:author="曹姝玥" w:date="2015-12-31T21:10: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52F3A" w:rsidRDefault="00652F3A" w:rsidP="002B61B7">
            <w:pPr>
              <w:rPr>
                <w:ins w:id="1547" w:author="曹姝玥" w:date="2015-12-31T21:10:00Z"/>
                <w:color w:val="000000"/>
              </w:rPr>
            </w:pPr>
            <w:ins w:id="1548" w:author="曹姝玥" w:date="2015-12-31T21:10:00Z">
              <w:r>
                <w:rPr>
                  <w:rFonts w:cs="Calibri" w:hint="eastAsia"/>
                  <w:color w:val="000000"/>
                  <w:sz w:val="22"/>
                </w:rPr>
                <w:t>LogIn.</w:t>
              </w:r>
              <w:r>
                <w:t xml:space="preserve"> </w:t>
              </w:r>
              <w:r w:rsidRPr="00947EC0">
                <w:rPr>
                  <w:rFonts w:cs="Calibri"/>
                  <w:color w:val="000000"/>
                  <w:sz w:val="22"/>
                </w:rPr>
                <w:t>getCurrentUser</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652F3A" w:rsidRDefault="00652F3A" w:rsidP="002B61B7">
            <w:pPr>
              <w:rPr>
                <w:ins w:id="1549" w:author="曹姝玥" w:date="2015-12-31T21:10:00Z"/>
                <w:color w:val="000000"/>
              </w:rPr>
            </w:pPr>
            <w:ins w:id="1550" w:author="曹姝玥" w:date="2015-12-31T21:10: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652F3A" w:rsidRDefault="00652F3A" w:rsidP="002B61B7">
            <w:pPr>
              <w:rPr>
                <w:ins w:id="1551" w:author="曹姝玥" w:date="2015-12-31T21:10:00Z"/>
                <w:color w:val="000000"/>
              </w:rPr>
            </w:pPr>
            <w:ins w:id="1552" w:author="曹姝玥" w:date="2015-12-31T21:10:00Z">
              <w:r w:rsidRPr="00947EC0">
                <w:rPr>
                  <w:color w:val="000000"/>
                </w:rPr>
                <w:t>public UserVO getCurrentUser()</w:t>
              </w:r>
            </w:ins>
          </w:p>
        </w:tc>
      </w:tr>
      <w:tr w:rsidR="00652F3A" w:rsidTr="002B61B7">
        <w:trPr>
          <w:ins w:id="1553" w:author="曹姝玥" w:date="2015-12-31T21:10: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52F3A" w:rsidRDefault="00652F3A" w:rsidP="002B61B7">
            <w:pPr>
              <w:rPr>
                <w:ins w:id="1554" w:author="曹姝玥" w:date="2015-12-31T21:10: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652F3A" w:rsidRDefault="00652F3A" w:rsidP="002B61B7">
            <w:pPr>
              <w:rPr>
                <w:ins w:id="1555" w:author="曹姝玥" w:date="2015-12-31T21:10:00Z"/>
                <w:color w:val="000000"/>
              </w:rPr>
            </w:pPr>
            <w:ins w:id="1556" w:author="曹姝玥" w:date="2015-12-31T21:10: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652F3A" w:rsidRDefault="00652F3A" w:rsidP="002B61B7">
            <w:pPr>
              <w:rPr>
                <w:ins w:id="1557" w:author="曹姝玥" w:date="2015-12-31T21:10:00Z"/>
                <w:color w:val="000000"/>
              </w:rPr>
            </w:pPr>
            <w:ins w:id="1558" w:author="曹姝玥" w:date="2015-12-31T21:10:00Z">
              <w:r>
                <w:rPr>
                  <w:rFonts w:hint="eastAsia"/>
                  <w:color w:val="000000"/>
                </w:rPr>
                <w:t>登陆成功</w:t>
              </w:r>
            </w:ins>
          </w:p>
        </w:tc>
      </w:tr>
      <w:tr w:rsidR="00652F3A" w:rsidTr="002B61B7">
        <w:trPr>
          <w:ins w:id="1559" w:author="曹姝玥" w:date="2015-12-31T21:10: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52F3A" w:rsidRDefault="00652F3A" w:rsidP="002B61B7">
            <w:pPr>
              <w:rPr>
                <w:ins w:id="1560" w:author="曹姝玥" w:date="2015-12-31T21:10: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652F3A" w:rsidRDefault="00652F3A" w:rsidP="002B61B7">
            <w:pPr>
              <w:rPr>
                <w:ins w:id="1561" w:author="曹姝玥" w:date="2015-12-31T21:10:00Z"/>
                <w:color w:val="000000"/>
              </w:rPr>
            </w:pPr>
            <w:ins w:id="1562" w:author="曹姝玥" w:date="2015-12-31T21:10: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652F3A" w:rsidRDefault="00652F3A" w:rsidP="002B61B7">
            <w:pPr>
              <w:rPr>
                <w:ins w:id="1563" w:author="曹姝玥" w:date="2015-12-31T21:10:00Z"/>
                <w:color w:val="000000"/>
              </w:rPr>
            </w:pPr>
            <w:ins w:id="1564" w:author="曹姝玥" w:date="2015-12-31T21:10:00Z">
              <w:r>
                <w:rPr>
                  <w:rFonts w:hint="eastAsia"/>
                  <w:color w:val="000000"/>
                </w:rPr>
                <w:t>获得当前登陆者信息</w:t>
              </w:r>
            </w:ins>
          </w:p>
        </w:tc>
      </w:tr>
    </w:tbl>
    <w:tbl>
      <w:tblPr>
        <w:tblStyle w:val="15"/>
        <w:tblpPr w:leftFromText="180" w:rightFromText="180" w:horzAnchor="margin" w:tblpY="480"/>
        <w:tblW w:w="8472" w:type="dxa"/>
        <w:tblLayout w:type="fixed"/>
        <w:tblLook w:val="04A0"/>
      </w:tblPr>
      <w:tblGrid>
        <w:gridCol w:w="2943"/>
        <w:gridCol w:w="5529"/>
      </w:tblGrid>
      <w:tr w:rsidR="00652F3A" w:rsidTr="002B61B7">
        <w:trPr>
          <w:ins w:id="1565" w:author="曹姝玥" w:date="2015-12-31T21:10:00Z"/>
        </w:trPr>
        <w:tc>
          <w:tcPr>
            <w:tcW w:w="8472" w:type="dxa"/>
            <w:gridSpan w:val="2"/>
            <w:tcBorders>
              <w:top w:val="single" w:sz="8" w:space="0" w:color="4F81BD"/>
              <w:left w:val="single" w:sz="8" w:space="0" w:color="4F81BD"/>
              <w:bottom w:val="single" w:sz="8" w:space="0" w:color="4F81BD"/>
              <w:right w:val="dotted" w:sz="4" w:space="0" w:color="auto"/>
            </w:tcBorders>
            <w:shd w:val="clear" w:color="auto" w:fill="4F81BD"/>
          </w:tcPr>
          <w:p w:rsidR="00652F3A" w:rsidRDefault="00652F3A" w:rsidP="002B61B7">
            <w:pPr>
              <w:jc w:val="center"/>
              <w:rPr>
                <w:ins w:id="1566" w:author="曹姝玥" w:date="2015-12-31T21:10:00Z"/>
                <w:color w:val="FFFFFF"/>
              </w:rPr>
            </w:pPr>
            <w:ins w:id="1567" w:author="曹姝玥" w:date="2015-12-31T21:10:00Z">
              <w:r>
                <w:rPr>
                  <w:rFonts w:hint="eastAsia"/>
                  <w:b/>
                  <w:color w:val="FFFFFF"/>
                </w:rPr>
                <w:t>需要的服务（需接口）</w:t>
              </w:r>
            </w:ins>
          </w:p>
        </w:tc>
      </w:tr>
      <w:tr w:rsidR="00652F3A" w:rsidTr="002B61B7">
        <w:trPr>
          <w:ins w:id="1568" w:author="曹姝玥" w:date="2015-12-31T21:10: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652F3A" w:rsidRDefault="00652F3A" w:rsidP="002B61B7">
            <w:pPr>
              <w:rPr>
                <w:ins w:id="1569" w:author="曹姝玥" w:date="2015-12-31T21:10:00Z"/>
                <w:color w:val="000000"/>
              </w:rPr>
            </w:pPr>
            <w:ins w:id="1570" w:author="曹姝玥" w:date="2015-12-31T21:10:00Z">
              <w:r>
                <w:rPr>
                  <w:rFonts w:hint="eastAsia"/>
                  <w:color w:val="000000"/>
                </w:rPr>
                <w:t>服务名</w:t>
              </w:r>
            </w:ins>
          </w:p>
        </w:tc>
        <w:tc>
          <w:tcPr>
            <w:tcW w:w="5529" w:type="dxa"/>
            <w:tcBorders>
              <w:top w:val="single" w:sz="8" w:space="0" w:color="4F81BD"/>
              <w:left w:val="dotted" w:sz="4" w:space="0" w:color="auto"/>
              <w:bottom w:val="single" w:sz="8" w:space="0" w:color="4F81BD"/>
              <w:right w:val="single" w:sz="8" w:space="0" w:color="4F81BD"/>
            </w:tcBorders>
            <w:shd w:val="clear" w:color="auto" w:fill="FFFFFF"/>
          </w:tcPr>
          <w:p w:rsidR="00652F3A" w:rsidRDefault="00652F3A" w:rsidP="002B61B7">
            <w:pPr>
              <w:rPr>
                <w:ins w:id="1571" w:author="曹姝玥" w:date="2015-12-31T21:10:00Z"/>
                <w:color w:val="000000"/>
              </w:rPr>
            </w:pPr>
            <w:ins w:id="1572" w:author="曹姝玥" w:date="2015-12-31T21:10:00Z">
              <w:r>
                <w:rPr>
                  <w:rFonts w:hint="eastAsia"/>
                  <w:color w:val="000000"/>
                </w:rPr>
                <w:t>服务</w:t>
              </w:r>
            </w:ins>
          </w:p>
        </w:tc>
      </w:tr>
      <w:tr w:rsidR="00652F3A" w:rsidTr="002B61B7">
        <w:trPr>
          <w:ins w:id="1573" w:author="曹姝玥" w:date="2015-12-31T21:10: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652F3A" w:rsidRDefault="00652F3A" w:rsidP="002B61B7">
            <w:pPr>
              <w:rPr>
                <w:ins w:id="1574" w:author="曹姝玥" w:date="2015-12-31T21:10:00Z"/>
                <w:color w:val="000000"/>
              </w:rPr>
            </w:pPr>
            <w:ins w:id="1575" w:author="曹姝玥" w:date="2015-12-31T21:10:00Z">
              <w:r>
                <w:rPr>
                  <w:rFonts w:hint="eastAsia"/>
                  <w:color w:val="000000"/>
                </w:rPr>
                <w:t>User</w:t>
              </w:r>
              <w:r>
                <w:rPr>
                  <w:color w:val="000000"/>
                </w:rPr>
                <w:t>DataService.find</w:t>
              </w:r>
              <w:r>
                <w:rPr>
                  <w:rFonts w:hint="eastAsia"/>
                  <w:color w:val="000000"/>
                </w:rPr>
                <w:t xml:space="preserve"> </w:t>
              </w:r>
              <w:r>
                <w:rPr>
                  <w:color w:val="000000"/>
                </w:rPr>
                <w:t>(</w:t>
              </w:r>
              <w:r>
                <w:rPr>
                  <w:rFonts w:hint="eastAsia"/>
                  <w:color w:val="000000"/>
                </w:rPr>
                <w:t>long</w:t>
              </w:r>
              <w:r>
                <w:rPr>
                  <w:color w:val="000000"/>
                </w:rPr>
                <w:t xml:space="preserve"> </w:t>
              </w:r>
              <w:r>
                <w:rPr>
                  <w:rFonts w:hint="eastAsia"/>
                  <w:color w:val="000000"/>
                </w:rPr>
                <w:t>UserI</w:t>
              </w:r>
              <w:r>
                <w:rPr>
                  <w:color w:val="000000"/>
                </w:rPr>
                <w:t>d)</w:t>
              </w:r>
            </w:ins>
          </w:p>
        </w:tc>
        <w:tc>
          <w:tcPr>
            <w:tcW w:w="5529" w:type="dxa"/>
            <w:tcBorders>
              <w:top w:val="single" w:sz="8" w:space="0" w:color="4F81BD"/>
              <w:left w:val="dotted" w:sz="4" w:space="0" w:color="auto"/>
              <w:bottom w:val="single" w:sz="8" w:space="0" w:color="4F81BD"/>
              <w:right w:val="single" w:sz="8" w:space="0" w:color="4F81BD"/>
            </w:tcBorders>
            <w:shd w:val="clear" w:color="auto" w:fill="FFFFFF"/>
          </w:tcPr>
          <w:p w:rsidR="00652F3A" w:rsidRDefault="00652F3A" w:rsidP="002B61B7">
            <w:pPr>
              <w:rPr>
                <w:ins w:id="1576" w:author="曹姝玥" w:date="2015-12-31T21:10:00Z"/>
                <w:color w:val="000000"/>
              </w:rPr>
            </w:pPr>
            <w:ins w:id="1577" w:author="曹姝玥" w:date="2015-12-31T21:10:00Z">
              <w:r>
                <w:rPr>
                  <w:rFonts w:hint="eastAsia"/>
                  <w:color w:val="000000"/>
                </w:rPr>
                <w:t>根据</w:t>
              </w:r>
              <w:r>
                <w:rPr>
                  <w:rFonts w:hint="eastAsia"/>
                  <w:color w:val="000000"/>
                </w:rPr>
                <w:t>ID</w:t>
              </w:r>
              <w:r>
                <w:rPr>
                  <w:rFonts w:hint="eastAsia"/>
                  <w:color w:val="000000"/>
                </w:rPr>
                <w:t>进行</w:t>
              </w:r>
              <w:r>
                <w:rPr>
                  <w:color w:val="000000"/>
                </w:rPr>
                <w:t>查找单一持久化对象</w:t>
              </w:r>
            </w:ins>
          </w:p>
        </w:tc>
      </w:tr>
      <w:tr w:rsidR="00652F3A" w:rsidTr="002B61B7">
        <w:trPr>
          <w:ins w:id="1578" w:author="曹姝玥" w:date="2015-12-31T21:10: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652F3A" w:rsidRDefault="00652F3A" w:rsidP="002B61B7">
            <w:pPr>
              <w:rPr>
                <w:ins w:id="1579" w:author="曹姝玥" w:date="2015-12-31T21:10:00Z"/>
                <w:color w:val="000000"/>
              </w:rPr>
            </w:pPr>
            <w:ins w:id="1580" w:author="曹姝玥" w:date="2015-12-31T21:10:00Z">
              <w:r>
                <w:rPr>
                  <w:rFonts w:hint="eastAsia"/>
                  <w:color w:val="000000"/>
                </w:rPr>
                <w:t>User</w:t>
              </w:r>
              <w:r>
                <w:rPr>
                  <w:color w:val="000000"/>
                </w:rPr>
                <w:t>DataService. update (String</w:t>
              </w:r>
              <w:r>
                <w:rPr>
                  <w:rFonts w:hint="eastAsia"/>
                  <w:color w:val="000000"/>
                </w:rPr>
                <w:t xml:space="preserve">  </w:t>
              </w:r>
              <w:r>
                <w:rPr>
                  <w:color w:val="000000"/>
                </w:rPr>
                <w:t>password)</w:t>
              </w:r>
            </w:ins>
          </w:p>
        </w:tc>
        <w:tc>
          <w:tcPr>
            <w:tcW w:w="5529" w:type="dxa"/>
            <w:tcBorders>
              <w:top w:val="single" w:sz="8" w:space="0" w:color="4F81BD"/>
              <w:left w:val="dotted" w:sz="4" w:space="0" w:color="auto"/>
              <w:bottom w:val="single" w:sz="8" w:space="0" w:color="4F81BD"/>
              <w:right w:val="single" w:sz="8" w:space="0" w:color="4F81BD"/>
            </w:tcBorders>
            <w:shd w:val="clear" w:color="auto" w:fill="FFFFFF"/>
          </w:tcPr>
          <w:p w:rsidR="00652F3A" w:rsidRDefault="00652F3A" w:rsidP="002B61B7">
            <w:pPr>
              <w:rPr>
                <w:ins w:id="1581" w:author="曹姝玥" w:date="2015-12-31T21:10:00Z"/>
                <w:color w:val="000000"/>
              </w:rPr>
            </w:pPr>
            <w:ins w:id="1582" w:author="曹姝玥" w:date="2015-12-31T21:10:00Z">
              <w:r>
                <w:rPr>
                  <w:rFonts w:hint="eastAsia"/>
                  <w:color w:val="000000"/>
                </w:rPr>
                <w:t>更新</w:t>
              </w:r>
              <w:r>
                <w:rPr>
                  <w:color w:val="000000"/>
                </w:rPr>
                <w:t>单一持久化对象</w:t>
              </w:r>
            </w:ins>
          </w:p>
        </w:tc>
      </w:tr>
      <w:tr w:rsidR="00652F3A" w:rsidTr="002B61B7">
        <w:trPr>
          <w:ins w:id="1583" w:author="曹姝玥" w:date="2015-12-31T21:10:00Z"/>
        </w:trPr>
        <w:tc>
          <w:tcPr>
            <w:tcW w:w="2943" w:type="dxa"/>
          </w:tcPr>
          <w:p w:rsidR="00652F3A" w:rsidRDefault="00652F3A" w:rsidP="002B61B7">
            <w:pPr>
              <w:rPr>
                <w:ins w:id="1584" w:author="曹姝玥" w:date="2015-12-31T21:10:00Z"/>
                <w:color w:val="000000"/>
              </w:rPr>
            </w:pPr>
            <w:ins w:id="1585" w:author="曹姝玥" w:date="2015-12-31T21:10:00Z">
              <w:r>
                <w:rPr>
                  <w:rFonts w:hint="eastAsia"/>
                  <w:color w:val="000000"/>
                </w:rPr>
                <w:t>User</w:t>
              </w:r>
              <w:r>
                <w:rPr>
                  <w:color w:val="000000"/>
                </w:rPr>
                <w:t>DataService.</w:t>
              </w:r>
              <w:r>
                <w:t xml:space="preserve"> </w:t>
              </w:r>
              <w:r>
                <w:rPr>
                  <w:color w:val="000000"/>
                </w:rPr>
                <w:lastRenderedPageBreak/>
                <w:t>InitialInsert(ArrayList&lt;UserPO&gt; User)</w:t>
              </w:r>
            </w:ins>
          </w:p>
        </w:tc>
        <w:tc>
          <w:tcPr>
            <w:tcW w:w="5529" w:type="dxa"/>
          </w:tcPr>
          <w:p w:rsidR="00652F3A" w:rsidRDefault="00652F3A" w:rsidP="002B61B7">
            <w:pPr>
              <w:rPr>
                <w:ins w:id="1586" w:author="曹姝玥" w:date="2015-12-31T21:10:00Z"/>
                <w:color w:val="000000"/>
              </w:rPr>
            </w:pPr>
            <w:ins w:id="1587" w:author="曹姝玥" w:date="2015-12-31T21:10:00Z">
              <w:r>
                <w:rPr>
                  <w:rFonts w:hint="eastAsia"/>
                  <w:color w:val="000000"/>
                </w:rPr>
                <w:lastRenderedPageBreak/>
                <w:t>期初建账时初始化</w:t>
              </w:r>
            </w:ins>
          </w:p>
        </w:tc>
      </w:tr>
      <w:tr w:rsidR="00652F3A" w:rsidTr="002B61B7">
        <w:trPr>
          <w:ins w:id="1588" w:author="曹姝玥" w:date="2015-12-31T21:10:00Z"/>
        </w:trPr>
        <w:tc>
          <w:tcPr>
            <w:tcW w:w="2943" w:type="dxa"/>
          </w:tcPr>
          <w:p w:rsidR="00652F3A" w:rsidRDefault="00652F3A" w:rsidP="002B61B7">
            <w:pPr>
              <w:rPr>
                <w:ins w:id="1589" w:author="曹姝玥" w:date="2015-12-31T21:10:00Z"/>
                <w:color w:val="000000"/>
              </w:rPr>
            </w:pPr>
            <w:ins w:id="1590" w:author="曹姝玥" w:date="2015-12-31T21:10:00Z">
              <w:r>
                <w:rPr>
                  <w:rFonts w:hint="eastAsia"/>
                  <w:color w:val="000000"/>
                </w:rPr>
                <w:lastRenderedPageBreak/>
                <w:t>User</w:t>
              </w:r>
              <w:r>
                <w:rPr>
                  <w:color w:val="000000"/>
                </w:rPr>
                <w:t>DataService. I</w:t>
              </w:r>
              <w:r>
                <w:rPr>
                  <w:rFonts w:hint="eastAsia"/>
                  <w:color w:val="000000"/>
                </w:rPr>
                <w:t>nsert(UserPO po)</w:t>
              </w:r>
            </w:ins>
          </w:p>
        </w:tc>
        <w:tc>
          <w:tcPr>
            <w:tcW w:w="5529" w:type="dxa"/>
          </w:tcPr>
          <w:p w:rsidR="00652F3A" w:rsidRDefault="00652F3A" w:rsidP="002B61B7">
            <w:pPr>
              <w:rPr>
                <w:ins w:id="1591" w:author="曹姝玥" w:date="2015-12-31T21:10:00Z"/>
                <w:color w:val="000000"/>
              </w:rPr>
            </w:pPr>
            <w:ins w:id="1592" w:author="曹姝玥" w:date="2015-12-31T21:10:00Z">
              <w:r>
                <w:rPr>
                  <w:rFonts w:hint="eastAsia"/>
                  <w:color w:val="000000"/>
                </w:rPr>
                <w:t>增加</w:t>
              </w:r>
              <w:r>
                <w:rPr>
                  <w:color w:val="000000"/>
                </w:rPr>
                <w:t>单一持久化对象</w:t>
              </w:r>
            </w:ins>
          </w:p>
        </w:tc>
      </w:tr>
      <w:tr w:rsidR="00652F3A" w:rsidTr="002B61B7">
        <w:trPr>
          <w:ins w:id="1593" w:author="曹姝玥" w:date="2015-12-31T21:10:00Z"/>
        </w:trPr>
        <w:tc>
          <w:tcPr>
            <w:tcW w:w="2943" w:type="dxa"/>
          </w:tcPr>
          <w:p w:rsidR="00652F3A" w:rsidRDefault="00652F3A" w:rsidP="002B61B7">
            <w:pPr>
              <w:rPr>
                <w:ins w:id="1594" w:author="曹姝玥" w:date="2015-12-31T21:10:00Z"/>
                <w:color w:val="000000"/>
              </w:rPr>
            </w:pPr>
            <w:ins w:id="1595" w:author="曹姝玥" w:date="2015-12-31T21:10:00Z">
              <w:r>
                <w:rPr>
                  <w:rFonts w:hint="eastAsia"/>
                  <w:color w:val="000000"/>
                </w:rPr>
                <w:t>User</w:t>
              </w:r>
              <w:r>
                <w:rPr>
                  <w:color w:val="000000"/>
                </w:rPr>
                <w:t>DataService.</w:t>
              </w:r>
              <w:r>
                <w:t xml:space="preserve"> </w:t>
              </w:r>
              <w:r>
                <w:rPr>
                  <w:rFonts w:hint="eastAsia"/>
                  <w:color w:val="000000"/>
                </w:rPr>
                <w:t>delete(UserPO po)</w:t>
              </w:r>
            </w:ins>
          </w:p>
        </w:tc>
        <w:tc>
          <w:tcPr>
            <w:tcW w:w="5529" w:type="dxa"/>
          </w:tcPr>
          <w:p w:rsidR="00652F3A" w:rsidRDefault="00652F3A" w:rsidP="002B61B7">
            <w:pPr>
              <w:rPr>
                <w:ins w:id="1596" w:author="曹姝玥" w:date="2015-12-31T21:10:00Z"/>
                <w:color w:val="000000"/>
              </w:rPr>
            </w:pPr>
            <w:ins w:id="1597" w:author="曹姝玥" w:date="2015-12-31T21:10:00Z">
              <w:r>
                <w:rPr>
                  <w:rFonts w:hint="eastAsia"/>
                  <w:color w:val="000000"/>
                </w:rPr>
                <w:t>删除单一持久化对象</w:t>
              </w:r>
            </w:ins>
          </w:p>
        </w:tc>
      </w:tr>
      <w:tr w:rsidR="00652F3A" w:rsidTr="002B61B7">
        <w:trPr>
          <w:ins w:id="1598" w:author="曹姝玥" w:date="2015-12-31T21:10:00Z"/>
        </w:trPr>
        <w:tc>
          <w:tcPr>
            <w:tcW w:w="2943" w:type="dxa"/>
          </w:tcPr>
          <w:p w:rsidR="00652F3A" w:rsidRDefault="00652F3A" w:rsidP="002B61B7">
            <w:pPr>
              <w:rPr>
                <w:ins w:id="1599" w:author="曹姝玥" w:date="2015-12-31T21:10:00Z"/>
                <w:color w:val="000000"/>
              </w:rPr>
            </w:pPr>
            <w:ins w:id="1600" w:author="曹姝玥" w:date="2015-12-31T21:10:00Z">
              <w:r>
                <w:rPr>
                  <w:rFonts w:hint="eastAsia"/>
                  <w:color w:val="000000"/>
                </w:rPr>
                <w:t>User</w:t>
              </w:r>
              <w:r>
                <w:rPr>
                  <w:color w:val="000000"/>
                </w:rPr>
                <w:t>DataService.</w:t>
              </w:r>
              <w:r>
                <w:rPr>
                  <w:rFonts w:hint="eastAsia"/>
                  <w:color w:val="000000"/>
                </w:rPr>
                <w:t>finds()</w:t>
              </w:r>
            </w:ins>
          </w:p>
        </w:tc>
        <w:tc>
          <w:tcPr>
            <w:tcW w:w="5529" w:type="dxa"/>
          </w:tcPr>
          <w:p w:rsidR="00652F3A" w:rsidRDefault="00652F3A" w:rsidP="002B61B7">
            <w:pPr>
              <w:rPr>
                <w:ins w:id="1601" w:author="曹姝玥" w:date="2015-12-31T21:10:00Z"/>
                <w:color w:val="000000"/>
              </w:rPr>
            </w:pPr>
            <w:ins w:id="1602" w:author="曹姝玥" w:date="2015-12-31T21:10:00Z">
              <w:r>
                <w:rPr>
                  <w:rFonts w:hint="eastAsia"/>
                  <w:color w:val="000000"/>
                </w:rPr>
                <w:t>获得所有</w:t>
              </w:r>
              <w:r>
                <w:rPr>
                  <w:color w:val="000000"/>
                </w:rPr>
                <w:t>持久化对象</w:t>
              </w:r>
            </w:ins>
          </w:p>
        </w:tc>
      </w:tr>
      <w:tr w:rsidR="00652F3A" w:rsidTr="002B61B7">
        <w:trPr>
          <w:ins w:id="1603" w:author="曹姝玥" w:date="2015-12-31T21:10:00Z"/>
        </w:trPr>
        <w:tc>
          <w:tcPr>
            <w:tcW w:w="2943" w:type="dxa"/>
          </w:tcPr>
          <w:p w:rsidR="00652F3A" w:rsidRDefault="00652F3A" w:rsidP="002B61B7">
            <w:pPr>
              <w:rPr>
                <w:ins w:id="1604" w:author="曹姝玥" w:date="2015-12-31T21:10:00Z"/>
                <w:color w:val="000000"/>
              </w:rPr>
            </w:pPr>
            <w:ins w:id="1605" w:author="曹姝玥" w:date="2015-12-31T21:10:00Z">
              <w:r>
                <w:rPr>
                  <w:rFonts w:hint="eastAsia"/>
                  <w:color w:val="000000"/>
                </w:rPr>
                <w:t>User</w:t>
              </w:r>
              <w:r>
                <w:rPr>
                  <w:color w:val="000000"/>
                </w:rPr>
                <w:t>DataService.</w:t>
              </w:r>
              <w:r>
                <w:rPr>
                  <w:rFonts w:hint="eastAsia"/>
                  <w:color w:val="000000"/>
                </w:rPr>
                <w:t>finish()</w:t>
              </w:r>
            </w:ins>
          </w:p>
        </w:tc>
        <w:tc>
          <w:tcPr>
            <w:tcW w:w="5529" w:type="dxa"/>
          </w:tcPr>
          <w:p w:rsidR="00652F3A" w:rsidRDefault="00652F3A" w:rsidP="002B61B7">
            <w:pPr>
              <w:rPr>
                <w:ins w:id="1606" w:author="曹姝玥" w:date="2015-12-31T21:10:00Z"/>
                <w:color w:val="000000"/>
              </w:rPr>
            </w:pPr>
            <w:ins w:id="1607" w:author="曹姝玥" w:date="2015-12-31T21:10:00Z">
              <w:r>
                <w:rPr>
                  <w:rFonts w:hint="eastAsia"/>
                  <w:color w:val="000000"/>
                </w:rPr>
                <w:t>结束操作</w:t>
              </w:r>
            </w:ins>
          </w:p>
        </w:tc>
      </w:tr>
    </w:tbl>
    <w:p w:rsidR="00403BAA" w:rsidRDefault="00403BAA" w:rsidP="00403BAA">
      <w:pPr>
        <w:rPr>
          <w:ins w:id="1608" w:author="曹姝玥" w:date="2015-12-31T21:09:00Z"/>
        </w:rPr>
        <w:pPrChange w:id="1609" w:author="曹姝玥" w:date="2015-12-31T21:09:00Z">
          <w:pPr>
            <w:pStyle w:val="a3"/>
            <w:jc w:val="center"/>
          </w:pPr>
        </w:pPrChange>
      </w:pPr>
    </w:p>
    <w:p w:rsidR="00135ACF" w:rsidRDefault="00135ACF" w:rsidP="00135ACF">
      <w:pPr>
        <w:pStyle w:val="a3"/>
        <w:jc w:val="center"/>
        <w:rPr>
          <w:ins w:id="1610" w:author="曹姝玥" w:date="2016-01-02T23:51:00Z"/>
          <w:rFonts w:ascii="宋体" w:eastAsia="宋体" w:hAnsi="宋体"/>
          <w:b/>
          <w:bCs/>
          <w:sz w:val="22"/>
          <w:szCs w:val="22"/>
        </w:rPr>
      </w:pPr>
      <w:ins w:id="1611" w:author="曹姝玥" w:date="2016-01-02T23:51:00Z">
        <w:r>
          <w:rPr>
            <w:rFonts w:ascii="宋体" w:eastAsia="宋体" w:hAnsi="宋体" w:hint="eastAsia"/>
            <w:b/>
            <w:bCs/>
            <w:sz w:val="22"/>
            <w:szCs w:val="22"/>
          </w:rPr>
          <w:t>表22 positi</w:t>
        </w:r>
        <w:r>
          <w:rPr>
            <w:rFonts w:eastAsia="宋体" w:cs="Cambria"/>
            <w:b/>
            <w:bCs/>
          </w:rPr>
          <w:t>bl</w:t>
        </w:r>
        <w:r>
          <w:rPr>
            <w:rFonts w:ascii="宋体" w:eastAsia="宋体" w:hAnsi="宋体" w:hint="eastAsia"/>
            <w:b/>
            <w:bCs/>
            <w:sz w:val="22"/>
            <w:szCs w:val="22"/>
          </w:rPr>
          <w:t>模块的接口规范</w:t>
        </w:r>
      </w:ins>
    </w:p>
    <w:tbl>
      <w:tblPr>
        <w:tblStyle w:val="a8"/>
        <w:tblW w:w="8472" w:type="dxa"/>
        <w:tblLayout w:type="fixed"/>
        <w:tblLook w:val="04A0"/>
      </w:tblPr>
      <w:tblGrid>
        <w:gridCol w:w="2943"/>
        <w:gridCol w:w="641"/>
        <w:gridCol w:w="4888"/>
      </w:tblGrid>
      <w:tr w:rsidR="00C61FEA" w:rsidTr="00C61FEA">
        <w:trPr>
          <w:ins w:id="1612" w:author="曹姝玥" w:date="2016-01-03T08:31: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C61FEA" w:rsidRDefault="00C61FEA" w:rsidP="00C61FEA">
            <w:pPr>
              <w:jc w:val="center"/>
              <w:rPr>
                <w:ins w:id="1613" w:author="曹姝玥" w:date="2016-01-03T08:31:00Z"/>
                <w:color w:val="FFFFFF"/>
              </w:rPr>
            </w:pPr>
            <w:ins w:id="1614" w:author="曹姝玥" w:date="2016-01-03T08:31:00Z">
              <w:r>
                <w:rPr>
                  <w:rFonts w:hint="eastAsia"/>
                  <w:b/>
                  <w:color w:val="FFFFFF"/>
                </w:rPr>
                <w:t>提供的服务（供接口）</w:t>
              </w:r>
            </w:ins>
          </w:p>
        </w:tc>
      </w:tr>
      <w:tr w:rsidR="00C61FEA" w:rsidTr="00C61FEA">
        <w:trPr>
          <w:trHeight w:val="105"/>
          <w:ins w:id="1615" w:author="曹姝玥" w:date="2016-01-03T08:31:00Z"/>
        </w:trPr>
        <w:tc>
          <w:tcPr>
            <w:tcW w:w="2943" w:type="dxa"/>
            <w:vMerge w:val="restart"/>
            <w:tcBorders>
              <w:top w:val="single" w:sz="8" w:space="0" w:color="4F81BD"/>
              <w:left w:val="single" w:sz="8" w:space="0" w:color="4F81BD"/>
              <w:right w:val="dotted" w:sz="4" w:space="0" w:color="auto"/>
            </w:tcBorders>
            <w:shd w:val="clear" w:color="auto" w:fill="FFFFFF"/>
          </w:tcPr>
          <w:p w:rsidR="00C61FEA" w:rsidRDefault="00C61FEA" w:rsidP="00C61FEA">
            <w:pPr>
              <w:rPr>
                <w:ins w:id="1616" w:author="曹姝玥" w:date="2016-01-03T08:31:00Z"/>
                <w:color w:val="000000"/>
              </w:rPr>
            </w:pPr>
            <w:ins w:id="1617" w:author="曹姝玥" w:date="2016-01-03T08:32:00Z">
              <w:r>
                <w:rPr>
                  <w:rFonts w:hint="eastAsia"/>
                  <w:color w:val="000000"/>
                </w:rPr>
                <w:t>Position.</w:t>
              </w:r>
              <w:r>
                <w:t xml:space="preserve"> </w:t>
              </w:r>
              <w:r w:rsidRPr="00C61FEA">
                <w:rPr>
                  <w:color w:val="000000"/>
                </w:rPr>
                <w:t>changeAuthority</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C61FEA" w:rsidRDefault="00C61FEA" w:rsidP="00C61FEA">
            <w:pPr>
              <w:rPr>
                <w:ins w:id="1618" w:author="曹姝玥" w:date="2016-01-03T08:31:00Z"/>
                <w:color w:val="000000"/>
              </w:rPr>
            </w:pPr>
            <w:ins w:id="1619" w:author="曹姝玥" w:date="2016-01-03T08:31: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1620" w:author="曹姝玥" w:date="2016-01-03T08:31:00Z"/>
                <w:color w:val="000000"/>
              </w:rPr>
            </w:pPr>
            <w:ins w:id="1621" w:author="曹姝玥" w:date="2016-01-03T08:32:00Z">
              <w:r w:rsidRPr="00C61FEA">
                <w:rPr>
                  <w:color w:val="000000"/>
                </w:rPr>
                <w:t>public boolean changeAuthority(AuthorityVO authorityVO)</w:t>
              </w:r>
            </w:ins>
          </w:p>
        </w:tc>
      </w:tr>
      <w:tr w:rsidR="00C61FEA" w:rsidTr="00C61FEA">
        <w:trPr>
          <w:trHeight w:val="105"/>
          <w:ins w:id="1622" w:author="曹姝玥" w:date="2016-01-03T08:31:00Z"/>
        </w:trPr>
        <w:tc>
          <w:tcPr>
            <w:tcW w:w="2943" w:type="dxa"/>
            <w:vMerge/>
            <w:tcBorders>
              <w:left w:val="single" w:sz="8" w:space="0" w:color="4F81BD"/>
              <w:right w:val="dotted" w:sz="4" w:space="0" w:color="auto"/>
            </w:tcBorders>
            <w:shd w:val="clear" w:color="auto" w:fill="FFFFFF"/>
          </w:tcPr>
          <w:p w:rsidR="00C61FEA" w:rsidRDefault="00C61FEA" w:rsidP="00C61FEA">
            <w:pPr>
              <w:rPr>
                <w:ins w:id="1623" w:author="曹姝玥" w:date="2016-01-03T08:31: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C61FEA" w:rsidRDefault="00C61FEA" w:rsidP="00C61FEA">
            <w:pPr>
              <w:rPr>
                <w:ins w:id="1624" w:author="曹姝玥" w:date="2016-01-03T08:31:00Z"/>
                <w:color w:val="000000"/>
              </w:rPr>
            </w:pPr>
            <w:ins w:id="1625" w:author="曹姝玥" w:date="2016-01-03T08:31: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1626" w:author="曹姝玥" w:date="2016-01-03T08:31:00Z"/>
                <w:color w:val="000000"/>
              </w:rPr>
            </w:pPr>
            <w:ins w:id="1627" w:author="曹姝玥" w:date="2016-01-03T08:33:00Z">
              <w:r>
                <w:rPr>
                  <w:rFonts w:hint="eastAsia"/>
                  <w:color w:val="000000"/>
                </w:rPr>
                <w:t>管理员启动</w:t>
              </w:r>
              <w:r w:rsidR="00A60B13">
                <w:rPr>
                  <w:rFonts w:hint="eastAsia"/>
                  <w:color w:val="000000"/>
                </w:rPr>
                <w:t>员工账号管理</w:t>
              </w:r>
            </w:ins>
          </w:p>
        </w:tc>
      </w:tr>
      <w:tr w:rsidR="00C61FEA" w:rsidTr="00C61FEA">
        <w:trPr>
          <w:trHeight w:val="105"/>
          <w:ins w:id="1628" w:author="曹姝玥" w:date="2016-01-03T08:31:00Z"/>
        </w:trPr>
        <w:tc>
          <w:tcPr>
            <w:tcW w:w="2943" w:type="dxa"/>
            <w:vMerge/>
            <w:tcBorders>
              <w:left w:val="single" w:sz="8" w:space="0" w:color="4F81BD"/>
              <w:bottom w:val="single" w:sz="8" w:space="0" w:color="4F81BD"/>
              <w:right w:val="dotted" w:sz="4" w:space="0" w:color="auto"/>
            </w:tcBorders>
            <w:shd w:val="clear" w:color="auto" w:fill="FFFFFF"/>
          </w:tcPr>
          <w:p w:rsidR="00C61FEA" w:rsidRDefault="00C61FEA" w:rsidP="00C61FEA">
            <w:pPr>
              <w:rPr>
                <w:ins w:id="1629" w:author="曹姝玥" w:date="2016-01-03T08:31: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C61FEA" w:rsidRDefault="00C61FEA" w:rsidP="00C61FEA">
            <w:pPr>
              <w:rPr>
                <w:ins w:id="1630" w:author="曹姝玥" w:date="2016-01-03T08:31:00Z"/>
                <w:color w:val="000000"/>
              </w:rPr>
            </w:pPr>
            <w:ins w:id="1631" w:author="曹姝玥" w:date="2016-01-03T08:31: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1632" w:author="曹姝玥" w:date="2016-01-03T08:31:00Z"/>
                <w:color w:val="000000"/>
              </w:rPr>
            </w:pPr>
            <w:ins w:id="1633" w:author="曹姝玥" w:date="2016-01-03T08:31:00Z">
              <w:r>
                <w:rPr>
                  <w:rFonts w:hint="eastAsia"/>
                  <w:color w:val="000000"/>
                </w:rPr>
                <w:t>在一次</w:t>
              </w:r>
            </w:ins>
            <w:ins w:id="1634" w:author="曹姝玥" w:date="2016-01-03T08:33:00Z">
              <w:r w:rsidR="00A60B13">
                <w:rPr>
                  <w:rFonts w:hint="eastAsia"/>
                  <w:color w:val="000000"/>
                </w:rPr>
                <w:t>员工账号管理中修改职位的权限</w:t>
              </w:r>
            </w:ins>
          </w:p>
        </w:tc>
      </w:tr>
      <w:tr w:rsidR="00C61FEA" w:rsidTr="00C61FEA">
        <w:trPr>
          <w:trHeight w:val="105"/>
          <w:ins w:id="1635" w:author="曹姝玥" w:date="2016-01-03T08:31:00Z"/>
        </w:trPr>
        <w:tc>
          <w:tcPr>
            <w:tcW w:w="2943" w:type="dxa"/>
            <w:vMerge w:val="restart"/>
            <w:tcBorders>
              <w:top w:val="single" w:sz="8" w:space="0" w:color="4F81BD"/>
              <w:left w:val="single" w:sz="8" w:space="0" w:color="4F81BD"/>
              <w:right w:val="dotted" w:sz="4" w:space="0" w:color="auto"/>
            </w:tcBorders>
            <w:shd w:val="clear" w:color="auto" w:fill="FFFFFF"/>
          </w:tcPr>
          <w:p w:rsidR="00C61FEA" w:rsidRDefault="00C61FEA" w:rsidP="00C61FEA">
            <w:pPr>
              <w:rPr>
                <w:ins w:id="1636" w:author="曹姝玥" w:date="2016-01-03T08:31:00Z"/>
                <w:color w:val="000000"/>
              </w:rPr>
            </w:pPr>
            <w:ins w:id="1637" w:author="曹姝玥" w:date="2016-01-03T08:31:00Z">
              <w:r>
                <w:rPr>
                  <w:rFonts w:hint="eastAsia"/>
                  <w:color w:val="000000"/>
                </w:rPr>
                <w:t>Position.</w:t>
              </w:r>
              <w:r>
                <w:t xml:space="preserve"> </w:t>
              </w:r>
              <w:r>
                <w:rPr>
                  <w:color w:val="000000"/>
                </w:rPr>
                <w:t>initialAuthority</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C61FEA" w:rsidRDefault="00C61FEA" w:rsidP="00C61FEA">
            <w:pPr>
              <w:rPr>
                <w:ins w:id="1638" w:author="曹姝玥" w:date="2016-01-03T08:31:00Z"/>
                <w:color w:val="000000"/>
              </w:rPr>
            </w:pPr>
            <w:ins w:id="1639" w:author="曹姝玥" w:date="2016-01-03T08:31: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1640" w:author="曹姝玥" w:date="2016-01-03T08:31:00Z"/>
                <w:color w:val="000000"/>
              </w:rPr>
            </w:pPr>
            <w:ins w:id="1641" w:author="曹姝玥" w:date="2016-01-03T08:31:00Z">
              <w:r>
                <w:rPr>
                  <w:rFonts w:hint="eastAsia"/>
                  <w:color w:val="000000"/>
                </w:rPr>
                <w:t xml:space="preserve">Public </w:t>
              </w:r>
              <w:r>
                <w:rPr>
                  <w:color w:val="000000"/>
                </w:rPr>
                <w:t>ArrayList&lt;Integer&gt; initialAuthority(StaffInfoVO staff)</w:t>
              </w:r>
            </w:ins>
          </w:p>
        </w:tc>
      </w:tr>
      <w:tr w:rsidR="00C61FEA" w:rsidTr="00C61FEA">
        <w:trPr>
          <w:trHeight w:val="105"/>
          <w:ins w:id="1642" w:author="曹姝玥" w:date="2016-01-03T08:31:00Z"/>
        </w:trPr>
        <w:tc>
          <w:tcPr>
            <w:tcW w:w="2943" w:type="dxa"/>
            <w:vMerge/>
            <w:tcBorders>
              <w:left w:val="single" w:sz="8" w:space="0" w:color="4F81BD"/>
              <w:right w:val="dotted" w:sz="4" w:space="0" w:color="auto"/>
            </w:tcBorders>
            <w:shd w:val="clear" w:color="auto" w:fill="FFFFFF"/>
          </w:tcPr>
          <w:p w:rsidR="00C61FEA" w:rsidRDefault="00C61FEA" w:rsidP="00C61FEA">
            <w:pPr>
              <w:rPr>
                <w:ins w:id="1643" w:author="曹姝玥" w:date="2016-01-03T08:31: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C61FEA" w:rsidRDefault="00C61FEA" w:rsidP="00C61FEA">
            <w:pPr>
              <w:rPr>
                <w:ins w:id="1644" w:author="曹姝玥" w:date="2016-01-03T08:31:00Z"/>
                <w:color w:val="000000"/>
              </w:rPr>
            </w:pPr>
            <w:ins w:id="1645" w:author="曹姝玥" w:date="2016-01-03T08:31: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1646" w:author="曹姝玥" w:date="2016-01-03T08:31:00Z"/>
                <w:color w:val="000000"/>
              </w:rPr>
            </w:pPr>
            <w:ins w:id="1647" w:author="曹姝玥" w:date="2016-01-03T08:31:00Z">
              <w:r>
                <w:rPr>
                  <w:rFonts w:hint="eastAsia"/>
                  <w:color w:val="000000"/>
                </w:rPr>
                <w:t>管理员启动员工帐号管理</w:t>
              </w:r>
            </w:ins>
          </w:p>
        </w:tc>
      </w:tr>
      <w:tr w:rsidR="00C61FEA" w:rsidTr="00C61FEA">
        <w:trPr>
          <w:trHeight w:val="105"/>
          <w:ins w:id="1648" w:author="曹姝玥" w:date="2016-01-03T08:31:00Z"/>
        </w:trPr>
        <w:tc>
          <w:tcPr>
            <w:tcW w:w="2943" w:type="dxa"/>
            <w:vMerge/>
            <w:tcBorders>
              <w:left w:val="single" w:sz="8" w:space="0" w:color="4F81BD"/>
              <w:bottom w:val="single" w:sz="8" w:space="0" w:color="4F81BD"/>
              <w:right w:val="dotted" w:sz="4" w:space="0" w:color="auto"/>
            </w:tcBorders>
            <w:shd w:val="clear" w:color="auto" w:fill="FFFFFF"/>
          </w:tcPr>
          <w:p w:rsidR="00C61FEA" w:rsidRDefault="00C61FEA" w:rsidP="00C61FEA">
            <w:pPr>
              <w:rPr>
                <w:ins w:id="1649" w:author="曹姝玥" w:date="2016-01-03T08:31: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C61FEA" w:rsidRDefault="00C61FEA" w:rsidP="00C61FEA">
            <w:pPr>
              <w:rPr>
                <w:ins w:id="1650" w:author="曹姝玥" w:date="2016-01-03T08:31:00Z"/>
                <w:color w:val="000000"/>
              </w:rPr>
            </w:pPr>
            <w:ins w:id="1651" w:author="曹姝玥" w:date="2016-01-03T08:31: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1652" w:author="曹姝玥" w:date="2016-01-03T08:31:00Z"/>
                <w:color w:val="000000"/>
              </w:rPr>
            </w:pPr>
            <w:ins w:id="1653" w:author="曹姝玥" w:date="2016-01-03T08:31:00Z">
              <w:r>
                <w:rPr>
                  <w:rFonts w:hint="eastAsia"/>
                  <w:color w:val="000000"/>
                </w:rPr>
                <w:t>在一次员工帐号管理中初始化新增员工权限</w:t>
              </w:r>
            </w:ins>
          </w:p>
        </w:tc>
      </w:tr>
      <w:tr w:rsidR="00C61FEA" w:rsidTr="00C61FEA">
        <w:trPr>
          <w:trHeight w:val="105"/>
          <w:ins w:id="1654" w:author="曹姝玥" w:date="2016-01-03T08:31:00Z"/>
        </w:trPr>
        <w:tc>
          <w:tcPr>
            <w:tcW w:w="2943" w:type="dxa"/>
            <w:vMerge w:val="restart"/>
            <w:tcBorders>
              <w:left w:val="single" w:sz="8" w:space="0" w:color="4F81BD"/>
              <w:right w:val="dotted" w:sz="4" w:space="0" w:color="auto"/>
            </w:tcBorders>
            <w:shd w:val="clear" w:color="auto" w:fill="FFFFFF"/>
          </w:tcPr>
          <w:p w:rsidR="00C61FEA" w:rsidRDefault="00C61FEA" w:rsidP="00C61FEA">
            <w:pPr>
              <w:rPr>
                <w:ins w:id="1655" w:author="曹姝玥" w:date="2016-01-03T08:31:00Z"/>
                <w:color w:val="000000"/>
              </w:rPr>
            </w:pPr>
            <w:ins w:id="1656" w:author="曹姝玥" w:date="2016-01-03T08:31:00Z">
              <w:r>
                <w:rPr>
                  <w:rFonts w:hint="eastAsia"/>
                  <w:color w:val="000000"/>
                </w:rPr>
                <w:t>Position.</w:t>
              </w:r>
              <w:r>
                <w:t xml:space="preserve"> </w:t>
              </w:r>
              <w:r>
                <w:rPr>
                  <w:color w:val="000000"/>
                </w:rPr>
                <w:t>changeStaffPosition</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C61FEA" w:rsidRDefault="00C61FEA" w:rsidP="00C61FEA">
            <w:pPr>
              <w:rPr>
                <w:ins w:id="1657" w:author="曹姝玥" w:date="2016-01-03T08:31:00Z"/>
                <w:color w:val="000000"/>
              </w:rPr>
            </w:pPr>
            <w:ins w:id="1658" w:author="曹姝玥" w:date="2016-01-03T08:31: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1659" w:author="曹姝玥" w:date="2016-01-03T08:31:00Z"/>
                <w:color w:val="000000"/>
              </w:rPr>
            </w:pPr>
            <w:ins w:id="1660" w:author="曹姝玥" w:date="2016-01-03T08:31:00Z">
              <w:r>
                <w:rPr>
                  <w:rFonts w:hint="eastAsia"/>
                  <w:color w:val="000000"/>
                </w:rPr>
                <w:t>Public boolean</w:t>
              </w:r>
              <w:r>
                <w:rPr>
                  <w:color w:val="000000"/>
                </w:rPr>
                <w:t>changeStaffPosition(String position, long StaffId)</w:t>
              </w:r>
            </w:ins>
          </w:p>
        </w:tc>
      </w:tr>
      <w:tr w:rsidR="00C61FEA" w:rsidTr="00C61FEA">
        <w:trPr>
          <w:trHeight w:val="105"/>
          <w:ins w:id="1661" w:author="曹姝玥" w:date="2016-01-03T08:31:00Z"/>
        </w:trPr>
        <w:tc>
          <w:tcPr>
            <w:tcW w:w="2943" w:type="dxa"/>
            <w:vMerge/>
            <w:tcBorders>
              <w:left w:val="single" w:sz="8" w:space="0" w:color="4F81BD"/>
              <w:right w:val="dotted" w:sz="4" w:space="0" w:color="auto"/>
            </w:tcBorders>
            <w:shd w:val="clear" w:color="auto" w:fill="FFFFFF"/>
          </w:tcPr>
          <w:p w:rsidR="00C61FEA" w:rsidRDefault="00C61FEA" w:rsidP="00C61FEA">
            <w:pPr>
              <w:rPr>
                <w:ins w:id="1662" w:author="曹姝玥" w:date="2016-01-03T08:31: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C61FEA" w:rsidRDefault="00C61FEA" w:rsidP="00C61FEA">
            <w:pPr>
              <w:rPr>
                <w:ins w:id="1663" w:author="曹姝玥" w:date="2016-01-03T08:31:00Z"/>
                <w:color w:val="000000"/>
              </w:rPr>
            </w:pPr>
            <w:ins w:id="1664" w:author="曹姝玥" w:date="2016-01-03T08:31: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1665" w:author="曹姝玥" w:date="2016-01-03T08:31:00Z"/>
                <w:color w:val="000000"/>
              </w:rPr>
            </w:pPr>
            <w:ins w:id="1666" w:author="曹姝玥" w:date="2016-01-03T08:31:00Z">
              <w:r>
                <w:rPr>
                  <w:rFonts w:hint="eastAsia"/>
                  <w:color w:val="000000"/>
                </w:rPr>
                <w:t>总经理启动人员机构管理</w:t>
              </w:r>
            </w:ins>
          </w:p>
        </w:tc>
      </w:tr>
      <w:tr w:rsidR="00C61FEA" w:rsidTr="00C61FEA">
        <w:trPr>
          <w:trHeight w:val="105"/>
          <w:ins w:id="1667" w:author="曹姝玥" w:date="2016-01-03T08:31:00Z"/>
        </w:trPr>
        <w:tc>
          <w:tcPr>
            <w:tcW w:w="2943" w:type="dxa"/>
            <w:vMerge/>
            <w:tcBorders>
              <w:left w:val="single" w:sz="8" w:space="0" w:color="4F81BD"/>
              <w:bottom w:val="single" w:sz="8" w:space="0" w:color="4F81BD"/>
              <w:right w:val="dotted" w:sz="4" w:space="0" w:color="auto"/>
            </w:tcBorders>
            <w:shd w:val="clear" w:color="auto" w:fill="FFFFFF"/>
          </w:tcPr>
          <w:p w:rsidR="00C61FEA" w:rsidRDefault="00C61FEA" w:rsidP="00C61FEA">
            <w:pPr>
              <w:rPr>
                <w:ins w:id="1668" w:author="曹姝玥" w:date="2016-01-03T08:31: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C61FEA" w:rsidRDefault="00C61FEA" w:rsidP="00C61FEA">
            <w:pPr>
              <w:rPr>
                <w:ins w:id="1669" w:author="曹姝玥" w:date="2016-01-03T08:31:00Z"/>
                <w:color w:val="000000"/>
              </w:rPr>
            </w:pPr>
            <w:ins w:id="1670" w:author="曹姝玥" w:date="2016-01-03T08:31: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1671" w:author="曹姝玥" w:date="2016-01-03T08:31:00Z"/>
                <w:color w:val="000000"/>
              </w:rPr>
            </w:pPr>
            <w:ins w:id="1672" w:author="曹姝玥" w:date="2016-01-03T08:31:00Z">
              <w:r>
                <w:rPr>
                  <w:rFonts w:hint="eastAsia"/>
                  <w:color w:val="000000"/>
                </w:rPr>
                <w:t>在一次人员机构管理中调整人员职位</w:t>
              </w:r>
            </w:ins>
          </w:p>
        </w:tc>
      </w:tr>
      <w:tr w:rsidR="00C61FEA" w:rsidTr="00C61FEA">
        <w:trPr>
          <w:trHeight w:val="105"/>
          <w:ins w:id="1673" w:author="曹姝玥" w:date="2016-01-03T08:31:00Z"/>
        </w:trPr>
        <w:tc>
          <w:tcPr>
            <w:tcW w:w="2943" w:type="dxa"/>
            <w:vMerge w:val="restart"/>
            <w:tcBorders>
              <w:left w:val="single" w:sz="8" w:space="0" w:color="4F81BD"/>
              <w:right w:val="dotted" w:sz="4" w:space="0" w:color="auto"/>
            </w:tcBorders>
            <w:shd w:val="clear" w:color="auto" w:fill="FFFFFF"/>
          </w:tcPr>
          <w:p w:rsidR="00C61FEA" w:rsidRDefault="00C61FEA" w:rsidP="00C61FEA">
            <w:pPr>
              <w:rPr>
                <w:ins w:id="1674" w:author="曹姝玥" w:date="2016-01-03T08:31:00Z"/>
                <w:color w:val="000000"/>
              </w:rPr>
            </w:pPr>
            <w:ins w:id="1675" w:author="曹姝玥" w:date="2016-01-03T08:31:00Z">
              <w:r>
                <w:rPr>
                  <w:rFonts w:hint="eastAsia"/>
                  <w:color w:val="000000"/>
                </w:rPr>
                <w:t>Position.</w:t>
              </w:r>
              <w:r>
                <w:t xml:space="preserve"> </w:t>
              </w:r>
              <w:r>
                <w:rPr>
                  <w:color w:val="000000"/>
                </w:rPr>
                <w:t>setCity</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C61FEA" w:rsidRDefault="00C61FEA" w:rsidP="00C61FEA">
            <w:pPr>
              <w:rPr>
                <w:ins w:id="1676" w:author="曹姝玥" w:date="2016-01-03T08:31:00Z"/>
                <w:color w:val="000000"/>
              </w:rPr>
            </w:pPr>
            <w:ins w:id="1677" w:author="曹姝玥" w:date="2016-01-03T08:31: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1678" w:author="曹姝玥" w:date="2016-01-03T08:31:00Z"/>
                <w:color w:val="000000"/>
              </w:rPr>
            </w:pPr>
            <w:ins w:id="1679" w:author="曹姝玥" w:date="2016-01-03T08:31:00Z">
              <w:r>
                <w:rPr>
                  <w:rFonts w:hint="eastAsia"/>
                  <w:color w:val="000000"/>
                </w:rPr>
                <w:t xml:space="preserve">Public boolean </w:t>
              </w:r>
              <w:r>
                <w:rPr>
                  <w:color w:val="000000"/>
                </w:rPr>
                <w:t>setCity(String city, long StaffId)</w:t>
              </w:r>
            </w:ins>
          </w:p>
        </w:tc>
      </w:tr>
      <w:tr w:rsidR="00C61FEA" w:rsidTr="00C61FEA">
        <w:trPr>
          <w:trHeight w:val="105"/>
          <w:ins w:id="1680" w:author="曹姝玥" w:date="2016-01-03T08:31:00Z"/>
        </w:trPr>
        <w:tc>
          <w:tcPr>
            <w:tcW w:w="2943" w:type="dxa"/>
            <w:vMerge/>
            <w:tcBorders>
              <w:left w:val="single" w:sz="8" w:space="0" w:color="4F81BD"/>
              <w:right w:val="dotted" w:sz="4" w:space="0" w:color="auto"/>
            </w:tcBorders>
            <w:shd w:val="clear" w:color="auto" w:fill="FFFFFF"/>
          </w:tcPr>
          <w:p w:rsidR="00C61FEA" w:rsidRDefault="00C61FEA" w:rsidP="00C61FEA">
            <w:pPr>
              <w:rPr>
                <w:ins w:id="1681" w:author="曹姝玥" w:date="2016-01-03T08:31: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C61FEA" w:rsidRDefault="00C61FEA" w:rsidP="00C61FEA">
            <w:pPr>
              <w:rPr>
                <w:ins w:id="1682" w:author="曹姝玥" w:date="2016-01-03T08:31:00Z"/>
                <w:color w:val="000000"/>
              </w:rPr>
            </w:pPr>
            <w:ins w:id="1683" w:author="曹姝玥" w:date="2016-01-03T08:31: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1684" w:author="曹姝玥" w:date="2016-01-03T08:31:00Z"/>
                <w:color w:val="000000"/>
              </w:rPr>
            </w:pPr>
            <w:ins w:id="1685" w:author="曹姝玥" w:date="2016-01-03T08:31:00Z">
              <w:r>
                <w:rPr>
                  <w:rFonts w:hint="eastAsia"/>
                  <w:color w:val="000000"/>
                </w:rPr>
                <w:t>总经理启动人员机构管理</w:t>
              </w:r>
            </w:ins>
          </w:p>
        </w:tc>
      </w:tr>
      <w:tr w:rsidR="00C61FEA" w:rsidTr="00C61FEA">
        <w:trPr>
          <w:trHeight w:val="105"/>
          <w:ins w:id="1686" w:author="曹姝玥" w:date="2016-01-03T08:31:00Z"/>
        </w:trPr>
        <w:tc>
          <w:tcPr>
            <w:tcW w:w="2943" w:type="dxa"/>
            <w:vMerge/>
            <w:tcBorders>
              <w:left w:val="single" w:sz="8" w:space="0" w:color="4F81BD"/>
              <w:bottom w:val="single" w:sz="8" w:space="0" w:color="4F81BD"/>
              <w:right w:val="dotted" w:sz="4" w:space="0" w:color="auto"/>
            </w:tcBorders>
            <w:shd w:val="clear" w:color="auto" w:fill="FFFFFF"/>
          </w:tcPr>
          <w:p w:rsidR="00C61FEA" w:rsidRDefault="00C61FEA" w:rsidP="00C61FEA">
            <w:pPr>
              <w:rPr>
                <w:ins w:id="1687" w:author="曹姝玥" w:date="2016-01-03T08:31: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C61FEA" w:rsidRDefault="00C61FEA" w:rsidP="00C61FEA">
            <w:pPr>
              <w:rPr>
                <w:ins w:id="1688" w:author="曹姝玥" w:date="2016-01-03T08:31:00Z"/>
                <w:color w:val="000000"/>
              </w:rPr>
            </w:pPr>
            <w:ins w:id="1689" w:author="曹姝玥" w:date="2016-01-03T08:31: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1690" w:author="曹姝玥" w:date="2016-01-03T08:31:00Z"/>
                <w:color w:val="000000"/>
              </w:rPr>
            </w:pPr>
            <w:ins w:id="1691" w:author="曹姝玥" w:date="2016-01-03T08:31:00Z">
              <w:r>
                <w:rPr>
                  <w:rFonts w:hint="eastAsia"/>
                  <w:color w:val="000000"/>
                </w:rPr>
                <w:t>在一次人员机构管理中设置人员所属城市</w:t>
              </w:r>
            </w:ins>
          </w:p>
        </w:tc>
      </w:tr>
      <w:tr w:rsidR="00C61FEA" w:rsidTr="00C61FEA">
        <w:trPr>
          <w:trHeight w:val="105"/>
          <w:ins w:id="1692" w:author="曹姝玥" w:date="2016-01-03T08:31:00Z"/>
        </w:trPr>
        <w:tc>
          <w:tcPr>
            <w:tcW w:w="2943" w:type="dxa"/>
            <w:vMerge w:val="restart"/>
            <w:tcBorders>
              <w:left w:val="single" w:sz="8" w:space="0" w:color="4F81BD"/>
              <w:right w:val="dotted" w:sz="4" w:space="0" w:color="auto"/>
            </w:tcBorders>
            <w:shd w:val="clear" w:color="auto" w:fill="FFFFFF"/>
          </w:tcPr>
          <w:p w:rsidR="00C61FEA" w:rsidRDefault="00C61FEA" w:rsidP="00C61FEA">
            <w:pPr>
              <w:rPr>
                <w:ins w:id="1693" w:author="曹姝玥" w:date="2016-01-03T08:31:00Z"/>
                <w:color w:val="000000"/>
              </w:rPr>
            </w:pPr>
            <w:ins w:id="1694" w:author="曹姝玥" w:date="2016-01-03T08:31:00Z">
              <w:r>
                <w:rPr>
                  <w:rFonts w:hint="eastAsia"/>
                  <w:color w:val="000000"/>
                </w:rPr>
                <w:t>Position.</w:t>
              </w:r>
              <w:r>
                <w:t xml:space="preserve"> </w:t>
              </w:r>
              <w:r>
                <w:rPr>
                  <w:color w:val="000000"/>
                </w:rPr>
                <w:t>set</w:t>
              </w:r>
              <w:r>
                <w:rPr>
                  <w:rFonts w:hint="eastAsia"/>
                  <w:color w:val="000000"/>
                </w:rPr>
                <w:t>BusinessHall</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C61FEA" w:rsidRDefault="00C61FEA" w:rsidP="00C61FEA">
            <w:pPr>
              <w:rPr>
                <w:ins w:id="1695" w:author="曹姝玥" w:date="2016-01-03T08:31:00Z"/>
                <w:color w:val="000000"/>
              </w:rPr>
            </w:pPr>
            <w:ins w:id="1696" w:author="曹姝玥" w:date="2016-01-03T08:31: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1697" w:author="曹姝玥" w:date="2016-01-03T08:31:00Z"/>
                <w:color w:val="000000"/>
              </w:rPr>
            </w:pPr>
            <w:ins w:id="1698" w:author="曹姝玥" w:date="2016-01-03T08:31:00Z">
              <w:r>
                <w:rPr>
                  <w:rFonts w:hint="eastAsia"/>
                  <w:color w:val="000000"/>
                </w:rPr>
                <w:t>P</w:t>
              </w:r>
              <w:r>
                <w:rPr>
                  <w:color w:val="000000"/>
                </w:rPr>
                <w:t>ublic boolean setBusinessHall(String businessHall, long StaffId)</w:t>
              </w:r>
            </w:ins>
          </w:p>
        </w:tc>
      </w:tr>
      <w:tr w:rsidR="00C61FEA" w:rsidTr="00C61FEA">
        <w:trPr>
          <w:trHeight w:val="105"/>
          <w:ins w:id="1699" w:author="曹姝玥" w:date="2016-01-03T08:31:00Z"/>
        </w:trPr>
        <w:tc>
          <w:tcPr>
            <w:tcW w:w="2943" w:type="dxa"/>
            <w:vMerge/>
            <w:tcBorders>
              <w:left w:val="single" w:sz="8" w:space="0" w:color="4F81BD"/>
              <w:right w:val="dotted" w:sz="4" w:space="0" w:color="auto"/>
            </w:tcBorders>
            <w:shd w:val="clear" w:color="auto" w:fill="FFFFFF"/>
          </w:tcPr>
          <w:p w:rsidR="00C61FEA" w:rsidRDefault="00C61FEA" w:rsidP="00C61FEA">
            <w:pPr>
              <w:rPr>
                <w:ins w:id="1700" w:author="曹姝玥" w:date="2016-01-03T08:31: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C61FEA" w:rsidRDefault="00C61FEA" w:rsidP="00C61FEA">
            <w:pPr>
              <w:rPr>
                <w:ins w:id="1701" w:author="曹姝玥" w:date="2016-01-03T08:31:00Z"/>
                <w:color w:val="000000"/>
              </w:rPr>
            </w:pPr>
            <w:ins w:id="1702" w:author="曹姝玥" w:date="2016-01-03T08:31: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1703" w:author="曹姝玥" w:date="2016-01-03T08:31:00Z"/>
                <w:color w:val="000000"/>
              </w:rPr>
            </w:pPr>
            <w:ins w:id="1704" w:author="曹姝玥" w:date="2016-01-03T08:31:00Z">
              <w:r>
                <w:rPr>
                  <w:rFonts w:hint="eastAsia"/>
                  <w:color w:val="000000"/>
                </w:rPr>
                <w:t>总经理启动人员机构管理</w:t>
              </w:r>
            </w:ins>
          </w:p>
        </w:tc>
      </w:tr>
      <w:tr w:rsidR="00C61FEA" w:rsidTr="00C61FEA">
        <w:trPr>
          <w:trHeight w:val="105"/>
          <w:ins w:id="1705" w:author="曹姝玥" w:date="2016-01-03T08:31:00Z"/>
        </w:trPr>
        <w:tc>
          <w:tcPr>
            <w:tcW w:w="2943" w:type="dxa"/>
            <w:vMerge/>
            <w:tcBorders>
              <w:left w:val="single" w:sz="8" w:space="0" w:color="4F81BD"/>
              <w:bottom w:val="single" w:sz="8" w:space="0" w:color="4F81BD"/>
              <w:right w:val="dotted" w:sz="4" w:space="0" w:color="auto"/>
            </w:tcBorders>
            <w:shd w:val="clear" w:color="auto" w:fill="FFFFFF"/>
          </w:tcPr>
          <w:p w:rsidR="00C61FEA" w:rsidRDefault="00C61FEA" w:rsidP="00C61FEA">
            <w:pPr>
              <w:rPr>
                <w:ins w:id="1706" w:author="曹姝玥" w:date="2016-01-03T08:31: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C61FEA" w:rsidRDefault="00C61FEA" w:rsidP="00C61FEA">
            <w:pPr>
              <w:rPr>
                <w:ins w:id="1707" w:author="曹姝玥" w:date="2016-01-03T08:31:00Z"/>
                <w:color w:val="000000"/>
              </w:rPr>
            </w:pPr>
            <w:ins w:id="1708" w:author="曹姝玥" w:date="2016-01-03T08:31: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1709" w:author="曹姝玥" w:date="2016-01-03T08:31:00Z"/>
                <w:color w:val="000000"/>
              </w:rPr>
            </w:pPr>
            <w:ins w:id="1710" w:author="曹姝玥" w:date="2016-01-03T08:31:00Z">
              <w:r>
                <w:rPr>
                  <w:rFonts w:hint="eastAsia"/>
                  <w:color w:val="000000"/>
                </w:rPr>
                <w:t>在一次人员机构管理中设置人员所属营业厅</w:t>
              </w:r>
            </w:ins>
          </w:p>
        </w:tc>
      </w:tr>
      <w:tr w:rsidR="00C61FEA" w:rsidTr="00C61FEA">
        <w:trPr>
          <w:ins w:id="1711" w:author="曹姝玥" w:date="2016-01-03T08:31: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C61FEA" w:rsidRDefault="00C61FEA" w:rsidP="00C61FEA">
            <w:pPr>
              <w:jc w:val="center"/>
              <w:rPr>
                <w:ins w:id="1712" w:author="曹姝玥" w:date="2016-01-03T08:31:00Z"/>
                <w:color w:val="FFFFFF"/>
              </w:rPr>
            </w:pPr>
            <w:ins w:id="1713" w:author="曹姝玥" w:date="2016-01-03T08:31:00Z">
              <w:r>
                <w:rPr>
                  <w:rFonts w:hint="eastAsia"/>
                  <w:b/>
                  <w:color w:val="FFFFFF"/>
                </w:rPr>
                <w:t>需要的服务（需接口）</w:t>
              </w:r>
            </w:ins>
          </w:p>
        </w:tc>
      </w:tr>
      <w:tr w:rsidR="00C61FEA" w:rsidTr="00C61FEA">
        <w:trPr>
          <w:ins w:id="1714" w:author="曹姝玥" w:date="2016-01-03T08:31: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C61FEA" w:rsidRDefault="00C61FEA" w:rsidP="00C61FEA">
            <w:pPr>
              <w:rPr>
                <w:ins w:id="1715" w:author="曹姝玥" w:date="2016-01-03T08:31:00Z"/>
                <w:color w:val="000000"/>
              </w:rPr>
            </w:pPr>
            <w:ins w:id="1716" w:author="曹姝玥" w:date="2016-01-03T08:31:00Z">
              <w:r>
                <w:rPr>
                  <w:rFonts w:hint="eastAsia"/>
                  <w:color w:val="000000"/>
                </w:rPr>
                <w:t>服务名</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1717" w:author="曹姝玥" w:date="2016-01-03T08:31:00Z"/>
                <w:color w:val="000000"/>
              </w:rPr>
            </w:pPr>
            <w:ins w:id="1718" w:author="曹姝玥" w:date="2016-01-03T08:31:00Z">
              <w:r>
                <w:rPr>
                  <w:rFonts w:hint="eastAsia"/>
                  <w:color w:val="000000"/>
                </w:rPr>
                <w:t>服务</w:t>
              </w:r>
            </w:ins>
          </w:p>
        </w:tc>
      </w:tr>
      <w:tr w:rsidR="00C61FEA" w:rsidTr="00C61FEA">
        <w:trPr>
          <w:ins w:id="1719" w:author="曹姝玥" w:date="2016-01-03T08:31: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C61FEA" w:rsidRDefault="00A60B13" w:rsidP="00C61FEA">
            <w:pPr>
              <w:rPr>
                <w:ins w:id="1720" w:author="曹姝玥" w:date="2016-01-03T08:31:00Z"/>
                <w:color w:val="000000"/>
              </w:rPr>
            </w:pPr>
            <w:ins w:id="1721" w:author="曹姝玥" w:date="2016-01-03T08:34:00Z">
              <w:r>
                <w:rPr>
                  <w:rFonts w:hint="eastAsia"/>
                  <w:color w:val="000000"/>
                </w:rPr>
                <w:t>Position</w:t>
              </w:r>
            </w:ins>
            <w:ins w:id="1722" w:author="曹姝玥" w:date="2016-01-03T08:31:00Z">
              <w:r w:rsidR="00C61FEA">
                <w:rPr>
                  <w:color w:val="000000"/>
                </w:rPr>
                <w:t xml:space="preserve">DataService. insert </w:t>
              </w:r>
              <w:r w:rsidR="00C61FEA">
                <w:rPr>
                  <w:color w:val="000000"/>
                </w:rPr>
                <w:lastRenderedPageBreak/>
                <w:t>(</w:t>
              </w:r>
            </w:ins>
            <w:ins w:id="1723" w:author="曹姝玥" w:date="2016-01-03T08:35:00Z">
              <w:r>
                <w:rPr>
                  <w:rFonts w:hint="eastAsia"/>
                  <w:color w:val="000000"/>
                </w:rPr>
                <w:t>Authority</w:t>
              </w:r>
              <w:r>
                <w:rPr>
                  <w:color w:val="000000"/>
                </w:rPr>
                <w:t>PO</w:t>
              </w:r>
              <w:r>
                <w:rPr>
                  <w:rFonts w:hint="eastAsia"/>
                  <w:color w:val="000000"/>
                </w:rPr>
                <w:t xml:space="preserve"> authoritypo</w:t>
              </w:r>
            </w:ins>
            <w:ins w:id="1724" w:author="曹姝玥" w:date="2016-01-03T08:31:00Z">
              <w:r w:rsidR="00C61FEA">
                <w:rPr>
                  <w:color w:val="000000"/>
                </w:rPr>
                <w:t>)</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1725" w:author="曹姝玥" w:date="2016-01-03T08:31:00Z"/>
                <w:color w:val="000000"/>
              </w:rPr>
            </w:pPr>
            <w:ins w:id="1726" w:author="曹姝玥" w:date="2016-01-03T08:31:00Z">
              <w:r>
                <w:rPr>
                  <w:rFonts w:hint="eastAsia"/>
                  <w:color w:val="000000"/>
                </w:rPr>
                <w:lastRenderedPageBreak/>
                <w:t>插入</w:t>
              </w:r>
              <w:r>
                <w:rPr>
                  <w:color w:val="000000"/>
                </w:rPr>
                <w:t>单一持久化对象</w:t>
              </w:r>
            </w:ins>
          </w:p>
        </w:tc>
      </w:tr>
      <w:tr w:rsidR="00C61FEA" w:rsidTr="00C61FEA">
        <w:trPr>
          <w:ins w:id="1727" w:author="曹姝玥" w:date="2016-01-03T08:31: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C61FEA" w:rsidRDefault="00A60B13" w:rsidP="00C61FEA">
            <w:pPr>
              <w:rPr>
                <w:ins w:id="1728" w:author="曹姝玥" w:date="2016-01-03T08:31:00Z"/>
                <w:color w:val="000000"/>
              </w:rPr>
            </w:pPr>
            <w:ins w:id="1729" w:author="曹姝玥" w:date="2016-01-03T08:34:00Z">
              <w:r>
                <w:rPr>
                  <w:rFonts w:hint="eastAsia"/>
                  <w:color w:val="000000"/>
                </w:rPr>
                <w:lastRenderedPageBreak/>
                <w:t>Position</w:t>
              </w:r>
            </w:ins>
            <w:ins w:id="1730" w:author="曹姝玥" w:date="2016-01-03T08:31:00Z">
              <w:r w:rsidR="00C61FEA">
                <w:rPr>
                  <w:color w:val="000000"/>
                </w:rPr>
                <w:t>DataService. delete (</w:t>
              </w:r>
            </w:ins>
            <w:ins w:id="1731" w:author="曹姝玥" w:date="2016-01-03T08:35:00Z">
              <w:r>
                <w:rPr>
                  <w:rFonts w:hint="eastAsia"/>
                  <w:color w:val="000000"/>
                </w:rPr>
                <w:t>String position</w:t>
              </w:r>
            </w:ins>
            <w:ins w:id="1732" w:author="曹姝玥" w:date="2016-01-03T08:31:00Z">
              <w:r w:rsidR="00C61FEA">
                <w:rPr>
                  <w:color w:val="000000"/>
                </w:rPr>
                <w:t>)</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1733" w:author="曹姝玥" w:date="2016-01-03T08:31:00Z"/>
                <w:color w:val="000000"/>
              </w:rPr>
            </w:pPr>
            <w:ins w:id="1734" w:author="曹姝玥" w:date="2016-01-03T08:31:00Z">
              <w:r>
                <w:rPr>
                  <w:rFonts w:hint="eastAsia"/>
                  <w:color w:val="000000"/>
                </w:rPr>
                <w:t>删除</w:t>
              </w:r>
              <w:r>
                <w:rPr>
                  <w:color w:val="000000"/>
                </w:rPr>
                <w:t>单一持久化对象</w:t>
              </w:r>
            </w:ins>
          </w:p>
        </w:tc>
      </w:tr>
      <w:tr w:rsidR="00C61FEA" w:rsidTr="00C61FEA">
        <w:trPr>
          <w:ins w:id="1735" w:author="曹姝玥" w:date="2016-01-03T08:31: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C61FEA" w:rsidRDefault="00A60B13" w:rsidP="00A60B13">
            <w:pPr>
              <w:rPr>
                <w:ins w:id="1736" w:author="曹姝玥" w:date="2016-01-03T08:31:00Z"/>
                <w:color w:val="000000"/>
              </w:rPr>
            </w:pPr>
            <w:ins w:id="1737" w:author="曹姝玥" w:date="2016-01-03T08:34:00Z">
              <w:r>
                <w:rPr>
                  <w:rFonts w:hint="eastAsia"/>
                  <w:color w:val="000000"/>
                </w:rPr>
                <w:t>Position</w:t>
              </w:r>
            </w:ins>
            <w:ins w:id="1738" w:author="曹姝玥" w:date="2016-01-03T08:31:00Z">
              <w:r w:rsidR="00C61FEA">
                <w:rPr>
                  <w:color w:val="000000"/>
                </w:rPr>
                <w:t>DataService. update (</w:t>
              </w:r>
            </w:ins>
            <w:ins w:id="1739" w:author="曹姝玥" w:date="2016-01-03T08:34:00Z">
              <w:r>
                <w:rPr>
                  <w:rFonts w:hint="eastAsia"/>
                  <w:color w:val="000000"/>
                </w:rPr>
                <w:t>Authority</w:t>
              </w:r>
            </w:ins>
            <w:ins w:id="1740" w:author="曹姝玥" w:date="2016-01-03T08:31:00Z">
              <w:r w:rsidR="00C61FEA">
                <w:rPr>
                  <w:color w:val="000000"/>
                </w:rPr>
                <w:t>PO</w:t>
              </w:r>
            </w:ins>
            <w:ins w:id="1741" w:author="曹姝玥" w:date="2016-01-03T08:34:00Z">
              <w:r>
                <w:rPr>
                  <w:rFonts w:hint="eastAsia"/>
                  <w:color w:val="000000"/>
                </w:rPr>
                <w:t xml:space="preserve"> authority</w:t>
              </w:r>
            </w:ins>
            <w:ins w:id="1742" w:author="曹姝玥" w:date="2016-01-03T08:31:00Z">
              <w:r w:rsidR="00C61FEA">
                <w:rPr>
                  <w:rFonts w:hint="eastAsia"/>
                  <w:color w:val="000000"/>
                </w:rPr>
                <w:t>po</w:t>
              </w:r>
              <w:r w:rsidR="00C61FEA">
                <w:rPr>
                  <w:color w:val="000000"/>
                </w:rPr>
                <w:t>)</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1743" w:author="曹姝玥" w:date="2016-01-03T08:31:00Z"/>
                <w:color w:val="000000"/>
              </w:rPr>
            </w:pPr>
            <w:ins w:id="1744" w:author="曹姝玥" w:date="2016-01-03T08:31:00Z">
              <w:r>
                <w:rPr>
                  <w:rFonts w:hint="eastAsia"/>
                  <w:color w:val="000000"/>
                </w:rPr>
                <w:t>更新</w:t>
              </w:r>
              <w:r>
                <w:rPr>
                  <w:color w:val="000000"/>
                </w:rPr>
                <w:t>单一持久化对象</w:t>
              </w:r>
            </w:ins>
          </w:p>
        </w:tc>
      </w:tr>
      <w:tr w:rsidR="00C61FEA" w:rsidTr="00C61FEA">
        <w:trPr>
          <w:ins w:id="1745" w:author="曹姝玥" w:date="2016-01-03T08:31: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C61FEA" w:rsidRDefault="00A60B13" w:rsidP="00A60B13">
            <w:pPr>
              <w:rPr>
                <w:ins w:id="1746" w:author="曹姝玥" w:date="2016-01-03T08:31:00Z"/>
                <w:color w:val="000000"/>
              </w:rPr>
            </w:pPr>
            <w:ins w:id="1747" w:author="曹姝玥" w:date="2016-01-03T08:34:00Z">
              <w:r>
                <w:rPr>
                  <w:rFonts w:hint="eastAsia"/>
                  <w:color w:val="000000"/>
                </w:rPr>
                <w:t>Position</w:t>
              </w:r>
            </w:ins>
            <w:ins w:id="1748" w:author="曹姝玥" w:date="2016-01-03T08:31:00Z">
              <w:r>
                <w:rPr>
                  <w:color w:val="000000"/>
                </w:rPr>
                <w:t>DataService. find</w:t>
              </w:r>
              <w:r w:rsidR="00C61FEA">
                <w:rPr>
                  <w:color w:val="000000"/>
                </w:rPr>
                <w:t>(</w:t>
              </w:r>
            </w:ins>
            <w:ins w:id="1749" w:author="曹姝玥" w:date="2016-01-03T08:34:00Z">
              <w:r>
                <w:rPr>
                  <w:rFonts w:hint="eastAsia"/>
                  <w:color w:val="000000"/>
                </w:rPr>
                <w:t>String position</w:t>
              </w:r>
            </w:ins>
            <w:ins w:id="1750" w:author="曹姝玥" w:date="2016-01-03T08:31:00Z">
              <w:r w:rsidR="00C61FEA">
                <w:rPr>
                  <w:color w:val="000000"/>
                </w:rPr>
                <w:t>)</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1751" w:author="曹姝玥" w:date="2016-01-03T08:31:00Z"/>
                <w:color w:val="000000"/>
              </w:rPr>
            </w:pPr>
            <w:ins w:id="1752" w:author="曹姝玥" w:date="2016-01-03T08:31:00Z">
              <w:r>
                <w:rPr>
                  <w:rFonts w:hint="eastAsia"/>
                  <w:color w:val="000000"/>
                </w:rPr>
                <w:t>根据</w:t>
              </w:r>
              <w:r>
                <w:rPr>
                  <w:rFonts w:hint="eastAsia"/>
                  <w:color w:val="000000"/>
                </w:rPr>
                <w:t>ID</w:t>
              </w:r>
              <w:r>
                <w:rPr>
                  <w:rFonts w:hint="eastAsia"/>
                  <w:color w:val="000000"/>
                </w:rPr>
                <w:t>进行</w:t>
              </w:r>
              <w:r>
                <w:rPr>
                  <w:color w:val="000000"/>
                </w:rPr>
                <w:t>查找单一持久化对象</w:t>
              </w:r>
            </w:ins>
          </w:p>
        </w:tc>
      </w:tr>
      <w:tr w:rsidR="00C61FEA" w:rsidTr="00C61FEA">
        <w:trPr>
          <w:ins w:id="1753" w:author="曹姝玥" w:date="2016-01-03T08:31: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C61FEA" w:rsidRDefault="00A60B13" w:rsidP="00C61FEA">
            <w:pPr>
              <w:rPr>
                <w:ins w:id="1754" w:author="曹姝玥" w:date="2016-01-03T08:31:00Z"/>
                <w:color w:val="000000"/>
              </w:rPr>
            </w:pPr>
            <w:ins w:id="1755" w:author="曹姝玥" w:date="2016-01-03T08:34:00Z">
              <w:r>
                <w:rPr>
                  <w:rFonts w:hint="eastAsia"/>
                  <w:color w:val="000000"/>
                </w:rPr>
                <w:t>Position</w:t>
              </w:r>
            </w:ins>
            <w:ins w:id="1756" w:author="曹姝玥" w:date="2016-01-03T08:31:00Z">
              <w:r w:rsidR="00C61FEA">
                <w:rPr>
                  <w:color w:val="000000"/>
                </w:rPr>
                <w:t>DataService. find</w:t>
              </w:r>
            </w:ins>
            <w:ins w:id="1757" w:author="曹姝玥" w:date="2016-01-03T08:34:00Z">
              <w:r>
                <w:rPr>
                  <w:rFonts w:hint="eastAsia"/>
                  <w:color w:val="000000"/>
                </w:rPr>
                <w:t>s</w:t>
              </w:r>
            </w:ins>
            <w:ins w:id="1758" w:author="曹姝玥" w:date="2016-01-03T08:31:00Z">
              <w:r w:rsidR="00C61FEA">
                <w:rPr>
                  <w:color w:val="000000"/>
                </w:rPr>
                <w:t>()</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1759" w:author="曹姝玥" w:date="2016-01-03T08:31:00Z"/>
                <w:color w:val="000000"/>
              </w:rPr>
            </w:pPr>
            <w:ins w:id="1760" w:author="曹姝玥" w:date="2016-01-03T08:31:00Z">
              <w:r>
                <w:rPr>
                  <w:color w:val="000000"/>
                </w:rPr>
                <w:t>查找</w:t>
              </w:r>
              <w:r>
                <w:rPr>
                  <w:rFonts w:hint="eastAsia"/>
                  <w:color w:val="000000"/>
                </w:rPr>
                <w:t>所有</w:t>
              </w:r>
              <w:r>
                <w:rPr>
                  <w:color w:val="000000"/>
                </w:rPr>
                <w:t>持久化对象</w:t>
              </w:r>
            </w:ins>
          </w:p>
        </w:tc>
      </w:tr>
    </w:tbl>
    <w:p w:rsidR="00403BAA" w:rsidRDefault="00403BAA" w:rsidP="00403BAA">
      <w:pPr>
        <w:rPr>
          <w:ins w:id="1761" w:author="曹姝玥" w:date="2015-12-31T21:08:00Z"/>
        </w:rPr>
        <w:pPrChange w:id="1762" w:author="曹姝玥" w:date="2015-12-31T21:09:00Z">
          <w:pPr>
            <w:pStyle w:val="a3"/>
            <w:jc w:val="center"/>
          </w:pPr>
        </w:pPrChange>
      </w:pPr>
    </w:p>
    <w:p w:rsidR="00652F3A" w:rsidRDefault="00652F3A">
      <w:pPr>
        <w:rPr>
          <w:ins w:id="1763" w:author="Administrator" w:date="2015-12-27T19:24:00Z"/>
        </w:rPr>
      </w:pPr>
    </w:p>
    <w:p w:rsidR="00D960C8" w:rsidRDefault="00F41064">
      <w:pPr>
        <w:pStyle w:val="2"/>
      </w:pPr>
      <w:r>
        <w:rPr>
          <w:rFonts w:hint="eastAsia"/>
        </w:rPr>
        <w:t>5.4</w:t>
      </w:r>
      <w:r>
        <w:rPr>
          <w:rFonts w:hint="eastAsia"/>
        </w:rPr>
        <w:t>数据层的分解</w:t>
      </w:r>
      <w:bookmarkEnd w:id="838"/>
      <w:bookmarkEnd w:id="1143"/>
    </w:p>
    <w:p w:rsidR="00D960C8" w:rsidRDefault="00F41064">
      <w:pPr>
        <w:ind w:firstLine="420"/>
        <w:rPr>
          <w:rFonts w:ascii="宋体" w:hAnsi="宋体"/>
          <w:szCs w:val="21"/>
        </w:rPr>
      </w:pPr>
      <w:r>
        <w:rPr>
          <w:rFonts w:ascii="宋体" w:hAnsi="宋体" w:hint="eastAsia"/>
          <w:szCs w:val="21"/>
        </w:rPr>
        <w:t>数据层主要给业务逻辑层提供数据访问服务。包括对于持久化数据的、增、删、改、查。这些服务由DataService接口提供。由于持久化数据的保存可能存在多种形式：Txt文件、序列化文件、数据库等。具体如图20所示。</w:t>
      </w:r>
    </w:p>
    <w:p w:rsidR="00D960C8" w:rsidRDefault="00D960C8">
      <w:pPr>
        <w:ind w:firstLine="420"/>
        <w:jc w:val="center"/>
        <w:rPr>
          <w:rFonts w:ascii="宋体" w:hAnsi="宋体"/>
          <w:szCs w:val="21"/>
        </w:rPr>
      </w:pPr>
    </w:p>
    <w:p w:rsidR="00D960C8" w:rsidRDefault="00F41064">
      <w:pPr>
        <w:ind w:firstLine="420"/>
        <w:jc w:val="center"/>
        <w:rPr>
          <w:rFonts w:ascii="宋体" w:hAnsi="宋体"/>
          <w:szCs w:val="21"/>
        </w:rPr>
      </w:pPr>
      <w:r>
        <w:rPr>
          <w:rFonts w:ascii="宋体" w:hAnsi="宋体" w:hint="eastAsia"/>
          <w:szCs w:val="21"/>
        </w:rPr>
        <w:t>图20 数据层模块的描述</w:t>
      </w:r>
    </w:p>
    <w:p w:rsidR="00D960C8" w:rsidRDefault="00F41064">
      <w:pPr>
        <w:pStyle w:val="3"/>
      </w:pPr>
      <w:bookmarkStart w:id="1764" w:name="_Toc401040358"/>
      <w:r>
        <w:rPr>
          <w:rFonts w:hint="eastAsia"/>
        </w:rPr>
        <w:t xml:space="preserve">     </w:t>
      </w:r>
      <w:bookmarkStart w:id="1765" w:name="_Toc29002"/>
      <w:r>
        <w:rPr>
          <w:rFonts w:hint="eastAsia"/>
        </w:rPr>
        <w:t>5.4.1</w:t>
      </w:r>
      <w:r>
        <w:rPr>
          <w:rFonts w:hint="eastAsia"/>
        </w:rPr>
        <w:t>数据层模块的职责</w:t>
      </w:r>
      <w:bookmarkEnd w:id="1764"/>
      <w:bookmarkEnd w:id="1765"/>
    </w:p>
    <w:p w:rsidR="00D960C8" w:rsidRDefault="00F41064">
      <w:pPr>
        <w:pStyle w:val="a3"/>
        <w:jc w:val="center"/>
        <w:rPr>
          <w:rFonts w:ascii="宋体" w:eastAsia="宋体" w:hAnsi="宋体"/>
          <w:b/>
          <w:bCs/>
          <w:sz w:val="22"/>
          <w:szCs w:val="22"/>
        </w:rPr>
      </w:pPr>
      <w:r>
        <w:rPr>
          <w:rFonts w:ascii="宋体" w:eastAsia="宋体" w:hAnsi="宋体" w:hint="eastAsia"/>
          <w:b/>
          <w:bCs/>
          <w:sz w:val="22"/>
          <w:szCs w:val="22"/>
        </w:rPr>
        <w:t>表18 Sheet数据层模块的职责</w:t>
      </w:r>
    </w:p>
    <w:tbl>
      <w:tblPr>
        <w:tblStyle w:val="a8"/>
        <w:tblW w:w="8633" w:type="dxa"/>
        <w:tblInd w:w="-111" w:type="dxa"/>
        <w:tblLayout w:type="fixed"/>
        <w:tblLook w:val="04A0"/>
      </w:tblPr>
      <w:tblGrid>
        <w:gridCol w:w="3615"/>
        <w:gridCol w:w="5018"/>
      </w:tblGrid>
      <w:tr w:rsidR="00D960C8">
        <w:tc>
          <w:tcPr>
            <w:tcW w:w="3615" w:type="dxa"/>
            <w:tcBorders>
              <w:top w:val="single" w:sz="8" w:space="0" w:color="4F81BD"/>
              <w:left w:val="single" w:sz="8" w:space="0" w:color="4F81BD"/>
              <w:bottom w:val="single" w:sz="4" w:space="0" w:color="FFFFFF"/>
              <w:right w:val="single" w:sz="8" w:space="0" w:color="4F81BD"/>
            </w:tcBorders>
            <w:shd w:val="clear" w:color="auto" w:fill="4F81BD"/>
          </w:tcPr>
          <w:p w:rsidR="00D960C8" w:rsidRDefault="00F41064">
            <w:pPr>
              <w:jc w:val="center"/>
              <w:rPr>
                <w:color w:val="FFFFFF"/>
              </w:rPr>
            </w:pPr>
            <w:r>
              <w:rPr>
                <w:rFonts w:hint="eastAsia"/>
                <w:color w:val="FFFFFF"/>
              </w:rPr>
              <w:t>模块</w:t>
            </w:r>
          </w:p>
        </w:tc>
        <w:tc>
          <w:tcPr>
            <w:tcW w:w="5018" w:type="dxa"/>
            <w:tcBorders>
              <w:top w:val="single" w:sz="8" w:space="0" w:color="4F81BD"/>
              <w:left w:val="single" w:sz="8" w:space="0" w:color="4F81BD"/>
              <w:bottom w:val="single" w:sz="4" w:space="0" w:color="FFFFFF"/>
              <w:right w:val="single" w:sz="8" w:space="0" w:color="4F81BD"/>
            </w:tcBorders>
            <w:shd w:val="clear" w:color="auto" w:fill="4F81BD"/>
          </w:tcPr>
          <w:p w:rsidR="00D960C8" w:rsidRDefault="00F41064">
            <w:pPr>
              <w:jc w:val="center"/>
              <w:rPr>
                <w:color w:val="FFFFFF"/>
              </w:rPr>
            </w:pPr>
            <w:r>
              <w:rPr>
                <w:rFonts w:hint="eastAsia"/>
                <w:color w:val="FFFFFF"/>
              </w:rPr>
              <w:t>职责</w:t>
            </w:r>
          </w:p>
        </w:tc>
      </w:tr>
      <w:tr w:rsidR="00D960C8">
        <w:tc>
          <w:tcPr>
            <w:tcW w:w="3615" w:type="dxa"/>
            <w:tcBorders>
              <w:top w:val="single" w:sz="4" w:space="0" w:color="FFFFFF"/>
              <w:left w:val="single" w:sz="8" w:space="0" w:color="4F81BD"/>
              <w:bottom w:val="single" w:sz="8" w:space="0" w:color="4F81BD"/>
              <w:right w:val="single" w:sz="8" w:space="0" w:color="4F81BD"/>
            </w:tcBorders>
            <w:shd w:val="clear" w:color="auto" w:fill="B8CCE4"/>
          </w:tcPr>
          <w:p w:rsidR="00D960C8" w:rsidRDefault="00F41064">
            <w:pPr>
              <w:jc w:val="left"/>
              <w:rPr>
                <w:rFonts w:cs="Calibri"/>
                <w:color w:val="000000"/>
              </w:rPr>
            </w:pPr>
            <w:r>
              <w:rPr>
                <w:rFonts w:cs="Calibri"/>
                <w:color w:val="000000"/>
              </w:rPr>
              <w:t>SheetDataService</w:t>
            </w:r>
          </w:p>
        </w:tc>
        <w:tc>
          <w:tcPr>
            <w:tcW w:w="5018" w:type="dxa"/>
            <w:tcBorders>
              <w:top w:val="single" w:sz="4" w:space="0" w:color="FFFFFF"/>
              <w:left w:val="single" w:sz="8" w:space="0" w:color="4F81BD"/>
              <w:bottom w:val="single" w:sz="8" w:space="0" w:color="4F81BD"/>
              <w:right w:val="single" w:sz="8" w:space="0" w:color="4F81BD"/>
            </w:tcBorders>
            <w:shd w:val="clear" w:color="auto" w:fill="B8CCE4"/>
          </w:tcPr>
          <w:p w:rsidR="00D960C8" w:rsidRDefault="00F41064">
            <w:pPr>
              <w:jc w:val="left"/>
              <w:rPr>
                <w:rFonts w:ascii="宋体" w:hAnsi="宋体"/>
                <w:color w:val="000000"/>
                <w:szCs w:val="21"/>
              </w:rPr>
            </w:pPr>
            <w:r>
              <w:rPr>
                <w:rFonts w:ascii="宋体" w:hAnsi="宋体" w:hint="eastAsia"/>
                <w:color w:val="000000"/>
                <w:szCs w:val="21"/>
              </w:rPr>
              <w:t>持久化数据库的接口，提供集体载入、集体保存、增、改、查服务</w:t>
            </w:r>
          </w:p>
        </w:tc>
      </w:tr>
      <w:tr w:rsidR="00D960C8">
        <w:tc>
          <w:tcPr>
            <w:tcW w:w="3615" w:type="dxa"/>
            <w:tcBorders>
              <w:top w:val="single" w:sz="8" w:space="0" w:color="4F81BD"/>
              <w:left w:val="single" w:sz="8" w:space="0" w:color="4F81BD"/>
              <w:bottom w:val="single" w:sz="8" w:space="0" w:color="4F81BD"/>
              <w:right w:val="single" w:sz="8" w:space="0" w:color="4F81BD"/>
            </w:tcBorders>
            <w:shd w:val="clear" w:color="auto" w:fill="FFFFFF"/>
          </w:tcPr>
          <w:p w:rsidR="00D960C8" w:rsidRDefault="00F41064">
            <w:pPr>
              <w:jc w:val="left"/>
              <w:rPr>
                <w:rFonts w:cs="Calibri"/>
                <w:color w:val="000000"/>
              </w:rPr>
            </w:pPr>
            <w:r>
              <w:rPr>
                <w:rFonts w:cs="Calibri"/>
                <w:color w:val="000000"/>
              </w:rPr>
              <w:t>SheetDataServiceSerializableFileImpl</w:t>
            </w:r>
          </w:p>
        </w:tc>
        <w:tc>
          <w:tcPr>
            <w:tcW w:w="5018" w:type="dxa"/>
            <w:tcBorders>
              <w:top w:val="single" w:sz="8" w:space="0" w:color="4F81BD"/>
              <w:left w:val="single" w:sz="8" w:space="0" w:color="4F81BD"/>
              <w:bottom w:val="single" w:sz="8" w:space="0" w:color="4F81BD"/>
              <w:right w:val="single" w:sz="8" w:space="0" w:color="4F81BD"/>
            </w:tcBorders>
            <w:shd w:val="clear" w:color="auto" w:fill="FFFFFF"/>
          </w:tcPr>
          <w:p w:rsidR="00D960C8" w:rsidRDefault="00F41064">
            <w:pPr>
              <w:jc w:val="left"/>
              <w:rPr>
                <w:rFonts w:ascii="宋体" w:hAnsi="宋体"/>
                <w:color w:val="000000"/>
                <w:szCs w:val="21"/>
              </w:rPr>
            </w:pPr>
            <w:r>
              <w:rPr>
                <w:rFonts w:ascii="宋体" w:hAnsi="宋体" w:hint="eastAsia"/>
                <w:color w:val="000000"/>
                <w:szCs w:val="21"/>
              </w:rPr>
              <w:t>基于序列化文件的持久化数据库的接口，提供集体载入、集体保存、增、改、查服务</w:t>
            </w:r>
          </w:p>
        </w:tc>
      </w:tr>
    </w:tbl>
    <w:p w:rsidR="00D960C8" w:rsidRDefault="00D960C8">
      <w:pPr>
        <w:pStyle w:val="a3"/>
        <w:jc w:val="center"/>
        <w:rPr>
          <w:rFonts w:ascii="宋体" w:eastAsia="宋体" w:hAnsi="宋体"/>
          <w:b/>
          <w:bCs/>
          <w:sz w:val="22"/>
          <w:szCs w:val="22"/>
        </w:rPr>
      </w:pPr>
    </w:p>
    <w:p w:rsidR="00D960C8" w:rsidRDefault="00F41064">
      <w:pPr>
        <w:pStyle w:val="a3"/>
        <w:jc w:val="center"/>
        <w:rPr>
          <w:rFonts w:ascii="宋体" w:eastAsia="宋体" w:hAnsi="宋体"/>
          <w:b/>
          <w:bCs/>
          <w:sz w:val="22"/>
          <w:szCs w:val="22"/>
        </w:rPr>
      </w:pPr>
      <w:r>
        <w:rPr>
          <w:rFonts w:ascii="宋体" w:eastAsia="宋体" w:hAnsi="宋体" w:hint="eastAsia"/>
          <w:b/>
          <w:bCs/>
          <w:sz w:val="22"/>
          <w:szCs w:val="22"/>
        </w:rPr>
        <w:t>表19 Log数据层模块的职责</w:t>
      </w:r>
    </w:p>
    <w:tbl>
      <w:tblPr>
        <w:tblStyle w:val="a8"/>
        <w:tblW w:w="8633" w:type="dxa"/>
        <w:tblInd w:w="-111" w:type="dxa"/>
        <w:tblLayout w:type="fixed"/>
        <w:tblLook w:val="04A0"/>
      </w:tblPr>
      <w:tblGrid>
        <w:gridCol w:w="3615"/>
        <w:gridCol w:w="5018"/>
      </w:tblGrid>
      <w:tr w:rsidR="00D960C8">
        <w:tc>
          <w:tcPr>
            <w:tcW w:w="3615" w:type="dxa"/>
            <w:tcBorders>
              <w:top w:val="single" w:sz="8" w:space="0" w:color="4F81BD"/>
              <w:left w:val="single" w:sz="8" w:space="0" w:color="4F81BD"/>
              <w:bottom w:val="single" w:sz="4" w:space="0" w:color="FFFFFF"/>
              <w:right w:val="single" w:sz="8" w:space="0" w:color="4F81BD"/>
            </w:tcBorders>
            <w:shd w:val="clear" w:color="auto" w:fill="4F81BD"/>
          </w:tcPr>
          <w:p w:rsidR="00D960C8" w:rsidRDefault="00F41064">
            <w:pPr>
              <w:jc w:val="center"/>
              <w:rPr>
                <w:color w:val="FFFFFF"/>
              </w:rPr>
            </w:pPr>
            <w:r>
              <w:rPr>
                <w:rFonts w:hint="eastAsia"/>
                <w:color w:val="FFFFFF"/>
              </w:rPr>
              <w:t>模块</w:t>
            </w:r>
          </w:p>
        </w:tc>
        <w:tc>
          <w:tcPr>
            <w:tcW w:w="5018" w:type="dxa"/>
            <w:tcBorders>
              <w:top w:val="single" w:sz="8" w:space="0" w:color="4F81BD"/>
              <w:left w:val="single" w:sz="8" w:space="0" w:color="4F81BD"/>
              <w:bottom w:val="single" w:sz="4" w:space="0" w:color="FFFFFF"/>
              <w:right w:val="single" w:sz="8" w:space="0" w:color="4F81BD"/>
            </w:tcBorders>
            <w:shd w:val="clear" w:color="auto" w:fill="4F81BD"/>
          </w:tcPr>
          <w:p w:rsidR="00D960C8" w:rsidRDefault="00F41064">
            <w:pPr>
              <w:jc w:val="center"/>
              <w:rPr>
                <w:color w:val="FFFFFF"/>
              </w:rPr>
            </w:pPr>
            <w:r>
              <w:rPr>
                <w:rFonts w:hint="eastAsia"/>
                <w:color w:val="FFFFFF"/>
              </w:rPr>
              <w:t>职责</w:t>
            </w:r>
          </w:p>
        </w:tc>
      </w:tr>
      <w:tr w:rsidR="00D960C8">
        <w:tc>
          <w:tcPr>
            <w:tcW w:w="3615" w:type="dxa"/>
            <w:tcBorders>
              <w:top w:val="single" w:sz="4" w:space="0" w:color="FFFFFF"/>
              <w:left w:val="single" w:sz="8" w:space="0" w:color="4F81BD"/>
              <w:bottom w:val="single" w:sz="8" w:space="0" w:color="4F81BD"/>
              <w:right w:val="single" w:sz="8" w:space="0" w:color="4F81BD"/>
            </w:tcBorders>
            <w:shd w:val="clear" w:color="auto" w:fill="B8CCE4"/>
          </w:tcPr>
          <w:p w:rsidR="00D960C8" w:rsidRDefault="00F41064">
            <w:pPr>
              <w:jc w:val="left"/>
              <w:rPr>
                <w:rFonts w:cs="Calibri"/>
                <w:color w:val="000000"/>
              </w:rPr>
            </w:pPr>
            <w:r>
              <w:rPr>
                <w:rFonts w:cs="Calibri" w:hint="eastAsia"/>
                <w:color w:val="000000"/>
              </w:rPr>
              <w:t>Log</w:t>
            </w:r>
            <w:r>
              <w:rPr>
                <w:rFonts w:cs="Calibri"/>
                <w:color w:val="000000"/>
              </w:rPr>
              <w:t>DataService</w:t>
            </w:r>
          </w:p>
        </w:tc>
        <w:tc>
          <w:tcPr>
            <w:tcW w:w="5018" w:type="dxa"/>
            <w:tcBorders>
              <w:top w:val="single" w:sz="4" w:space="0" w:color="FFFFFF"/>
              <w:left w:val="single" w:sz="8" w:space="0" w:color="4F81BD"/>
              <w:bottom w:val="single" w:sz="8" w:space="0" w:color="4F81BD"/>
              <w:right w:val="single" w:sz="8" w:space="0" w:color="4F81BD"/>
            </w:tcBorders>
            <w:shd w:val="clear" w:color="auto" w:fill="B8CCE4"/>
          </w:tcPr>
          <w:p w:rsidR="00D960C8" w:rsidRDefault="00F41064">
            <w:pPr>
              <w:jc w:val="left"/>
              <w:rPr>
                <w:rFonts w:ascii="宋体" w:hAnsi="宋体"/>
                <w:color w:val="000000"/>
                <w:szCs w:val="21"/>
              </w:rPr>
            </w:pPr>
            <w:r>
              <w:rPr>
                <w:rFonts w:ascii="宋体" w:hAnsi="宋体" w:hint="eastAsia"/>
                <w:color w:val="000000"/>
                <w:szCs w:val="21"/>
              </w:rPr>
              <w:t>持久化数据库的接口，提供集体载入、集体保存、增、查服务</w:t>
            </w:r>
          </w:p>
        </w:tc>
      </w:tr>
      <w:tr w:rsidR="00D960C8">
        <w:tc>
          <w:tcPr>
            <w:tcW w:w="3615" w:type="dxa"/>
            <w:tcBorders>
              <w:top w:val="single" w:sz="8" w:space="0" w:color="4F81BD"/>
              <w:left w:val="single" w:sz="8" w:space="0" w:color="4F81BD"/>
              <w:bottom w:val="single" w:sz="8" w:space="0" w:color="4F81BD"/>
              <w:right w:val="single" w:sz="8" w:space="0" w:color="4F81BD"/>
            </w:tcBorders>
            <w:shd w:val="clear" w:color="auto" w:fill="FFFFFF"/>
          </w:tcPr>
          <w:p w:rsidR="00D960C8" w:rsidRDefault="00F41064">
            <w:pPr>
              <w:jc w:val="left"/>
              <w:rPr>
                <w:rFonts w:cs="Calibri"/>
                <w:color w:val="000000"/>
              </w:rPr>
            </w:pPr>
            <w:r>
              <w:rPr>
                <w:rFonts w:cs="Calibri" w:hint="eastAsia"/>
                <w:color w:val="000000"/>
              </w:rPr>
              <w:t>Log</w:t>
            </w:r>
            <w:r>
              <w:rPr>
                <w:rFonts w:cs="Calibri"/>
                <w:color w:val="000000"/>
              </w:rPr>
              <w:t>DataServiceSerializableFileImpl</w:t>
            </w:r>
          </w:p>
        </w:tc>
        <w:tc>
          <w:tcPr>
            <w:tcW w:w="5018" w:type="dxa"/>
            <w:tcBorders>
              <w:top w:val="single" w:sz="8" w:space="0" w:color="4F81BD"/>
              <w:left w:val="single" w:sz="8" w:space="0" w:color="4F81BD"/>
              <w:bottom w:val="single" w:sz="8" w:space="0" w:color="4F81BD"/>
              <w:right w:val="single" w:sz="8" w:space="0" w:color="4F81BD"/>
            </w:tcBorders>
            <w:shd w:val="clear" w:color="auto" w:fill="FFFFFF"/>
          </w:tcPr>
          <w:p w:rsidR="00D960C8" w:rsidRDefault="00F41064">
            <w:pPr>
              <w:jc w:val="left"/>
              <w:rPr>
                <w:rFonts w:ascii="宋体" w:hAnsi="宋体"/>
                <w:color w:val="000000"/>
                <w:szCs w:val="21"/>
              </w:rPr>
            </w:pPr>
            <w:r>
              <w:rPr>
                <w:rFonts w:ascii="宋体" w:hAnsi="宋体" w:hint="eastAsia"/>
                <w:color w:val="000000"/>
                <w:szCs w:val="21"/>
              </w:rPr>
              <w:t>基于序列化文件的持久化数据库的接口，提供集体载入、集体保存、增查服务</w:t>
            </w:r>
          </w:p>
        </w:tc>
      </w:tr>
    </w:tbl>
    <w:p w:rsidR="00D960C8" w:rsidRDefault="00D960C8">
      <w:pPr>
        <w:rPr>
          <w:rFonts w:ascii="宋体" w:hAnsi="宋体"/>
          <w:szCs w:val="21"/>
        </w:rPr>
      </w:pPr>
    </w:p>
    <w:p w:rsidR="00D960C8" w:rsidRDefault="00F41064">
      <w:pPr>
        <w:pStyle w:val="a3"/>
        <w:jc w:val="center"/>
      </w:pPr>
      <w:r>
        <w:rPr>
          <w:rFonts w:ascii="宋体" w:eastAsia="宋体" w:hAnsi="宋体" w:hint="eastAsia"/>
          <w:b/>
          <w:bCs/>
          <w:sz w:val="22"/>
          <w:szCs w:val="22"/>
        </w:rPr>
        <w:t>表20 Account数据层模块的职责</w:t>
      </w:r>
    </w:p>
    <w:tbl>
      <w:tblPr>
        <w:tblStyle w:val="a8"/>
        <w:tblW w:w="8633" w:type="dxa"/>
        <w:tblInd w:w="-111" w:type="dxa"/>
        <w:tblLayout w:type="fixed"/>
        <w:tblLook w:val="04A0"/>
      </w:tblPr>
      <w:tblGrid>
        <w:gridCol w:w="3615"/>
        <w:gridCol w:w="5018"/>
      </w:tblGrid>
      <w:tr w:rsidR="00D960C8">
        <w:tc>
          <w:tcPr>
            <w:tcW w:w="3615" w:type="dxa"/>
            <w:tcBorders>
              <w:top w:val="single" w:sz="8" w:space="0" w:color="4F81BD"/>
              <w:left w:val="single" w:sz="8" w:space="0" w:color="4F81BD"/>
              <w:bottom w:val="single" w:sz="8" w:space="0" w:color="4F81BD"/>
              <w:right w:val="dotted" w:sz="8" w:space="0" w:color="auto"/>
            </w:tcBorders>
            <w:shd w:val="clear" w:color="auto" w:fill="4F81BD"/>
          </w:tcPr>
          <w:p w:rsidR="00D960C8" w:rsidRDefault="00F41064">
            <w:pPr>
              <w:jc w:val="center"/>
              <w:rPr>
                <w:color w:val="FFFFFF"/>
              </w:rPr>
            </w:pPr>
            <w:r>
              <w:rPr>
                <w:rFonts w:hint="eastAsia"/>
                <w:color w:val="FFFFFF"/>
              </w:rPr>
              <w:t>模块</w:t>
            </w:r>
          </w:p>
        </w:tc>
        <w:tc>
          <w:tcPr>
            <w:tcW w:w="5018" w:type="dxa"/>
            <w:tcBorders>
              <w:top w:val="single" w:sz="8" w:space="0" w:color="4F81BD"/>
              <w:left w:val="dotted" w:sz="8" w:space="0" w:color="auto"/>
              <w:bottom w:val="single" w:sz="8" w:space="0" w:color="4F81BD"/>
              <w:right w:val="single" w:sz="8" w:space="0" w:color="4F81BD"/>
            </w:tcBorders>
            <w:shd w:val="clear" w:color="auto" w:fill="4F81BD"/>
          </w:tcPr>
          <w:p w:rsidR="00D960C8" w:rsidRDefault="00F41064">
            <w:pPr>
              <w:jc w:val="center"/>
              <w:rPr>
                <w:color w:val="FFFFFF"/>
              </w:rPr>
            </w:pPr>
            <w:r>
              <w:rPr>
                <w:rFonts w:hint="eastAsia"/>
                <w:color w:val="FFFFFF"/>
              </w:rPr>
              <w:t>职责</w:t>
            </w:r>
          </w:p>
        </w:tc>
      </w:tr>
      <w:tr w:rsidR="00D960C8">
        <w:tc>
          <w:tcPr>
            <w:tcW w:w="3615" w:type="dxa"/>
            <w:tcBorders>
              <w:top w:val="single" w:sz="8" w:space="0" w:color="4F81BD"/>
              <w:left w:val="single" w:sz="8" w:space="0" w:color="4F81BD"/>
              <w:bottom w:val="single" w:sz="8" w:space="0" w:color="4F81BD"/>
              <w:right w:val="dotted" w:sz="8" w:space="0" w:color="auto"/>
            </w:tcBorders>
            <w:shd w:val="clear" w:color="auto" w:fill="E9EDF4"/>
          </w:tcPr>
          <w:p w:rsidR="00D960C8" w:rsidRDefault="00F41064">
            <w:pPr>
              <w:rPr>
                <w:rFonts w:cs="Calibri"/>
                <w:color w:val="000000"/>
              </w:rPr>
            </w:pPr>
            <w:r>
              <w:rPr>
                <w:rFonts w:cs="Calibri" w:hint="eastAsia"/>
                <w:color w:val="000000"/>
              </w:rPr>
              <w:t>AccountDataService</w:t>
            </w:r>
          </w:p>
        </w:tc>
        <w:tc>
          <w:tcPr>
            <w:tcW w:w="5018" w:type="dxa"/>
            <w:tcBorders>
              <w:top w:val="single" w:sz="8" w:space="0" w:color="4F81BD"/>
              <w:left w:val="dotted" w:sz="8" w:space="0" w:color="auto"/>
              <w:bottom w:val="single" w:sz="8" w:space="0" w:color="4F81BD"/>
              <w:right w:val="single" w:sz="8" w:space="0" w:color="4F81BD"/>
            </w:tcBorders>
            <w:shd w:val="clear" w:color="auto" w:fill="E9EDF4"/>
          </w:tcPr>
          <w:p w:rsidR="00D960C8" w:rsidRDefault="00F41064">
            <w:pPr>
              <w:rPr>
                <w:rFonts w:ascii="宋体" w:hAnsi="宋体"/>
                <w:color w:val="000000"/>
                <w:szCs w:val="21"/>
              </w:rPr>
            </w:pPr>
            <w:r>
              <w:rPr>
                <w:rFonts w:hint="eastAsia"/>
                <w:color w:val="000000"/>
              </w:rPr>
              <w:t>持久化的接口，提供增、删、改、查服务</w:t>
            </w:r>
          </w:p>
        </w:tc>
      </w:tr>
      <w:tr w:rsidR="00D960C8">
        <w:tc>
          <w:tcPr>
            <w:tcW w:w="3615"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rPr>
                <w:rFonts w:cs="Calibri"/>
                <w:color w:val="000000"/>
              </w:rPr>
            </w:pPr>
            <w:r>
              <w:rPr>
                <w:rFonts w:cs="Calibri" w:hint="eastAsia"/>
                <w:color w:val="000000"/>
              </w:rPr>
              <w:t>AccountDataServiceSerializableFile</w:t>
            </w:r>
            <w:r>
              <w:rPr>
                <w:rFonts w:cs="Calibri"/>
                <w:color w:val="000000"/>
              </w:rPr>
              <w:t>Impl</w:t>
            </w:r>
          </w:p>
        </w:tc>
        <w:tc>
          <w:tcPr>
            <w:tcW w:w="5018"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rFonts w:ascii="宋体" w:hAnsi="宋体"/>
                <w:color w:val="000000"/>
                <w:szCs w:val="21"/>
              </w:rPr>
            </w:pPr>
            <w:r>
              <w:rPr>
                <w:rFonts w:hint="eastAsia"/>
                <w:color w:val="000000"/>
              </w:rPr>
              <w:t>基于序列化文件的持久化数据库的接口，提供增、删、改、查服务</w:t>
            </w:r>
          </w:p>
        </w:tc>
      </w:tr>
    </w:tbl>
    <w:p w:rsidR="00D960C8" w:rsidRDefault="00D960C8"/>
    <w:p w:rsidR="00D960C8" w:rsidRDefault="00F41064">
      <w:pPr>
        <w:pStyle w:val="a3"/>
        <w:jc w:val="center"/>
      </w:pPr>
      <w:r>
        <w:rPr>
          <w:rFonts w:ascii="宋体" w:eastAsia="宋体" w:hAnsi="宋体" w:hint="eastAsia"/>
          <w:b/>
          <w:bCs/>
          <w:sz w:val="22"/>
          <w:szCs w:val="22"/>
        </w:rPr>
        <w:t>表22 Account数据层模块的职责</w:t>
      </w:r>
    </w:p>
    <w:tbl>
      <w:tblPr>
        <w:tblStyle w:val="a8"/>
        <w:tblW w:w="8633" w:type="dxa"/>
        <w:tblInd w:w="-111" w:type="dxa"/>
        <w:tblLayout w:type="fixed"/>
        <w:tblLook w:val="04A0"/>
      </w:tblPr>
      <w:tblGrid>
        <w:gridCol w:w="3750"/>
        <w:gridCol w:w="4883"/>
      </w:tblGrid>
      <w:tr w:rsidR="00D960C8">
        <w:tc>
          <w:tcPr>
            <w:tcW w:w="3750" w:type="dxa"/>
            <w:tcBorders>
              <w:top w:val="single" w:sz="8" w:space="0" w:color="4F81BD"/>
              <w:left w:val="single" w:sz="8" w:space="0" w:color="4F81BD"/>
              <w:bottom w:val="single" w:sz="8" w:space="0" w:color="4F81BD"/>
              <w:right w:val="dotted" w:sz="8" w:space="0" w:color="auto"/>
            </w:tcBorders>
            <w:shd w:val="clear" w:color="auto" w:fill="4F81BD"/>
          </w:tcPr>
          <w:p w:rsidR="00D960C8" w:rsidRDefault="00F41064">
            <w:pPr>
              <w:jc w:val="center"/>
              <w:rPr>
                <w:color w:val="FFFFFF"/>
              </w:rPr>
            </w:pPr>
            <w:r>
              <w:rPr>
                <w:rFonts w:hint="eastAsia"/>
                <w:color w:val="FFFFFF"/>
              </w:rPr>
              <w:t>模块</w:t>
            </w:r>
          </w:p>
        </w:tc>
        <w:tc>
          <w:tcPr>
            <w:tcW w:w="4883" w:type="dxa"/>
            <w:tcBorders>
              <w:top w:val="single" w:sz="8" w:space="0" w:color="4F81BD"/>
              <w:left w:val="dotted" w:sz="8" w:space="0" w:color="auto"/>
              <w:bottom w:val="single" w:sz="8" w:space="0" w:color="4F81BD"/>
              <w:right w:val="single" w:sz="8" w:space="0" w:color="4F81BD"/>
            </w:tcBorders>
            <w:shd w:val="clear" w:color="auto" w:fill="4F81BD"/>
          </w:tcPr>
          <w:p w:rsidR="00D960C8" w:rsidRDefault="00F41064">
            <w:pPr>
              <w:jc w:val="center"/>
              <w:rPr>
                <w:color w:val="FFFFFF"/>
              </w:rPr>
            </w:pPr>
            <w:r>
              <w:rPr>
                <w:rFonts w:hint="eastAsia"/>
                <w:color w:val="FFFFFF"/>
              </w:rPr>
              <w:t>职责</w:t>
            </w:r>
          </w:p>
        </w:tc>
      </w:tr>
      <w:tr w:rsidR="00D960C8">
        <w:tc>
          <w:tcPr>
            <w:tcW w:w="3750" w:type="dxa"/>
            <w:tcBorders>
              <w:top w:val="single" w:sz="8" w:space="0" w:color="4F81BD"/>
              <w:left w:val="single" w:sz="8" w:space="0" w:color="4F81BD"/>
              <w:bottom w:val="single" w:sz="8" w:space="0" w:color="4F81BD"/>
              <w:right w:val="dotted" w:sz="8" w:space="0" w:color="auto"/>
            </w:tcBorders>
            <w:shd w:val="clear" w:color="auto" w:fill="E9EDF4"/>
          </w:tcPr>
          <w:p w:rsidR="00D960C8" w:rsidRDefault="00F41064">
            <w:pPr>
              <w:rPr>
                <w:rFonts w:cs="Calibri"/>
                <w:color w:val="000000"/>
              </w:rPr>
            </w:pPr>
            <w:r>
              <w:rPr>
                <w:rFonts w:cs="Calibri" w:hint="eastAsia"/>
                <w:color w:val="000000"/>
              </w:rPr>
              <w:t>Begin</w:t>
            </w:r>
            <w:r>
              <w:rPr>
                <w:rFonts w:cs="Calibri"/>
                <w:color w:val="000000"/>
              </w:rPr>
              <w:t>Info</w:t>
            </w:r>
            <w:r>
              <w:rPr>
                <w:rFonts w:cs="Calibri" w:hint="eastAsia"/>
                <w:color w:val="000000"/>
              </w:rPr>
              <w:t>DataService</w:t>
            </w:r>
          </w:p>
        </w:tc>
        <w:tc>
          <w:tcPr>
            <w:tcW w:w="4883" w:type="dxa"/>
            <w:tcBorders>
              <w:top w:val="single" w:sz="8" w:space="0" w:color="4F81BD"/>
              <w:left w:val="dotted" w:sz="8" w:space="0" w:color="auto"/>
              <w:bottom w:val="single" w:sz="8" w:space="0" w:color="4F81BD"/>
              <w:right w:val="single" w:sz="8" w:space="0" w:color="4F81BD"/>
            </w:tcBorders>
            <w:shd w:val="clear" w:color="auto" w:fill="E9EDF4"/>
          </w:tcPr>
          <w:p w:rsidR="00D960C8" w:rsidRDefault="00F41064">
            <w:pPr>
              <w:rPr>
                <w:rFonts w:ascii="宋体" w:hAnsi="宋体"/>
                <w:color w:val="000000"/>
                <w:szCs w:val="21"/>
              </w:rPr>
            </w:pPr>
            <w:r>
              <w:rPr>
                <w:rFonts w:hint="eastAsia"/>
                <w:color w:val="000000"/>
              </w:rPr>
              <w:t>持久化的接口，提供增、查服务</w:t>
            </w:r>
          </w:p>
        </w:tc>
      </w:tr>
      <w:tr w:rsidR="00D960C8">
        <w:tc>
          <w:tcPr>
            <w:tcW w:w="3750"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rPr>
                <w:rFonts w:cs="Calibri"/>
                <w:color w:val="000000"/>
              </w:rPr>
            </w:pPr>
            <w:r>
              <w:rPr>
                <w:rFonts w:cs="Calibri" w:hint="eastAsia"/>
                <w:color w:val="000000"/>
              </w:rPr>
              <w:t>BeginInfoDataServiceSerializableFile</w:t>
            </w:r>
            <w:r>
              <w:rPr>
                <w:rFonts w:cs="Calibri"/>
                <w:color w:val="000000"/>
              </w:rPr>
              <w:t>Impl</w:t>
            </w:r>
          </w:p>
        </w:tc>
        <w:tc>
          <w:tcPr>
            <w:tcW w:w="4883"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rFonts w:ascii="宋体" w:hAnsi="宋体"/>
                <w:color w:val="000000"/>
                <w:szCs w:val="21"/>
              </w:rPr>
            </w:pPr>
            <w:r>
              <w:rPr>
                <w:rFonts w:hint="eastAsia"/>
                <w:color w:val="000000"/>
              </w:rPr>
              <w:t>基于序列化文件的持久化数据库的接口，提供增、</w:t>
            </w:r>
            <w:r>
              <w:rPr>
                <w:rFonts w:hint="eastAsia"/>
                <w:color w:val="000000"/>
              </w:rPr>
              <w:lastRenderedPageBreak/>
              <w:t>查服务</w:t>
            </w:r>
          </w:p>
        </w:tc>
      </w:tr>
    </w:tbl>
    <w:p w:rsidR="00D960C8" w:rsidRDefault="00D960C8"/>
    <w:p w:rsidR="00D960C8" w:rsidRDefault="00F41064">
      <w:pPr>
        <w:pStyle w:val="a3"/>
        <w:jc w:val="center"/>
      </w:pPr>
      <w:r>
        <w:rPr>
          <w:rFonts w:ascii="宋体" w:eastAsia="宋体" w:hAnsi="宋体" w:hint="eastAsia"/>
          <w:b/>
          <w:bCs/>
          <w:sz w:val="22"/>
          <w:szCs w:val="22"/>
        </w:rPr>
        <w:t>表23 Institution数据层模块的职责</w:t>
      </w:r>
    </w:p>
    <w:tbl>
      <w:tblPr>
        <w:tblStyle w:val="a8"/>
        <w:tblW w:w="8633" w:type="dxa"/>
        <w:tblInd w:w="-111" w:type="dxa"/>
        <w:tblLayout w:type="fixed"/>
        <w:tblLook w:val="04A0"/>
      </w:tblPr>
      <w:tblGrid>
        <w:gridCol w:w="3750"/>
        <w:gridCol w:w="4883"/>
      </w:tblGrid>
      <w:tr w:rsidR="00D960C8">
        <w:tc>
          <w:tcPr>
            <w:tcW w:w="3750" w:type="dxa"/>
            <w:tcBorders>
              <w:top w:val="single" w:sz="8" w:space="0" w:color="4F81BD"/>
              <w:left w:val="single" w:sz="8" w:space="0" w:color="4F81BD"/>
              <w:bottom w:val="single" w:sz="8" w:space="0" w:color="4F81BD"/>
              <w:right w:val="dotted" w:sz="8" w:space="0" w:color="auto"/>
            </w:tcBorders>
            <w:shd w:val="clear" w:color="auto" w:fill="4F81BD"/>
          </w:tcPr>
          <w:p w:rsidR="00D960C8" w:rsidRDefault="00F41064">
            <w:pPr>
              <w:jc w:val="center"/>
              <w:rPr>
                <w:color w:val="FFFFFF"/>
              </w:rPr>
            </w:pPr>
            <w:r>
              <w:rPr>
                <w:rFonts w:hint="eastAsia"/>
                <w:color w:val="FFFFFF"/>
              </w:rPr>
              <w:t>模块</w:t>
            </w:r>
          </w:p>
        </w:tc>
        <w:tc>
          <w:tcPr>
            <w:tcW w:w="4883" w:type="dxa"/>
            <w:tcBorders>
              <w:top w:val="single" w:sz="8" w:space="0" w:color="4F81BD"/>
              <w:left w:val="dotted" w:sz="8" w:space="0" w:color="auto"/>
              <w:bottom w:val="single" w:sz="8" w:space="0" w:color="4F81BD"/>
              <w:right w:val="single" w:sz="8" w:space="0" w:color="4F81BD"/>
            </w:tcBorders>
            <w:shd w:val="clear" w:color="auto" w:fill="4F81BD"/>
          </w:tcPr>
          <w:p w:rsidR="00D960C8" w:rsidRDefault="00F41064">
            <w:pPr>
              <w:jc w:val="center"/>
              <w:rPr>
                <w:color w:val="FFFFFF"/>
              </w:rPr>
            </w:pPr>
            <w:r>
              <w:rPr>
                <w:rFonts w:hint="eastAsia"/>
                <w:color w:val="FFFFFF"/>
              </w:rPr>
              <w:t>职责</w:t>
            </w:r>
          </w:p>
        </w:tc>
      </w:tr>
      <w:tr w:rsidR="00D960C8">
        <w:tc>
          <w:tcPr>
            <w:tcW w:w="3750" w:type="dxa"/>
            <w:tcBorders>
              <w:top w:val="single" w:sz="8" w:space="0" w:color="4F81BD"/>
              <w:left w:val="single" w:sz="8" w:space="0" w:color="4F81BD"/>
              <w:bottom w:val="single" w:sz="8" w:space="0" w:color="4F81BD"/>
              <w:right w:val="dotted" w:sz="8" w:space="0" w:color="auto"/>
            </w:tcBorders>
            <w:shd w:val="clear" w:color="auto" w:fill="E9EDF4"/>
          </w:tcPr>
          <w:p w:rsidR="00D960C8" w:rsidRDefault="00F41064">
            <w:pPr>
              <w:rPr>
                <w:rFonts w:cs="Calibri"/>
                <w:color w:val="000000"/>
              </w:rPr>
            </w:pPr>
            <w:r>
              <w:rPr>
                <w:rFonts w:hint="eastAsia"/>
              </w:rPr>
              <w:t>Institution</w:t>
            </w:r>
            <w:r>
              <w:rPr>
                <w:rFonts w:cs="Calibri" w:hint="eastAsia"/>
                <w:color w:val="000000"/>
              </w:rPr>
              <w:t>DataService</w:t>
            </w:r>
          </w:p>
        </w:tc>
        <w:tc>
          <w:tcPr>
            <w:tcW w:w="4883" w:type="dxa"/>
            <w:tcBorders>
              <w:top w:val="single" w:sz="8" w:space="0" w:color="4F81BD"/>
              <w:left w:val="dotted" w:sz="8" w:space="0" w:color="auto"/>
              <w:bottom w:val="single" w:sz="8" w:space="0" w:color="4F81BD"/>
              <w:right w:val="single" w:sz="8" w:space="0" w:color="4F81BD"/>
            </w:tcBorders>
            <w:shd w:val="clear" w:color="auto" w:fill="E9EDF4"/>
          </w:tcPr>
          <w:p w:rsidR="00D960C8" w:rsidRDefault="00F41064">
            <w:pPr>
              <w:rPr>
                <w:rFonts w:ascii="宋体" w:hAnsi="宋体"/>
                <w:color w:val="000000"/>
                <w:szCs w:val="21"/>
              </w:rPr>
            </w:pPr>
            <w:r>
              <w:rPr>
                <w:rFonts w:hint="eastAsia"/>
                <w:color w:val="000000"/>
              </w:rPr>
              <w:t>持久化的接口，提供</w:t>
            </w:r>
            <w:r>
              <w:rPr>
                <w:rFonts w:ascii="宋体" w:hAnsi="宋体" w:hint="eastAsia"/>
                <w:szCs w:val="21"/>
              </w:rPr>
              <w:t>增、删、改、查</w:t>
            </w:r>
            <w:r>
              <w:rPr>
                <w:rFonts w:hint="eastAsia"/>
                <w:color w:val="000000"/>
              </w:rPr>
              <w:t>服务</w:t>
            </w:r>
          </w:p>
        </w:tc>
      </w:tr>
      <w:tr w:rsidR="00D960C8">
        <w:tc>
          <w:tcPr>
            <w:tcW w:w="3750"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rPr>
                <w:rFonts w:cs="Calibri"/>
                <w:color w:val="000000"/>
              </w:rPr>
            </w:pPr>
            <w:r>
              <w:rPr>
                <w:rFonts w:hint="eastAsia"/>
              </w:rPr>
              <w:t>InstitutionDataServiceSerializableFileImpl</w:t>
            </w:r>
          </w:p>
        </w:tc>
        <w:tc>
          <w:tcPr>
            <w:tcW w:w="4883"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rFonts w:ascii="宋体" w:hAnsi="宋体"/>
                <w:color w:val="000000"/>
                <w:szCs w:val="21"/>
              </w:rPr>
            </w:pPr>
            <w:r>
              <w:rPr>
                <w:rFonts w:ascii="宋体" w:hAnsi="宋体" w:hint="eastAsia"/>
                <w:szCs w:val="21"/>
              </w:rPr>
              <w:t>基于序列化文件的持久化数据库的接口，提供集体载入、集体保存、增、删、改、查服务</w:t>
            </w:r>
          </w:p>
        </w:tc>
      </w:tr>
    </w:tbl>
    <w:p w:rsidR="00D960C8" w:rsidRDefault="00D960C8"/>
    <w:p w:rsidR="00D960C8" w:rsidRDefault="00F41064">
      <w:pPr>
        <w:pStyle w:val="a3"/>
        <w:jc w:val="center"/>
      </w:pPr>
      <w:r>
        <w:rPr>
          <w:rFonts w:ascii="宋体" w:eastAsia="宋体" w:hAnsi="宋体" w:hint="eastAsia"/>
          <w:b/>
          <w:bCs/>
          <w:sz w:val="22"/>
          <w:szCs w:val="22"/>
        </w:rPr>
        <w:t>表24 User数据层模块的职责</w:t>
      </w:r>
    </w:p>
    <w:tbl>
      <w:tblPr>
        <w:tblStyle w:val="a8"/>
        <w:tblW w:w="8633" w:type="dxa"/>
        <w:tblInd w:w="-111" w:type="dxa"/>
        <w:tblLayout w:type="fixed"/>
        <w:tblLook w:val="04A0"/>
      </w:tblPr>
      <w:tblGrid>
        <w:gridCol w:w="3750"/>
        <w:gridCol w:w="4883"/>
      </w:tblGrid>
      <w:tr w:rsidR="00D960C8">
        <w:tc>
          <w:tcPr>
            <w:tcW w:w="3750" w:type="dxa"/>
            <w:tcBorders>
              <w:top w:val="single" w:sz="8" w:space="0" w:color="4F81BD"/>
              <w:left w:val="single" w:sz="8" w:space="0" w:color="4F81BD"/>
              <w:bottom w:val="single" w:sz="8" w:space="0" w:color="4F81BD"/>
              <w:right w:val="dotted" w:sz="8" w:space="0" w:color="auto"/>
            </w:tcBorders>
            <w:shd w:val="clear" w:color="auto" w:fill="4F81BD"/>
          </w:tcPr>
          <w:p w:rsidR="00D960C8" w:rsidRDefault="00F41064">
            <w:pPr>
              <w:jc w:val="center"/>
              <w:rPr>
                <w:color w:val="FFFFFF"/>
              </w:rPr>
            </w:pPr>
            <w:r>
              <w:rPr>
                <w:rFonts w:hint="eastAsia"/>
                <w:color w:val="FFFFFF"/>
              </w:rPr>
              <w:t>模块</w:t>
            </w:r>
          </w:p>
        </w:tc>
        <w:tc>
          <w:tcPr>
            <w:tcW w:w="4883" w:type="dxa"/>
            <w:tcBorders>
              <w:top w:val="single" w:sz="8" w:space="0" w:color="4F81BD"/>
              <w:left w:val="dotted" w:sz="8" w:space="0" w:color="auto"/>
              <w:bottom w:val="single" w:sz="8" w:space="0" w:color="4F81BD"/>
              <w:right w:val="single" w:sz="8" w:space="0" w:color="4F81BD"/>
            </w:tcBorders>
            <w:shd w:val="clear" w:color="auto" w:fill="4F81BD"/>
          </w:tcPr>
          <w:p w:rsidR="00D960C8" w:rsidRDefault="00F41064">
            <w:pPr>
              <w:jc w:val="center"/>
              <w:rPr>
                <w:color w:val="FFFFFF"/>
              </w:rPr>
            </w:pPr>
            <w:r>
              <w:rPr>
                <w:rFonts w:hint="eastAsia"/>
                <w:color w:val="FFFFFF"/>
              </w:rPr>
              <w:t>职责</w:t>
            </w:r>
          </w:p>
        </w:tc>
      </w:tr>
      <w:tr w:rsidR="00D960C8">
        <w:tc>
          <w:tcPr>
            <w:tcW w:w="3750" w:type="dxa"/>
            <w:tcBorders>
              <w:top w:val="single" w:sz="8" w:space="0" w:color="4F81BD"/>
              <w:left w:val="single" w:sz="8" w:space="0" w:color="4F81BD"/>
              <w:bottom w:val="single" w:sz="8" w:space="0" w:color="4F81BD"/>
              <w:right w:val="dotted" w:sz="8" w:space="0" w:color="auto"/>
            </w:tcBorders>
            <w:shd w:val="clear" w:color="auto" w:fill="E9EDF4"/>
          </w:tcPr>
          <w:p w:rsidR="00D960C8" w:rsidRDefault="00F41064">
            <w:pPr>
              <w:rPr>
                <w:rFonts w:cs="Calibri"/>
                <w:color w:val="000000"/>
              </w:rPr>
            </w:pPr>
            <w:r>
              <w:rPr>
                <w:rFonts w:cs="Calibri" w:hint="eastAsia"/>
                <w:color w:val="000000"/>
              </w:rPr>
              <w:t>UserDataService</w:t>
            </w:r>
          </w:p>
        </w:tc>
        <w:tc>
          <w:tcPr>
            <w:tcW w:w="4883" w:type="dxa"/>
            <w:tcBorders>
              <w:top w:val="single" w:sz="8" w:space="0" w:color="4F81BD"/>
              <w:left w:val="dotted" w:sz="8" w:space="0" w:color="auto"/>
              <w:bottom w:val="single" w:sz="8" w:space="0" w:color="4F81BD"/>
              <w:right w:val="single" w:sz="8" w:space="0" w:color="4F81BD"/>
            </w:tcBorders>
            <w:shd w:val="clear" w:color="auto" w:fill="E9EDF4"/>
          </w:tcPr>
          <w:p w:rsidR="00D960C8" w:rsidRDefault="00F41064">
            <w:pPr>
              <w:rPr>
                <w:rFonts w:ascii="宋体" w:hAnsi="宋体"/>
                <w:color w:val="000000"/>
                <w:szCs w:val="21"/>
              </w:rPr>
            </w:pPr>
            <w:r>
              <w:rPr>
                <w:rFonts w:hint="eastAsia"/>
                <w:color w:val="000000"/>
              </w:rPr>
              <w:t>持久化的接口，提供</w:t>
            </w:r>
            <w:r>
              <w:rPr>
                <w:rFonts w:ascii="宋体" w:hAnsi="宋体" w:hint="eastAsia"/>
                <w:szCs w:val="21"/>
              </w:rPr>
              <w:t>改、查</w:t>
            </w:r>
            <w:r>
              <w:rPr>
                <w:rFonts w:hint="eastAsia"/>
                <w:color w:val="000000"/>
              </w:rPr>
              <w:t>服务</w:t>
            </w:r>
          </w:p>
        </w:tc>
      </w:tr>
      <w:tr w:rsidR="00D960C8">
        <w:tc>
          <w:tcPr>
            <w:tcW w:w="3750"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rPr>
                <w:rFonts w:cs="Calibri"/>
                <w:color w:val="000000"/>
              </w:rPr>
            </w:pPr>
            <w:r>
              <w:rPr>
                <w:rFonts w:hint="eastAsia"/>
              </w:rPr>
              <w:t>UserDataServiceSerializableFileImpl</w:t>
            </w:r>
          </w:p>
        </w:tc>
        <w:tc>
          <w:tcPr>
            <w:tcW w:w="4883"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rFonts w:ascii="宋体" w:hAnsi="宋体"/>
                <w:color w:val="000000"/>
                <w:szCs w:val="21"/>
              </w:rPr>
            </w:pPr>
            <w:r>
              <w:rPr>
                <w:rFonts w:ascii="宋体" w:hAnsi="宋体" w:hint="eastAsia"/>
                <w:szCs w:val="21"/>
              </w:rPr>
              <w:t>基于序列化文件的持久化数据库的接口，提供集体载入、集体保存、改、查服务</w:t>
            </w:r>
          </w:p>
        </w:tc>
      </w:tr>
    </w:tbl>
    <w:p w:rsidR="00D960C8" w:rsidRDefault="00D960C8"/>
    <w:p w:rsidR="00D960C8" w:rsidRDefault="00F41064">
      <w:pPr>
        <w:pStyle w:val="a3"/>
        <w:jc w:val="center"/>
      </w:pPr>
      <w:r>
        <w:rPr>
          <w:rFonts w:ascii="宋体" w:eastAsia="宋体" w:hAnsi="宋体" w:hint="eastAsia"/>
          <w:b/>
          <w:bCs/>
          <w:sz w:val="22"/>
          <w:szCs w:val="22"/>
        </w:rPr>
        <w:t>表25 StaffManage数据层模块的职责</w:t>
      </w:r>
    </w:p>
    <w:tbl>
      <w:tblPr>
        <w:tblStyle w:val="a8"/>
        <w:tblW w:w="8633" w:type="dxa"/>
        <w:tblInd w:w="-111" w:type="dxa"/>
        <w:tblLayout w:type="fixed"/>
        <w:tblLook w:val="04A0"/>
      </w:tblPr>
      <w:tblGrid>
        <w:gridCol w:w="3750"/>
        <w:gridCol w:w="4883"/>
      </w:tblGrid>
      <w:tr w:rsidR="00D960C8">
        <w:tc>
          <w:tcPr>
            <w:tcW w:w="3750" w:type="dxa"/>
            <w:tcBorders>
              <w:top w:val="single" w:sz="8" w:space="0" w:color="4F81BD"/>
              <w:left w:val="single" w:sz="8" w:space="0" w:color="4F81BD"/>
              <w:bottom w:val="single" w:sz="8" w:space="0" w:color="4F81BD"/>
              <w:right w:val="dotted" w:sz="8" w:space="0" w:color="auto"/>
            </w:tcBorders>
            <w:shd w:val="clear" w:color="auto" w:fill="4F81BD"/>
          </w:tcPr>
          <w:p w:rsidR="00D960C8" w:rsidRDefault="00F41064">
            <w:pPr>
              <w:jc w:val="center"/>
              <w:rPr>
                <w:color w:val="FFFFFF"/>
              </w:rPr>
            </w:pPr>
            <w:r>
              <w:rPr>
                <w:rFonts w:hint="eastAsia"/>
                <w:color w:val="FFFFFF"/>
              </w:rPr>
              <w:t>模块</w:t>
            </w:r>
          </w:p>
        </w:tc>
        <w:tc>
          <w:tcPr>
            <w:tcW w:w="4883" w:type="dxa"/>
            <w:tcBorders>
              <w:top w:val="single" w:sz="8" w:space="0" w:color="4F81BD"/>
              <w:left w:val="dotted" w:sz="8" w:space="0" w:color="auto"/>
              <w:bottom w:val="single" w:sz="8" w:space="0" w:color="4F81BD"/>
              <w:right w:val="single" w:sz="8" w:space="0" w:color="4F81BD"/>
            </w:tcBorders>
            <w:shd w:val="clear" w:color="auto" w:fill="4F81BD"/>
          </w:tcPr>
          <w:p w:rsidR="00D960C8" w:rsidRDefault="00F41064">
            <w:pPr>
              <w:jc w:val="center"/>
              <w:rPr>
                <w:color w:val="FFFFFF"/>
              </w:rPr>
            </w:pPr>
            <w:r>
              <w:rPr>
                <w:rFonts w:hint="eastAsia"/>
                <w:color w:val="FFFFFF"/>
              </w:rPr>
              <w:t>职责</w:t>
            </w:r>
          </w:p>
        </w:tc>
      </w:tr>
      <w:tr w:rsidR="00D960C8">
        <w:tc>
          <w:tcPr>
            <w:tcW w:w="3750" w:type="dxa"/>
            <w:tcBorders>
              <w:top w:val="single" w:sz="8" w:space="0" w:color="4F81BD"/>
              <w:left w:val="single" w:sz="8" w:space="0" w:color="4F81BD"/>
              <w:bottom w:val="single" w:sz="8" w:space="0" w:color="4F81BD"/>
              <w:right w:val="dotted" w:sz="8" w:space="0" w:color="auto"/>
            </w:tcBorders>
            <w:shd w:val="clear" w:color="auto" w:fill="E9EDF4"/>
          </w:tcPr>
          <w:p w:rsidR="00D960C8" w:rsidRDefault="00F41064">
            <w:pPr>
              <w:rPr>
                <w:rFonts w:cs="Calibri"/>
                <w:color w:val="000000"/>
              </w:rPr>
            </w:pPr>
            <w:r>
              <w:rPr>
                <w:rFonts w:cs="Calibri" w:hint="eastAsia"/>
                <w:color w:val="000000"/>
              </w:rPr>
              <w:t>StaffManageDataService</w:t>
            </w:r>
          </w:p>
        </w:tc>
        <w:tc>
          <w:tcPr>
            <w:tcW w:w="4883" w:type="dxa"/>
            <w:tcBorders>
              <w:top w:val="single" w:sz="8" w:space="0" w:color="4F81BD"/>
              <w:left w:val="dotted" w:sz="8" w:space="0" w:color="auto"/>
              <w:bottom w:val="single" w:sz="8" w:space="0" w:color="4F81BD"/>
              <w:right w:val="single" w:sz="8" w:space="0" w:color="4F81BD"/>
            </w:tcBorders>
            <w:shd w:val="clear" w:color="auto" w:fill="E9EDF4"/>
          </w:tcPr>
          <w:p w:rsidR="00D960C8" w:rsidRDefault="00F41064">
            <w:pPr>
              <w:rPr>
                <w:rFonts w:ascii="宋体" w:hAnsi="宋体"/>
                <w:color w:val="000000"/>
                <w:szCs w:val="21"/>
              </w:rPr>
            </w:pPr>
            <w:r>
              <w:rPr>
                <w:rFonts w:hint="eastAsia"/>
                <w:color w:val="000000"/>
              </w:rPr>
              <w:t>持久化的接口，提供增、删、</w:t>
            </w:r>
            <w:r>
              <w:rPr>
                <w:rFonts w:ascii="宋体" w:hAnsi="宋体" w:hint="eastAsia"/>
                <w:szCs w:val="21"/>
              </w:rPr>
              <w:t>改、查</w:t>
            </w:r>
            <w:r>
              <w:rPr>
                <w:rFonts w:hint="eastAsia"/>
                <w:color w:val="000000"/>
              </w:rPr>
              <w:t>服务</w:t>
            </w:r>
          </w:p>
        </w:tc>
      </w:tr>
      <w:tr w:rsidR="00D960C8">
        <w:tc>
          <w:tcPr>
            <w:tcW w:w="3750"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rPr>
                <w:rFonts w:cs="Calibri"/>
                <w:color w:val="000000"/>
              </w:rPr>
            </w:pPr>
            <w:r>
              <w:rPr>
                <w:rFonts w:hint="eastAsia"/>
              </w:rPr>
              <w:t>StaffManageDataServiceSerializableFileImpl</w:t>
            </w:r>
          </w:p>
        </w:tc>
        <w:tc>
          <w:tcPr>
            <w:tcW w:w="4883"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rPr>
                <w:rFonts w:ascii="宋体" w:hAnsi="宋体"/>
                <w:color w:val="000000"/>
                <w:szCs w:val="21"/>
              </w:rPr>
            </w:pPr>
            <w:r>
              <w:rPr>
                <w:rFonts w:ascii="宋体" w:hAnsi="宋体" w:hint="eastAsia"/>
                <w:szCs w:val="21"/>
              </w:rPr>
              <w:t>基于序列化文件的持久化数据库的接口，提供集体载入、集体保存、增、删、改、查服务</w:t>
            </w:r>
          </w:p>
        </w:tc>
      </w:tr>
    </w:tbl>
    <w:p w:rsidR="00D960C8" w:rsidRDefault="00D960C8"/>
    <w:p w:rsidR="00D960C8" w:rsidRDefault="00F41064">
      <w:pPr>
        <w:pStyle w:val="a3"/>
        <w:jc w:val="center"/>
      </w:pPr>
      <w:r>
        <w:rPr>
          <w:rFonts w:ascii="宋体" w:eastAsia="宋体" w:hAnsi="宋体" w:hint="eastAsia"/>
          <w:b/>
          <w:bCs/>
          <w:sz w:val="22"/>
          <w:szCs w:val="22"/>
        </w:rPr>
        <w:t>表26 Commodity数据层模块的职责</w:t>
      </w:r>
    </w:p>
    <w:tbl>
      <w:tblPr>
        <w:tblStyle w:val="a8"/>
        <w:tblW w:w="8633" w:type="dxa"/>
        <w:tblInd w:w="-111" w:type="dxa"/>
        <w:tblLayout w:type="fixed"/>
        <w:tblLook w:val="04A0"/>
      </w:tblPr>
      <w:tblGrid>
        <w:gridCol w:w="3750"/>
        <w:gridCol w:w="4883"/>
      </w:tblGrid>
      <w:tr w:rsidR="00D960C8">
        <w:tc>
          <w:tcPr>
            <w:tcW w:w="3750" w:type="dxa"/>
            <w:tcBorders>
              <w:top w:val="single" w:sz="8" w:space="0" w:color="4F81BD"/>
              <w:left w:val="single" w:sz="8" w:space="0" w:color="4F81BD"/>
              <w:bottom w:val="single" w:sz="8" w:space="0" w:color="4F81BD"/>
              <w:right w:val="dotted" w:sz="8" w:space="0" w:color="auto"/>
            </w:tcBorders>
            <w:shd w:val="clear" w:color="auto" w:fill="4F81BD"/>
          </w:tcPr>
          <w:p w:rsidR="00D960C8" w:rsidRDefault="00F41064">
            <w:pPr>
              <w:jc w:val="center"/>
              <w:rPr>
                <w:color w:val="FFFFFF"/>
              </w:rPr>
            </w:pPr>
            <w:r>
              <w:rPr>
                <w:rFonts w:hint="eastAsia"/>
                <w:color w:val="FFFFFF"/>
              </w:rPr>
              <w:t>模块</w:t>
            </w:r>
          </w:p>
        </w:tc>
        <w:tc>
          <w:tcPr>
            <w:tcW w:w="4883" w:type="dxa"/>
            <w:tcBorders>
              <w:top w:val="single" w:sz="8" w:space="0" w:color="4F81BD"/>
              <w:left w:val="dotted" w:sz="8" w:space="0" w:color="auto"/>
              <w:bottom w:val="single" w:sz="8" w:space="0" w:color="4F81BD"/>
              <w:right w:val="single" w:sz="8" w:space="0" w:color="4F81BD"/>
            </w:tcBorders>
            <w:shd w:val="clear" w:color="auto" w:fill="4F81BD"/>
          </w:tcPr>
          <w:p w:rsidR="00D960C8" w:rsidRDefault="00F41064">
            <w:pPr>
              <w:jc w:val="center"/>
              <w:rPr>
                <w:color w:val="FFFFFF"/>
              </w:rPr>
            </w:pPr>
            <w:r>
              <w:rPr>
                <w:rFonts w:hint="eastAsia"/>
                <w:color w:val="FFFFFF"/>
              </w:rPr>
              <w:t>职责</w:t>
            </w:r>
          </w:p>
        </w:tc>
      </w:tr>
      <w:tr w:rsidR="00D960C8">
        <w:tc>
          <w:tcPr>
            <w:tcW w:w="3750" w:type="dxa"/>
            <w:tcBorders>
              <w:top w:val="single" w:sz="8" w:space="0" w:color="4F81BD"/>
              <w:left w:val="single" w:sz="8" w:space="0" w:color="4F81BD"/>
              <w:bottom w:val="single" w:sz="8" w:space="0" w:color="4F81BD"/>
              <w:right w:val="dotted" w:sz="8" w:space="0" w:color="auto"/>
            </w:tcBorders>
            <w:shd w:val="clear" w:color="auto" w:fill="E9EDF4"/>
          </w:tcPr>
          <w:p w:rsidR="00D960C8" w:rsidRDefault="00F41064">
            <w:pPr>
              <w:jc w:val="left"/>
              <w:rPr>
                <w:rFonts w:cs="Calibri"/>
                <w:color w:val="000000"/>
              </w:rPr>
            </w:pPr>
            <w:r>
              <w:rPr>
                <w:rFonts w:eastAsia="Times New Roman" w:hint="eastAsia"/>
                <w:szCs w:val="21"/>
              </w:rPr>
              <w:t>CommodityDataService</w:t>
            </w:r>
          </w:p>
        </w:tc>
        <w:tc>
          <w:tcPr>
            <w:tcW w:w="4883" w:type="dxa"/>
            <w:tcBorders>
              <w:top w:val="single" w:sz="8" w:space="0" w:color="4F81BD"/>
              <w:left w:val="dotted" w:sz="8" w:space="0" w:color="auto"/>
              <w:bottom w:val="single" w:sz="8" w:space="0" w:color="4F81BD"/>
              <w:right w:val="single" w:sz="8" w:space="0" w:color="4F81BD"/>
            </w:tcBorders>
            <w:shd w:val="clear" w:color="auto" w:fill="E9EDF4"/>
          </w:tcPr>
          <w:p w:rsidR="00D960C8" w:rsidRDefault="00F41064">
            <w:pPr>
              <w:jc w:val="left"/>
              <w:rPr>
                <w:rFonts w:ascii="宋体" w:hAnsi="宋体"/>
                <w:color w:val="000000"/>
                <w:szCs w:val="21"/>
              </w:rPr>
            </w:pPr>
            <w:r>
              <w:rPr>
                <w:rFonts w:hint="eastAsia"/>
                <w:color w:val="000000"/>
              </w:rPr>
              <w:t>持久化的接口，提供增、删、</w:t>
            </w:r>
            <w:r>
              <w:rPr>
                <w:rFonts w:ascii="宋体" w:hAnsi="宋体" w:hint="eastAsia"/>
                <w:szCs w:val="21"/>
              </w:rPr>
              <w:t>改、查</w:t>
            </w:r>
            <w:r>
              <w:rPr>
                <w:rFonts w:hint="eastAsia"/>
                <w:color w:val="000000"/>
              </w:rPr>
              <w:t>服务</w:t>
            </w:r>
          </w:p>
        </w:tc>
      </w:tr>
      <w:tr w:rsidR="00D960C8">
        <w:tc>
          <w:tcPr>
            <w:tcW w:w="3750" w:type="dxa"/>
            <w:tcBorders>
              <w:top w:val="single" w:sz="8" w:space="0" w:color="4F81BD"/>
              <w:left w:val="single" w:sz="8" w:space="0" w:color="4F81BD"/>
              <w:bottom w:val="single" w:sz="8" w:space="0" w:color="4F81BD"/>
              <w:right w:val="dotted" w:sz="8" w:space="0" w:color="auto"/>
            </w:tcBorders>
            <w:shd w:val="clear" w:color="auto" w:fill="E9EDF4"/>
          </w:tcPr>
          <w:p w:rsidR="00D960C8" w:rsidRDefault="00F41064">
            <w:pPr>
              <w:jc w:val="left"/>
              <w:rPr>
                <w:rFonts w:cs="Calibri"/>
                <w:color w:val="000000"/>
              </w:rPr>
            </w:pPr>
            <w:r>
              <w:rPr>
                <w:rFonts w:eastAsia="Times New Roman" w:hint="eastAsia"/>
                <w:szCs w:val="21"/>
              </w:rPr>
              <w:t>CommodityDataServiceSerializableFileImpl</w:t>
            </w:r>
          </w:p>
        </w:tc>
        <w:tc>
          <w:tcPr>
            <w:tcW w:w="4883" w:type="dxa"/>
            <w:tcBorders>
              <w:top w:val="single" w:sz="8" w:space="0" w:color="4F81BD"/>
              <w:left w:val="dotted" w:sz="8" w:space="0" w:color="auto"/>
              <w:bottom w:val="single" w:sz="8" w:space="0" w:color="4F81BD"/>
              <w:right w:val="single" w:sz="8" w:space="0" w:color="4F81BD"/>
            </w:tcBorders>
            <w:shd w:val="clear" w:color="auto" w:fill="E9EDF4"/>
          </w:tcPr>
          <w:p w:rsidR="00D960C8" w:rsidRDefault="00F41064">
            <w:pPr>
              <w:jc w:val="left"/>
              <w:rPr>
                <w:rFonts w:ascii="宋体" w:hAnsi="宋体"/>
                <w:color w:val="000000"/>
                <w:szCs w:val="21"/>
              </w:rPr>
            </w:pPr>
            <w:r>
              <w:rPr>
                <w:rFonts w:ascii="宋体" w:eastAsia="Times New Roman" w:hAnsi="宋体" w:hint="eastAsia"/>
                <w:szCs w:val="21"/>
              </w:rPr>
              <w:t>基于序列化文件的持久化数据库的接口，提供集体载入、集体保存、增、删、改、查服务</w:t>
            </w:r>
          </w:p>
        </w:tc>
      </w:tr>
    </w:tbl>
    <w:p w:rsidR="00D960C8" w:rsidRDefault="00D960C8"/>
    <w:p w:rsidR="00D960C8" w:rsidRDefault="00F41064">
      <w:pPr>
        <w:pStyle w:val="a3"/>
        <w:jc w:val="center"/>
      </w:pPr>
      <w:r>
        <w:rPr>
          <w:rFonts w:ascii="宋体" w:eastAsia="宋体" w:hAnsi="宋体" w:hint="eastAsia"/>
          <w:b/>
          <w:bCs/>
          <w:sz w:val="22"/>
          <w:szCs w:val="22"/>
        </w:rPr>
        <w:t>表27 NonUser数据层模块的职责</w:t>
      </w:r>
    </w:p>
    <w:tbl>
      <w:tblPr>
        <w:tblStyle w:val="a8"/>
        <w:tblW w:w="8633" w:type="dxa"/>
        <w:tblInd w:w="-111" w:type="dxa"/>
        <w:tblLayout w:type="fixed"/>
        <w:tblLook w:val="04A0"/>
      </w:tblPr>
      <w:tblGrid>
        <w:gridCol w:w="3750"/>
        <w:gridCol w:w="4883"/>
      </w:tblGrid>
      <w:tr w:rsidR="00D960C8">
        <w:tc>
          <w:tcPr>
            <w:tcW w:w="3750" w:type="dxa"/>
            <w:tcBorders>
              <w:top w:val="single" w:sz="8" w:space="0" w:color="4F81BD"/>
              <w:left w:val="single" w:sz="8" w:space="0" w:color="4F81BD"/>
              <w:bottom w:val="single" w:sz="8" w:space="0" w:color="4F81BD"/>
              <w:right w:val="dotted" w:sz="8" w:space="0" w:color="auto"/>
            </w:tcBorders>
            <w:shd w:val="clear" w:color="auto" w:fill="4F81BD"/>
          </w:tcPr>
          <w:p w:rsidR="00D960C8" w:rsidRDefault="00F41064">
            <w:pPr>
              <w:jc w:val="center"/>
              <w:rPr>
                <w:color w:val="FFFFFF"/>
              </w:rPr>
            </w:pPr>
            <w:r>
              <w:rPr>
                <w:rFonts w:hint="eastAsia"/>
                <w:color w:val="FFFFFF"/>
              </w:rPr>
              <w:t>模块</w:t>
            </w:r>
          </w:p>
        </w:tc>
        <w:tc>
          <w:tcPr>
            <w:tcW w:w="4883" w:type="dxa"/>
            <w:tcBorders>
              <w:top w:val="single" w:sz="8" w:space="0" w:color="4F81BD"/>
              <w:left w:val="dotted" w:sz="8" w:space="0" w:color="auto"/>
              <w:bottom w:val="single" w:sz="8" w:space="0" w:color="4F81BD"/>
              <w:right w:val="single" w:sz="8" w:space="0" w:color="4F81BD"/>
            </w:tcBorders>
            <w:shd w:val="clear" w:color="auto" w:fill="4F81BD"/>
          </w:tcPr>
          <w:p w:rsidR="00D960C8" w:rsidRDefault="00F41064">
            <w:pPr>
              <w:jc w:val="center"/>
              <w:rPr>
                <w:color w:val="FFFFFF"/>
              </w:rPr>
            </w:pPr>
            <w:r>
              <w:rPr>
                <w:rFonts w:hint="eastAsia"/>
                <w:color w:val="FFFFFF"/>
              </w:rPr>
              <w:t>职责</w:t>
            </w:r>
          </w:p>
        </w:tc>
      </w:tr>
      <w:tr w:rsidR="00D960C8">
        <w:tc>
          <w:tcPr>
            <w:tcW w:w="3750" w:type="dxa"/>
            <w:tcBorders>
              <w:top w:val="single" w:sz="8" w:space="0" w:color="4F81BD"/>
              <w:left w:val="single" w:sz="8" w:space="0" w:color="4F81BD"/>
              <w:bottom w:val="single" w:sz="8" w:space="0" w:color="4F81BD"/>
              <w:right w:val="dotted" w:sz="8" w:space="0" w:color="auto"/>
            </w:tcBorders>
            <w:shd w:val="clear" w:color="auto" w:fill="E9EDF4"/>
          </w:tcPr>
          <w:p w:rsidR="00D960C8" w:rsidRDefault="00F41064">
            <w:pPr>
              <w:rPr>
                <w:rFonts w:cs="Calibri"/>
                <w:color w:val="000000"/>
              </w:rPr>
            </w:pPr>
            <w:r>
              <w:rPr>
                <w:rFonts w:hint="eastAsia"/>
                <w:szCs w:val="21"/>
              </w:rPr>
              <w:t>NonUser</w:t>
            </w:r>
            <w:r>
              <w:rPr>
                <w:rFonts w:cs="Calibri" w:hint="eastAsia"/>
                <w:color w:val="000000"/>
              </w:rPr>
              <w:t>DataService</w:t>
            </w:r>
          </w:p>
        </w:tc>
        <w:tc>
          <w:tcPr>
            <w:tcW w:w="4883" w:type="dxa"/>
            <w:tcBorders>
              <w:top w:val="single" w:sz="8" w:space="0" w:color="4F81BD"/>
              <w:left w:val="dotted" w:sz="8" w:space="0" w:color="auto"/>
              <w:bottom w:val="single" w:sz="8" w:space="0" w:color="4F81BD"/>
              <w:right w:val="single" w:sz="8" w:space="0" w:color="4F81BD"/>
            </w:tcBorders>
            <w:shd w:val="clear" w:color="auto" w:fill="E9EDF4"/>
          </w:tcPr>
          <w:p w:rsidR="00D960C8" w:rsidRDefault="00F41064">
            <w:pPr>
              <w:rPr>
                <w:rFonts w:ascii="宋体" w:hAnsi="宋体"/>
                <w:color w:val="000000"/>
                <w:szCs w:val="21"/>
              </w:rPr>
            </w:pPr>
            <w:r>
              <w:rPr>
                <w:rFonts w:hint="eastAsia"/>
                <w:color w:val="000000"/>
              </w:rPr>
              <w:t>持久化的接口，提供增、删、</w:t>
            </w:r>
            <w:r>
              <w:rPr>
                <w:rFonts w:ascii="宋体" w:hAnsi="宋体" w:hint="eastAsia"/>
                <w:szCs w:val="21"/>
              </w:rPr>
              <w:t>改、查</w:t>
            </w:r>
            <w:r>
              <w:rPr>
                <w:rFonts w:hint="eastAsia"/>
                <w:color w:val="000000"/>
              </w:rPr>
              <w:t>服务</w:t>
            </w:r>
          </w:p>
        </w:tc>
      </w:tr>
      <w:tr w:rsidR="00D960C8">
        <w:tc>
          <w:tcPr>
            <w:tcW w:w="3750" w:type="dxa"/>
            <w:tcBorders>
              <w:top w:val="single" w:sz="8" w:space="0" w:color="4F81BD"/>
              <w:left w:val="single" w:sz="8" w:space="0" w:color="4F81BD"/>
              <w:bottom w:val="single" w:sz="8" w:space="0" w:color="4F81BD"/>
              <w:right w:val="dotted" w:sz="8" w:space="0" w:color="auto"/>
            </w:tcBorders>
            <w:shd w:val="clear" w:color="auto" w:fill="FFFFFF"/>
          </w:tcPr>
          <w:p w:rsidR="00D960C8" w:rsidRDefault="00F41064">
            <w:pPr>
              <w:jc w:val="left"/>
              <w:rPr>
                <w:rFonts w:cs="Calibri"/>
                <w:color w:val="000000"/>
              </w:rPr>
            </w:pPr>
            <w:r>
              <w:rPr>
                <w:rFonts w:hint="eastAsia"/>
                <w:szCs w:val="21"/>
              </w:rPr>
              <w:t>NonUser</w:t>
            </w:r>
            <w:r>
              <w:rPr>
                <w:rFonts w:eastAsia="Times New Roman" w:hint="eastAsia"/>
                <w:szCs w:val="21"/>
              </w:rPr>
              <w:t>DataServiceSerializableFileImpl</w:t>
            </w:r>
          </w:p>
        </w:tc>
        <w:tc>
          <w:tcPr>
            <w:tcW w:w="4883" w:type="dxa"/>
            <w:tcBorders>
              <w:top w:val="single" w:sz="8" w:space="0" w:color="4F81BD"/>
              <w:left w:val="dotted" w:sz="8" w:space="0" w:color="auto"/>
              <w:bottom w:val="single" w:sz="8" w:space="0" w:color="4F81BD"/>
              <w:right w:val="single" w:sz="8" w:space="0" w:color="4F81BD"/>
            </w:tcBorders>
            <w:shd w:val="clear" w:color="auto" w:fill="FFFFFF"/>
          </w:tcPr>
          <w:p w:rsidR="00D960C8" w:rsidRDefault="00F41064">
            <w:pPr>
              <w:jc w:val="left"/>
              <w:rPr>
                <w:rFonts w:ascii="宋体" w:hAnsi="宋体"/>
                <w:color w:val="000000"/>
                <w:szCs w:val="21"/>
              </w:rPr>
            </w:pPr>
            <w:r>
              <w:rPr>
                <w:rFonts w:ascii="宋体" w:eastAsia="Times New Roman" w:hAnsi="宋体" w:hint="eastAsia"/>
                <w:szCs w:val="21"/>
              </w:rPr>
              <w:t>基于序列化文件的持久化数据库的接口，提供集体载入、集体保存、增、删、改、查服务</w:t>
            </w:r>
          </w:p>
        </w:tc>
      </w:tr>
    </w:tbl>
    <w:p w:rsidR="00D960C8" w:rsidRDefault="00D960C8"/>
    <w:p w:rsidR="00D960C8" w:rsidRDefault="00D960C8">
      <w:pPr>
        <w:ind w:firstLine="420"/>
        <w:rPr>
          <w:ins w:id="1766" w:author="曹姝玥" w:date="2016-01-03T08:29:00Z"/>
          <w:rFonts w:ascii="宋体" w:hAnsi="宋体" w:hint="eastAsia"/>
          <w:szCs w:val="21"/>
        </w:rPr>
      </w:pPr>
    </w:p>
    <w:p w:rsidR="00C61FEA" w:rsidRDefault="00C61FEA" w:rsidP="00C61FEA">
      <w:pPr>
        <w:pStyle w:val="a3"/>
        <w:jc w:val="center"/>
        <w:rPr>
          <w:ins w:id="1767" w:author="曹姝玥" w:date="2016-01-03T08:29:00Z"/>
        </w:rPr>
      </w:pPr>
      <w:ins w:id="1768" w:author="曹姝玥" w:date="2016-01-03T08:29:00Z">
        <w:r>
          <w:rPr>
            <w:rFonts w:ascii="宋体" w:eastAsia="宋体" w:hAnsi="宋体" w:hint="eastAsia"/>
            <w:b/>
            <w:bCs/>
            <w:sz w:val="22"/>
            <w:szCs w:val="22"/>
          </w:rPr>
          <w:t>表2</w:t>
        </w:r>
      </w:ins>
      <w:ins w:id="1769" w:author="曹姝玥" w:date="2016-01-03T08:30:00Z">
        <w:r>
          <w:rPr>
            <w:rFonts w:ascii="宋体" w:eastAsia="宋体" w:hAnsi="宋体" w:hint="eastAsia"/>
            <w:b/>
            <w:bCs/>
            <w:sz w:val="22"/>
            <w:szCs w:val="22"/>
          </w:rPr>
          <w:t>8</w:t>
        </w:r>
      </w:ins>
      <w:ins w:id="1770" w:author="曹姝玥" w:date="2016-01-03T08:29:00Z">
        <w:r>
          <w:rPr>
            <w:rFonts w:ascii="宋体" w:eastAsia="宋体" w:hAnsi="宋体" w:hint="eastAsia"/>
            <w:b/>
            <w:bCs/>
            <w:sz w:val="22"/>
            <w:szCs w:val="22"/>
          </w:rPr>
          <w:t xml:space="preserve"> </w:t>
        </w:r>
      </w:ins>
      <w:ins w:id="1771" w:author="曹姝玥" w:date="2016-01-03T08:30:00Z">
        <w:r>
          <w:rPr>
            <w:rFonts w:ascii="宋体" w:eastAsia="宋体" w:hAnsi="宋体" w:hint="eastAsia"/>
            <w:b/>
            <w:bCs/>
            <w:sz w:val="22"/>
            <w:szCs w:val="22"/>
          </w:rPr>
          <w:t>Position</w:t>
        </w:r>
      </w:ins>
      <w:ins w:id="1772" w:author="曹姝玥" w:date="2016-01-03T08:29:00Z">
        <w:r>
          <w:rPr>
            <w:rFonts w:ascii="宋体" w:eastAsia="宋体" w:hAnsi="宋体" w:hint="eastAsia"/>
            <w:b/>
            <w:bCs/>
            <w:sz w:val="22"/>
            <w:szCs w:val="22"/>
          </w:rPr>
          <w:t>数据层模块的职责</w:t>
        </w:r>
      </w:ins>
    </w:p>
    <w:tbl>
      <w:tblPr>
        <w:tblStyle w:val="a8"/>
        <w:tblW w:w="8633" w:type="dxa"/>
        <w:tblInd w:w="-111" w:type="dxa"/>
        <w:tblLayout w:type="fixed"/>
        <w:tblLook w:val="04A0"/>
      </w:tblPr>
      <w:tblGrid>
        <w:gridCol w:w="3750"/>
        <w:gridCol w:w="4883"/>
      </w:tblGrid>
      <w:tr w:rsidR="00C61FEA" w:rsidTr="00C61FEA">
        <w:trPr>
          <w:ins w:id="1773" w:author="曹姝玥" w:date="2016-01-03T08:30:00Z"/>
        </w:trPr>
        <w:tc>
          <w:tcPr>
            <w:tcW w:w="3750" w:type="dxa"/>
            <w:tcBorders>
              <w:top w:val="single" w:sz="8" w:space="0" w:color="4F81BD"/>
              <w:left w:val="single" w:sz="8" w:space="0" w:color="4F81BD"/>
              <w:bottom w:val="single" w:sz="8" w:space="0" w:color="4F81BD"/>
              <w:right w:val="dotted" w:sz="8" w:space="0" w:color="auto"/>
            </w:tcBorders>
            <w:shd w:val="clear" w:color="auto" w:fill="4F81BD"/>
          </w:tcPr>
          <w:p w:rsidR="00C61FEA" w:rsidRDefault="00C61FEA" w:rsidP="00C61FEA">
            <w:pPr>
              <w:jc w:val="center"/>
              <w:rPr>
                <w:ins w:id="1774" w:author="曹姝玥" w:date="2016-01-03T08:30:00Z"/>
                <w:color w:val="FFFFFF"/>
              </w:rPr>
            </w:pPr>
            <w:ins w:id="1775" w:author="曹姝玥" w:date="2016-01-03T08:30:00Z">
              <w:r>
                <w:rPr>
                  <w:rFonts w:hint="eastAsia"/>
                  <w:color w:val="FFFFFF"/>
                </w:rPr>
                <w:t>模块</w:t>
              </w:r>
            </w:ins>
          </w:p>
        </w:tc>
        <w:tc>
          <w:tcPr>
            <w:tcW w:w="4883" w:type="dxa"/>
            <w:tcBorders>
              <w:top w:val="single" w:sz="8" w:space="0" w:color="4F81BD"/>
              <w:left w:val="dotted" w:sz="8" w:space="0" w:color="auto"/>
              <w:bottom w:val="single" w:sz="8" w:space="0" w:color="4F81BD"/>
              <w:right w:val="single" w:sz="8" w:space="0" w:color="4F81BD"/>
            </w:tcBorders>
            <w:shd w:val="clear" w:color="auto" w:fill="4F81BD"/>
          </w:tcPr>
          <w:p w:rsidR="00C61FEA" w:rsidRDefault="00C61FEA" w:rsidP="00C61FEA">
            <w:pPr>
              <w:jc w:val="center"/>
              <w:rPr>
                <w:ins w:id="1776" w:author="曹姝玥" w:date="2016-01-03T08:30:00Z"/>
                <w:color w:val="FFFFFF"/>
              </w:rPr>
            </w:pPr>
            <w:ins w:id="1777" w:author="曹姝玥" w:date="2016-01-03T08:30:00Z">
              <w:r>
                <w:rPr>
                  <w:rFonts w:hint="eastAsia"/>
                  <w:color w:val="FFFFFF"/>
                </w:rPr>
                <w:t>职责</w:t>
              </w:r>
            </w:ins>
          </w:p>
        </w:tc>
      </w:tr>
      <w:tr w:rsidR="00C61FEA" w:rsidTr="00C61FEA">
        <w:trPr>
          <w:ins w:id="1778" w:author="曹姝玥" w:date="2016-01-03T08:30:00Z"/>
        </w:trPr>
        <w:tc>
          <w:tcPr>
            <w:tcW w:w="3750" w:type="dxa"/>
            <w:tcBorders>
              <w:top w:val="single" w:sz="8" w:space="0" w:color="4F81BD"/>
              <w:left w:val="single" w:sz="8" w:space="0" w:color="4F81BD"/>
              <w:bottom w:val="single" w:sz="8" w:space="0" w:color="4F81BD"/>
              <w:right w:val="dotted" w:sz="8" w:space="0" w:color="auto"/>
            </w:tcBorders>
            <w:shd w:val="clear" w:color="auto" w:fill="E9EDF4"/>
          </w:tcPr>
          <w:p w:rsidR="00C61FEA" w:rsidRDefault="00C61FEA" w:rsidP="00C61FEA">
            <w:pPr>
              <w:rPr>
                <w:ins w:id="1779" w:author="曹姝玥" w:date="2016-01-03T08:30:00Z"/>
                <w:rFonts w:cs="Calibri"/>
                <w:color w:val="000000"/>
              </w:rPr>
            </w:pPr>
            <w:ins w:id="1780" w:author="曹姝玥" w:date="2016-01-03T08:30:00Z">
              <w:r>
                <w:rPr>
                  <w:rFonts w:hint="eastAsia"/>
                  <w:szCs w:val="21"/>
                </w:rPr>
                <w:t>Position</w:t>
              </w:r>
              <w:r>
                <w:rPr>
                  <w:rFonts w:cs="Calibri" w:hint="eastAsia"/>
                  <w:color w:val="000000"/>
                </w:rPr>
                <w:t>DataService</w:t>
              </w:r>
            </w:ins>
          </w:p>
        </w:tc>
        <w:tc>
          <w:tcPr>
            <w:tcW w:w="4883" w:type="dxa"/>
            <w:tcBorders>
              <w:top w:val="single" w:sz="8" w:space="0" w:color="4F81BD"/>
              <w:left w:val="dotted" w:sz="8" w:space="0" w:color="auto"/>
              <w:bottom w:val="single" w:sz="8" w:space="0" w:color="4F81BD"/>
              <w:right w:val="single" w:sz="8" w:space="0" w:color="4F81BD"/>
            </w:tcBorders>
            <w:shd w:val="clear" w:color="auto" w:fill="E9EDF4"/>
          </w:tcPr>
          <w:p w:rsidR="00C61FEA" w:rsidRDefault="00C61FEA" w:rsidP="00C61FEA">
            <w:pPr>
              <w:rPr>
                <w:ins w:id="1781" w:author="曹姝玥" w:date="2016-01-03T08:30:00Z"/>
                <w:rFonts w:ascii="宋体" w:hAnsi="宋体"/>
                <w:color w:val="000000"/>
                <w:szCs w:val="21"/>
              </w:rPr>
            </w:pPr>
            <w:ins w:id="1782" w:author="曹姝玥" w:date="2016-01-03T08:30:00Z">
              <w:r>
                <w:rPr>
                  <w:rFonts w:hint="eastAsia"/>
                  <w:color w:val="000000"/>
                </w:rPr>
                <w:t>持久化的接口，提供增、删、</w:t>
              </w:r>
              <w:r>
                <w:rPr>
                  <w:rFonts w:ascii="宋体" w:hAnsi="宋体" w:hint="eastAsia"/>
                  <w:szCs w:val="21"/>
                </w:rPr>
                <w:t>改、查</w:t>
              </w:r>
              <w:r>
                <w:rPr>
                  <w:rFonts w:hint="eastAsia"/>
                  <w:color w:val="000000"/>
                </w:rPr>
                <w:t>服务</w:t>
              </w:r>
            </w:ins>
          </w:p>
        </w:tc>
      </w:tr>
      <w:tr w:rsidR="00C61FEA" w:rsidTr="00C61FEA">
        <w:trPr>
          <w:ins w:id="1783" w:author="曹姝玥" w:date="2016-01-03T08:30:00Z"/>
        </w:trPr>
        <w:tc>
          <w:tcPr>
            <w:tcW w:w="3750" w:type="dxa"/>
            <w:tcBorders>
              <w:top w:val="single" w:sz="8" w:space="0" w:color="4F81BD"/>
              <w:left w:val="single" w:sz="8" w:space="0" w:color="4F81BD"/>
              <w:bottom w:val="single" w:sz="8" w:space="0" w:color="4F81BD"/>
              <w:right w:val="dotted" w:sz="8" w:space="0" w:color="auto"/>
            </w:tcBorders>
            <w:shd w:val="clear" w:color="auto" w:fill="FFFFFF"/>
          </w:tcPr>
          <w:p w:rsidR="00C61FEA" w:rsidRDefault="00C61FEA" w:rsidP="00C61FEA">
            <w:pPr>
              <w:jc w:val="left"/>
              <w:rPr>
                <w:ins w:id="1784" w:author="曹姝玥" w:date="2016-01-03T08:30:00Z"/>
                <w:rFonts w:cs="Calibri"/>
                <w:color w:val="000000"/>
              </w:rPr>
            </w:pPr>
            <w:ins w:id="1785" w:author="曹姝玥" w:date="2016-01-03T08:30:00Z">
              <w:r>
                <w:rPr>
                  <w:rFonts w:hint="eastAsia"/>
                  <w:szCs w:val="21"/>
                </w:rPr>
                <w:t>Position</w:t>
              </w:r>
              <w:r>
                <w:rPr>
                  <w:rFonts w:eastAsia="Times New Roman" w:hint="eastAsia"/>
                  <w:szCs w:val="21"/>
                </w:rPr>
                <w:t>DataServiceSerializableFileImpl</w:t>
              </w:r>
            </w:ins>
          </w:p>
        </w:tc>
        <w:tc>
          <w:tcPr>
            <w:tcW w:w="4883" w:type="dxa"/>
            <w:tcBorders>
              <w:top w:val="single" w:sz="8" w:space="0" w:color="4F81BD"/>
              <w:left w:val="dotted" w:sz="8" w:space="0" w:color="auto"/>
              <w:bottom w:val="single" w:sz="8" w:space="0" w:color="4F81BD"/>
              <w:right w:val="single" w:sz="8" w:space="0" w:color="4F81BD"/>
            </w:tcBorders>
            <w:shd w:val="clear" w:color="auto" w:fill="FFFFFF"/>
          </w:tcPr>
          <w:p w:rsidR="00C61FEA" w:rsidRDefault="00C61FEA" w:rsidP="00C61FEA">
            <w:pPr>
              <w:jc w:val="left"/>
              <w:rPr>
                <w:ins w:id="1786" w:author="曹姝玥" w:date="2016-01-03T08:30:00Z"/>
                <w:rFonts w:ascii="宋体" w:hAnsi="宋体"/>
                <w:color w:val="000000"/>
                <w:szCs w:val="21"/>
              </w:rPr>
            </w:pPr>
            <w:ins w:id="1787" w:author="曹姝玥" w:date="2016-01-03T08:30:00Z">
              <w:r>
                <w:rPr>
                  <w:rFonts w:ascii="宋体" w:eastAsia="Times New Roman" w:hAnsi="宋体" w:hint="eastAsia"/>
                  <w:szCs w:val="21"/>
                </w:rPr>
                <w:t>基于序列化文件的持久化数据库的接口，提供集体载入、集体保存、增、删、改、查服务</w:t>
              </w:r>
            </w:ins>
          </w:p>
        </w:tc>
      </w:tr>
    </w:tbl>
    <w:p w:rsidR="00C61FEA" w:rsidDel="00C61FEA" w:rsidRDefault="00C61FEA">
      <w:pPr>
        <w:ind w:firstLine="420"/>
        <w:rPr>
          <w:del w:id="1788" w:author="曹姝玥" w:date="2016-01-03T08:29:00Z"/>
          <w:rFonts w:ascii="宋体" w:hAnsi="宋体"/>
          <w:szCs w:val="21"/>
        </w:rPr>
      </w:pPr>
    </w:p>
    <w:p w:rsidR="00D960C8" w:rsidRDefault="00F41064">
      <w:pPr>
        <w:pStyle w:val="3"/>
      </w:pPr>
      <w:bookmarkStart w:id="1789" w:name="_Toc401040359"/>
      <w:r>
        <w:rPr>
          <w:rFonts w:hint="eastAsia"/>
        </w:rPr>
        <w:t xml:space="preserve">     </w:t>
      </w:r>
      <w:bookmarkStart w:id="1790" w:name="_Toc10588"/>
      <w:r>
        <w:rPr>
          <w:rFonts w:hint="eastAsia"/>
        </w:rPr>
        <w:t>5.4.2</w:t>
      </w:r>
      <w:r>
        <w:rPr>
          <w:rFonts w:hint="eastAsia"/>
        </w:rPr>
        <w:t>数据层模块的接口规范</w:t>
      </w:r>
      <w:bookmarkEnd w:id="1789"/>
      <w:bookmarkEnd w:id="1790"/>
    </w:p>
    <w:p w:rsidR="00D960C8" w:rsidRDefault="00F41064">
      <w:pPr>
        <w:pStyle w:val="a3"/>
        <w:jc w:val="center"/>
        <w:rPr>
          <w:rFonts w:ascii="宋体" w:eastAsia="宋体" w:hAnsi="宋体"/>
          <w:b/>
          <w:bCs/>
          <w:sz w:val="22"/>
          <w:szCs w:val="22"/>
        </w:rPr>
      </w:pPr>
      <w:r>
        <w:rPr>
          <w:rFonts w:ascii="宋体" w:eastAsia="宋体" w:hAnsi="宋体" w:hint="eastAsia"/>
          <w:b/>
          <w:bCs/>
          <w:sz w:val="22"/>
          <w:szCs w:val="22"/>
        </w:rPr>
        <w:t>表28 Sheet数据层模块的接口规范</w:t>
      </w:r>
    </w:p>
    <w:tbl>
      <w:tblPr>
        <w:tblStyle w:val="a8"/>
        <w:tblW w:w="8472" w:type="dxa"/>
        <w:tblLayout w:type="fixed"/>
        <w:tblLook w:val="04A0"/>
      </w:tblPr>
      <w:tblGrid>
        <w:gridCol w:w="3264"/>
        <w:gridCol w:w="1265"/>
        <w:gridCol w:w="3943"/>
      </w:tblGrid>
      <w:tr w:rsidR="00D960C8">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D960C8" w:rsidRDefault="00F41064">
            <w:pPr>
              <w:jc w:val="center"/>
              <w:rPr>
                <w:color w:val="FFFFFF"/>
              </w:rPr>
            </w:pPr>
            <w:r>
              <w:rPr>
                <w:rFonts w:hint="eastAsia"/>
                <w:b/>
                <w:color w:val="FFFFFF"/>
              </w:rPr>
              <w:lastRenderedPageBreak/>
              <w:t>提供的服务（供接口）</w:t>
            </w:r>
          </w:p>
        </w:tc>
      </w:tr>
      <w:tr w:rsidR="00D960C8">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rFonts w:cs="Calibri"/>
                <w:color w:val="000000"/>
              </w:rPr>
            </w:pPr>
            <w:r>
              <w:rPr>
                <w:rFonts w:cs="Calibri" w:hint="eastAsia"/>
                <w:color w:val="000000"/>
              </w:rPr>
              <w:t>Sheet</w:t>
            </w:r>
            <w:r>
              <w:rPr>
                <w:rFonts w:cs="Calibri"/>
                <w:color w:val="000000"/>
              </w:rPr>
              <w:t>DataService.find</w:t>
            </w:r>
          </w:p>
        </w:tc>
        <w:tc>
          <w:tcPr>
            <w:tcW w:w="1265"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rPr>
            </w:pPr>
            <w:r>
              <w:rPr>
                <w:rFonts w:ascii="宋体" w:hAnsi="宋体" w:hint="eastAsia"/>
                <w:color w:val="000000"/>
              </w:rPr>
              <w:t>语法</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cs="Calibri"/>
                <w:color w:val="000000"/>
              </w:rPr>
              <w:t xml:space="preserve">public </w:t>
            </w:r>
            <w:r>
              <w:rPr>
                <w:rFonts w:cs="Calibri" w:hint="eastAsia"/>
                <w:color w:val="000000"/>
              </w:rPr>
              <w:t>Sheet</w:t>
            </w:r>
            <w:r>
              <w:rPr>
                <w:rFonts w:cs="Calibri"/>
                <w:color w:val="000000"/>
              </w:rPr>
              <w:t>PO find(long id) throws RemoteException;</w:t>
            </w:r>
          </w:p>
        </w:tc>
      </w:tr>
      <w:tr w:rsidR="00D960C8">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jc w:val="center"/>
              <w:rPr>
                <w:rFonts w:cs="Calibri"/>
                <w:color w:val="00000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rPr>
            </w:pPr>
            <w:r>
              <w:rPr>
                <w:rFonts w:ascii="宋体" w:hAnsi="宋体" w:hint="eastAsia"/>
                <w:color w:val="000000"/>
              </w:rPr>
              <w:t>前置条件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ascii="宋体" w:hAnsi="宋体" w:hint="eastAsia"/>
                <w:color w:val="000000"/>
              </w:rPr>
              <w:t>无</w:t>
            </w:r>
          </w:p>
        </w:tc>
      </w:tr>
      <w:tr w:rsidR="00D960C8">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jc w:val="center"/>
              <w:rPr>
                <w:rFonts w:cs="Calibri"/>
                <w:color w:val="00000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rPr>
            </w:pPr>
            <w:r>
              <w:rPr>
                <w:rFonts w:ascii="宋体" w:hAnsi="宋体" w:hint="eastAsia"/>
                <w:color w:val="000000"/>
              </w:rPr>
              <w:t>后置条件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ascii="宋体" w:hAnsi="宋体" w:hint="eastAsia"/>
                <w:color w:val="000000"/>
              </w:rPr>
              <w:t>按ID进行查找返回相应的SheetPO结果</w:t>
            </w:r>
          </w:p>
        </w:tc>
      </w:tr>
      <w:tr w:rsidR="00D960C8">
        <w:trPr>
          <w:trHeight w:val="90"/>
        </w:trPr>
        <w:tc>
          <w:tcPr>
            <w:tcW w:w="3264" w:type="dxa"/>
            <w:vMerge w:val="restart"/>
            <w:tcBorders>
              <w:top w:val="single" w:sz="8" w:space="0" w:color="4F81BD"/>
              <w:left w:val="single" w:sz="8" w:space="0" w:color="4F81BD"/>
              <w:right w:val="dotted" w:sz="4" w:space="0" w:color="auto"/>
            </w:tcBorders>
            <w:shd w:val="clear" w:color="auto" w:fill="FFFFFF"/>
            <w:vAlign w:val="center"/>
          </w:tcPr>
          <w:p w:rsidR="00D960C8" w:rsidRDefault="00F41064">
            <w:pPr>
              <w:jc w:val="center"/>
              <w:rPr>
                <w:rFonts w:cs="Calibri"/>
                <w:color w:val="000000"/>
              </w:rPr>
            </w:pPr>
            <w:r>
              <w:rPr>
                <w:rFonts w:cs="Calibri" w:hint="eastAsia"/>
                <w:color w:val="000000"/>
              </w:rPr>
              <w:t>Sheet</w:t>
            </w:r>
            <w:r>
              <w:rPr>
                <w:rFonts w:cs="Calibri"/>
                <w:color w:val="000000"/>
              </w:rPr>
              <w:t>DataService.find</w:t>
            </w:r>
            <w:r>
              <w:rPr>
                <w:rFonts w:cs="Calibri" w:hint="eastAsia"/>
                <w:color w:val="000000"/>
              </w:rPr>
              <w:t>s</w:t>
            </w:r>
          </w:p>
        </w:tc>
        <w:tc>
          <w:tcPr>
            <w:tcW w:w="1265"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rPr>
            </w:pPr>
            <w:r>
              <w:rPr>
                <w:rFonts w:ascii="宋体" w:hAnsi="宋体" w:hint="eastAsia"/>
                <w:color w:val="000000"/>
              </w:rPr>
              <w:t>语法</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cs="Calibri"/>
                <w:color w:val="000000"/>
              </w:rPr>
              <w:t xml:space="preserve">public </w:t>
            </w:r>
            <w:r>
              <w:rPr>
                <w:rFonts w:cs="Calibri" w:hint="eastAsia"/>
                <w:color w:val="000000"/>
              </w:rPr>
              <w:t>ArrayList&lt;Sheet</w:t>
            </w:r>
            <w:r>
              <w:rPr>
                <w:rFonts w:cs="Calibri"/>
                <w:color w:val="000000"/>
              </w:rPr>
              <w:t>PO</w:t>
            </w:r>
            <w:r>
              <w:rPr>
                <w:rFonts w:cs="Calibri" w:hint="eastAsia"/>
                <w:color w:val="000000"/>
              </w:rPr>
              <w:t>&gt;</w:t>
            </w:r>
            <w:r>
              <w:rPr>
                <w:rFonts w:cs="Calibri"/>
                <w:color w:val="000000"/>
              </w:rPr>
              <w:t xml:space="preserve"> find</w:t>
            </w:r>
            <w:r>
              <w:rPr>
                <w:rFonts w:cs="Calibri" w:hint="eastAsia"/>
                <w:color w:val="000000"/>
              </w:rPr>
              <w:t>s</w:t>
            </w:r>
            <w:r>
              <w:rPr>
                <w:rFonts w:cs="Calibri"/>
                <w:color w:val="000000"/>
              </w:rPr>
              <w:t>(</w:t>
            </w:r>
            <w:r>
              <w:rPr>
                <w:rFonts w:cs="Calibri" w:hint="eastAsia"/>
                <w:color w:val="000000"/>
              </w:rPr>
              <w:t>SheetType type</w:t>
            </w:r>
            <w:r>
              <w:rPr>
                <w:rFonts w:cs="Calibri"/>
                <w:color w:val="000000"/>
              </w:rPr>
              <w:t>) throws RemoteException;</w:t>
            </w:r>
          </w:p>
        </w:tc>
      </w:tr>
      <w:tr w:rsidR="00D960C8">
        <w:tc>
          <w:tcPr>
            <w:tcW w:w="3264" w:type="dxa"/>
            <w:vMerge/>
            <w:tcBorders>
              <w:left w:val="single" w:sz="8" w:space="0" w:color="4F81BD"/>
              <w:right w:val="dotted" w:sz="4" w:space="0" w:color="auto"/>
            </w:tcBorders>
            <w:shd w:val="clear" w:color="auto" w:fill="FFFFFF"/>
            <w:vAlign w:val="center"/>
          </w:tcPr>
          <w:p w:rsidR="00D960C8" w:rsidRDefault="00D960C8">
            <w:pPr>
              <w:jc w:val="center"/>
              <w:rPr>
                <w:rFonts w:cs="Calibri"/>
                <w:color w:val="00000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rPr>
            </w:pPr>
            <w:r>
              <w:rPr>
                <w:rFonts w:ascii="宋体" w:hAnsi="宋体" w:hint="eastAsia"/>
                <w:color w:val="000000"/>
              </w:rPr>
              <w:t>前置条件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ascii="宋体" w:hAnsi="宋体" w:hint="eastAsia"/>
                <w:color w:val="000000"/>
              </w:rPr>
              <w:t>无</w:t>
            </w:r>
          </w:p>
        </w:tc>
      </w:tr>
      <w:tr w:rsidR="00D960C8">
        <w:tc>
          <w:tcPr>
            <w:tcW w:w="3264" w:type="dxa"/>
            <w:vMerge/>
            <w:tcBorders>
              <w:left w:val="single" w:sz="8" w:space="0" w:color="4F81BD"/>
              <w:bottom w:val="single" w:sz="8" w:space="0" w:color="4F81BD"/>
              <w:right w:val="dotted" w:sz="4" w:space="0" w:color="auto"/>
            </w:tcBorders>
            <w:shd w:val="clear" w:color="auto" w:fill="FFFFFF"/>
            <w:vAlign w:val="center"/>
          </w:tcPr>
          <w:p w:rsidR="00D960C8" w:rsidRDefault="00D960C8">
            <w:pPr>
              <w:jc w:val="center"/>
              <w:rPr>
                <w:rFonts w:cs="Calibri"/>
                <w:color w:val="00000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rPr>
            </w:pPr>
            <w:r>
              <w:rPr>
                <w:rFonts w:ascii="宋体" w:hAnsi="宋体" w:hint="eastAsia"/>
                <w:color w:val="000000"/>
              </w:rPr>
              <w:t>后置条件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ascii="宋体" w:hAnsi="宋体" w:cs="宋体" w:hint="eastAsia"/>
                <w:color w:val="000000"/>
                <w:szCs w:val="21"/>
              </w:rPr>
              <w:t>根据type进行查找返回多个相应的SheetPO结果</w:t>
            </w:r>
          </w:p>
        </w:tc>
      </w:tr>
      <w:tr w:rsidR="00D960C8">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rFonts w:cs="Calibri"/>
                <w:color w:val="000000"/>
              </w:rPr>
            </w:pPr>
            <w:r>
              <w:rPr>
                <w:rFonts w:cs="Calibri" w:hint="eastAsia"/>
                <w:color w:val="000000"/>
              </w:rPr>
              <w:t>Sheet</w:t>
            </w:r>
            <w:r>
              <w:rPr>
                <w:rFonts w:cs="Calibri"/>
                <w:color w:val="000000"/>
              </w:rPr>
              <w:t>DataService.insert</w:t>
            </w:r>
          </w:p>
        </w:tc>
        <w:tc>
          <w:tcPr>
            <w:tcW w:w="1265"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rPr>
            </w:pPr>
            <w:r>
              <w:rPr>
                <w:rFonts w:ascii="宋体" w:hAnsi="宋体" w:hint="eastAsia"/>
                <w:color w:val="000000"/>
              </w:rPr>
              <w:t>语法</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cs="Calibri"/>
                <w:color w:val="000000"/>
              </w:rPr>
              <w:t>public void insert(</w:t>
            </w:r>
            <w:r>
              <w:rPr>
                <w:rFonts w:cs="Calibri" w:hint="eastAsia"/>
                <w:color w:val="000000"/>
              </w:rPr>
              <w:t>Sheet</w:t>
            </w:r>
            <w:r>
              <w:rPr>
                <w:rFonts w:cs="Calibri"/>
                <w:color w:val="000000"/>
              </w:rPr>
              <w:t>PO po) throws RemoteException;</w:t>
            </w:r>
          </w:p>
        </w:tc>
      </w:tr>
      <w:tr w:rsidR="00D960C8">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jc w:val="center"/>
              <w:rPr>
                <w:rFonts w:cs="Calibri"/>
                <w:color w:val="00000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rPr>
            </w:pPr>
            <w:r>
              <w:rPr>
                <w:rFonts w:ascii="宋体" w:hAnsi="宋体" w:hint="eastAsia"/>
                <w:color w:val="000000"/>
              </w:rPr>
              <w:t>前置条件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ascii="宋体" w:hAnsi="宋体" w:hint="eastAsia"/>
                <w:color w:val="000000"/>
              </w:rPr>
              <w:t>同样ID的po在Mapper中不存在</w:t>
            </w:r>
          </w:p>
        </w:tc>
      </w:tr>
      <w:tr w:rsidR="00D960C8">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jc w:val="center"/>
              <w:rPr>
                <w:rFonts w:cs="Calibri"/>
                <w:color w:val="00000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rPr>
            </w:pPr>
            <w:r>
              <w:rPr>
                <w:rFonts w:ascii="宋体" w:hAnsi="宋体" w:hint="eastAsia"/>
                <w:color w:val="000000"/>
              </w:rPr>
              <w:t>后置条件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ascii="宋体" w:hAnsi="宋体" w:hint="eastAsia"/>
                <w:color w:val="000000"/>
              </w:rPr>
              <w:t>在数据库中增加一个po记录</w:t>
            </w:r>
          </w:p>
        </w:tc>
      </w:tr>
      <w:tr w:rsidR="00D960C8">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rFonts w:cs="Calibri"/>
                <w:color w:val="000000"/>
              </w:rPr>
            </w:pPr>
            <w:r>
              <w:rPr>
                <w:rFonts w:cs="Calibri" w:hint="eastAsia"/>
                <w:color w:val="000000"/>
              </w:rPr>
              <w:t>Sheet</w:t>
            </w:r>
            <w:r>
              <w:rPr>
                <w:rFonts w:cs="Calibri"/>
                <w:color w:val="000000"/>
              </w:rPr>
              <w:t>DataService.update</w:t>
            </w:r>
          </w:p>
        </w:tc>
        <w:tc>
          <w:tcPr>
            <w:tcW w:w="1265"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color w:val="000000"/>
              </w:rPr>
            </w:pPr>
            <w:r>
              <w:rPr>
                <w:rFonts w:hint="eastAsia"/>
                <w:color w:val="000000"/>
              </w:rPr>
              <w:t>语法</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cs="Calibri"/>
                <w:color w:val="000000"/>
              </w:rPr>
              <w:t>public void update(</w:t>
            </w:r>
            <w:r>
              <w:rPr>
                <w:rFonts w:cs="Calibri" w:hint="eastAsia"/>
                <w:color w:val="000000"/>
              </w:rPr>
              <w:t>Sheet</w:t>
            </w:r>
            <w:r>
              <w:rPr>
                <w:rFonts w:cs="Calibri"/>
                <w:color w:val="000000"/>
              </w:rPr>
              <w:t>PO po) throws RemoteException;</w:t>
            </w:r>
          </w:p>
        </w:tc>
      </w:tr>
      <w:tr w:rsidR="00D960C8">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jc w:val="center"/>
              <w:rPr>
                <w:rFonts w:cs="Calibri"/>
                <w:color w:val="00000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color w:val="000000"/>
              </w:rPr>
            </w:pPr>
            <w:r>
              <w:rPr>
                <w:rFonts w:hint="eastAsia"/>
                <w:color w:val="000000"/>
              </w:rPr>
              <w:t>前置条件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s="宋体"/>
                <w:color w:val="000000"/>
              </w:rPr>
            </w:pPr>
            <w:r>
              <w:rPr>
                <w:rFonts w:ascii="宋体" w:hAnsi="宋体" w:cs="宋体" w:hint="eastAsia"/>
                <w:color w:val="000000"/>
              </w:rPr>
              <w:t>在数据库中存在同样ID 的po</w:t>
            </w:r>
          </w:p>
        </w:tc>
      </w:tr>
      <w:tr w:rsidR="00D960C8">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jc w:val="center"/>
              <w:rPr>
                <w:rFonts w:cs="Calibri"/>
                <w:color w:val="00000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color w:val="000000"/>
              </w:rPr>
            </w:pPr>
            <w:r>
              <w:rPr>
                <w:rFonts w:hint="eastAsia"/>
                <w:color w:val="000000"/>
              </w:rPr>
              <w:t>后置条件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s="宋体"/>
                <w:color w:val="000000"/>
              </w:rPr>
            </w:pPr>
            <w:r>
              <w:rPr>
                <w:rFonts w:ascii="宋体" w:hAnsi="宋体" w:cs="宋体" w:hint="eastAsia"/>
                <w:color w:val="000000"/>
              </w:rPr>
              <w:t>更新一个po</w:t>
            </w:r>
          </w:p>
        </w:tc>
      </w:tr>
      <w:tr w:rsidR="00D960C8">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rFonts w:cs="Calibri"/>
                <w:color w:val="000000"/>
              </w:rPr>
            </w:pPr>
            <w:r>
              <w:rPr>
                <w:rFonts w:cs="Calibri" w:hint="eastAsia"/>
                <w:color w:val="000000"/>
              </w:rPr>
              <w:t>Sheet</w:t>
            </w:r>
            <w:r>
              <w:rPr>
                <w:rFonts w:cs="Calibri"/>
                <w:color w:val="000000"/>
              </w:rPr>
              <w:t>DataService.finish</w:t>
            </w:r>
          </w:p>
        </w:tc>
        <w:tc>
          <w:tcPr>
            <w:tcW w:w="1265"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color w:val="000000"/>
              </w:rPr>
            </w:pPr>
            <w:r>
              <w:rPr>
                <w:rFonts w:hint="eastAsia"/>
                <w:color w:val="000000"/>
              </w:rPr>
              <w:t>语法</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cs="Calibri"/>
                <w:color w:val="000000"/>
              </w:rPr>
              <w:t>public void finish()</w:t>
            </w:r>
            <w:r>
              <w:rPr>
                <w:rFonts w:cs="Calibri" w:hint="eastAsia"/>
                <w:color w:val="000000"/>
              </w:rPr>
              <w:t xml:space="preserve"> </w:t>
            </w:r>
            <w:r>
              <w:rPr>
                <w:rFonts w:cs="Calibri"/>
                <w:color w:val="000000"/>
              </w:rPr>
              <w:t>throws RemoteException;</w:t>
            </w:r>
          </w:p>
        </w:tc>
      </w:tr>
      <w:tr w:rsidR="00D960C8">
        <w:tc>
          <w:tcPr>
            <w:tcW w:w="3264" w:type="dxa"/>
            <w:vMerge/>
            <w:tcBorders>
              <w:top w:val="single" w:sz="8" w:space="0" w:color="4F81BD"/>
              <w:left w:val="single" w:sz="8" w:space="0" w:color="4F81BD"/>
              <w:bottom w:val="single" w:sz="8" w:space="0" w:color="4F81BD"/>
              <w:right w:val="dotted" w:sz="4" w:space="0" w:color="auto"/>
            </w:tcBorders>
            <w:shd w:val="clear" w:color="auto" w:fill="FFFFFF"/>
          </w:tcPr>
          <w:p w:rsidR="00D960C8" w:rsidRDefault="00D960C8">
            <w:pPr>
              <w:rPr>
                <w:color w:val="00000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color w:val="000000"/>
              </w:rPr>
            </w:pPr>
            <w:r>
              <w:rPr>
                <w:rFonts w:hint="eastAsia"/>
                <w:color w:val="000000"/>
              </w:rPr>
              <w:t>前置条件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无</w:t>
            </w:r>
          </w:p>
        </w:tc>
      </w:tr>
      <w:tr w:rsidR="00D960C8">
        <w:tc>
          <w:tcPr>
            <w:tcW w:w="3264" w:type="dxa"/>
            <w:vMerge/>
            <w:tcBorders>
              <w:top w:val="single" w:sz="8" w:space="0" w:color="4F81BD"/>
              <w:left w:val="single" w:sz="8" w:space="0" w:color="4F81BD"/>
              <w:bottom w:val="single" w:sz="8" w:space="0" w:color="4F81BD"/>
              <w:right w:val="dotted" w:sz="4" w:space="0" w:color="auto"/>
            </w:tcBorders>
            <w:shd w:val="clear" w:color="auto" w:fill="FFFFFF"/>
          </w:tcPr>
          <w:p w:rsidR="00D960C8" w:rsidRDefault="00D960C8">
            <w:pPr>
              <w:rPr>
                <w:color w:val="00000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color w:val="000000"/>
              </w:rPr>
            </w:pPr>
            <w:r>
              <w:rPr>
                <w:rFonts w:hint="eastAsia"/>
                <w:color w:val="000000"/>
              </w:rPr>
              <w:t>后置条件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结束持久化数据库的使用</w:t>
            </w:r>
          </w:p>
        </w:tc>
      </w:tr>
    </w:tbl>
    <w:p w:rsidR="00D960C8" w:rsidRDefault="00D960C8"/>
    <w:p w:rsidR="00D960C8" w:rsidRDefault="00F41064">
      <w:pPr>
        <w:pStyle w:val="a3"/>
        <w:jc w:val="center"/>
        <w:rPr>
          <w:rFonts w:ascii="宋体" w:eastAsia="宋体" w:hAnsi="宋体"/>
          <w:b/>
          <w:bCs/>
          <w:sz w:val="22"/>
          <w:szCs w:val="22"/>
        </w:rPr>
      </w:pPr>
      <w:r>
        <w:rPr>
          <w:rFonts w:ascii="宋体" w:eastAsia="宋体" w:hAnsi="宋体" w:hint="eastAsia"/>
          <w:b/>
          <w:bCs/>
          <w:sz w:val="22"/>
          <w:szCs w:val="22"/>
        </w:rPr>
        <w:t>表29 Log数据层模块的接口规范</w:t>
      </w:r>
    </w:p>
    <w:tbl>
      <w:tblPr>
        <w:tblStyle w:val="a8"/>
        <w:tblW w:w="8472" w:type="dxa"/>
        <w:tblLayout w:type="fixed"/>
        <w:tblLook w:val="04A0"/>
      </w:tblPr>
      <w:tblGrid>
        <w:gridCol w:w="3264"/>
        <w:gridCol w:w="1265"/>
        <w:gridCol w:w="3943"/>
      </w:tblGrid>
      <w:tr w:rsidR="00D960C8">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D960C8" w:rsidRDefault="00F41064">
            <w:pPr>
              <w:jc w:val="center"/>
              <w:rPr>
                <w:color w:val="FFFFFF"/>
              </w:rPr>
            </w:pPr>
            <w:r>
              <w:rPr>
                <w:rFonts w:hint="eastAsia"/>
                <w:b/>
                <w:color w:val="FFFFFF"/>
              </w:rPr>
              <w:t>提供的服务（供接口）</w:t>
            </w:r>
          </w:p>
        </w:tc>
      </w:tr>
      <w:tr w:rsidR="00D960C8">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rFonts w:cs="Calibri"/>
                <w:color w:val="000000"/>
              </w:rPr>
            </w:pPr>
            <w:r>
              <w:rPr>
                <w:rFonts w:cs="Calibri" w:hint="eastAsia"/>
                <w:color w:val="000000"/>
              </w:rPr>
              <w:t>Log</w:t>
            </w:r>
            <w:r>
              <w:rPr>
                <w:rFonts w:cs="Calibri"/>
                <w:color w:val="000000"/>
              </w:rPr>
              <w:t>DataService.find</w:t>
            </w:r>
          </w:p>
        </w:tc>
        <w:tc>
          <w:tcPr>
            <w:tcW w:w="1265"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rPr>
            </w:pPr>
            <w:r>
              <w:rPr>
                <w:rFonts w:ascii="宋体" w:hAnsi="宋体" w:hint="eastAsia"/>
                <w:color w:val="000000"/>
              </w:rPr>
              <w:t>语法</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cs="Calibri"/>
                <w:color w:val="000000"/>
              </w:rPr>
              <w:t xml:space="preserve">public </w:t>
            </w:r>
            <w:r>
              <w:rPr>
                <w:rFonts w:cs="Calibri" w:hint="eastAsia"/>
                <w:color w:val="000000"/>
              </w:rPr>
              <w:t>Log</w:t>
            </w:r>
            <w:r>
              <w:rPr>
                <w:rFonts w:cs="Calibri"/>
                <w:color w:val="000000"/>
              </w:rPr>
              <w:t>PO find(long id) throws RemoteException;</w:t>
            </w:r>
          </w:p>
        </w:tc>
      </w:tr>
      <w:tr w:rsidR="00D960C8">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jc w:val="center"/>
              <w:rPr>
                <w:rFonts w:cs="Calibri"/>
                <w:color w:val="00000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rPr>
            </w:pPr>
            <w:r>
              <w:rPr>
                <w:rFonts w:ascii="宋体" w:hAnsi="宋体" w:hint="eastAsia"/>
                <w:color w:val="000000"/>
              </w:rPr>
              <w:t>前置条件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ascii="宋体" w:hAnsi="宋体" w:hint="eastAsia"/>
                <w:color w:val="000000"/>
              </w:rPr>
              <w:t>无</w:t>
            </w:r>
          </w:p>
        </w:tc>
      </w:tr>
      <w:tr w:rsidR="00D960C8">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jc w:val="center"/>
              <w:rPr>
                <w:rFonts w:cs="Calibri"/>
                <w:color w:val="00000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rPr>
            </w:pPr>
            <w:r>
              <w:rPr>
                <w:rFonts w:ascii="宋体" w:hAnsi="宋体" w:hint="eastAsia"/>
                <w:color w:val="000000"/>
              </w:rPr>
              <w:t>后置条件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ascii="宋体" w:hAnsi="宋体" w:hint="eastAsia"/>
                <w:color w:val="000000"/>
              </w:rPr>
              <w:t>按ID进行查找返回相应的LogPO结果</w:t>
            </w:r>
          </w:p>
        </w:tc>
      </w:tr>
      <w:tr w:rsidR="00D960C8">
        <w:trPr>
          <w:trHeight w:val="90"/>
        </w:trPr>
        <w:tc>
          <w:tcPr>
            <w:tcW w:w="3264" w:type="dxa"/>
            <w:vMerge w:val="restart"/>
            <w:tcBorders>
              <w:top w:val="single" w:sz="8" w:space="0" w:color="4F81BD"/>
              <w:left w:val="single" w:sz="8" w:space="0" w:color="4F81BD"/>
              <w:right w:val="dotted" w:sz="4" w:space="0" w:color="auto"/>
            </w:tcBorders>
            <w:shd w:val="clear" w:color="auto" w:fill="FFFFFF"/>
            <w:vAlign w:val="center"/>
          </w:tcPr>
          <w:p w:rsidR="00D960C8" w:rsidRDefault="00F41064">
            <w:pPr>
              <w:jc w:val="center"/>
              <w:rPr>
                <w:rFonts w:cs="Calibri"/>
                <w:color w:val="000000"/>
              </w:rPr>
            </w:pPr>
            <w:r>
              <w:rPr>
                <w:rFonts w:cs="Calibri" w:hint="eastAsia"/>
                <w:color w:val="000000"/>
              </w:rPr>
              <w:t>Log</w:t>
            </w:r>
            <w:r>
              <w:rPr>
                <w:rFonts w:cs="Calibri"/>
                <w:color w:val="000000"/>
              </w:rPr>
              <w:t>DataService.find</w:t>
            </w:r>
            <w:r>
              <w:rPr>
                <w:rFonts w:cs="Calibri" w:hint="eastAsia"/>
                <w:color w:val="000000"/>
              </w:rPr>
              <w:t>All</w:t>
            </w:r>
          </w:p>
        </w:tc>
        <w:tc>
          <w:tcPr>
            <w:tcW w:w="1265"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rPr>
            </w:pPr>
            <w:r>
              <w:rPr>
                <w:rFonts w:ascii="宋体" w:hAnsi="宋体" w:hint="eastAsia"/>
                <w:color w:val="000000"/>
              </w:rPr>
              <w:t>语法</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cs="Calibri"/>
                <w:color w:val="000000"/>
              </w:rPr>
              <w:t xml:space="preserve">public </w:t>
            </w:r>
            <w:r>
              <w:rPr>
                <w:rFonts w:cs="Calibri" w:hint="eastAsia"/>
                <w:color w:val="000000"/>
              </w:rPr>
              <w:t>ArrayList&lt;Log</w:t>
            </w:r>
            <w:r>
              <w:rPr>
                <w:rFonts w:cs="Calibri"/>
                <w:color w:val="000000"/>
              </w:rPr>
              <w:t>PO</w:t>
            </w:r>
            <w:r>
              <w:rPr>
                <w:rFonts w:cs="Calibri" w:hint="eastAsia"/>
                <w:color w:val="000000"/>
              </w:rPr>
              <w:t>&gt;</w:t>
            </w:r>
            <w:r>
              <w:rPr>
                <w:rFonts w:cs="Calibri"/>
                <w:color w:val="000000"/>
              </w:rPr>
              <w:t xml:space="preserve"> find</w:t>
            </w:r>
            <w:r>
              <w:rPr>
                <w:rFonts w:cs="Calibri" w:hint="eastAsia"/>
                <w:color w:val="000000"/>
              </w:rPr>
              <w:t>All</w:t>
            </w:r>
            <w:r>
              <w:rPr>
                <w:rFonts w:cs="Calibri"/>
                <w:color w:val="000000"/>
              </w:rPr>
              <w:t>() throws RemoteException;</w:t>
            </w:r>
          </w:p>
        </w:tc>
      </w:tr>
      <w:tr w:rsidR="00D960C8">
        <w:tc>
          <w:tcPr>
            <w:tcW w:w="3264" w:type="dxa"/>
            <w:vMerge/>
            <w:tcBorders>
              <w:left w:val="single" w:sz="8" w:space="0" w:color="4F81BD"/>
              <w:right w:val="dotted" w:sz="4" w:space="0" w:color="auto"/>
            </w:tcBorders>
            <w:shd w:val="clear" w:color="auto" w:fill="FFFFFF"/>
            <w:vAlign w:val="center"/>
          </w:tcPr>
          <w:p w:rsidR="00D960C8" w:rsidRDefault="00D960C8">
            <w:pPr>
              <w:jc w:val="center"/>
              <w:rPr>
                <w:rFonts w:cs="Calibri"/>
                <w:color w:val="00000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rPr>
            </w:pPr>
            <w:r>
              <w:rPr>
                <w:rFonts w:ascii="宋体" w:hAnsi="宋体" w:hint="eastAsia"/>
                <w:color w:val="000000"/>
              </w:rPr>
              <w:t>前置条件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ascii="宋体" w:hAnsi="宋体" w:hint="eastAsia"/>
                <w:color w:val="000000"/>
              </w:rPr>
              <w:t>无</w:t>
            </w:r>
          </w:p>
        </w:tc>
      </w:tr>
      <w:tr w:rsidR="00D960C8">
        <w:tc>
          <w:tcPr>
            <w:tcW w:w="3264" w:type="dxa"/>
            <w:vMerge/>
            <w:tcBorders>
              <w:left w:val="single" w:sz="8" w:space="0" w:color="4F81BD"/>
              <w:bottom w:val="single" w:sz="8" w:space="0" w:color="4F81BD"/>
              <w:right w:val="dotted" w:sz="4" w:space="0" w:color="auto"/>
            </w:tcBorders>
            <w:shd w:val="clear" w:color="auto" w:fill="FFFFFF"/>
            <w:vAlign w:val="center"/>
          </w:tcPr>
          <w:p w:rsidR="00D960C8" w:rsidRDefault="00D960C8">
            <w:pPr>
              <w:jc w:val="center"/>
              <w:rPr>
                <w:rFonts w:cs="Calibri"/>
                <w:color w:val="00000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rPr>
            </w:pPr>
            <w:r>
              <w:rPr>
                <w:rFonts w:ascii="宋体" w:hAnsi="宋体" w:hint="eastAsia"/>
                <w:color w:val="000000"/>
              </w:rPr>
              <w:t>后置条件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ascii="宋体" w:hAnsi="宋体" w:cs="宋体" w:hint="eastAsia"/>
                <w:color w:val="000000"/>
                <w:szCs w:val="21"/>
              </w:rPr>
              <w:t>返回所有的LogPO结果</w:t>
            </w:r>
          </w:p>
        </w:tc>
      </w:tr>
      <w:tr w:rsidR="00D960C8">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rFonts w:cs="Calibri"/>
                <w:color w:val="000000"/>
              </w:rPr>
            </w:pPr>
            <w:r>
              <w:rPr>
                <w:rFonts w:cs="Calibri" w:hint="eastAsia"/>
                <w:color w:val="000000"/>
              </w:rPr>
              <w:t>Log</w:t>
            </w:r>
            <w:r>
              <w:rPr>
                <w:rFonts w:cs="Calibri"/>
                <w:color w:val="000000"/>
              </w:rPr>
              <w:t>DataService.insert</w:t>
            </w:r>
          </w:p>
        </w:tc>
        <w:tc>
          <w:tcPr>
            <w:tcW w:w="1265"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rPr>
            </w:pPr>
            <w:r>
              <w:rPr>
                <w:rFonts w:ascii="宋体" w:hAnsi="宋体" w:hint="eastAsia"/>
                <w:color w:val="000000"/>
              </w:rPr>
              <w:t>语法</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cs="Calibri"/>
                <w:color w:val="000000"/>
              </w:rPr>
              <w:t>public void insert(</w:t>
            </w:r>
            <w:r>
              <w:rPr>
                <w:rFonts w:cs="Calibri" w:hint="eastAsia"/>
                <w:color w:val="000000"/>
              </w:rPr>
              <w:t>Log</w:t>
            </w:r>
            <w:r>
              <w:rPr>
                <w:rFonts w:cs="Calibri"/>
                <w:color w:val="000000"/>
              </w:rPr>
              <w:t>PO po) throws RemoteException;</w:t>
            </w:r>
          </w:p>
        </w:tc>
      </w:tr>
      <w:tr w:rsidR="00D960C8">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jc w:val="center"/>
              <w:rPr>
                <w:rFonts w:cs="Calibri"/>
                <w:color w:val="00000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rPr>
            </w:pPr>
            <w:r>
              <w:rPr>
                <w:rFonts w:ascii="宋体" w:hAnsi="宋体" w:hint="eastAsia"/>
                <w:color w:val="000000"/>
              </w:rPr>
              <w:t>前置条件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ascii="宋体" w:hAnsi="宋体" w:hint="eastAsia"/>
                <w:color w:val="000000"/>
              </w:rPr>
              <w:t>同样ID的po在Mapper中不存在</w:t>
            </w:r>
          </w:p>
        </w:tc>
      </w:tr>
      <w:tr w:rsidR="00D960C8">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jc w:val="center"/>
              <w:rPr>
                <w:rFonts w:cs="Calibri"/>
                <w:color w:val="00000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rPr>
            </w:pPr>
            <w:r>
              <w:rPr>
                <w:rFonts w:ascii="宋体" w:hAnsi="宋体" w:hint="eastAsia"/>
                <w:color w:val="000000"/>
              </w:rPr>
              <w:t>后置条件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ascii="宋体" w:hAnsi="宋体" w:hint="eastAsia"/>
                <w:color w:val="000000"/>
              </w:rPr>
              <w:t>在数据库中增加一个po记录</w:t>
            </w:r>
          </w:p>
        </w:tc>
      </w:tr>
      <w:tr w:rsidR="00D960C8">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rFonts w:cs="Calibri"/>
                <w:color w:val="000000"/>
              </w:rPr>
            </w:pPr>
            <w:r>
              <w:rPr>
                <w:rFonts w:cs="Calibri" w:hint="eastAsia"/>
                <w:color w:val="000000"/>
              </w:rPr>
              <w:t>Log</w:t>
            </w:r>
            <w:r>
              <w:rPr>
                <w:rFonts w:cs="Calibri"/>
                <w:color w:val="000000"/>
              </w:rPr>
              <w:t>DataService.finish</w:t>
            </w:r>
          </w:p>
        </w:tc>
        <w:tc>
          <w:tcPr>
            <w:tcW w:w="1265"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color w:val="000000"/>
              </w:rPr>
            </w:pPr>
            <w:r>
              <w:rPr>
                <w:rFonts w:hint="eastAsia"/>
                <w:color w:val="000000"/>
              </w:rPr>
              <w:t>语法</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cs="Calibri"/>
                <w:color w:val="000000"/>
              </w:rPr>
              <w:t>public void finish()</w:t>
            </w:r>
            <w:r>
              <w:rPr>
                <w:rFonts w:cs="Calibri" w:hint="eastAsia"/>
                <w:color w:val="000000"/>
              </w:rPr>
              <w:t xml:space="preserve"> </w:t>
            </w:r>
            <w:r>
              <w:rPr>
                <w:rFonts w:cs="Calibri"/>
                <w:color w:val="000000"/>
              </w:rPr>
              <w:t>throws RemoteException;</w:t>
            </w:r>
          </w:p>
        </w:tc>
      </w:tr>
      <w:tr w:rsidR="00D960C8">
        <w:tc>
          <w:tcPr>
            <w:tcW w:w="3264" w:type="dxa"/>
            <w:vMerge/>
            <w:tcBorders>
              <w:top w:val="single" w:sz="8" w:space="0" w:color="4F81BD"/>
              <w:left w:val="single" w:sz="8" w:space="0" w:color="4F81BD"/>
              <w:bottom w:val="single" w:sz="8" w:space="0" w:color="4F81BD"/>
              <w:right w:val="dotted" w:sz="4" w:space="0" w:color="auto"/>
            </w:tcBorders>
            <w:shd w:val="clear" w:color="auto" w:fill="FFFFFF"/>
          </w:tcPr>
          <w:p w:rsidR="00D960C8" w:rsidRDefault="00D960C8">
            <w:pPr>
              <w:rPr>
                <w:color w:val="00000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color w:val="000000"/>
              </w:rPr>
            </w:pPr>
            <w:r>
              <w:rPr>
                <w:rFonts w:hint="eastAsia"/>
                <w:color w:val="000000"/>
              </w:rPr>
              <w:t>前置条件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无</w:t>
            </w:r>
          </w:p>
        </w:tc>
      </w:tr>
      <w:tr w:rsidR="00D960C8">
        <w:tc>
          <w:tcPr>
            <w:tcW w:w="3264" w:type="dxa"/>
            <w:vMerge/>
            <w:tcBorders>
              <w:top w:val="single" w:sz="8" w:space="0" w:color="4F81BD"/>
              <w:left w:val="single" w:sz="8" w:space="0" w:color="4F81BD"/>
              <w:bottom w:val="single" w:sz="8" w:space="0" w:color="4F81BD"/>
              <w:right w:val="dotted" w:sz="4" w:space="0" w:color="auto"/>
            </w:tcBorders>
            <w:shd w:val="clear" w:color="auto" w:fill="FFFFFF"/>
          </w:tcPr>
          <w:p w:rsidR="00D960C8" w:rsidRDefault="00D960C8">
            <w:pPr>
              <w:rPr>
                <w:color w:val="00000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color w:val="000000"/>
              </w:rPr>
            </w:pPr>
            <w:r>
              <w:rPr>
                <w:rFonts w:hint="eastAsia"/>
                <w:color w:val="000000"/>
              </w:rPr>
              <w:t>后置条件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color w:val="000000"/>
              </w:rPr>
            </w:pPr>
            <w:r>
              <w:rPr>
                <w:rFonts w:hint="eastAsia"/>
                <w:color w:val="000000"/>
              </w:rPr>
              <w:t>结束持久化数据库的使用</w:t>
            </w:r>
          </w:p>
        </w:tc>
      </w:tr>
    </w:tbl>
    <w:p w:rsidR="00D960C8" w:rsidRDefault="00D960C8">
      <w:pPr>
        <w:pStyle w:val="a3"/>
        <w:jc w:val="center"/>
        <w:rPr>
          <w:rFonts w:ascii="宋体" w:eastAsia="宋体" w:hAnsi="宋体"/>
          <w:b/>
          <w:bCs/>
          <w:sz w:val="22"/>
          <w:szCs w:val="22"/>
        </w:rPr>
      </w:pPr>
    </w:p>
    <w:p w:rsidR="00D960C8" w:rsidRDefault="00F41064">
      <w:pPr>
        <w:pStyle w:val="a3"/>
        <w:jc w:val="center"/>
        <w:rPr>
          <w:rFonts w:ascii="宋体" w:eastAsia="宋体" w:hAnsi="宋体"/>
          <w:b/>
          <w:bCs/>
          <w:sz w:val="22"/>
          <w:szCs w:val="22"/>
        </w:rPr>
      </w:pPr>
      <w:r>
        <w:rPr>
          <w:rFonts w:ascii="宋体" w:eastAsia="宋体" w:hAnsi="宋体" w:hint="eastAsia"/>
          <w:b/>
          <w:bCs/>
          <w:sz w:val="22"/>
          <w:szCs w:val="22"/>
        </w:rPr>
        <w:lastRenderedPageBreak/>
        <w:t xml:space="preserve">表30  </w:t>
      </w:r>
      <w:r>
        <w:rPr>
          <w:rFonts w:eastAsia="宋体" w:hint="eastAsia"/>
          <w:b/>
          <w:bCs/>
          <w:color w:val="000000"/>
        </w:rPr>
        <w:t>A</w:t>
      </w:r>
      <w:r>
        <w:rPr>
          <w:rFonts w:hint="eastAsia"/>
          <w:b/>
          <w:bCs/>
          <w:color w:val="000000"/>
        </w:rPr>
        <w:t>ccount</w:t>
      </w:r>
      <w:r>
        <w:rPr>
          <w:rFonts w:ascii="宋体" w:eastAsia="宋体" w:hAnsi="宋体" w:hint="eastAsia"/>
          <w:b/>
          <w:bCs/>
          <w:color w:val="000000"/>
          <w:sz w:val="22"/>
        </w:rPr>
        <w:t>数据层</w:t>
      </w:r>
      <w:r>
        <w:rPr>
          <w:rFonts w:ascii="宋体" w:eastAsia="宋体" w:hAnsi="宋体" w:hint="eastAsia"/>
          <w:b/>
          <w:bCs/>
          <w:sz w:val="22"/>
          <w:szCs w:val="22"/>
        </w:rPr>
        <w:t>模块的接口规范</w:t>
      </w:r>
    </w:p>
    <w:tbl>
      <w:tblPr>
        <w:tblW w:w="8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679"/>
        <w:gridCol w:w="1155"/>
        <w:gridCol w:w="4683"/>
      </w:tblGrid>
      <w:tr w:rsidR="00D960C8">
        <w:tc>
          <w:tcPr>
            <w:tcW w:w="8517" w:type="dxa"/>
            <w:gridSpan w:val="3"/>
            <w:tcBorders>
              <w:top w:val="single" w:sz="8" w:space="0" w:color="4F81BD"/>
              <w:left w:val="single" w:sz="8" w:space="0" w:color="4F81BD"/>
              <w:bottom w:val="single" w:sz="8" w:space="0" w:color="4F81BD"/>
              <w:right w:val="single" w:sz="8" w:space="0" w:color="4F81BD"/>
            </w:tcBorders>
            <w:shd w:val="clear" w:color="auto" w:fill="4F81BD"/>
          </w:tcPr>
          <w:p w:rsidR="00D960C8" w:rsidRDefault="00F41064">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提供的服务（供接口）</w:t>
            </w:r>
          </w:p>
        </w:tc>
      </w:tr>
      <w:tr w:rsidR="00D960C8">
        <w:tc>
          <w:tcPr>
            <w:tcW w:w="2679" w:type="dxa"/>
            <w:vMerge w:val="restart"/>
            <w:tcBorders>
              <w:top w:val="single" w:sz="8" w:space="0" w:color="4F81BD"/>
              <w:left w:val="single" w:sz="8" w:space="0" w:color="4F81BD"/>
              <w:right w:val="single" w:sz="8" w:space="0" w:color="4F81BD"/>
            </w:tcBorders>
            <w:shd w:val="clear" w:color="auto" w:fill="FFFFFF"/>
            <w:vAlign w:val="center"/>
          </w:tcPr>
          <w:p w:rsidR="00D960C8" w:rsidRDefault="00F41064">
            <w:pPr>
              <w:jc w:val="center"/>
              <w:rPr>
                <w:rFonts w:cs="Calibri"/>
                <w:color w:val="000000"/>
              </w:rPr>
            </w:pPr>
            <w:r>
              <w:rPr>
                <w:rFonts w:cs="Calibri"/>
                <w:color w:val="000000"/>
                <w:szCs w:val="21"/>
              </w:rPr>
              <w:t>AccountDataService.insert</w:t>
            </w:r>
          </w:p>
        </w:tc>
        <w:tc>
          <w:tcPr>
            <w:tcW w:w="1155" w:type="dxa"/>
            <w:tcBorders>
              <w:top w:val="single" w:sz="8" w:space="0" w:color="4F81BD"/>
              <w:left w:val="single" w:sz="8" w:space="0" w:color="4F81BD"/>
              <w:bottom w:val="single" w:sz="8" w:space="0" w:color="4F81BD"/>
              <w:right w:val="dotted" w:sz="8" w:space="0" w:color="auto"/>
            </w:tcBorders>
            <w:shd w:val="clear" w:color="auto" w:fill="FFFFFF"/>
            <w:vAlign w:val="center"/>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语法</w:t>
            </w:r>
          </w:p>
        </w:tc>
        <w:tc>
          <w:tcPr>
            <w:tcW w:w="4683" w:type="dxa"/>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Calibri" w:hAnsi="Calibri" w:cs="宋体"/>
                <w:color w:val="000000"/>
                <w:sz w:val="21"/>
                <w:szCs w:val="21"/>
              </w:rPr>
            </w:pPr>
            <w:r>
              <w:rPr>
                <w:rFonts w:ascii="Calibri" w:hAnsi="Calibri" w:cs="Calibri" w:hint="eastAsia"/>
                <w:color w:val="000000"/>
                <w:sz w:val="21"/>
                <w:szCs w:val="21"/>
              </w:rPr>
              <w:t>public</w:t>
            </w:r>
            <w:r>
              <w:rPr>
                <w:rFonts w:ascii="Calibri" w:hAnsi="Calibri" w:cs="Calibri"/>
                <w:color w:val="000000"/>
                <w:sz w:val="21"/>
                <w:szCs w:val="21"/>
              </w:rPr>
              <w:t xml:space="preserve"> </w:t>
            </w:r>
            <w:r>
              <w:rPr>
                <w:rFonts w:ascii="Calibri" w:hAnsi="Calibri" w:cs="Calibri" w:hint="eastAsia"/>
                <w:color w:val="000000"/>
                <w:sz w:val="21"/>
                <w:szCs w:val="21"/>
              </w:rPr>
              <w:t>void</w:t>
            </w:r>
            <w:r>
              <w:rPr>
                <w:rFonts w:ascii="Calibri" w:hAnsi="Calibri" w:cs="Calibri"/>
                <w:color w:val="000000"/>
                <w:sz w:val="21"/>
                <w:szCs w:val="21"/>
              </w:rPr>
              <w:t xml:space="preserve"> insert(AccountPO po</w:t>
            </w:r>
            <w:r>
              <w:rPr>
                <w:rFonts w:ascii="Calibri" w:hAnsi="Calibri" w:cs="Calibri" w:hint="eastAsia"/>
                <w:color w:val="000000"/>
                <w:sz w:val="21"/>
                <w:szCs w:val="21"/>
              </w:rPr>
              <w:t>) throws RemoteExceptions;</w:t>
            </w:r>
          </w:p>
        </w:tc>
      </w:tr>
      <w:tr w:rsidR="00D960C8">
        <w:trPr>
          <w:trHeight w:val="323"/>
        </w:trPr>
        <w:tc>
          <w:tcPr>
            <w:tcW w:w="2679" w:type="dxa"/>
            <w:vMerge/>
            <w:tcBorders>
              <w:left w:val="single" w:sz="8" w:space="0" w:color="4F81BD"/>
              <w:right w:val="single" w:sz="8" w:space="0" w:color="4F81BD"/>
            </w:tcBorders>
            <w:shd w:val="clear" w:color="auto" w:fill="FFFFFF"/>
            <w:vAlign w:val="center"/>
          </w:tcPr>
          <w:p w:rsidR="00D960C8" w:rsidRDefault="00D960C8">
            <w:pPr>
              <w:pStyle w:val="a4"/>
              <w:spacing w:line="276" w:lineRule="auto"/>
              <w:ind w:firstLineChars="0" w:firstLine="0"/>
              <w:jc w:val="center"/>
              <w:rPr>
                <w:rFonts w:ascii="Calibri" w:hAnsi="Calibri" w:cs="Calibri"/>
                <w:color w:val="000000"/>
                <w:sz w:val="21"/>
                <w:szCs w:val="21"/>
              </w:rPr>
            </w:pPr>
          </w:p>
        </w:tc>
        <w:tc>
          <w:tcPr>
            <w:tcW w:w="1155" w:type="dxa"/>
            <w:tcBorders>
              <w:top w:val="single" w:sz="8" w:space="0" w:color="4F81BD"/>
              <w:left w:val="single" w:sz="8" w:space="0" w:color="4F81BD"/>
              <w:bottom w:val="single" w:sz="8" w:space="0" w:color="4F81BD"/>
              <w:right w:val="dotted" w:sz="8" w:space="0" w:color="auto"/>
            </w:tcBorders>
            <w:shd w:val="clear" w:color="auto" w:fill="FFFFFF"/>
            <w:vAlign w:val="center"/>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前置条件</w:t>
            </w:r>
          </w:p>
        </w:tc>
        <w:tc>
          <w:tcPr>
            <w:tcW w:w="4683" w:type="dxa"/>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同样的ID的po中不存在</w:t>
            </w:r>
          </w:p>
        </w:tc>
      </w:tr>
      <w:tr w:rsidR="00D960C8">
        <w:tc>
          <w:tcPr>
            <w:tcW w:w="2679" w:type="dxa"/>
            <w:vMerge/>
            <w:tcBorders>
              <w:left w:val="single" w:sz="8" w:space="0" w:color="4F81BD"/>
              <w:bottom w:val="single" w:sz="8" w:space="0" w:color="4F81BD"/>
              <w:right w:val="single" w:sz="8" w:space="0" w:color="4F81BD"/>
            </w:tcBorders>
            <w:shd w:val="clear" w:color="auto" w:fill="FFFFFF"/>
            <w:vAlign w:val="center"/>
          </w:tcPr>
          <w:p w:rsidR="00D960C8" w:rsidRDefault="00D960C8">
            <w:pPr>
              <w:pStyle w:val="a4"/>
              <w:spacing w:line="276" w:lineRule="auto"/>
              <w:ind w:firstLineChars="0" w:firstLine="0"/>
              <w:jc w:val="center"/>
              <w:rPr>
                <w:rFonts w:ascii="Calibri" w:hAnsi="Calibri" w:cs="Calibri"/>
                <w:color w:val="000000"/>
                <w:sz w:val="21"/>
                <w:szCs w:val="21"/>
              </w:rPr>
            </w:pPr>
          </w:p>
        </w:tc>
        <w:tc>
          <w:tcPr>
            <w:tcW w:w="1155" w:type="dxa"/>
            <w:tcBorders>
              <w:top w:val="single" w:sz="8" w:space="0" w:color="4F81BD"/>
              <w:left w:val="single" w:sz="8" w:space="0" w:color="4F81BD"/>
              <w:bottom w:val="single" w:sz="8" w:space="0" w:color="4F81BD"/>
              <w:right w:val="dotted" w:sz="8" w:space="0" w:color="auto"/>
            </w:tcBorders>
            <w:shd w:val="clear" w:color="auto" w:fill="FFFFFF"/>
            <w:vAlign w:val="center"/>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后置条件</w:t>
            </w:r>
          </w:p>
        </w:tc>
        <w:tc>
          <w:tcPr>
            <w:tcW w:w="4683" w:type="dxa"/>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增加一个银行账户</w:t>
            </w:r>
          </w:p>
        </w:tc>
      </w:tr>
      <w:tr w:rsidR="00D960C8">
        <w:tc>
          <w:tcPr>
            <w:tcW w:w="2679" w:type="dxa"/>
            <w:vMerge w:val="restart"/>
            <w:tcBorders>
              <w:left w:val="single" w:sz="8" w:space="0" w:color="4F81BD"/>
              <w:right w:val="single" w:sz="8" w:space="0" w:color="4F81BD"/>
            </w:tcBorders>
            <w:shd w:val="clear" w:color="auto" w:fill="FFFFFF"/>
            <w:vAlign w:val="center"/>
          </w:tcPr>
          <w:p w:rsidR="00D960C8" w:rsidRDefault="00F41064">
            <w:pPr>
              <w:pStyle w:val="a4"/>
              <w:spacing w:line="276" w:lineRule="auto"/>
              <w:ind w:firstLineChars="0" w:firstLine="0"/>
              <w:jc w:val="center"/>
              <w:rPr>
                <w:rFonts w:ascii="Calibri" w:hAnsi="Calibri" w:cs="Calibri"/>
                <w:color w:val="000000"/>
                <w:sz w:val="21"/>
                <w:szCs w:val="21"/>
              </w:rPr>
            </w:pPr>
            <w:r>
              <w:rPr>
                <w:rFonts w:ascii="Calibri" w:hAnsi="Calibri" w:cs="Calibri"/>
                <w:color w:val="000000"/>
                <w:sz w:val="21"/>
                <w:szCs w:val="21"/>
              </w:rPr>
              <w:t>AccountDataService.del</w:t>
            </w:r>
            <w:r>
              <w:rPr>
                <w:rFonts w:ascii="Calibri" w:hAnsi="Calibri" w:cs="Calibri" w:hint="eastAsia"/>
                <w:color w:val="000000"/>
                <w:sz w:val="21"/>
                <w:szCs w:val="21"/>
              </w:rPr>
              <w:t>ete</w:t>
            </w:r>
          </w:p>
        </w:tc>
        <w:tc>
          <w:tcPr>
            <w:tcW w:w="1155" w:type="dxa"/>
            <w:tcBorders>
              <w:top w:val="single" w:sz="8" w:space="0" w:color="4F81BD"/>
              <w:left w:val="single" w:sz="8" w:space="0" w:color="4F81BD"/>
              <w:bottom w:val="single" w:sz="8" w:space="0" w:color="4F81BD"/>
              <w:right w:val="dotted" w:sz="8" w:space="0" w:color="auto"/>
            </w:tcBorders>
            <w:shd w:val="clear" w:color="auto" w:fill="FFFFFF"/>
            <w:vAlign w:val="center"/>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语法</w:t>
            </w:r>
          </w:p>
        </w:tc>
        <w:tc>
          <w:tcPr>
            <w:tcW w:w="4683" w:type="dxa"/>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Calibri" w:hAnsi="Calibri" w:cs="宋体"/>
                <w:color w:val="000000"/>
                <w:sz w:val="21"/>
                <w:szCs w:val="21"/>
              </w:rPr>
            </w:pPr>
            <w:r>
              <w:rPr>
                <w:rFonts w:ascii="Calibri" w:hAnsi="Calibri" w:cs="Calibri" w:hint="eastAsia"/>
                <w:color w:val="000000"/>
                <w:sz w:val="21"/>
                <w:szCs w:val="21"/>
              </w:rPr>
              <w:t xml:space="preserve">public void </w:t>
            </w:r>
            <w:r>
              <w:rPr>
                <w:rFonts w:ascii="Calibri" w:hAnsi="Calibri" w:cs="Calibri"/>
                <w:color w:val="000000"/>
                <w:sz w:val="21"/>
                <w:szCs w:val="21"/>
              </w:rPr>
              <w:t>del</w:t>
            </w:r>
            <w:r>
              <w:rPr>
                <w:rFonts w:ascii="Calibri" w:hAnsi="Calibri" w:cs="Calibri" w:hint="eastAsia"/>
                <w:color w:val="000000"/>
                <w:sz w:val="21"/>
                <w:szCs w:val="21"/>
              </w:rPr>
              <w:t>ete</w:t>
            </w:r>
            <w:r>
              <w:rPr>
                <w:rFonts w:ascii="Calibri" w:hAnsi="Calibri" w:cs="Calibri"/>
                <w:color w:val="000000"/>
                <w:sz w:val="21"/>
                <w:szCs w:val="21"/>
              </w:rPr>
              <w:t>(AccountPO po</w:t>
            </w:r>
            <w:r>
              <w:rPr>
                <w:rFonts w:ascii="Calibri" w:hAnsi="Calibri" w:cs="Calibri" w:hint="eastAsia"/>
                <w:color w:val="000000"/>
                <w:sz w:val="21"/>
                <w:szCs w:val="21"/>
              </w:rPr>
              <w:t>)</w:t>
            </w:r>
            <w:r>
              <w:rPr>
                <w:rFonts w:ascii="Calibri" w:hAnsi="Calibri" w:cs="Calibri"/>
                <w:color w:val="000000"/>
                <w:sz w:val="21"/>
                <w:szCs w:val="21"/>
              </w:rPr>
              <w:t>throws RemoteExceptions;</w:t>
            </w:r>
          </w:p>
        </w:tc>
      </w:tr>
      <w:tr w:rsidR="00D960C8">
        <w:tc>
          <w:tcPr>
            <w:tcW w:w="2679" w:type="dxa"/>
            <w:vMerge/>
            <w:tcBorders>
              <w:left w:val="single" w:sz="8" w:space="0" w:color="4F81BD"/>
              <w:right w:val="single" w:sz="8" w:space="0" w:color="4F81BD"/>
            </w:tcBorders>
            <w:shd w:val="clear" w:color="auto" w:fill="FFFFFF"/>
            <w:vAlign w:val="center"/>
          </w:tcPr>
          <w:p w:rsidR="00D960C8" w:rsidRDefault="00D960C8">
            <w:pPr>
              <w:pStyle w:val="a4"/>
              <w:spacing w:line="276" w:lineRule="auto"/>
              <w:ind w:firstLineChars="0" w:firstLine="0"/>
              <w:jc w:val="center"/>
              <w:rPr>
                <w:rFonts w:ascii="Calibri" w:hAnsi="Calibri" w:cs="Calibri"/>
                <w:color w:val="000000"/>
                <w:sz w:val="21"/>
                <w:szCs w:val="21"/>
              </w:rPr>
            </w:pPr>
          </w:p>
        </w:tc>
        <w:tc>
          <w:tcPr>
            <w:tcW w:w="1155" w:type="dxa"/>
            <w:tcBorders>
              <w:top w:val="single" w:sz="8" w:space="0" w:color="4F81BD"/>
              <w:left w:val="single" w:sz="8" w:space="0" w:color="4F81BD"/>
              <w:bottom w:val="single" w:sz="8" w:space="0" w:color="4F81BD"/>
              <w:right w:val="dotted" w:sz="8" w:space="0" w:color="auto"/>
            </w:tcBorders>
            <w:shd w:val="clear" w:color="auto" w:fill="FFFFFF"/>
            <w:vAlign w:val="center"/>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前置条件</w:t>
            </w:r>
          </w:p>
        </w:tc>
        <w:tc>
          <w:tcPr>
            <w:tcW w:w="4683" w:type="dxa"/>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存在同样ID的po</w:t>
            </w:r>
          </w:p>
        </w:tc>
      </w:tr>
      <w:tr w:rsidR="00D960C8">
        <w:tc>
          <w:tcPr>
            <w:tcW w:w="2679" w:type="dxa"/>
            <w:vMerge/>
            <w:tcBorders>
              <w:left w:val="single" w:sz="8" w:space="0" w:color="4F81BD"/>
              <w:bottom w:val="single" w:sz="8" w:space="0" w:color="4F81BD"/>
              <w:right w:val="single" w:sz="8" w:space="0" w:color="4F81BD"/>
            </w:tcBorders>
            <w:shd w:val="clear" w:color="auto" w:fill="FFFFFF"/>
            <w:vAlign w:val="center"/>
          </w:tcPr>
          <w:p w:rsidR="00D960C8" w:rsidRDefault="00D960C8">
            <w:pPr>
              <w:pStyle w:val="a4"/>
              <w:spacing w:line="276" w:lineRule="auto"/>
              <w:ind w:firstLineChars="0" w:firstLine="0"/>
              <w:jc w:val="center"/>
              <w:rPr>
                <w:rFonts w:ascii="Calibri" w:hAnsi="Calibri" w:cs="Calibri"/>
                <w:color w:val="000000"/>
                <w:sz w:val="21"/>
                <w:szCs w:val="21"/>
              </w:rPr>
            </w:pPr>
          </w:p>
        </w:tc>
        <w:tc>
          <w:tcPr>
            <w:tcW w:w="1155" w:type="dxa"/>
            <w:tcBorders>
              <w:top w:val="single" w:sz="8" w:space="0" w:color="4F81BD"/>
              <w:left w:val="single" w:sz="8" w:space="0" w:color="4F81BD"/>
              <w:bottom w:val="single" w:sz="8" w:space="0" w:color="4F81BD"/>
              <w:right w:val="dotted" w:sz="8" w:space="0" w:color="auto"/>
            </w:tcBorders>
            <w:shd w:val="clear" w:color="auto" w:fill="FFFFFF"/>
            <w:vAlign w:val="center"/>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后置条件</w:t>
            </w:r>
          </w:p>
        </w:tc>
        <w:tc>
          <w:tcPr>
            <w:tcW w:w="4683" w:type="dxa"/>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删除一个po</w:t>
            </w:r>
          </w:p>
        </w:tc>
      </w:tr>
      <w:tr w:rsidR="00D960C8">
        <w:tc>
          <w:tcPr>
            <w:tcW w:w="2679" w:type="dxa"/>
            <w:vMerge w:val="restart"/>
            <w:tcBorders>
              <w:top w:val="single" w:sz="8" w:space="0" w:color="4F81BD"/>
              <w:left w:val="single" w:sz="8" w:space="0" w:color="4F81BD"/>
              <w:right w:val="single" w:sz="8" w:space="0" w:color="4F81BD"/>
            </w:tcBorders>
            <w:shd w:val="clear" w:color="auto" w:fill="FFFFFF"/>
            <w:vAlign w:val="center"/>
          </w:tcPr>
          <w:p w:rsidR="00D960C8" w:rsidRDefault="00F41064">
            <w:pPr>
              <w:jc w:val="center"/>
              <w:rPr>
                <w:rFonts w:cs="Calibri"/>
                <w:color w:val="000000"/>
                <w:sz w:val="24"/>
                <w:szCs w:val="24"/>
              </w:rPr>
            </w:pPr>
            <w:r>
              <w:rPr>
                <w:rFonts w:cs="Calibri"/>
                <w:color w:val="000000"/>
                <w:szCs w:val="21"/>
              </w:rPr>
              <w:t>AccountDataService.getAll (</w:t>
            </w:r>
            <w:r>
              <w:rPr>
                <w:rFonts w:cs="Calibri" w:hint="eastAsia"/>
                <w:color w:val="000000"/>
                <w:szCs w:val="21"/>
              </w:rPr>
              <w:t>)</w:t>
            </w:r>
          </w:p>
        </w:tc>
        <w:tc>
          <w:tcPr>
            <w:tcW w:w="1155" w:type="dxa"/>
            <w:tcBorders>
              <w:top w:val="single" w:sz="8" w:space="0" w:color="4F81BD"/>
              <w:left w:val="single" w:sz="8" w:space="0" w:color="4F81BD"/>
              <w:bottom w:val="single" w:sz="8" w:space="0" w:color="4F81BD"/>
              <w:right w:val="dotted" w:sz="8" w:space="0" w:color="auto"/>
            </w:tcBorders>
            <w:shd w:val="clear" w:color="auto" w:fill="FFFFFF"/>
            <w:vAlign w:val="center"/>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语法</w:t>
            </w:r>
          </w:p>
        </w:tc>
        <w:tc>
          <w:tcPr>
            <w:tcW w:w="4683" w:type="dxa"/>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Calibri" w:hAnsi="Calibri" w:cs="Calibri"/>
                <w:color w:val="000000"/>
                <w:sz w:val="21"/>
                <w:szCs w:val="21"/>
              </w:rPr>
              <w:t>public ArrayList&lt;AccountPO&gt; getAll (</w:t>
            </w:r>
            <w:r>
              <w:rPr>
                <w:rFonts w:ascii="Calibri" w:hAnsi="Calibri" w:cs="Calibri" w:hint="eastAsia"/>
                <w:color w:val="000000"/>
                <w:sz w:val="21"/>
                <w:szCs w:val="21"/>
              </w:rPr>
              <w:t>)</w:t>
            </w:r>
            <w:r>
              <w:rPr>
                <w:rFonts w:ascii="Calibri" w:hAnsi="Calibri" w:cs="Calibri"/>
                <w:color w:val="000000"/>
                <w:sz w:val="21"/>
                <w:szCs w:val="21"/>
              </w:rPr>
              <w:t xml:space="preserve"> throws RemoteExceptions;</w:t>
            </w:r>
          </w:p>
        </w:tc>
      </w:tr>
      <w:tr w:rsidR="00D960C8">
        <w:tc>
          <w:tcPr>
            <w:tcW w:w="2679" w:type="dxa"/>
            <w:vMerge/>
            <w:tcBorders>
              <w:left w:val="single" w:sz="8" w:space="0" w:color="4F81BD"/>
              <w:right w:val="single" w:sz="8" w:space="0" w:color="4F81BD"/>
            </w:tcBorders>
            <w:shd w:val="clear" w:color="auto" w:fill="FFFFFF"/>
            <w:vAlign w:val="center"/>
          </w:tcPr>
          <w:p w:rsidR="00D960C8" w:rsidRDefault="00D960C8">
            <w:pPr>
              <w:pStyle w:val="a4"/>
              <w:spacing w:line="276" w:lineRule="auto"/>
              <w:ind w:firstLineChars="0" w:firstLine="0"/>
              <w:jc w:val="center"/>
              <w:rPr>
                <w:rFonts w:ascii="宋体" w:hAnsi="宋体" w:cs="宋体"/>
                <w:color w:val="000000"/>
                <w:sz w:val="21"/>
                <w:szCs w:val="21"/>
              </w:rPr>
            </w:pPr>
          </w:p>
        </w:tc>
        <w:tc>
          <w:tcPr>
            <w:tcW w:w="1155" w:type="dxa"/>
            <w:tcBorders>
              <w:top w:val="single" w:sz="8" w:space="0" w:color="4F81BD"/>
              <w:left w:val="single" w:sz="8" w:space="0" w:color="4F81BD"/>
              <w:bottom w:val="single" w:sz="8" w:space="0" w:color="4F81BD"/>
              <w:right w:val="dotted" w:sz="8" w:space="0" w:color="auto"/>
            </w:tcBorders>
            <w:shd w:val="clear" w:color="auto" w:fill="FFFFFF"/>
            <w:vAlign w:val="center"/>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前置条件</w:t>
            </w:r>
          </w:p>
        </w:tc>
        <w:tc>
          <w:tcPr>
            <w:tcW w:w="4683" w:type="dxa"/>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无</w:t>
            </w:r>
          </w:p>
        </w:tc>
      </w:tr>
      <w:tr w:rsidR="00D960C8">
        <w:tc>
          <w:tcPr>
            <w:tcW w:w="2679" w:type="dxa"/>
            <w:vMerge/>
            <w:tcBorders>
              <w:left w:val="single" w:sz="8" w:space="0" w:color="4F81BD"/>
              <w:bottom w:val="single" w:sz="8" w:space="0" w:color="4F81BD"/>
              <w:right w:val="single" w:sz="8" w:space="0" w:color="4F81BD"/>
            </w:tcBorders>
            <w:shd w:val="clear" w:color="auto" w:fill="FFFFFF"/>
            <w:vAlign w:val="center"/>
          </w:tcPr>
          <w:p w:rsidR="00D960C8" w:rsidRDefault="00D960C8">
            <w:pPr>
              <w:pStyle w:val="a4"/>
              <w:spacing w:line="276" w:lineRule="auto"/>
              <w:ind w:firstLineChars="0" w:firstLine="0"/>
              <w:jc w:val="center"/>
              <w:rPr>
                <w:rFonts w:ascii="宋体" w:hAnsi="宋体" w:cs="宋体"/>
                <w:color w:val="000000"/>
                <w:sz w:val="21"/>
                <w:szCs w:val="21"/>
              </w:rPr>
            </w:pPr>
          </w:p>
        </w:tc>
        <w:tc>
          <w:tcPr>
            <w:tcW w:w="1155" w:type="dxa"/>
            <w:tcBorders>
              <w:top w:val="single" w:sz="8" w:space="0" w:color="4F81BD"/>
              <w:left w:val="single" w:sz="8" w:space="0" w:color="4F81BD"/>
              <w:bottom w:val="single" w:sz="8" w:space="0" w:color="4F81BD"/>
              <w:right w:val="dotted" w:sz="8" w:space="0" w:color="auto"/>
            </w:tcBorders>
            <w:shd w:val="clear" w:color="auto" w:fill="FFFFFF"/>
            <w:vAlign w:val="center"/>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后置条件</w:t>
            </w:r>
          </w:p>
        </w:tc>
        <w:tc>
          <w:tcPr>
            <w:tcW w:w="4683" w:type="dxa"/>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返回所有的AccountPO</w:t>
            </w:r>
          </w:p>
        </w:tc>
      </w:tr>
      <w:tr w:rsidR="00D960C8">
        <w:tc>
          <w:tcPr>
            <w:tcW w:w="2679" w:type="dxa"/>
            <w:vMerge w:val="restart"/>
            <w:tcBorders>
              <w:left w:val="single" w:sz="8" w:space="0" w:color="4F81BD"/>
              <w:right w:val="single" w:sz="8" w:space="0" w:color="4F81BD"/>
            </w:tcBorders>
            <w:shd w:val="clear" w:color="auto" w:fill="FFFFFF"/>
            <w:vAlign w:val="center"/>
          </w:tcPr>
          <w:p w:rsidR="00D960C8" w:rsidRDefault="00F41064">
            <w:pPr>
              <w:jc w:val="center"/>
              <w:rPr>
                <w:rFonts w:ascii="宋体" w:hAnsi="宋体" w:cs="宋体"/>
                <w:color w:val="000000"/>
                <w:szCs w:val="21"/>
              </w:rPr>
            </w:pPr>
            <w:r>
              <w:rPr>
                <w:rFonts w:cs="Calibri"/>
                <w:color w:val="000000"/>
                <w:szCs w:val="21"/>
              </w:rPr>
              <w:t>AccountDataService.</w:t>
            </w:r>
            <w:r>
              <w:rPr>
                <w:rFonts w:cs="Calibri" w:hint="eastAsia"/>
                <w:color w:val="000000"/>
                <w:szCs w:val="21"/>
              </w:rPr>
              <w:t>update</w:t>
            </w:r>
          </w:p>
        </w:tc>
        <w:tc>
          <w:tcPr>
            <w:tcW w:w="1155" w:type="dxa"/>
            <w:tcBorders>
              <w:top w:val="single" w:sz="8" w:space="0" w:color="4F81BD"/>
              <w:left w:val="single" w:sz="8" w:space="0" w:color="4F81BD"/>
              <w:bottom w:val="single" w:sz="8" w:space="0" w:color="4F81BD"/>
              <w:right w:val="dotted" w:sz="8" w:space="0" w:color="auto"/>
            </w:tcBorders>
            <w:shd w:val="clear" w:color="auto" w:fill="FFFFFF"/>
            <w:vAlign w:val="center"/>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语法</w:t>
            </w:r>
          </w:p>
        </w:tc>
        <w:tc>
          <w:tcPr>
            <w:tcW w:w="4683" w:type="dxa"/>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Calibri" w:hAnsi="Calibri" w:cs="宋体"/>
                <w:color w:val="000000"/>
                <w:sz w:val="21"/>
                <w:szCs w:val="21"/>
              </w:rPr>
            </w:pPr>
            <w:r>
              <w:rPr>
                <w:rFonts w:ascii="Calibri" w:hAnsi="Calibri" w:cs="Calibri" w:hint="eastAsia"/>
                <w:color w:val="000000"/>
                <w:sz w:val="21"/>
                <w:szCs w:val="21"/>
              </w:rPr>
              <w:t>public</w:t>
            </w:r>
            <w:r>
              <w:rPr>
                <w:rFonts w:ascii="Calibri" w:hAnsi="Calibri" w:cs="Calibri"/>
                <w:color w:val="000000"/>
                <w:sz w:val="21"/>
                <w:szCs w:val="21"/>
              </w:rPr>
              <w:t xml:space="preserve"> </w:t>
            </w:r>
            <w:r>
              <w:rPr>
                <w:rFonts w:ascii="Calibri" w:hAnsi="Calibri" w:cs="Calibri" w:hint="eastAsia"/>
                <w:color w:val="000000"/>
                <w:sz w:val="21"/>
                <w:szCs w:val="21"/>
              </w:rPr>
              <w:t>void</w:t>
            </w:r>
            <w:r>
              <w:rPr>
                <w:rFonts w:ascii="Calibri" w:hAnsi="Calibri" w:cs="Calibri"/>
                <w:color w:val="000000"/>
                <w:sz w:val="21"/>
                <w:szCs w:val="21"/>
              </w:rPr>
              <w:t xml:space="preserve"> </w:t>
            </w:r>
            <w:r>
              <w:rPr>
                <w:rFonts w:ascii="Calibri" w:hAnsi="Calibri" w:cs="Calibri" w:hint="eastAsia"/>
                <w:color w:val="000000"/>
                <w:sz w:val="21"/>
                <w:szCs w:val="21"/>
              </w:rPr>
              <w:t>update</w:t>
            </w:r>
            <w:r>
              <w:rPr>
                <w:rFonts w:ascii="Calibri" w:hAnsi="Calibri" w:cs="Calibri"/>
                <w:color w:val="000000"/>
                <w:sz w:val="21"/>
                <w:szCs w:val="21"/>
              </w:rPr>
              <w:t>(</w:t>
            </w:r>
            <w:r>
              <w:rPr>
                <w:rFonts w:ascii="Calibri" w:hAnsi="Calibri" w:cs="Calibri" w:hint="eastAsia"/>
                <w:color w:val="000000"/>
                <w:sz w:val="21"/>
                <w:szCs w:val="21"/>
              </w:rPr>
              <w:t>AccountPo po)th</w:t>
            </w:r>
            <w:r>
              <w:rPr>
                <w:rFonts w:ascii="Calibri" w:hAnsi="Calibri" w:cs="Calibri"/>
                <w:color w:val="000000"/>
                <w:sz w:val="21"/>
                <w:szCs w:val="21"/>
              </w:rPr>
              <w:t>rows RemoteException;</w:t>
            </w:r>
          </w:p>
        </w:tc>
      </w:tr>
      <w:tr w:rsidR="00D960C8">
        <w:tc>
          <w:tcPr>
            <w:tcW w:w="2679" w:type="dxa"/>
            <w:vMerge/>
            <w:tcBorders>
              <w:left w:val="single" w:sz="8" w:space="0" w:color="4F81BD"/>
              <w:right w:val="single" w:sz="8" w:space="0" w:color="4F81BD"/>
            </w:tcBorders>
            <w:shd w:val="clear" w:color="auto" w:fill="FFFFFF"/>
            <w:vAlign w:val="center"/>
          </w:tcPr>
          <w:p w:rsidR="00D960C8" w:rsidRDefault="00D960C8">
            <w:pPr>
              <w:pStyle w:val="a4"/>
              <w:spacing w:line="276" w:lineRule="auto"/>
              <w:ind w:firstLineChars="0" w:firstLine="0"/>
              <w:jc w:val="center"/>
              <w:rPr>
                <w:rFonts w:ascii="宋体" w:hAnsi="宋体" w:cs="宋体"/>
                <w:color w:val="000000"/>
                <w:sz w:val="21"/>
                <w:szCs w:val="21"/>
              </w:rPr>
            </w:pPr>
          </w:p>
        </w:tc>
        <w:tc>
          <w:tcPr>
            <w:tcW w:w="1155" w:type="dxa"/>
            <w:tcBorders>
              <w:top w:val="single" w:sz="8" w:space="0" w:color="4F81BD"/>
              <w:left w:val="single" w:sz="8" w:space="0" w:color="4F81BD"/>
              <w:bottom w:val="single" w:sz="8" w:space="0" w:color="4F81BD"/>
              <w:right w:val="dotted" w:sz="8" w:space="0" w:color="auto"/>
            </w:tcBorders>
            <w:shd w:val="clear" w:color="auto" w:fill="FFFFFF"/>
            <w:vAlign w:val="center"/>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前置条件</w:t>
            </w:r>
          </w:p>
        </w:tc>
        <w:tc>
          <w:tcPr>
            <w:tcW w:w="4683" w:type="dxa"/>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存在同样ID的po</w:t>
            </w:r>
          </w:p>
        </w:tc>
      </w:tr>
      <w:tr w:rsidR="00D960C8">
        <w:tc>
          <w:tcPr>
            <w:tcW w:w="2679" w:type="dxa"/>
            <w:vMerge/>
            <w:tcBorders>
              <w:left w:val="single" w:sz="8" w:space="0" w:color="4F81BD"/>
              <w:right w:val="single" w:sz="8" w:space="0" w:color="4F81BD"/>
            </w:tcBorders>
            <w:shd w:val="clear" w:color="auto" w:fill="FFFFFF"/>
            <w:vAlign w:val="center"/>
          </w:tcPr>
          <w:p w:rsidR="00D960C8" w:rsidRDefault="00D960C8">
            <w:pPr>
              <w:pStyle w:val="a4"/>
              <w:spacing w:line="276" w:lineRule="auto"/>
              <w:ind w:firstLineChars="0" w:firstLine="0"/>
              <w:jc w:val="center"/>
              <w:rPr>
                <w:rFonts w:ascii="宋体" w:hAnsi="宋体" w:cs="宋体"/>
                <w:color w:val="000000"/>
                <w:sz w:val="21"/>
                <w:szCs w:val="21"/>
              </w:rPr>
            </w:pPr>
          </w:p>
        </w:tc>
        <w:tc>
          <w:tcPr>
            <w:tcW w:w="1155" w:type="dxa"/>
            <w:tcBorders>
              <w:top w:val="single" w:sz="8" w:space="0" w:color="4F81BD"/>
              <w:left w:val="single" w:sz="8" w:space="0" w:color="4F81BD"/>
              <w:bottom w:val="single" w:sz="8" w:space="0" w:color="4F81BD"/>
              <w:right w:val="dotted" w:sz="8" w:space="0" w:color="auto"/>
            </w:tcBorders>
            <w:shd w:val="clear" w:color="auto" w:fill="FFFFFF"/>
            <w:vAlign w:val="center"/>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后置条件</w:t>
            </w:r>
          </w:p>
        </w:tc>
        <w:tc>
          <w:tcPr>
            <w:tcW w:w="4683" w:type="dxa"/>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更新一个po</w:t>
            </w:r>
          </w:p>
        </w:tc>
      </w:tr>
    </w:tbl>
    <w:p w:rsidR="00D960C8" w:rsidRDefault="00D960C8">
      <w:pPr>
        <w:pStyle w:val="a4"/>
        <w:spacing w:line="276" w:lineRule="auto"/>
        <w:ind w:left="1680" w:firstLineChars="0" w:firstLine="420"/>
        <w:rPr>
          <w:rFonts w:ascii="宋体" w:hAnsi="宋体"/>
          <w:b/>
          <w:sz w:val="22"/>
          <w:szCs w:val="22"/>
        </w:rPr>
      </w:pPr>
    </w:p>
    <w:p w:rsidR="00D960C8" w:rsidRDefault="00F41064">
      <w:pPr>
        <w:pStyle w:val="a4"/>
        <w:spacing w:line="276" w:lineRule="auto"/>
        <w:ind w:left="1680" w:firstLineChars="0" w:firstLine="420"/>
        <w:rPr>
          <w:rFonts w:ascii="宋体" w:hAnsi="宋体"/>
          <w:b/>
          <w:sz w:val="22"/>
          <w:szCs w:val="22"/>
        </w:rPr>
      </w:pPr>
      <w:r>
        <w:rPr>
          <w:rFonts w:ascii="宋体" w:hAnsi="宋体" w:hint="eastAsia"/>
          <w:b/>
          <w:sz w:val="22"/>
          <w:szCs w:val="22"/>
        </w:rPr>
        <w:t>表31</w:t>
      </w:r>
      <w:r>
        <w:rPr>
          <w:rFonts w:ascii="宋体" w:hAnsi="宋体"/>
          <w:b/>
          <w:sz w:val="22"/>
          <w:szCs w:val="22"/>
        </w:rPr>
        <w:t xml:space="preserve"> B</w:t>
      </w:r>
      <w:r>
        <w:rPr>
          <w:rFonts w:ascii="宋体" w:hAnsi="宋体" w:hint="eastAsia"/>
          <w:b/>
          <w:sz w:val="22"/>
          <w:szCs w:val="22"/>
        </w:rPr>
        <w:t>eginInfo数据层模块的接口</w:t>
      </w:r>
    </w:p>
    <w:tbl>
      <w:tblPr>
        <w:tblW w:w="8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754"/>
        <w:gridCol w:w="1275"/>
        <w:gridCol w:w="4488"/>
      </w:tblGrid>
      <w:tr w:rsidR="00D960C8">
        <w:tc>
          <w:tcPr>
            <w:tcW w:w="8517" w:type="dxa"/>
            <w:gridSpan w:val="3"/>
            <w:tcBorders>
              <w:top w:val="single" w:sz="8" w:space="0" w:color="4F81BD"/>
              <w:left w:val="single" w:sz="8" w:space="0" w:color="4F81BD"/>
              <w:bottom w:val="single" w:sz="8" w:space="0" w:color="4F81BD"/>
              <w:right w:val="single" w:sz="8" w:space="0" w:color="4F81BD"/>
            </w:tcBorders>
            <w:shd w:val="clear" w:color="auto" w:fill="4F81BD"/>
          </w:tcPr>
          <w:p w:rsidR="00D960C8" w:rsidRDefault="00F41064">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提供的服务（供接口）</w:t>
            </w:r>
          </w:p>
        </w:tc>
      </w:tr>
      <w:tr w:rsidR="00D960C8">
        <w:tc>
          <w:tcPr>
            <w:tcW w:w="2754" w:type="dxa"/>
            <w:vMerge w:val="restart"/>
            <w:tcBorders>
              <w:top w:val="single" w:sz="8" w:space="0" w:color="4F81BD"/>
              <w:left w:val="single" w:sz="8" w:space="0" w:color="4F81BD"/>
              <w:right w:val="single" w:sz="8" w:space="0" w:color="4F81BD"/>
            </w:tcBorders>
            <w:shd w:val="clear" w:color="auto" w:fill="FFFFFF"/>
            <w:vAlign w:val="center"/>
          </w:tcPr>
          <w:p w:rsidR="00D960C8" w:rsidRDefault="00F41064">
            <w:pPr>
              <w:jc w:val="center"/>
              <w:rPr>
                <w:rFonts w:cs="Calibri"/>
                <w:color w:val="000000"/>
              </w:rPr>
            </w:pPr>
            <w:r>
              <w:rPr>
                <w:rFonts w:cs="Calibri"/>
                <w:color w:val="000000"/>
                <w:szCs w:val="21"/>
              </w:rPr>
              <w:t>BeginInfoDataService.inser</w:t>
            </w:r>
            <w:r>
              <w:rPr>
                <w:rFonts w:cs="Calibri" w:hint="eastAsia"/>
                <w:color w:val="000000"/>
                <w:szCs w:val="21"/>
              </w:rPr>
              <w:t>t</w:t>
            </w:r>
          </w:p>
        </w:tc>
        <w:tc>
          <w:tcPr>
            <w:tcW w:w="1275" w:type="dxa"/>
            <w:tcBorders>
              <w:top w:val="single" w:sz="8" w:space="0" w:color="4F81BD"/>
              <w:left w:val="single" w:sz="8" w:space="0" w:color="4F81BD"/>
              <w:bottom w:val="single" w:sz="8" w:space="0" w:color="4F81BD"/>
              <w:right w:val="dotted" w:sz="8" w:space="0" w:color="auto"/>
            </w:tcBorders>
            <w:shd w:val="clear" w:color="auto" w:fill="FFFFFF"/>
            <w:vAlign w:val="center"/>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语法</w:t>
            </w:r>
          </w:p>
        </w:tc>
        <w:tc>
          <w:tcPr>
            <w:tcW w:w="4488" w:type="dxa"/>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Calibri" w:hAnsi="Calibri" w:cs="宋体"/>
                <w:color w:val="000000"/>
                <w:sz w:val="21"/>
                <w:szCs w:val="21"/>
              </w:rPr>
            </w:pPr>
            <w:r>
              <w:rPr>
                <w:rFonts w:ascii="Calibri" w:hAnsi="Calibri" w:cs="Calibri" w:hint="eastAsia"/>
                <w:color w:val="000000"/>
                <w:sz w:val="21"/>
                <w:szCs w:val="21"/>
              </w:rPr>
              <w:t>public</w:t>
            </w:r>
            <w:r>
              <w:rPr>
                <w:rFonts w:ascii="Calibri" w:hAnsi="Calibri" w:cs="Calibri"/>
                <w:color w:val="000000"/>
                <w:sz w:val="21"/>
                <w:szCs w:val="21"/>
              </w:rPr>
              <w:t xml:space="preserve"> </w:t>
            </w:r>
            <w:r>
              <w:rPr>
                <w:rFonts w:ascii="Calibri" w:hAnsi="Calibri" w:cs="Calibri" w:hint="eastAsia"/>
                <w:color w:val="000000"/>
                <w:sz w:val="21"/>
                <w:szCs w:val="21"/>
              </w:rPr>
              <w:t>void</w:t>
            </w:r>
            <w:r>
              <w:rPr>
                <w:rFonts w:ascii="Calibri" w:hAnsi="Calibri" w:cs="Calibri"/>
                <w:color w:val="000000"/>
                <w:sz w:val="21"/>
                <w:szCs w:val="21"/>
              </w:rPr>
              <w:t xml:space="preserve"> insert(</w:t>
            </w:r>
            <w:r>
              <w:rPr>
                <w:rFonts w:ascii="Calibri" w:hAnsi="Calibri" w:cs="Calibri" w:hint="eastAsia"/>
                <w:color w:val="000000"/>
                <w:sz w:val="21"/>
                <w:szCs w:val="21"/>
              </w:rPr>
              <w:t>Begin</w:t>
            </w:r>
            <w:r>
              <w:rPr>
                <w:rFonts w:ascii="Calibri" w:hAnsi="Calibri" w:cs="Calibri"/>
                <w:color w:val="000000"/>
                <w:sz w:val="21"/>
                <w:szCs w:val="21"/>
              </w:rPr>
              <w:t>InfoPO po</w:t>
            </w:r>
            <w:r>
              <w:rPr>
                <w:rFonts w:ascii="Calibri" w:hAnsi="Calibri" w:cs="Calibri" w:hint="eastAsia"/>
                <w:color w:val="000000"/>
                <w:sz w:val="21"/>
                <w:szCs w:val="21"/>
              </w:rPr>
              <w:t>) throws RemoteExceptions;</w:t>
            </w:r>
          </w:p>
        </w:tc>
      </w:tr>
      <w:tr w:rsidR="00D960C8">
        <w:trPr>
          <w:trHeight w:val="323"/>
        </w:trPr>
        <w:tc>
          <w:tcPr>
            <w:tcW w:w="2754" w:type="dxa"/>
            <w:vMerge/>
            <w:tcBorders>
              <w:left w:val="single" w:sz="8" w:space="0" w:color="4F81BD"/>
              <w:right w:val="single" w:sz="8" w:space="0" w:color="4F81BD"/>
            </w:tcBorders>
            <w:shd w:val="clear" w:color="auto" w:fill="FFFFFF"/>
            <w:vAlign w:val="center"/>
          </w:tcPr>
          <w:p w:rsidR="00D960C8" w:rsidRDefault="00D960C8">
            <w:pPr>
              <w:pStyle w:val="a4"/>
              <w:spacing w:line="276" w:lineRule="auto"/>
              <w:ind w:firstLineChars="0" w:firstLine="0"/>
              <w:jc w:val="center"/>
              <w:rPr>
                <w:rFonts w:ascii="Calibri" w:hAnsi="Calibri" w:cs="Calibri"/>
                <w:color w:val="000000"/>
                <w:sz w:val="21"/>
                <w:szCs w:val="21"/>
              </w:rPr>
            </w:pPr>
          </w:p>
        </w:tc>
        <w:tc>
          <w:tcPr>
            <w:tcW w:w="1275" w:type="dxa"/>
            <w:tcBorders>
              <w:top w:val="single" w:sz="8" w:space="0" w:color="4F81BD"/>
              <w:left w:val="single" w:sz="8" w:space="0" w:color="4F81BD"/>
              <w:bottom w:val="single" w:sz="8" w:space="0" w:color="4F81BD"/>
              <w:right w:val="dotted" w:sz="8" w:space="0" w:color="auto"/>
            </w:tcBorders>
            <w:shd w:val="clear" w:color="auto" w:fill="FFFFFF"/>
            <w:vAlign w:val="center"/>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前置条件</w:t>
            </w:r>
          </w:p>
        </w:tc>
        <w:tc>
          <w:tcPr>
            <w:tcW w:w="4488" w:type="dxa"/>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无</w:t>
            </w:r>
          </w:p>
        </w:tc>
      </w:tr>
      <w:tr w:rsidR="00D960C8">
        <w:tc>
          <w:tcPr>
            <w:tcW w:w="2754" w:type="dxa"/>
            <w:vMerge/>
            <w:tcBorders>
              <w:left w:val="single" w:sz="8" w:space="0" w:color="4F81BD"/>
              <w:bottom w:val="single" w:sz="8" w:space="0" w:color="4F81BD"/>
              <w:right w:val="single" w:sz="8" w:space="0" w:color="4F81BD"/>
            </w:tcBorders>
            <w:shd w:val="clear" w:color="auto" w:fill="FFFFFF"/>
            <w:vAlign w:val="center"/>
          </w:tcPr>
          <w:p w:rsidR="00D960C8" w:rsidRDefault="00D960C8">
            <w:pPr>
              <w:pStyle w:val="a4"/>
              <w:spacing w:line="276" w:lineRule="auto"/>
              <w:ind w:firstLineChars="0" w:firstLine="0"/>
              <w:jc w:val="center"/>
              <w:rPr>
                <w:rFonts w:ascii="Calibri" w:hAnsi="Calibri" w:cs="Calibri"/>
                <w:color w:val="000000"/>
                <w:sz w:val="21"/>
                <w:szCs w:val="21"/>
              </w:rPr>
            </w:pPr>
          </w:p>
        </w:tc>
        <w:tc>
          <w:tcPr>
            <w:tcW w:w="1275" w:type="dxa"/>
            <w:tcBorders>
              <w:top w:val="single" w:sz="8" w:space="0" w:color="4F81BD"/>
              <w:left w:val="single" w:sz="8" w:space="0" w:color="4F81BD"/>
              <w:bottom w:val="single" w:sz="8" w:space="0" w:color="4F81BD"/>
              <w:right w:val="dotted" w:sz="8" w:space="0" w:color="auto"/>
            </w:tcBorders>
            <w:shd w:val="clear" w:color="auto" w:fill="FFFFFF"/>
            <w:vAlign w:val="center"/>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后置条件</w:t>
            </w:r>
          </w:p>
        </w:tc>
        <w:tc>
          <w:tcPr>
            <w:tcW w:w="4488" w:type="dxa"/>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增加一个银行账户</w:t>
            </w:r>
          </w:p>
        </w:tc>
      </w:tr>
      <w:tr w:rsidR="00D960C8">
        <w:tc>
          <w:tcPr>
            <w:tcW w:w="2754" w:type="dxa"/>
            <w:vMerge w:val="restart"/>
            <w:tcBorders>
              <w:left w:val="single" w:sz="8" w:space="0" w:color="4F81BD"/>
              <w:right w:val="single" w:sz="8" w:space="0" w:color="4F81BD"/>
            </w:tcBorders>
            <w:shd w:val="clear" w:color="auto" w:fill="FFFFFF"/>
            <w:vAlign w:val="center"/>
          </w:tcPr>
          <w:p w:rsidR="00D960C8" w:rsidRDefault="00F41064">
            <w:pPr>
              <w:pStyle w:val="a4"/>
              <w:spacing w:line="276" w:lineRule="auto"/>
              <w:ind w:firstLineChars="0" w:firstLine="0"/>
              <w:jc w:val="center"/>
              <w:rPr>
                <w:rFonts w:ascii="Calibri" w:hAnsi="Calibri" w:cs="Calibri"/>
                <w:color w:val="000000"/>
                <w:sz w:val="21"/>
                <w:szCs w:val="21"/>
              </w:rPr>
            </w:pPr>
            <w:r>
              <w:rPr>
                <w:rFonts w:ascii="Calibri" w:hAnsi="Calibri" w:cs="Calibri"/>
                <w:color w:val="000000"/>
                <w:sz w:val="21"/>
                <w:szCs w:val="21"/>
              </w:rPr>
              <w:t>BeginInfoDataService.</w:t>
            </w:r>
            <w:r>
              <w:rPr>
                <w:rFonts w:ascii="Calibri" w:hAnsi="Calibri" w:cs="Calibri" w:hint="eastAsia"/>
                <w:color w:val="000000"/>
                <w:sz w:val="21"/>
                <w:szCs w:val="21"/>
              </w:rPr>
              <w:t>get</w:t>
            </w:r>
          </w:p>
        </w:tc>
        <w:tc>
          <w:tcPr>
            <w:tcW w:w="1275" w:type="dxa"/>
            <w:tcBorders>
              <w:top w:val="single" w:sz="8" w:space="0" w:color="4F81BD"/>
              <w:left w:val="single" w:sz="8" w:space="0" w:color="4F81BD"/>
              <w:bottom w:val="single" w:sz="8" w:space="0" w:color="4F81BD"/>
              <w:right w:val="dotted" w:sz="8" w:space="0" w:color="auto"/>
            </w:tcBorders>
            <w:shd w:val="clear" w:color="auto" w:fill="FFFFFF"/>
            <w:vAlign w:val="center"/>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语法</w:t>
            </w:r>
          </w:p>
        </w:tc>
        <w:tc>
          <w:tcPr>
            <w:tcW w:w="4488" w:type="dxa"/>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Calibri" w:hAnsi="Calibri" w:cs="宋体"/>
                <w:color w:val="000000"/>
                <w:sz w:val="21"/>
                <w:szCs w:val="21"/>
              </w:rPr>
            </w:pPr>
            <w:r>
              <w:rPr>
                <w:rFonts w:ascii="Calibri" w:hAnsi="Calibri" w:cs="Calibri" w:hint="eastAsia"/>
                <w:color w:val="000000"/>
                <w:sz w:val="21"/>
                <w:szCs w:val="21"/>
              </w:rPr>
              <w:t>public void get()</w:t>
            </w:r>
            <w:r>
              <w:rPr>
                <w:rFonts w:ascii="Calibri" w:hAnsi="Calibri" w:cs="Calibri"/>
                <w:color w:val="000000"/>
                <w:sz w:val="21"/>
                <w:szCs w:val="21"/>
              </w:rPr>
              <w:t>throws RemoteExceptions</w:t>
            </w:r>
            <w:r>
              <w:rPr>
                <w:rFonts w:ascii="Calibri" w:hAnsi="Calibri" w:cs="Calibri" w:hint="eastAsia"/>
                <w:color w:val="000000"/>
                <w:sz w:val="21"/>
                <w:szCs w:val="21"/>
              </w:rPr>
              <w:t>;</w:t>
            </w:r>
          </w:p>
        </w:tc>
      </w:tr>
      <w:tr w:rsidR="00D960C8">
        <w:tc>
          <w:tcPr>
            <w:tcW w:w="2754" w:type="dxa"/>
            <w:vMerge/>
            <w:tcBorders>
              <w:left w:val="single" w:sz="8" w:space="0" w:color="4F81BD"/>
              <w:right w:val="single" w:sz="8" w:space="0" w:color="4F81BD"/>
            </w:tcBorders>
            <w:shd w:val="clear" w:color="auto" w:fill="FFFFFF"/>
            <w:vAlign w:val="center"/>
          </w:tcPr>
          <w:p w:rsidR="00D960C8" w:rsidRDefault="00D960C8">
            <w:pPr>
              <w:pStyle w:val="a4"/>
              <w:spacing w:line="276" w:lineRule="auto"/>
              <w:ind w:firstLineChars="0" w:firstLine="0"/>
              <w:jc w:val="center"/>
              <w:rPr>
                <w:rFonts w:ascii="Calibri" w:hAnsi="Calibri" w:cs="Calibri"/>
                <w:color w:val="000000"/>
                <w:sz w:val="21"/>
                <w:szCs w:val="21"/>
              </w:rPr>
            </w:pPr>
          </w:p>
        </w:tc>
        <w:tc>
          <w:tcPr>
            <w:tcW w:w="1275" w:type="dxa"/>
            <w:tcBorders>
              <w:top w:val="single" w:sz="8" w:space="0" w:color="4F81BD"/>
              <w:left w:val="single" w:sz="8" w:space="0" w:color="4F81BD"/>
              <w:bottom w:val="single" w:sz="8" w:space="0" w:color="4F81BD"/>
              <w:right w:val="dotted" w:sz="8" w:space="0" w:color="auto"/>
            </w:tcBorders>
            <w:shd w:val="clear" w:color="auto" w:fill="FFFFFF"/>
            <w:vAlign w:val="center"/>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前置条件</w:t>
            </w:r>
          </w:p>
        </w:tc>
        <w:tc>
          <w:tcPr>
            <w:tcW w:w="4488" w:type="dxa"/>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存在期初信息</w:t>
            </w:r>
          </w:p>
        </w:tc>
      </w:tr>
      <w:tr w:rsidR="00D960C8">
        <w:tc>
          <w:tcPr>
            <w:tcW w:w="2754" w:type="dxa"/>
            <w:vMerge/>
            <w:tcBorders>
              <w:left w:val="single" w:sz="8" w:space="0" w:color="4F81BD"/>
              <w:bottom w:val="single" w:sz="8" w:space="0" w:color="4F81BD"/>
              <w:right w:val="single" w:sz="8" w:space="0" w:color="4F81BD"/>
            </w:tcBorders>
            <w:shd w:val="clear" w:color="auto" w:fill="FFFFFF"/>
            <w:vAlign w:val="center"/>
          </w:tcPr>
          <w:p w:rsidR="00D960C8" w:rsidRDefault="00D960C8">
            <w:pPr>
              <w:pStyle w:val="a4"/>
              <w:spacing w:line="276" w:lineRule="auto"/>
              <w:ind w:firstLineChars="0" w:firstLine="0"/>
              <w:jc w:val="center"/>
              <w:rPr>
                <w:rFonts w:ascii="Calibri" w:hAnsi="Calibri" w:cs="Calibri"/>
                <w:color w:val="000000"/>
                <w:sz w:val="21"/>
                <w:szCs w:val="21"/>
              </w:rPr>
            </w:pPr>
          </w:p>
        </w:tc>
        <w:tc>
          <w:tcPr>
            <w:tcW w:w="1275" w:type="dxa"/>
            <w:tcBorders>
              <w:top w:val="single" w:sz="8" w:space="0" w:color="4F81BD"/>
              <w:left w:val="single" w:sz="8" w:space="0" w:color="4F81BD"/>
              <w:bottom w:val="single" w:sz="8" w:space="0" w:color="4F81BD"/>
              <w:right w:val="dotted" w:sz="8" w:space="0" w:color="auto"/>
            </w:tcBorders>
            <w:shd w:val="clear" w:color="auto" w:fill="FFFFFF"/>
            <w:vAlign w:val="center"/>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后置条件</w:t>
            </w:r>
          </w:p>
        </w:tc>
        <w:tc>
          <w:tcPr>
            <w:tcW w:w="4488" w:type="dxa"/>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获得一个期初信息po</w:t>
            </w:r>
          </w:p>
        </w:tc>
      </w:tr>
    </w:tbl>
    <w:p w:rsidR="00D960C8" w:rsidRDefault="00D960C8">
      <w:pPr>
        <w:pStyle w:val="a4"/>
        <w:spacing w:line="276" w:lineRule="auto"/>
        <w:ind w:left="1680" w:firstLineChars="0" w:firstLine="420"/>
        <w:rPr>
          <w:rFonts w:ascii="宋体" w:hAnsi="宋体"/>
          <w:b/>
          <w:sz w:val="22"/>
          <w:szCs w:val="22"/>
        </w:rPr>
      </w:pPr>
    </w:p>
    <w:p w:rsidR="00D960C8" w:rsidRDefault="00F41064">
      <w:pPr>
        <w:pStyle w:val="a4"/>
        <w:spacing w:line="276" w:lineRule="auto"/>
        <w:ind w:left="1680" w:firstLineChars="0" w:firstLine="420"/>
        <w:rPr>
          <w:rFonts w:ascii="宋体" w:hAnsi="宋体"/>
          <w:b/>
          <w:sz w:val="22"/>
          <w:szCs w:val="22"/>
        </w:rPr>
      </w:pPr>
      <w:r>
        <w:rPr>
          <w:rFonts w:ascii="宋体" w:hAnsi="宋体" w:hint="eastAsia"/>
          <w:b/>
          <w:sz w:val="22"/>
          <w:szCs w:val="22"/>
        </w:rPr>
        <w:t>表32</w:t>
      </w:r>
      <w:r>
        <w:rPr>
          <w:rFonts w:ascii="宋体" w:hAnsi="宋体"/>
          <w:b/>
          <w:sz w:val="22"/>
          <w:szCs w:val="22"/>
        </w:rPr>
        <w:t xml:space="preserve"> </w:t>
      </w:r>
      <w:r>
        <w:rPr>
          <w:rFonts w:ascii="宋体" w:hAnsi="宋体" w:hint="eastAsia"/>
          <w:b/>
          <w:sz w:val="22"/>
          <w:szCs w:val="22"/>
        </w:rPr>
        <w:t>User数据层模块的接口</w:t>
      </w:r>
    </w:p>
    <w:tbl>
      <w:tblPr>
        <w:tblW w:w="8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754"/>
        <w:gridCol w:w="1275"/>
        <w:gridCol w:w="4488"/>
        <w:tblGridChange w:id="1791">
          <w:tblGrid>
            <w:gridCol w:w="2754"/>
            <w:gridCol w:w="1275"/>
            <w:gridCol w:w="4488"/>
          </w:tblGrid>
        </w:tblGridChange>
      </w:tblGrid>
      <w:tr w:rsidR="00D960C8">
        <w:tc>
          <w:tcPr>
            <w:tcW w:w="8517" w:type="dxa"/>
            <w:gridSpan w:val="3"/>
            <w:tcBorders>
              <w:top w:val="single" w:sz="8" w:space="0" w:color="4F81BD"/>
              <w:left w:val="single" w:sz="8" w:space="0" w:color="4F81BD"/>
              <w:bottom w:val="single" w:sz="8" w:space="0" w:color="4F81BD"/>
              <w:right w:val="single" w:sz="8" w:space="0" w:color="4F81BD"/>
            </w:tcBorders>
            <w:shd w:val="clear" w:color="auto" w:fill="4F81BD"/>
          </w:tcPr>
          <w:p w:rsidR="00D960C8" w:rsidRDefault="00F41064">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提供的服务（供接口）</w:t>
            </w:r>
          </w:p>
        </w:tc>
      </w:tr>
      <w:tr w:rsidR="00D960C8">
        <w:tc>
          <w:tcPr>
            <w:tcW w:w="2754" w:type="dxa"/>
            <w:vMerge w:val="restart"/>
            <w:tcBorders>
              <w:top w:val="single" w:sz="8" w:space="0" w:color="4F81BD"/>
              <w:left w:val="single" w:sz="8" w:space="0" w:color="4F81BD"/>
              <w:right w:val="single" w:sz="8" w:space="0" w:color="4F81BD"/>
            </w:tcBorders>
            <w:shd w:val="clear" w:color="auto" w:fill="FFFFFF"/>
            <w:vAlign w:val="center"/>
          </w:tcPr>
          <w:p w:rsidR="00D960C8" w:rsidRDefault="00F41064" w:rsidP="00792063">
            <w:pPr>
              <w:jc w:val="center"/>
              <w:rPr>
                <w:rFonts w:cs="Calibri"/>
                <w:color w:val="000000"/>
              </w:rPr>
            </w:pPr>
            <w:r>
              <w:rPr>
                <w:rFonts w:cs="Calibri"/>
              </w:rPr>
              <w:t>UserDataService.find</w:t>
            </w:r>
            <w:del w:id="1792" w:author="曹姝玥" w:date="2015-12-31T21:15:00Z">
              <w:r w:rsidDel="00792063">
                <w:rPr>
                  <w:rFonts w:cs="Calibri"/>
                </w:rPr>
                <w:delText>Person</w:delText>
              </w:r>
            </w:del>
          </w:p>
        </w:tc>
        <w:tc>
          <w:tcPr>
            <w:tcW w:w="1275" w:type="dxa"/>
            <w:tcBorders>
              <w:top w:val="single" w:sz="8" w:space="0" w:color="4F81BD"/>
              <w:left w:val="single" w:sz="8" w:space="0" w:color="4F81BD"/>
              <w:bottom w:val="single" w:sz="8" w:space="0" w:color="4F81BD"/>
              <w:right w:val="dotted" w:sz="8" w:space="0" w:color="auto"/>
            </w:tcBorders>
            <w:shd w:val="clear" w:color="auto" w:fill="FFFFFF"/>
            <w:vAlign w:val="center"/>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语法</w:t>
            </w:r>
          </w:p>
        </w:tc>
        <w:tc>
          <w:tcPr>
            <w:tcW w:w="4488" w:type="dxa"/>
            <w:tcBorders>
              <w:top w:val="single" w:sz="8" w:space="0" w:color="4F81BD"/>
              <w:left w:val="dotted" w:sz="8" w:space="0" w:color="auto"/>
              <w:bottom w:val="single" w:sz="8" w:space="0" w:color="4F81BD"/>
              <w:right w:val="dotted" w:sz="8" w:space="0" w:color="auto"/>
            </w:tcBorders>
            <w:shd w:val="clear" w:color="auto" w:fill="FFFFFF"/>
          </w:tcPr>
          <w:p w:rsidR="00D960C8" w:rsidRDefault="00792063">
            <w:pPr>
              <w:rPr>
                <w:rFonts w:cs="宋体"/>
                <w:color w:val="000000"/>
                <w:szCs w:val="21"/>
              </w:rPr>
            </w:pPr>
            <w:ins w:id="1793" w:author="曹姝玥" w:date="2015-12-31T21:16:00Z">
              <w:r w:rsidRPr="00792063">
                <w:rPr>
                  <w:rFonts w:ascii="宋体" w:hAnsi="宋体"/>
                </w:rPr>
                <w:t>public UserPO find(long UserId)</w:t>
              </w:r>
            </w:ins>
            <w:del w:id="1794" w:author="曹姝玥" w:date="2015-12-31T21:16:00Z">
              <w:r w:rsidR="00F41064" w:rsidDel="00792063">
                <w:rPr>
                  <w:rFonts w:ascii="宋体" w:hAnsi="宋体"/>
                </w:rPr>
                <w:delText xml:space="preserve">public </w:delText>
              </w:r>
              <w:r w:rsidR="00F41064" w:rsidDel="00792063">
                <w:rPr>
                  <w:rFonts w:ascii="宋体" w:hAnsi="宋体" w:hint="eastAsia"/>
                </w:rPr>
                <w:delText>StaffInfo</w:delText>
              </w:r>
              <w:r w:rsidR="00F41064" w:rsidDel="00792063">
                <w:rPr>
                  <w:rFonts w:ascii="宋体" w:hAnsi="宋体"/>
                </w:rPr>
                <w:delText>PO find</w:delText>
              </w:r>
              <w:r w:rsidR="00F41064" w:rsidDel="00792063">
                <w:rPr>
                  <w:rFonts w:ascii="宋体" w:hAnsi="宋体" w:hint="eastAsia"/>
                </w:rPr>
                <w:delText>Person</w:delText>
              </w:r>
              <w:r w:rsidR="00F41064" w:rsidDel="00792063">
                <w:rPr>
                  <w:rFonts w:ascii="宋体" w:hAnsi="宋体"/>
                </w:rPr>
                <w:delText xml:space="preserve"> (</w:delText>
              </w:r>
              <w:r w:rsidR="00F41064" w:rsidDel="00792063">
                <w:rPr>
                  <w:rFonts w:ascii="宋体" w:hAnsi="宋体" w:hint="eastAsia"/>
                </w:rPr>
                <w:delText>long</w:delText>
              </w:r>
              <w:r w:rsidR="00F41064" w:rsidDel="00792063">
                <w:rPr>
                  <w:rFonts w:ascii="宋体" w:hAnsi="宋体"/>
                </w:rPr>
                <w:delText xml:space="preserve"> </w:delText>
              </w:r>
              <w:r w:rsidR="00F41064" w:rsidDel="00792063">
                <w:rPr>
                  <w:rFonts w:ascii="宋体" w:hAnsi="宋体" w:hint="eastAsia"/>
                </w:rPr>
                <w:delText>UserI</w:delText>
              </w:r>
              <w:r w:rsidR="00F41064" w:rsidDel="00792063">
                <w:rPr>
                  <w:rFonts w:ascii="宋体" w:hAnsi="宋体"/>
                </w:rPr>
                <w:delText>d)</w:delText>
              </w:r>
            </w:del>
            <w:r w:rsidR="00F41064">
              <w:rPr>
                <w:rFonts w:ascii="宋体" w:hAnsi="宋体"/>
              </w:rPr>
              <w:t xml:space="preserve"> throws RemoteException;</w:t>
            </w:r>
          </w:p>
        </w:tc>
      </w:tr>
      <w:tr w:rsidR="00D960C8">
        <w:trPr>
          <w:trHeight w:val="323"/>
        </w:trPr>
        <w:tc>
          <w:tcPr>
            <w:tcW w:w="2754" w:type="dxa"/>
            <w:vMerge/>
            <w:tcBorders>
              <w:left w:val="single" w:sz="8" w:space="0" w:color="4F81BD"/>
              <w:right w:val="single" w:sz="8" w:space="0" w:color="4F81BD"/>
            </w:tcBorders>
            <w:shd w:val="clear" w:color="auto" w:fill="FFFFFF"/>
            <w:vAlign w:val="center"/>
          </w:tcPr>
          <w:p w:rsidR="00D960C8" w:rsidRDefault="00D960C8">
            <w:pPr>
              <w:pStyle w:val="a4"/>
              <w:spacing w:line="276" w:lineRule="auto"/>
              <w:ind w:firstLineChars="0" w:firstLine="0"/>
              <w:jc w:val="center"/>
              <w:rPr>
                <w:rFonts w:ascii="Calibri" w:hAnsi="Calibri" w:cs="Calibri"/>
                <w:color w:val="000000"/>
                <w:sz w:val="21"/>
                <w:szCs w:val="21"/>
              </w:rPr>
            </w:pPr>
          </w:p>
        </w:tc>
        <w:tc>
          <w:tcPr>
            <w:tcW w:w="1275" w:type="dxa"/>
            <w:tcBorders>
              <w:top w:val="single" w:sz="8" w:space="0" w:color="4F81BD"/>
              <w:left w:val="single" w:sz="8" w:space="0" w:color="4F81BD"/>
              <w:bottom w:val="single" w:sz="8" w:space="0" w:color="4F81BD"/>
              <w:right w:val="dotted" w:sz="8" w:space="0" w:color="auto"/>
            </w:tcBorders>
            <w:shd w:val="clear" w:color="auto" w:fill="FFFFFF"/>
            <w:vAlign w:val="center"/>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前置条件</w:t>
            </w:r>
          </w:p>
        </w:tc>
        <w:tc>
          <w:tcPr>
            <w:tcW w:w="4488" w:type="dxa"/>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rPr>
                <w:rFonts w:ascii="宋体" w:hAnsi="宋体" w:cs="宋体"/>
                <w:color w:val="000000"/>
                <w:szCs w:val="21"/>
              </w:rPr>
            </w:pPr>
            <w:r>
              <w:rPr>
                <w:rFonts w:ascii="宋体" w:hAnsi="宋体" w:hint="eastAsia"/>
              </w:rPr>
              <w:t>无</w:t>
            </w:r>
          </w:p>
        </w:tc>
      </w:tr>
      <w:tr w:rsidR="00D960C8">
        <w:tc>
          <w:tcPr>
            <w:tcW w:w="2754" w:type="dxa"/>
            <w:vMerge/>
            <w:tcBorders>
              <w:left w:val="single" w:sz="8" w:space="0" w:color="4F81BD"/>
              <w:bottom w:val="single" w:sz="8" w:space="0" w:color="4F81BD"/>
              <w:right w:val="single" w:sz="8" w:space="0" w:color="4F81BD"/>
            </w:tcBorders>
            <w:shd w:val="clear" w:color="auto" w:fill="FFFFFF"/>
            <w:vAlign w:val="center"/>
          </w:tcPr>
          <w:p w:rsidR="00D960C8" w:rsidRDefault="00D960C8">
            <w:pPr>
              <w:pStyle w:val="a4"/>
              <w:spacing w:line="276" w:lineRule="auto"/>
              <w:ind w:firstLineChars="0" w:firstLine="0"/>
              <w:jc w:val="center"/>
              <w:rPr>
                <w:rFonts w:ascii="Calibri" w:hAnsi="Calibri" w:cs="Calibri"/>
                <w:color w:val="000000"/>
                <w:sz w:val="21"/>
                <w:szCs w:val="21"/>
              </w:rPr>
            </w:pPr>
          </w:p>
        </w:tc>
        <w:tc>
          <w:tcPr>
            <w:tcW w:w="1275" w:type="dxa"/>
            <w:tcBorders>
              <w:top w:val="single" w:sz="8" w:space="0" w:color="4F81BD"/>
              <w:left w:val="single" w:sz="8" w:space="0" w:color="4F81BD"/>
              <w:bottom w:val="single" w:sz="8" w:space="0" w:color="4F81BD"/>
              <w:right w:val="dotted" w:sz="8" w:space="0" w:color="auto"/>
            </w:tcBorders>
            <w:shd w:val="clear" w:color="auto" w:fill="FFFFFF"/>
            <w:vAlign w:val="center"/>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后置条件</w:t>
            </w:r>
          </w:p>
        </w:tc>
        <w:tc>
          <w:tcPr>
            <w:tcW w:w="4488" w:type="dxa"/>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rPr>
                <w:rFonts w:ascii="宋体" w:hAnsi="宋体" w:cs="宋体"/>
                <w:color w:val="000000"/>
                <w:szCs w:val="21"/>
              </w:rPr>
            </w:pPr>
            <w:r>
              <w:rPr>
                <w:rFonts w:ascii="宋体" w:hAnsi="宋体" w:hint="eastAsia"/>
              </w:rPr>
              <w:t>按ID进行查找返回相应的PO结果</w:t>
            </w:r>
          </w:p>
        </w:tc>
      </w:tr>
      <w:tr w:rsidR="00D960C8">
        <w:tc>
          <w:tcPr>
            <w:tcW w:w="2754" w:type="dxa"/>
            <w:vMerge w:val="restart"/>
            <w:tcBorders>
              <w:left w:val="single" w:sz="8" w:space="0" w:color="4F81BD"/>
              <w:right w:val="single" w:sz="8" w:space="0" w:color="4F81BD"/>
            </w:tcBorders>
            <w:shd w:val="clear" w:color="auto" w:fill="FFFFFF"/>
            <w:vAlign w:val="center"/>
          </w:tcPr>
          <w:p w:rsidR="00D960C8" w:rsidRDefault="00F41064" w:rsidP="00792063">
            <w:pPr>
              <w:pStyle w:val="a4"/>
              <w:spacing w:line="276" w:lineRule="auto"/>
              <w:ind w:firstLineChars="0" w:firstLine="0"/>
              <w:jc w:val="center"/>
              <w:rPr>
                <w:rFonts w:ascii="Calibri" w:hAnsi="Calibri" w:cs="Calibri"/>
                <w:color w:val="000000"/>
                <w:sz w:val="21"/>
                <w:szCs w:val="21"/>
              </w:rPr>
            </w:pPr>
            <w:r>
              <w:rPr>
                <w:rFonts w:ascii="Calibri" w:hAnsi="Calibri" w:cs="Calibri"/>
                <w:sz w:val="21"/>
                <w:szCs w:val="21"/>
              </w:rPr>
              <w:t>UserDataService.update</w:t>
            </w:r>
            <w:del w:id="1795" w:author="曹姝玥" w:date="2015-12-31T21:16:00Z">
              <w:r w:rsidDel="00792063">
                <w:rPr>
                  <w:rFonts w:ascii="Calibri" w:hAnsi="Calibri" w:cs="Calibri"/>
                  <w:sz w:val="21"/>
                  <w:szCs w:val="21"/>
                </w:rPr>
                <w:delText>Pass</w:delText>
              </w:r>
              <w:r w:rsidDel="00792063">
                <w:rPr>
                  <w:rFonts w:ascii="Calibri" w:hAnsi="Calibri" w:cs="Calibri"/>
                  <w:sz w:val="21"/>
                  <w:szCs w:val="21"/>
                </w:rPr>
                <w:lastRenderedPageBreak/>
                <w:delText>word</w:delText>
              </w:r>
            </w:del>
          </w:p>
        </w:tc>
        <w:tc>
          <w:tcPr>
            <w:tcW w:w="1275" w:type="dxa"/>
            <w:tcBorders>
              <w:top w:val="single" w:sz="8" w:space="0" w:color="4F81BD"/>
              <w:left w:val="single" w:sz="8" w:space="0" w:color="4F81BD"/>
              <w:bottom w:val="single" w:sz="8" w:space="0" w:color="4F81BD"/>
              <w:right w:val="dotted" w:sz="8" w:space="0" w:color="auto"/>
            </w:tcBorders>
            <w:shd w:val="clear" w:color="auto" w:fill="FFFFFF"/>
            <w:vAlign w:val="center"/>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lastRenderedPageBreak/>
              <w:t>语法</w:t>
            </w:r>
          </w:p>
        </w:tc>
        <w:tc>
          <w:tcPr>
            <w:tcW w:w="4488" w:type="dxa"/>
            <w:tcBorders>
              <w:top w:val="single" w:sz="8" w:space="0" w:color="4F81BD"/>
              <w:left w:val="dotted" w:sz="8" w:space="0" w:color="auto"/>
              <w:bottom w:val="single" w:sz="8" w:space="0" w:color="4F81BD"/>
              <w:right w:val="dotted" w:sz="8" w:space="0" w:color="auto"/>
            </w:tcBorders>
            <w:shd w:val="clear" w:color="auto" w:fill="FFFFFF"/>
          </w:tcPr>
          <w:p w:rsidR="00D960C8" w:rsidRDefault="00F41064">
            <w:pPr>
              <w:rPr>
                <w:rFonts w:cs="宋体"/>
                <w:color w:val="000000"/>
                <w:szCs w:val="21"/>
              </w:rPr>
            </w:pPr>
            <w:r>
              <w:rPr>
                <w:rFonts w:ascii="宋体" w:hAnsi="宋体"/>
              </w:rPr>
              <w:t xml:space="preserve">public void </w:t>
            </w:r>
            <w:ins w:id="1796" w:author="曹姝玥" w:date="2015-12-31T21:17:00Z">
              <w:r w:rsidR="00792063" w:rsidRPr="00792063">
                <w:rPr>
                  <w:rFonts w:ascii="宋体" w:hAnsi="宋体"/>
                </w:rPr>
                <w:t>update(UserPO po)</w:t>
              </w:r>
            </w:ins>
            <w:del w:id="1797" w:author="曹姝玥" w:date="2015-12-31T21:17:00Z">
              <w:r w:rsidDel="00792063">
                <w:rPr>
                  <w:rFonts w:ascii="宋体" w:hAnsi="宋体"/>
                </w:rPr>
                <w:delText>update</w:delText>
              </w:r>
              <w:r w:rsidDel="00792063">
                <w:rPr>
                  <w:rFonts w:ascii="宋体" w:hAnsi="宋体" w:hint="eastAsia"/>
                </w:rPr>
                <w:delText>Password</w:delText>
              </w:r>
              <w:r w:rsidDel="00792063">
                <w:rPr>
                  <w:rFonts w:ascii="宋体" w:hAnsi="宋体"/>
                </w:rPr>
                <w:delText xml:space="preserve"> (</w:delText>
              </w:r>
              <w:r w:rsidDel="00792063">
                <w:rPr>
                  <w:rFonts w:ascii="宋体" w:hAnsi="宋体" w:hint="eastAsia"/>
                </w:rPr>
                <w:delText>String</w:delText>
              </w:r>
              <w:r w:rsidDel="00792063">
                <w:rPr>
                  <w:rFonts w:ascii="宋体" w:hAnsi="宋体"/>
                </w:rPr>
                <w:delText xml:space="preserve"> </w:delText>
              </w:r>
              <w:r w:rsidDel="00792063">
                <w:rPr>
                  <w:rFonts w:ascii="宋体" w:hAnsi="宋体" w:hint="eastAsia"/>
                </w:rPr>
                <w:delText>password</w:delText>
              </w:r>
              <w:r w:rsidDel="00792063">
                <w:rPr>
                  <w:rFonts w:ascii="宋体" w:hAnsi="宋体"/>
                </w:rPr>
                <w:delText>)</w:delText>
              </w:r>
            </w:del>
            <w:r>
              <w:rPr>
                <w:rFonts w:ascii="宋体" w:hAnsi="宋体"/>
              </w:rPr>
              <w:t xml:space="preserve"> throws </w:t>
            </w:r>
            <w:r>
              <w:rPr>
                <w:rFonts w:ascii="宋体" w:hAnsi="宋体"/>
              </w:rPr>
              <w:lastRenderedPageBreak/>
              <w:t>RemoteException;</w:t>
            </w:r>
          </w:p>
        </w:tc>
      </w:tr>
      <w:tr w:rsidR="00D960C8">
        <w:tc>
          <w:tcPr>
            <w:tcW w:w="2754" w:type="dxa"/>
            <w:vMerge/>
            <w:tcBorders>
              <w:left w:val="single" w:sz="8" w:space="0" w:color="4F81BD"/>
              <w:right w:val="single" w:sz="8" w:space="0" w:color="4F81BD"/>
            </w:tcBorders>
            <w:shd w:val="clear" w:color="auto" w:fill="FFFFFF"/>
            <w:vAlign w:val="center"/>
          </w:tcPr>
          <w:p w:rsidR="00D960C8" w:rsidRDefault="00D960C8">
            <w:pPr>
              <w:pStyle w:val="a4"/>
              <w:spacing w:line="276" w:lineRule="auto"/>
              <w:ind w:firstLineChars="0" w:firstLine="0"/>
              <w:jc w:val="center"/>
              <w:rPr>
                <w:rFonts w:ascii="Calibri" w:hAnsi="Calibri" w:cs="Calibri"/>
                <w:color w:val="000000"/>
                <w:sz w:val="21"/>
                <w:szCs w:val="21"/>
              </w:rPr>
            </w:pPr>
          </w:p>
        </w:tc>
        <w:tc>
          <w:tcPr>
            <w:tcW w:w="1275" w:type="dxa"/>
            <w:tcBorders>
              <w:top w:val="single" w:sz="8" w:space="0" w:color="4F81BD"/>
              <w:left w:val="single" w:sz="8" w:space="0" w:color="4F81BD"/>
              <w:bottom w:val="single" w:sz="8" w:space="0" w:color="4F81BD"/>
              <w:right w:val="dotted" w:sz="8" w:space="0" w:color="auto"/>
            </w:tcBorders>
            <w:shd w:val="clear" w:color="auto" w:fill="FFFFFF"/>
            <w:vAlign w:val="center"/>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前置条件</w:t>
            </w:r>
          </w:p>
        </w:tc>
        <w:tc>
          <w:tcPr>
            <w:tcW w:w="4488" w:type="dxa"/>
            <w:tcBorders>
              <w:top w:val="single" w:sz="8" w:space="0" w:color="4F81BD"/>
              <w:left w:val="dotted" w:sz="8" w:space="0" w:color="auto"/>
              <w:bottom w:val="single" w:sz="8" w:space="0" w:color="4F81BD"/>
              <w:right w:val="dotted" w:sz="8" w:space="0" w:color="auto"/>
            </w:tcBorders>
            <w:shd w:val="clear" w:color="auto" w:fill="FFFFFF"/>
          </w:tcPr>
          <w:p w:rsidR="00D960C8" w:rsidRDefault="00E70AE1">
            <w:pPr>
              <w:rPr>
                <w:rFonts w:ascii="宋体" w:hAnsi="宋体" w:cs="宋体"/>
                <w:color w:val="000000"/>
                <w:szCs w:val="21"/>
              </w:rPr>
            </w:pPr>
            <w:ins w:id="1798" w:author="曹姝玥" w:date="2015-12-31T21:27:00Z">
              <w:r>
                <w:rPr>
                  <w:rFonts w:ascii="宋体" w:hAnsi="宋体"/>
                  <w:color w:val="000000"/>
                </w:rPr>
                <w:t>存在同样ID 的po</w:t>
              </w:r>
            </w:ins>
            <w:del w:id="1799" w:author="曹姝玥" w:date="2015-12-31T21:27:00Z">
              <w:r w:rsidR="00F41064" w:rsidDel="00E70AE1">
                <w:rPr>
                  <w:rFonts w:ascii="宋体" w:hAnsi="宋体" w:hint="eastAsia"/>
                </w:rPr>
                <w:delText>已登录个人帐号信息更改界面</w:delText>
              </w:r>
            </w:del>
          </w:p>
        </w:tc>
      </w:tr>
      <w:tr w:rsidR="00D960C8" w:rsidTr="00792063">
        <w:tblPrEx>
          <w:tblW w:w="8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800" w:author="曹姝玥" w:date="2015-12-31T21:17:00Z">
            <w:tblPrEx>
              <w:tblW w:w="8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c>
          <w:tcPr>
            <w:tcW w:w="2754" w:type="dxa"/>
            <w:vMerge/>
            <w:tcBorders>
              <w:left w:val="single" w:sz="8" w:space="0" w:color="4F81BD"/>
              <w:right w:val="single" w:sz="8" w:space="0" w:color="4F81BD"/>
            </w:tcBorders>
            <w:shd w:val="clear" w:color="auto" w:fill="FFFFFF"/>
            <w:vAlign w:val="center"/>
            <w:tcPrChange w:id="1801" w:author="曹姝玥" w:date="2015-12-31T21:17:00Z">
              <w:tcPr>
                <w:tcW w:w="2754" w:type="dxa"/>
                <w:vMerge/>
                <w:tcBorders>
                  <w:left w:val="single" w:sz="8" w:space="0" w:color="4F81BD"/>
                  <w:bottom w:val="single" w:sz="8" w:space="0" w:color="4F81BD"/>
                  <w:right w:val="single" w:sz="8" w:space="0" w:color="4F81BD"/>
                </w:tcBorders>
                <w:shd w:val="clear" w:color="auto" w:fill="FFFFFF"/>
                <w:vAlign w:val="center"/>
              </w:tcPr>
            </w:tcPrChange>
          </w:tcPr>
          <w:p w:rsidR="00D960C8" w:rsidRDefault="00D960C8">
            <w:pPr>
              <w:pStyle w:val="a4"/>
              <w:spacing w:line="276" w:lineRule="auto"/>
              <w:ind w:firstLineChars="0" w:firstLine="0"/>
              <w:jc w:val="center"/>
              <w:rPr>
                <w:rFonts w:ascii="Calibri" w:hAnsi="Calibri" w:cs="Calibri"/>
                <w:color w:val="000000"/>
                <w:sz w:val="21"/>
                <w:szCs w:val="21"/>
              </w:rPr>
            </w:pPr>
          </w:p>
        </w:tc>
        <w:tc>
          <w:tcPr>
            <w:tcW w:w="1275" w:type="dxa"/>
            <w:tcBorders>
              <w:top w:val="single" w:sz="8" w:space="0" w:color="4F81BD"/>
              <w:left w:val="single" w:sz="8" w:space="0" w:color="4F81BD"/>
              <w:bottom w:val="single" w:sz="8" w:space="0" w:color="4F81BD"/>
              <w:right w:val="dotted" w:sz="8" w:space="0" w:color="auto"/>
            </w:tcBorders>
            <w:shd w:val="clear" w:color="auto" w:fill="FFFFFF"/>
            <w:vAlign w:val="center"/>
            <w:tcPrChange w:id="1802" w:author="曹姝玥" w:date="2015-12-31T21:17:00Z">
              <w:tcPr>
                <w:tcW w:w="1275" w:type="dxa"/>
                <w:tcBorders>
                  <w:top w:val="single" w:sz="8" w:space="0" w:color="4F81BD"/>
                  <w:left w:val="single" w:sz="8" w:space="0" w:color="4F81BD"/>
                  <w:bottom w:val="single" w:sz="8" w:space="0" w:color="4F81BD"/>
                  <w:right w:val="dotted" w:sz="8" w:space="0" w:color="auto"/>
                </w:tcBorders>
                <w:shd w:val="clear" w:color="auto" w:fill="FFFFFF"/>
                <w:vAlign w:val="center"/>
              </w:tcPr>
            </w:tcPrChange>
          </w:tcPr>
          <w:p w:rsidR="00D960C8" w:rsidRDefault="00F41064">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后置条件</w:t>
            </w:r>
          </w:p>
        </w:tc>
        <w:tc>
          <w:tcPr>
            <w:tcW w:w="4488" w:type="dxa"/>
            <w:tcBorders>
              <w:top w:val="single" w:sz="8" w:space="0" w:color="4F81BD"/>
              <w:left w:val="dotted" w:sz="8" w:space="0" w:color="auto"/>
              <w:bottom w:val="single" w:sz="8" w:space="0" w:color="4F81BD"/>
              <w:right w:val="dotted" w:sz="8" w:space="0" w:color="auto"/>
            </w:tcBorders>
            <w:shd w:val="clear" w:color="auto" w:fill="FFFFFF"/>
            <w:tcPrChange w:id="1803" w:author="曹姝玥" w:date="2015-12-31T21:17:00Z">
              <w:tcPr>
                <w:tcW w:w="4488" w:type="dxa"/>
                <w:tcBorders>
                  <w:top w:val="single" w:sz="8" w:space="0" w:color="4F81BD"/>
                  <w:left w:val="dotted" w:sz="8" w:space="0" w:color="auto"/>
                  <w:bottom w:val="single" w:sz="8" w:space="0" w:color="4F81BD"/>
                  <w:right w:val="dotted" w:sz="8" w:space="0" w:color="auto"/>
                </w:tcBorders>
                <w:shd w:val="clear" w:color="auto" w:fill="FFFFFF"/>
              </w:tcPr>
            </w:tcPrChange>
          </w:tcPr>
          <w:p w:rsidR="00D960C8" w:rsidRDefault="00F41064">
            <w:pPr>
              <w:rPr>
                <w:rFonts w:ascii="宋体" w:hAnsi="宋体" w:cs="宋体"/>
                <w:color w:val="000000"/>
                <w:szCs w:val="21"/>
              </w:rPr>
            </w:pPr>
            <w:r>
              <w:rPr>
                <w:rFonts w:ascii="宋体" w:hAnsi="宋体" w:hint="eastAsia"/>
              </w:rPr>
              <w:t>更新</w:t>
            </w:r>
            <w:del w:id="1804" w:author="曹姝玥" w:date="2015-12-31T21:27:00Z">
              <w:r w:rsidDel="00E70AE1">
                <w:rPr>
                  <w:rFonts w:ascii="宋体" w:hAnsi="宋体" w:hint="eastAsia"/>
                </w:rPr>
                <w:delText>密码</w:delText>
              </w:r>
            </w:del>
            <w:ins w:id="1805" w:author="曹姝玥" w:date="2015-12-31T21:27:00Z">
              <w:r w:rsidR="00E70AE1">
                <w:rPr>
                  <w:rFonts w:ascii="宋体" w:hAnsi="宋体" w:hint="eastAsia"/>
                </w:rPr>
                <w:t>po</w:t>
              </w:r>
            </w:ins>
          </w:p>
        </w:tc>
      </w:tr>
      <w:tr w:rsidR="00792063" w:rsidTr="00792063">
        <w:tc>
          <w:tcPr>
            <w:tcW w:w="2754" w:type="dxa"/>
            <w:vMerge w:val="restart"/>
            <w:tcBorders>
              <w:left w:val="single" w:sz="8" w:space="0" w:color="4F81BD"/>
              <w:right w:val="single" w:sz="8" w:space="0" w:color="4F81BD"/>
            </w:tcBorders>
            <w:shd w:val="clear" w:color="auto" w:fill="FFFFFF"/>
            <w:vAlign w:val="center"/>
          </w:tcPr>
          <w:p w:rsidR="00792063" w:rsidRDefault="00792063">
            <w:pPr>
              <w:pStyle w:val="a4"/>
              <w:spacing w:line="276" w:lineRule="auto"/>
              <w:ind w:firstLineChars="0" w:firstLine="0"/>
              <w:jc w:val="center"/>
              <w:rPr>
                <w:rFonts w:ascii="Calibri" w:hAnsi="Calibri" w:cs="Calibri"/>
                <w:color w:val="000000"/>
                <w:sz w:val="21"/>
                <w:szCs w:val="21"/>
              </w:rPr>
            </w:pPr>
            <w:ins w:id="1806" w:author="曹姝玥" w:date="2015-12-31T21:18:00Z">
              <w:r>
                <w:rPr>
                  <w:rFonts w:ascii="Calibri" w:hAnsi="Calibri" w:cs="Calibri"/>
                  <w:sz w:val="21"/>
                  <w:szCs w:val="21"/>
                </w:rPr>
                <w:t>UserDataService.</w:t>
              </w:r>
              <w:r>
                <w:t xml:space="preserve"> </w:t>
              </w:r>
              <w:r w:rsidRPr="00792063">
                <w:rPr>
                  <w:rFonts w:ascii="Calibri" w:hAnsi="Calibri" w:cs="Calibri"/>
                  <w:sz w:val="21"/>
                  <w:szCs w:val="21"/>
                </w:rPr>
                <w:t>InitialInsert</w:t>
              </w:r>
            </w:ins>
          </w:p>
        </w:tc>
        <w:tc>
          <w:tcPr>
            <w:tcW w:w="1275" w:type="dxa"/>
            <w:tcBorders>
              <w:top w:val="single" w:sz="8" w:space="0" w:color="4F81BD"/>
              <w:left w:val="single" w:sz="8" w:space="0" w:color="4F81BD"/>
              <w:bottom w:val="single" w:sz="8" w:space="0" w:color="4F81BD"/>
              <w:right w:val="dotted" w:sz="8" w:space="0" w:color="auto"/>
            </w:tcBorders>
            <w:shd w:val="clear" w:color="auto" w:fill="FFFFFF"/>
            <w:vAlign w:val="center"/>
          </w:tcPr>
          <w:p w:rsidR="00792063" w:rsidRDefault="00792063">
            <w:pPr>
              <w:pStyle w:val="a4"/>
              <w:spacing w:line="276" w:lineRule="auto"/>
              <w:ind w:firstLineChars="0" w:firstLine="0"/>
              <w:jc w:val="center"/>
              <w:rPr>
                <w:rFonts w:ascii="宋体" w:hAnsi="宋体" w:cs="宋体"/>
                <w:color w:val="000000"/>
                <w:sz w:val="21"/>
                <w:szCs w:val="21"/>
              </w:rPr>
            </w:pPr>
            <w:ins w:id="1807" w:author="曹姝玥" w:date="2015-12-31T21:18:00Z">
              <w:r>
                <w:rPr>
                  <w:rFonts w:ascii="宋体" w:hAnsi="宋体" w:cs="宋体" w:hint="eastAsia"/>
                  <w:color w:val="000000"/>
                  <w:sz w:val="21"/>
                  <w:szCs w:val="21"/>
                </w:rPr>
                <w:t>语法</w:t>
              </w:r>
            </w:ins>
          </w:p>
        </w:tc>
        <w:tc>
          <w:tcPr>
            <w:tcW w:w="4488" w:type="dxa"/>
            <w:tcBorders>
              <w:top w:val="single" w:sz="8" w:space="0" w:color="4F81BD"/>
              <w:left w:val="dotted" w:sz="8" w:space="0" w:color="auto"/>
              <w:bottom w:val="single" w:sz="8" w:space="0" w:color="4F81BD"/>
              <w:right w:val="dotted" w:sz="8" w:space="0" w:color="auto"/>
            </w:tcBorders>
            <w:shd w:val="clear" w:color="auto" w:fill="FFFFFF"/>
          </w:tcPr>
          <w:p w:rsidR="00792063" w:rsidRDefault="00792063">
            <w:pPr>
              <w:rPr>
                <w:rFonts w:ascii="宋体" w:hAnsi="宋体"/>
              </w:rPr>
            </w:pPr>
            <w:ins w:id="1808" w:author="曹姝玥" w:date="2015-12-31T21:22:00Z">
              <w:r w:rsidRPr="00792063">
                <w:rPr>
                  <w:rFonts w:ascii="宋体" w:hAnsi="宋体"/>
                </w:rPr>
                <w:t>public void InitialInsert(ArrayList&lt;UserPO&gt; User) throws RemoteException</w:t>
              </w:r>
            </w:ins>
          </w:p>
        </w:tc>
      </w:tr>
      <w:tr w:rsidR="00792063" w:rsidTr="00792063">
        <w:tc>
          <w:tcPr>
            <w:tcW w:w="2754" w:type="dxa"/>
            <w:vMerge/>
            <w:tcBorders>
              <w:left w:val="single" w:sz="8" w:space="0" w:color="4F81BD"/>
              <w:right w:val="single" w:sz="8" w:space="0" w:color="4F81BD"/>
            </w:tcBorders>
            <w:shd w:val="clear" w:color="auto" w:fill="FFFFFF"/>
            <w:vAlign w:val="center"/>
          </w:tcPr>
          <w:p w:rsidR="00792063" w:rsidRDefault="00792063">
            <w:pPr>
              <w:pStyle w:val="a4"/>
              <w:spacing w:line="276" w:lineRule="auto"/>
              <w:ind w:firstLineChars="0" w:firstLine="0"/>
              <w:jc w:val="center"/>
              <w:rPr>
                <w:rFonts w:ascii="Calibri" w:hAnsi="Calibri" w:cs="Calibri"/>
                <w:color w:val="000000"/>
                <w:sz w:val="21"/>
                <w:szCs w:val="21"/>
              </w:rPr>
            </w:pPr>
          </w:p>
        </w:tc>
        <w:tc>
          <w:tcPr>
            <w:tcW w:w="1275" w:type="dxa"/>
            <w:tcBorders>
              <w:top w:val="single" w:sz="8" w:space="0" w:color="4F81BD"/>
              <w:left w:val="single" w:sz="8" w:space="0" w:color="4F81BD"/>
              <w:bottom w:val="single" w:sz="8" w:space="0" w:color="4F81BD"/>
              <w:right w:val="dotted" w:sz="8" w:space="0" w:color="auto"/>
            </w:tcBorders>
            <w:shd w:val="clear" w:color="auto" w:fill="FFFFFF"/>
            <w:vAlign w:val="center"/>
          </w:tcPr>
          <w:p w:rsidR="00792063" w:rsidRDefault="00792063">
            <w:pPr>
              <w:pStyle w:val="a4"/>
              <w:spacing w:line="276" w:lineRule="auto"/>
              <w:ind w:firstLineChars="0" w:firstLine="0"/>
              <w:jc w:val="center"/>
              <w:rPr>
                <w:rFonts w:ascii="宋体" w:hAnsi="宋体" w:cs="宋体"/>
                <w:color w:val="000000"/>
                <w:sz w:val="21"/>
                <w:szCs w:val="21"/>
              </w:rPr>
            </w:pPr>
            <w:ins w:id="1809" w:author="曹姝玥" w:date="2015-12-31T21:18:00Z">
              <w:r>
                <w:rPr>
                  <w:rFonts w:ascii="宋体" w:hAnsi="宋体" w:cs="宋体" w:hint="eastAsia"/>
                  <w:color w:val="000000"/>
                  <w:sz w:val="21"/>
                  <w:szCs w:val="21"/>
                </w:rPr>
                <w:t>前置条件</w:t>
              </w:r>
            </w:ins>
          </w:p>
        </w:tc>
        <w:tc>
          <w:tcPr>
            <w:tcW w:w="4488" w:type="dxa"/>
            <w:tcBorders>
              <w:top w:val="single" w:sz="8" w:space="0" w:color="4F81BD"/>
              <w:left w:val="dotted" w:sz="8" w:space="0" w:color="auto"/>
              <w:bottom w:val="single" w:sz="8" w:space="0" w:color="4F81BD"/>
              <w:right w:val="dotted" w:sz="8" w:space="0" w:color="auto"/>
            </w:tcBorders>
            <w:shd w:val="clear" w:color="auto" w:fill="FFFFFF"/>
          </w:tcPr>
          <w:p w:rsidR="00792063" w:rsidRDefault="00E70AE1">
            <w:pPr>
              <w:rPr>
                <w:rFonts w:ascii="宋体" w:hAnsi="宋体"/>
              </w:rPr>
            </w:pPr>
            <w:ins w:id="1810" w:author="曹姝玥" w:date="2015-12-31T21:27:00Z">
              <w:r>
                <w:rPr>
                  <w:rFonts w:ascii="宋体" w:hAnsi="宋体"/>
                  <w:color w:val="000000"/>
                </w:rPr>
                <w:t>同样ID的po都不存在</w:t>
              </w:r>
            </w:ins>
          </w:p>
        </w:tc>
      </w:tr>
      <w:tr w:rsidR="00792063" w:rsidTr="00792063">
        <w:tblPrEx>
          <w:tblW w:w="8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811" w:author="曹姝玥" w:date="2015-12-31T21:17:00Z">
            <w:tblPrEx>
              <w:tblW w:w="8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c>
          <w:tcPr>
            <w:tcW w:w="2754" w:type="dxa"/>
            <w:vMerge/>
            <w:tcBorders>
              <w:left w:val="single" w:sz="8" w:space="0" w:color="4F81BD"/>
              <w:right w:val="single" w:sz="8" w:space="0" w:color="4F81BD"/>
            </w:tcBorders>
            <w:shd w:val="clear" w:color="auto" w:fill="FFFFFF"/>
            <w:vAlign w:val="center"/>
            <w:tcPrChange w:id="1812" w:author="曹姝玥" w:date="2015-12-31T21:17:00Z">
              <w:tcPr>
                <w:tcW w:w="2754" w:type="dxa"/>
                <w:vMerge/>
                <w:tcBorders>
                  <w:left w:val="single" w:sz="8" w:space="0" w:color="4F81BD"/>
                  <w:bottom w:val="single" w:sz="8" w:space="0" w:color="4F81BD"/>
                  <w:right w:val="single" w:sz="8" w:space="0" w:color="4F81BD"/>
                </w:tcBorders>
                <w:shd w:val="clear" w:color="auto" w:fill="FFFFFF"/>
                <w:vAlign w:val="center"/>
              </w:tcPr>
            </w:tcPrChange>
          </w:tcPr>
          <w:p w:rsidR="00792063" w:rsidRDefault="00792063">
            <w:pPr>
              <w:pStyle w:val="a4"/>
              <w:spacing w:line="276" w:lineRule="auto"/>
              <w:ind w:firstLineChars="0" w:firstLine="0"/>
              <w:jc w:val="center"/>
              <w:rPr>
                <w:rFonts w:ascii="Calibri" w:hAnsi="Calibri" w:cs="Calibri"/>
                <w:color w:val="000000"/>
                <w:sz w:val="21"/>
                <w:szCs w:val="21"/>
              </w:rPr>
            </w:pPr>
          </w:p>
        </w:tc>
        <w:tc>
          <w:tcPr>
            <w:tcW w:w="1275" w:type="dxa"/>
            <w:tcBorders>
              <w:top w:val="single" w:sz="8" w:space="0" w:color="4F81BD"/>
              <w:left w:val="single" w:sz="8" w:space="0" w:color="4F81BD"/>
              <w:bottom w:val="single" w:sz="8" w:space="0" w:color="4F81BD"/>
              <w:right w:val="dotted" w:sz="8" w:space="0" w:color="auto"/>
            </w:tcBorders>
            <w:shd w:val="clear" w:color="auto" w:fill="FFFFFF"/>
            <w:vAlign w:val="center"/>
            <w:tcPrChange w:id="1813" w:author="曹姝玥" w:date="2015-12-31T21:17:00Z">
              <w:tcPr>
                <w:tcW w:w="1275" w:type="dxa"/>
                <w:tcBorders>
                  <w:top w:val="single" w:sz="8" w:space="0" w:color="4F81BD"/>
                  <w:left w:val="single" w:sz="8" w:space="0" w:color="4F81BD"/>
                  <w:bottom w:val="single" w:sz="8" w:space="0" w:color="4F81BD"/>
                  <w:right w:val="dotted" w:sz="8" w:space="0" w:color="auto"/>
                </w:tcBorders>
                <w:shd w:val="clear" w:color="auto" w:fill="FFFFFF"/>
                <w:vAlign w:val="center"/>
              </w:tcPr>
            </w:tcPrChange>
          </w:tcPr>
          <w:p w:rsidR="00792063" w:rsidRDefault="00792063">
            <w:pPr>
              <w:pStyle w:val="a4"/>
              <w:spacing w:line="276" w:lineRule="auto"/>
              <w:ind w:firstLineChars="0" w:firstLine="0"/>
              <w:jc w:val="center"/>
              <w:rPr>
                <w:rFonts w:ascii="宋体" w:hAnsi="宋体" w:cs="宋体"/>
                <w:color w:val="000000"/>
                <w:sz w:val="21"/>
                <w:szCs w:val="21"/>
              </w:rPr>
            </w:pPr>
            <w:ins w:id="1814" w:author="曹姝玥" w:date="2015-12-31T21:18:00Z">
              <w:r>
                <w:rPr>
                  <w:rFonts w:ascii="宋体" w:hAnsi="宋体" w:cs="宋体" w:hint="eastAsia"/>
                  <w:color w:val="000000"/>
                  <w:sz w:val="21"/>
                  <w:szCs w:val="21"/>
                </w:rPr>
                <w:t>后置条件</w:t>
              </w:r>
            </w:ins>
          </w:p>
        </w:tc>
        <w:tc>
          <w:tcPr>
            <w:tcW w:w="4488" w:type="dxa"/>
            <w:tcBorders>
              <w:top w:val="single" w:sz="8" w:space="0" w:color="4F81BD"/>
              <w:left w:val="dotted" w:sz="8" w:space="0" w:color="auto"/>
              <w:bottom w:val="single" w:sz="8" w:space="0" w:color="4F81BD"/>
              <w:right w:val="dotted" w:sz="8" w:space="0" w:color="auto"/>
            </w:tcBorders>
            <w:shd w:val="clear" w:color="auto" w:fill="FFFFFF"/>
            <w:tcPrChange w:id="1815" w:author="曹姝玥" w:date="2015-12-31T21:17:00Z">
              <w:tcPr>
                <w:tcW w:w="4488" w:type="dxa"/>
                <w:tcBorders>
                  <w:top w:val="single" w:sz="8" w:space="0" w:color="4F81BD"/>
                  <w:left w:val="dotted" w:sz="8" w:space="0" w:color="auto"/>
                  <w:bottom w:val="single" w:sz="8" w:space="0" w:color="4F81BD"/>
                  <w:right w:val="dotted" w:sz="8" w:space="0" w:color="auto"/>
                </w:tcBorders>
                <w:shd w:val="clear" w:color="auto" w:fill="FFFFFF"/>
              </w:tcPr>
            </w:tcPrChange>
          </w:tcPr>
          <w:p w:rsidR="00792063" w:rsidRDefault="00E70AE1">
            <w:pPr>
              <w:rPr>
                <w:rFonts w:ascii="宋体" w:hAnsi="宋体"/>
              </w:rPr>
            </w:pPr>
            <w:ins w:id="1816" w:author="曹姝玥" w:date="2015-12-31T21:27:00Z">
              <w:r>
                <w:rPr>
                  <w:rFonts w:ascii="宋体" w:hAnsi="宋体" w:hint="eastAsia"/>
                </w:rPr>
                <w:t>增加多个po记录</w:t>
              </w:r>
            </w:ins>
          </w:p>
        </w:tc>
      </w:tr>
      <w:tr w:rsidR="00792063" w:rsidTr="00792063">
        <w:tc>
          <w:tcPr>
            <w:tcW w:w="2754" w:type="dxa"/>
            <w:vMerge w:val="restart"/>
            <w:tcBorders>
              <w:left w:val="single" w:sz="8" w:space="0" w:color="4F81BD"/>
              <w:right w:val="single" w:sz="8" w:space="0" w:color="4F81BD"/>
            </w:tcBorders>
            <w:shd w:val="clear" w:color="auto" w:fill="FFFFFF"/>
            <w:vAlign w:val="center"/>
          </w:tcPr>
          <w:p w:rsidR="00792063" w:rsidRDefault="00792063">
            <w:pPr>
              <w:pStyle w:val="a4"/>
              <w:spacing w:line="276" w:lineRule="auto"/>
              <w:ind w:firstLineChars="0" w:firstLine="0"/>
              <w:jc w:val="center"/>
              <w:rPr>
                <w:rFonts w:ascii="Calibri" w:hAnsi="Calibri" w:cs="Calibri"/>
                <w:color w:val="000000"/>
                <w:sz w:val="21"/>
                <w:szCs w:val="21"/>
              </w:rPr>
            </w:pPr>
            <w:ins w:id="1817" w:author="曹姝玥" w:date="2015-12-31T21:18:00Z">
              <w:r>
                <w:rPr>
                  <w:rFonts w:ascii="Calibri" w:hAnsi="Calibri" w:cs="Calibri"/>
                  <w:sz w:val="21"/>
                  <w:szCs w:val="21"/>
                </w:rPr>
                <w:t>UserDataService.</w:t>
              </w:r>
            </w:ins>
            <w:ins w:id="1818" w:author="曹姝玥" w:date="2015-12-31T21:20:00Z">
              <w:r>
                <w:rPr>
                  <w:rFonts w:ascii="Calibri" w:hAnsi="Calibri" w:cs="Calibri" w:hint="eastAsia"/>
                  <w:sz w:val="21"/>
                  <w:szCs w:val="21"/>
                </w:rPr>
                <w:t>insert</w:t>
              </w:r>
            </w:ins>
          </w:p>
        </w:tc>
        <w:tc>
          <w:tcPr>
            <w:tcW w:w="1275" w:type="dxa"/>
            <w:tcBorders>
              <w:top w:val="single" w:sz="8" w:space="0" w:color="4F81BD"/>
              <w:left w:val="single" w:sz="8" w:space="0" w:color="4F81BD"/>
              <w:bottom w:val="single" w:sz="8" w:space="0" w:color="4F81BD"/>
              <w:right w:val="dotted" w:sz="8" w:space="0" w:color="auto"/>
            </w:tcBorders>
            <w:shd w:val="clear" w:color="auto" w:fill="FFFFFF"/>
            <w:vAlign w:val="center"/>
          </w:tcPr>
          <w:p w:rsidR="00792063" w:rsidRDefault="00792063">
            <w:pPr>
              <w:pStyle w:val="a4"/>
              <w:spacing w:line="276" w:lineRule="auto"/>
              <w:ind w:firstLineChars="0" w:firstLine="0"/>
              <w:jc w:val="center"/>
              <w:rPr>
                <w:rFonts w:ascii="宋体" w:hAnsi="宋体" w:cs="宋体"/>
                <w:color w:val="000000"/>
                <w:sz w:val="21"/>
                <w:szCs w:val="21"/>
              </w:rPr>
            </w:pPr>
            <w:ins w:id="1819" w:author="曹姝玥" w:date="2015-12-31T21:18:00Z">
              <w:r>
                <w:rPr>
                  <w:rFonts w:ascii="宋体" w:hAnsi="宋体" w:cs="宋体" w:hint="eastAsia"/>
                  <w:color w:val="000000"/>
                  <w:sz w:val="21"/>
                  <w:szCs w:val="21"/>
                </w:rPr>
                <w:t>语法</w:t>
              </w:r>
            </w:ins>
          </w:p>
        </w:tc>
        <w:tc>
          <w:tcPr>
            <w:tcW w:w="4488" w:type="dxa"/>
            <w:tcBorders>
              <w:top w:val="single" w:sz="8" w:space="0" w:color="4F81BD"/>
              <w:left w:val="dotted" w:sz="8" w:space="0" w:color="auto"/>
              <w:bottom w:val="single" w:sz="8" w:space="0" w:color="4F81BD"/>
              <w:right w:val="dotted" w:sz="8" w:space="0" w:color="auto"/>
            </w:tcBorders>
            <w:shd w:val="clear" w:color="auto" w:fill="FFFFFF"/>
          </w:tcPr>
          <w:p w:rsidR="00792063" w:rsidRDefault="00792063">
            <w:pPr>
              <w:rPr>
                <w:rFonts w:ascii="宋体" w:hAnsi="宋体"/>
              </w:rPr>
            </w:pPr>
            <w:ins w:id="1820" w:author="曹姝玥" w:date="2015-12-31T21:23:00Z">
              <w:r w:rsidRPr="00792063">
                <w:rPr>
                  <w:rFonts w:ascii="宋体" w:hAnsi="宋体"/>
                </w:rPr>
                <w:t>public void insert(UserPO po) throws RemoteException</w:t>
              </w:r>
            </w:ins>
          </w:p>
        </w:tc>
      </w:tr>
      <w:tr w:rsidR="00792063" w:rsidTr="00792063">
        <w:tc>
          <w:tcPr>
            <w:tcW w:w="2754" w:type="dxa"/>
            <w:vMerge/>
            <w:tcBorders>
              <w:left w:val="single" w:sz="8" w:space="0" w:color="4F81BD"/>
              <w:right w:val="single" w:sz="8" w:space="0" w:color="4F81BD"/>
            </w:tcBorders>
            <w:shd w:val="clear" w:color="auto" w:fill="FFFFFF"/>
            <w:vAlign w:val="center"/>
          </w:tcPr>
          <w:p w:rsidR="00792063" w:rsidRDefault="00792063">
            <w:pPr>
              <w:pStyle w:val="a4"/>
              <w:spacing w:line="276" w:lineRule="auto"/>
              <w:ind w:firstLineChars="0" w:firstLine="0"/>
              <w:jc w:val="center"/>
              <w:rPr>
                <w:rFonts w:ascii="Calibri" w:hAnsi="Calibri" w:cs="Calibri"/>
                <w:color w:val="000000"/>
                <w:sz w:val="21"/>
                <w:szCs w:val="21"/>
              </w:rPr>
            </w:pPr>
          </w:p>
        </w:tc>
        <w:tc>
          <w:tcPr>
            <w:tcW w:w="1275" w:type="dxa"/>
            <w:tcBorders>
              <w:top w:val="single" w:sz="8" w:space="0" w:color="4F81BD"/>
              <w:left w:val="single" w:sz="8" w:space="0" w:color="4F81BD"/>
              <w:bottom w:val="single" w:sz="8" w:space="0" w:color="4F81BD"/>
              <w:right w:val="dotted" w:sz="8" w:space="0" w:color="auto"/>
            </w:tcBorders>
            <w:shd w:val="clear" w:color="auto" w:fill="FFFFFF"/>
            <w:vAlign w:val="center"/>
          </w:tcPr>
          <w:p w:rsidR="00792063" w:rsidRDefault="00792063">
            <w:pPr>
              <w:pStyle w:val="a4"/>
              <w:spacing w:line="276" w:lineRule="auto"/>
              <w:ind w:firstLineChars="0" w:firstLine="0"/>
              <w:jc w:val="center"/>
              <w:rPr>
                <w:rFonts w:ascii="宋体" w:hAnsi="宋体" w:cs="宋体"/>
                <w:color w:val="000000"/>
                <w:sz w:val="21"/>
                <w:szCs w:val="21"/>
              </w:rPr>
            </w:pPr>
            <w:ins w:id="1821" w:author="曹姝玥" w:date="2015-12-31T21:18:00Z">
              <w:r>
                <w:rPr>
                  <w:rFonts w:ascii="宋体" w:hAnsi="宋体" w:cs="宋体" w:hint="eastAsia"/>
                  <w:color w:val="000000"/>
                  <w:sz w:val="21"/>
                  <w:szCs w:val="21"/>
                </w:rPr>
                <w:t>前置条件</w:t>
              </w:r>
            </w:ins>
          </w:p>
        </w:tc>
        <w:tc>
          <w:tcPr>
            <w:tcW w:w="4488" w:type="dxa"/>
            <w:tcBorders>
              <w:top w:val="single" w:sz="8" w:space="0" w:color="4F81BD"/>
              <w:left w:val="dotted" w:sz="8" w:space="0" w:color="auto"/>
              <w:bottom w:val="single" w:sz="8" w:space="0" w:color="4F81BD"/>
              <w:right w:val="dotted" w:sz="8" w:space="0" w:color="auto"/>
            </w:tcBorders>
            <w:shd w:val="clear" w:color="auto" w:fill="FFFFFF"/>
          </w:tcPr>
          <w:p w:rsidR="00792063" w:rsidRDefault="00E70AE1">
            <w:pPr>
              <w:rPr>
                <w:rFonts w:ascii="宋体" w:hAnsi="宋体"/>
              </w:rPr>
            </w:pPr>
            <w:ins w:id="1822" w:author="曹姝玥" w:date="2015-12-31T21:27:00Z">
              <w:r>
                <w:rPr>
                  <w:rFonts w:ascii="宋体" w:hAnsi="宋体"/>
                  <w:color w:val="000000"/>
                </w:rPr>
                <w:t>同样ID的po不存在</w:t>
              </w:r>
            </w:ins>
          </w:p>
        </w:tc>
      </w:tr>
      <w:tr w:rsidR="00792063" w:rsidTr="00792063">
        <w:tblPrEx>
          <w:tblW w:w="8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823" w:author="曹姝玥" w:date="2015-12-31T21:18:00Z">
            <w:tblPrEx>
              <w:tblW w:w="8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c>
          <w:tcPr>
            <w:tcW w:w="2754" w:type="dxa"/>
            <w:vMerge/>
            <w:tcBorders>
              <w:left w:val="single" w:sz="8" w:space="0" w:color="4F81BD"/>
              <w:right w:val="single" w:sz="8" w:space="0" w:color="4F81BD"/>
            </w:tcBorders>
            <w:shd w:val="clear" w:color="auto" w:fill="FFFFFF"/>
            <w:vAlign w:val="center"/>
            <w:tcPrChange w:id="1824" w:author="曹姝玥" w:date="2015-12-31T21:18:00Z">
              <w:tcPr>
                <w:tcW w:w="2754" w:type="dxa"/>
                <w:vMerge/>
                <w:tcBorders>
                  <w:left w:val="single" w:sz="8" w:space="0" w:color="4F81BD"/>
                  <w:bottom w:val="single" w:sz="8" w:space="0" w:color="4F81BD"/>
                  <w:right w:val="single" w:sz="8" w:space="0" w:color="4F81BD"/>
                </w:tcBorders>
                <w:shd w:val="clear" w:color="auto" w:fill="FFFFFF"/>
                <w:vAlign w:val="center"/>
              </w:tcPr>
            </w:tcPrChange>
          </w:tcPr>
          <w:p w:rsidR="00792063" w:rsidRDefault="00792063">
            <w:pPr>
              <w:pStyle w:val="a4"/>
              <w:spacing w:line="276" w:lineRule="auto"/>
              <w:ind w:firstLineChars="0" w:firstLine="0"/>
              <w:jc w:val="center"/>
              <w:rPr>
                <w:rFonts w:ascii="Calibri" w:hAnsi="Calibri" w:cs="Calibri"/>
                <w:color w:val="000000"/>
                <w:sz w:val="21"/>
                <w:szCs w:val="21"/>
              </w:rPr>
            </w:pPr>
          </w:p>
        </w:tc>
        <w:tc>
          <w:tcPr>
            <w:tcW w:w="1275" w:type="dxa"/>
            <w:tcBorders>
              <w:top w:val="single" w:sz="8" w:space="0" w:color="4F81BD"/>
              <w:left w:val="single" w:sz="8" w:space="0" w:color="4F81BD"/>
              <w:bottom w:val="single" w:sz="8" w:space="0" w:color="4F81BD"/>
              <w:right w:val="dotted" w:sz="8" w:space="0" w:color="auto"/>
            </w:tcBorders>
            <w:shd w:val="clear" w:color="auto" w:fill="FFFFFF"/>
            <w:vAlign w:val="center"/>
            <w:tcPrChange w:id="1825" w:author="曹姝玥" w:date="2015-12-31T21:18:00Z">
              <w:tcPr>
                <w:tcW w:w="1275" w:type="dxa"/>
                <w:tcBorders>
                  <w:top w:val="single" w:sz="8" w:space="0" w:color="4F81BD"/>
                  <w:left w:val="single" w:sz="8" w:space="0" w:color="4F81BD"/>
                  <w:bottom w:val="single" w:sz="8" w:space="0" w:color="4F81BD"/>
                  <w:right w:val="dotted" w:sz="8" w:space="0" w:color="auto"/>
                </w:tcBorders>
                <w:shd w:val="clear" w:color="auto" w:fill="FFFFFF"/>
                <w:vAlign w:val="center"/>
              </w:tcPr>
            </w:tcPrChange>
          </w:tcPr>
          <w:p w:rsidR="00792063" w:rsidRDefault="00792063">
            <w:pPr>
              <w:pStyle w:val="a4"/>
              <w:spacing w:line="276" w:lineRule="auto"/>
              <w:ind w:firstLineChars="0" w:firstLine="0"/>
              <w:jc w:val="center"/>
              <w:rPr>
                <w:rFonts w:ascii="宋体" w:hAnsi="宋体" w:cs="宋体"/>
                <w:color w:val="000000"/>
                <w:sz w:val="21"/>
                <w:szCs w:val="21"/>
              </w:rPr>
            </w:pPr>
            <w:ins w:id="1826" w:author="曹姝玥" w:date="2015-12-31T21:18:00Z">
              <w:r>
                <w:rPr>
                  <w:rFonts w:ascii="宋体" w:hAnsi="宋体" w:cs="宋体" w:hint="eastAsia"/>
                  <w:color w:val="000000"/>
                  <w:sz w:val="21"/>
                  <w:szCs w:val="21"/>
                </w:rPr>
                <w:t>后置条件</w:t>
              </w:r>
            </w:ins>
          </w:p>
        </w:tc>
        <w:tc>
          <w:tcPr>
            <w:tcW w:w="4488" w:type="dxa"/>
            <w:tcBorders>
              <w:top w:val="single" w:sz="8" w:space="0" w:color="4F81BD"/>
              <w:left w:val="dotted" w:sz="8" w:space="0" w:color="auto"/>
              <w:bottom w:val="single" w:sz="8" w:space="0" w:color="4F81BD"/>
              <w:right w:val="dotted" w:sz="8" w:space="0" w:color="auto"/>
            </w:tcBorders>
            <w:shd w:val="clear" w:color="auto" w:fill="FFFFFF"/>
            <w:tcPrChange w:id="1827" w:author="曹姝玥" w:date="2015-12-31T21:18:00Z">
              <w:tcPr>
                <w:tcW w:w="4488" w:type="dxa"/>
                <w:tcBorders>
                  <w:top w:val="single" w:sz="8" w:space="0" w:color="4F81BD"/>
                  <w:left w:val="dotted" w:sz="8" w:space="0" w:color="auto"/>
                  <w:bottom w:val="single" w:sz="8" w:space="0" w:color="4F81BD"/>
                  <w:right w:val="dotted" w:sz="8" w:space="0" w:color="auto"/>
                </w:tcBorders>
                <w:shd w:val="clear" w:color="auto" w:fill="FFFFFF"/>
              </w:tcPr>
            </w:tcPrChange>
          </w:tcPr>
          <w:p w:rsidR="00792063" w:rsidRDefault="00792063">
            <w:pPr>
              <w:rPr>
                <w:rFonts w:ascii="宋体" w:hAnsi="宋体"/>
              </w:rPr>
            </w:pPr>
            <w:ins w:id="1828" w:author="曹姝玥" w:date="2015-12-31T21:23:00Z">
              <w:r>
                <w:rPr>
                  <w:rFonts w:ascii="宋体" w:hAnsi="宋体" w:hint="eastAsia"/>
                </w:rPr>
                <w:t>增加</w:t>
              </w:r>
            </w:ins>
            <w:ins w:id="1829" w:author="曹姝玥" w:date="2015-12-31T21:26:00Z">
              <w:r w:rsidR="00E70AE1">
                <w:rPr>
                  <w:rFonts w:ascii="宋体" w:hAnsi="宋体" w:hint="eastAsia"/>
                </w:rPr>
                <w:t>一个po记录</w:t>
              </w:r>
            </w:ins>
          </w:p>
        </w:tc>
      </w:tr>
      <w:tr w:rsidR="00792063" w:rsidTr="00792063">
        <w:tc>
          <w:tcPr>
            <w:tcW w:w="2754" w:type="dxa"/>
            <w:vMerge w:val="restart"/>
            <w:tcBorders>
              <w:left w:val="single" w:sz="8" w:space="0" w:color="4F81BD"/>
              <w:right w:val="single" w:sz="8" w:space="0" w:color="4F81BD"/>
            </w:tcBorders>
            <w:shd w:val="clear" w:color="auto" w:fill="FFFFFF"/>
            <w:vAlign w:val="center"/>
          </w:tcPr>
          <w:p w:rsidR="00792063" w:rsidRDefault="00792063">
            <w:pPr>
              <w:pStyle w:val="a4"/>
              <w:spacing w:line="276" w:lineRule="auto"/>
              <w:ind w:firstLineChars="0" w:firstLine="0"/>
              <w:jc w:val="center"/>
              <w:rPr>
                <w:rFonts w:ascii="Calibri" w:hAnsi="Calibri" w:cs="Calibri"/>
                <w:color w:val="000000"/>
                <w:sz w:val="21"/>
                <w:szCs w:val="21"/>
              </w:rPr>
            </w:pPr>
            <w:ins w:id="1830" w:author="曹姝玥" w:date="2015-12-31T21:18:00Z">
              <w:r>
                <w:rPr>
                  <w:rFonts w:ascii="Calibri" w:hAnsi="Calibri" w:cs="Calibri"/>
                  <w:sz w:val="21"/>
                  <w:szCs w:val="21"/>
                </w:rPr>
                <w:t>UserDataService.</w:t>
              </w:r>
            </w:ins>
            <w:ins w:id="1831" w:author="曹姝玥" w:date="2015-12-31T21:20:00Z">
              <w:r>
                <w:rPr>
                  <w:rFonts w:ascii="Calibri" w:hAnsi="Calibri" w:cs="Calibri" w:hint="eastAsia"/>
                  <w:sz w:val="21"/>
                  <w:szCs w:val="21"/>
                </w:rPr>
                <w:t>delete</w:t>
              </w:r>
            </w:ins>
          </w:p>
        </w:tc>
        <w:tc>
          <w:tcPr>
            <w:tcW w:w="1275" w:type="dxa"/>
            <w:tcBorders>
              <w:top w:val="single" w:sz="8" w:space="0" w:color="4F81BD"/>
              <w:left w:val="single" w:sz="8" w:space="0" w:color="4F81BD"/>
              <w:bottom w:val="single" w:sz="8" w:space="0" w:color="4F81BD"/>
              <w:right w:val="dotted" w:sz="8" w:space="0" w:color="auto"/>
            </w:tcBorders>
            <w:shd w:val="clear" w:color="auto" w:fill="FFFFFF"/>
            <w:vAlign w:val="center"/>
          </w:tcPr>
          <w:p w:rsidR="00792063" w:rsidRDefault="00792063">
            <w:pPr>
              <w:pStyle w:val="a4"/>
              <w:spacing w:line="276" w:lineRule="auto"/>
              <w:ind w:firstLineChars="0" w:firstLine="0"/>
              <w:jc w:val="center"/>
              <w:rPr>
                <w:rFonts w:ascii="宋体" w:hAnsi="宋体" w:cs="宋体"/>
                <w:color w:val="000000"/>
                <w:sz w:val="21"/>
                <w:szCs w:val="21"/>
              </w:rPr>
            </w:pPr>
            <w:ins w:id="1832" w:author="曹姝玥" w:date="2015-12-31T21:18:00Z">
              <w:r>
                <w:rPr>
                  <w:rFonts w:ascii="宋体" w:hAnsi="宋体" w:cs="宋体" w:hint="eastAsia"/>
                  <w:color w:val="000000"/>
                  <w:sz w:val="21"/>
                  <w:szCs w:val="21"/>
                </w:rPr>
                <w:t>语法</w:t>
              </w:r>
            </w:ins>
          </w:p>
        </w:tc>
        <w:tc>
          <w:tcPr>
            <w:tcW w:w="4488" w:type="dxa"/>
            <w:tcBorders>
              <w:top w:val="single" w:sz="8" w:space="0" w:color="4F81BD"/>
              <w:left w:val="dotted" w:sz="8" w:space="0" w:color="auto"/>
              <w:bottom w:val="single" w:sz="8" w:space="0" w:color="4F81BD"/>
              <w:right w:val="dotted" w:sz="8" w:space="0" w:color="auto"/>
            </w:tcBorders>
            <w:shd w:val="clear" w:color="auto" w:fill="FFFFFF"/>
          </w:tcPr>
          <w:p w:rsidR="00792063" w:rsidRDefault="00792063">
            <w:pPr>
              <w:rPr>
                <w:rFonts w:ascii="宋体" w:hAnsi="宋体"/>
              </w:rPr>
            </w:pPr>
            <w:ins w:id="1833" w:author="曹姝玥" w:date="2015-12-31T21:24:00Z">
              <w:r w:rsidRPr="00792063">
                <w:rPr>
                  <w:rFonts w:ascii="宋体" w:hAnsi="宋体"/>
                </w:rPr>
                <w:t>public void delete(UserPO po) throws RemoteException</w:t>
              </w:r>
            </w:ins>
          </w:p>
        </w:tc>
      </w:tr>
      <w:tr w:rsidR="00792063" w:rsidTr="00792063">
        <w:tc>
          <w:tcPr>
            <w:tcW w:w="2754" w:type="dxa"/>
            <w:vMerge/>
            <w:tcBorders>
              <w:left w:val="single" w:sz="8" w:space="0" w:color="4F81BD"/>
              <w:right w:val="single" w:sz="8" w:space="0" w:color="4F81BD"/>
            </w:tcBorders>
            <w:shd w:val="clear" w:color="auto" w:fill="FFFFFF"/>
            <w:vAlign w:val="center"/>
          </w:tcPr>
          <w:p w:rsidR="00792063" w:rsidRDefault="00792063">
            <w:pPr>
              <w:pStyle w:val="a4"/>
              <w:spacing w:line="276" w:lineRule="auto"/>
              <w:ind w:firstLineChars="0" w:firstLine="0"/>
              <w:jc w:val="center"/>
              <w:rPr>
                <w:rFonts w:ascii="Calibri" w:hAnsi="Calibri" w:cs="Calibri"/>
                <w:color w:val="000000"/>
                <w:sz w:val="21"/>
                <w:szCs w:val="21"/>
              </w:rPr>
            </w:pPr>
          </w:p>
        </w:tc>
        <w:tc>
          <w:tcPr>
            <w:tcW w:w="1275" w:type="dxa"/>
            <w:tcBorders>
              <w:top w:val="single" w:sz="8" w:space="0" w:color="4F81BD"/>
              <w:left w:val="single" w:sz="8" w:space="0" w:color="4F81BD"/>
              <w:bottom w:val="single" w:sz="8" w:space="0" w:color="4F81BD"/>
              <w:right w:val="dotted" w:sz="8" w:space="0" w:color="auto"/>
            </w:tcBorders>
            <w:shd w:val="clear" w:color="auto" w:fill="FFFFFF"/>
            <w:vAlign w:val="center"/>
          </w:tcPr>
          <w:p w:rsidR="00792063" w:rsidRDefault="00792063">
            <w:pPr>
              <w:pStyle w:val="a4"/>
              <w:spacing w:line="276" w:lineRule="auto"/>
              <w:ind w:firstLineChars="0" w:firstLine="0"/>
              <w:jc w:val="center"/>
              <w:rPr>
                <w:rFonts w:ascii="宋体" w:hAnsi="宋体" w:cs="宋体"/>
                <w:color w:val="000000"/>
                <w:sz w:val="21"/>
                <w:szCs w:val="21"/>
              </w:rPr>
            </w:pPr>
            <w:ins w:id="1834" w:author="曹姝玥" w:date="2015-12-31T21:18:00Z">
              <w:r>
                <w:rPr>
                  <w:rFonts w:ascii="宋体" w:hAnsi="宋体" w:cs="宋体" w:hint="eastAsia"/>
                  <w:color w:val="000000"/>
                  <w:sz w:val="21"/>
                  <w:szCs w:val="21"/>
                </w:rPr>
                <w:t>前置条件</w:t>
              </w:r>
            </w:ins>
          </w:p>
        </w:tc>
        <w:tc>
          <w:tcPr>
            <w:tcW w:w="4488" w:type="dxa"/>
            <w:tcBorders>
              <w:top w:val="single" w:sz="8" w:space="0" w:color="4F81BD"/>
              <w:left w:val="dotted" w:sz="8" w:space="0" w:color="auto"/>
              <w:bottom w:val="single" w:sz="8" w:space="0" w:color="4F81BD"/>
              <w:right w:val="dotted" w:sz="8" w:space="0" w:color="auto"/>
            </w:tcBorders>
            <w:shd w:val="clear" w:color="auto" w:fill="FFFFFF"/>
          </w:tcPr>
          <w:p w:rsidR="00792063" w:rsidRDefault="00E70AE1">
            <w:pPr>
              <w:rPr>
                <w:rFonts w:ascii="宋体" w:hAnsi="宋体"/>
              </w:rPr>
            </w:pPr>
            <w:ins w:id="1835" w:author="曹姝玥" w:date="2015-12-31T21:26:00Z">
              <w:r>
                <w:rPr>
                  <w:rFonts w:ascii="宋体" w:hAnsi="宋体"/>
                  <w:color w:val="000000"/>
                </w:rPr>
                <w:t>存在同样ID 的po</w:t>
              </w:r>
            </w:ins>
          </w:p>
        </w:tc>
      </w:tr>
      <w:tr w:rsidR="00792063" w:rsidTr="00792063">
        <w:tblPrEx>
          <w:tblW w:w="8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836" w:author="曹姝玥" w:date="2015-12-31T21:20:00Z">
            <w:tblPrEx>
              <w:tblW w:w="8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c>
          <w:tcPr>
            <w:tcW w:w="2754" w:type="dxa"/>
            <w:vMerge/>
            <w:tcBorders>
              <w:left w:val="single" w:sz="8" w:space="0" w:color="4F81BD"/>
              <w:right w:val="single" w:sz="8" w:space="0" w:color="4F81BD"/>
            </w:tcBorders>
            <w:shd w:val="clear" w:color="auto" w:fill="FFFFFF"/>
            <w:vAlign w:val="center"/>
            <w:tcPrChange w:id="1837" w:author="曹姝玥" w:date="2015-12-31T21:20:00Z">
              <w:tcPr>
                <w:tcW w:w="2754" w:type="dxa"/>
                <w:vMerge/>
                <w:tcBorders>
                  <w:left w:val="single" w:sz="8" w:space="0" w:color="4F81BD"/>
                  <w:bottom w:val="single" w:sz="8" w:space="0" w:color="4F81BD"/>
                  <w:right w:val="single" w:sz="8" w:space="0" w:color="4F81BD"/>
                </w:tcBorders>
                <w:shd w:val="clear" w:color="auto" w:fill="FFFFFF"/>
                <w:vAlign w:val="center"/>
              </w:tcPr>
            </w:tcPrChange>
          </w:tcPr>
          <w:p w:rsidR="00792063" w:rsidRDefault="00792063">
            <w:pPr>
              <w:pStyle w:val="a4"/>
              <w:spacing w:line="276" w:lineRule="auto"/>
              <w:ind w:firstLineChars="0" w:firstLine="0"/>
              <w:jc w:val="center"/>
              <w:rPr>
                <w:rFonts w:ascii="Calibri" w:hAnsi="Calibri" w:cs="Calibri"/>
                <w:color w:val="000000"/>
                <w:sz w:val="21"/>
                <w:szCs w:val="21"/>
              </w:rPr>
            </w:pPr>
          </w:p>
        </w:tc>
        <w:tc>
          <w:tcPr>
            <w:tcW w:w="1275" w:type="dxa"/>
            <w:tcBorders>
              <w:top w:val="single" w:sz="8" w:space="0" w:color="4F81BD"/>
              <w:left w:val="single" w:sz="8" w:space="0" w:color="4F81BD"/>
              <w:bottom w:val="single" w:sz="8" w:space="0" w:color="4F81BD"/>
              <w:right w:val="dotted" w:sz="8" w:space="0" w:color="auto"/>
            </w:tcBorders>
            <w:shd w:val="clear" w:color="auto" w:fill="FFFFFF"/>
            <w:vAlign w:val="center"/>
            <w:tcPrChange w:id="1838" w:author="曹姝玥" w:date="2015-12-31T21:20:00Z">
              <w:tcPr>
                <w:tcW w:w="1275" w:type="dxa"/>
                <w:tcBorders>
                  <w:top w:val="single" w:sz="8" w:space="0" w:color="4F81BD"/>
                  <w:left w:val="single" w:sz="8" w:space="0" w:color="4F81BD"/>
                  <w:bottom w:val="single" w:sz="8" w:space="0" w:color="4F81BD"/>
                  <w:right w:val="dotted" w:sz="8" w:space="0" w:color="auto"/>
                </w:tcBorders>
                <w:shd w:val="clear" w:color="auto" w:fill="FFFFFF"/>
                <w:vAlign w:val="center"/>
              </w:tcPr>
            </w:tcPrChange>
          </w:tcPr>
          <w:p w:rsidR="00792063" w:rsidRDefault="00792063">
            <w:pPr>
              <w:pStyle w:val="a4"/>
              <w:spacing w:line="276" w:lineRule="auto"/>
              <w:ind w:firstLineChars="0" w:firstLine="0"/>
              <w:jc w:val="center"/>
              <w:rPr>
                <w:rFonts w:ascii="宋体" w:hAnsi="宋体" w:cs="宋体"/>
                <w:color w:val="000000"/>
                <w:sz w:val="21"/>
                <w:szCs w:val="21"/>
              </w:rPr>
            </w:pPr>
            <w:ins w:id="1839" w:author="曹姝玥" w:date="2015-12-31T21:18:00Z">
              <w:r>
                <w:rPr>
                  <w:rFonts w:ascii="宋体" w:hAnsi="宋体" w:cs="宋体" w:hint="eastAsia"/>
                  <w:color w:val="000000"/>
                  <w:sz w:val="21"/>
                  <w:szCs w:val="21"/>
                </w:rPr>
                <w:t>后置条件</w:t>
              </w:r>
            </w:ins>
          </w:p>
        </w:tc>
        <w:tc>
          <w:tcPr>
            <w:tcW w:w="4488" w:type="dxa"/>
            <w:tcBorders>
              <w:top w:val="single" w:sz="8" w:space="0" w:color="4F81BD"/>
              <w:left w:val="dotted" w:sz="8" w:space="0" w:color="auto"/>
              <w:bottom w:val="single" w:sz="8" w:space="0" w:color="4F81BD"/>
              <w:right w:val="dotted" w:sz="8" w:space="0" w:color="auto"/>
            </w:tcBorders>
            <w:shd w:val="clear" w:color="auto" w:fill="FFFFFF"/>
            <w:tcPrChange w:id="1840" w:author="曹姝玥" w:date="2015-12-31T21:20:00Z">
              <w:tcPr>
                <w:tcW w:w="4488" w:type="dxa"/>
                <w:tcBorders>
                  <w:top w:val="single" w:sz="8" w:space="0" w:color="4F81BD"/>
                  <w:left w:val="dotted" w:sz="8" w:space="0" w:color="auto"/>
                  <w:bottom w:val="single" w:sz="8" w:space="0" w:color="4F81BD"/>
                  <w:right w:val="dotted" w:sz="8" w:space="0" w:color="auto"/>
                </w:tcBorders>
                <w:shd w:val="clear" w:color="auto" w:fill="FFFFFF"/>
              </w:tcPr>
            </w:tcPrChange>
          </w:tcPr>
          <w:p w:rsidR="00792063" w:rsidRDefault="00E70AE1">
            <w:pPr>
              <w:rPr>
                <w:rFonts w:ascii="宋体" w:hAnsi="宋体"/>
              </w:rPr>
            </w:pPr>
            <w:ins w:id="1841" w:author="曹姝玥" w:date="2015-12-31T21:26:00Z">
              <w:r>
                <w:rPr>
                  <w:rFonts w:ascii="宋体" w:hAnsi="宋体"/>
                  <w:color w:val="000000"/>
                </w:rPr>
                <w:t>删除一个po</w:t>
              </w:r>
            </w:ins>
          </w:p>
        </w:tc>
      </w:tr>
      <w:tr w:rsidR="00792063" w:rsidTr="00792063">
        <w:tc>
          <w:tcPr>
            <w:tcW w:w="2754" w:type="dxa"/>
            <w:vMerge w:val="restart"/>
            <w:tcBorders>
              <w:left w:val="single" w:sz="8" w:space="0" w:color="4F81BD"/>
              <w:right w:val="single" w:sz="8" w:space="0" w:color="4F81BD"/>
            </w:tcBorders>
            <w:shd w:val="clear" w:color="auto" w:fill="FFFFFF"/>
            <w:vAlign w:val="center"/>
          </w:tcPr>
          <w:p w:rsidR="00792063" w:rsidRDefault="00792063">
            <w:pPr>
              <w:pStyle w:val="a4"/>
              <w:spacing w:line="276" w:lineRule="auto"/>
              <w:ind w:firstLineChars="0" w:firstLine="0"/>
              <w:jc w:val="center"/>
              <w:rPr>
                <w:rFonts w:ascii="Calibri" w:hAnsi="Calibri" w:cs="Calibri"/>
                <w:color w:val="000000"/>
                <w:sz w:val="21"/>
                <w:szCs w:val="21"/>
              </w:rPr>
            </w:pPr>
            <w:ins w:id="1842" w:author="曹姝玥" w:date="2015-12-31T21:21:00Z">
              <w:r>
                <w:rPr>
                  <w:rFonts w:ascii="Calibri" w:hAnsi="Calibri" w:cs="Calibri"/>
                  <w:sz w:val="21"/>
                  <w:szCs w:val="21"/>
                </w:rPr>
                <w:t>UserDataService.</w:t>
              </w:r>
            </w:ins>
            <w:ins w:id="1843" w:author="曹姝玥" w:date="2015-12-31T21:22:00Z">
              <w:r>
                <w:rPr>
                  <w:rFonts w:ascii="Calibri" w:hAnsi="Calibri" w:cs="Calibri" w:hint="eastAsia"/>
                  <w:sz w:val="21"/>
                  <w:szCs w:val="21"/>
                </w:rPr>
                <w:t>finish</w:t>
              </w:r>
            </w:ins>
          </w:p>
        </w:tc>
        <w:tc>
          <w:tcPr>
            <w:tcW w:w="1275" w:type="dxa"/>
            <w:tcBorders>
              <w:top w:val="single" w:sz="8" w:space="0" w:color="4F81BD"/>
              <w:left w:val="single" w:sz="8" w:space="0" w:color="4F81BD"/>
              <w:bottom w:val="single" w:sz="8" w:space="0" w:color="4F81BD"/>
              <w:right w:val="dotted" w:sz="8" w:space="0" w:color="auto"/>
            </w:tcBorders>
            <w:shd w:val="clear" w:color="auto" w:fill="FFFFFF"/>
            <w:vAlign w:val="center"/>
          </w:tcPr>
          <w:p w:rsidR="00792063" w:rsidRDefault="00792063">
            <w:pPr>
              <w:pStyle w:val="a4"/>
              <w:spacing w:line="276" w:lineRule="auto"/>
              <w:ind w:firstLineChars="0" w:firstLine="0"/>
              <w:jc w:val="center"/>
              <w:rPr>
                <w:rFonts w:ascii="宋体" w:hAnsi="宋体" w:cs="宋体"/>
                <w:color w:val="000000"/>
                <w:sz w:val="21"/>
                <w:szCs w:val="21"/>
              </w:rPr>
            </w:pPr>
            <w:ins w:id="1844" w:author="曹姝玥" w:date="2015-12-31T21:20:00Z">
              <w:r>
                <w:rPr>
                  <w:rFonts w:ascii="宋体" w:hAnsi="宋体" w:cs="宋体" w:hint="eastAsia"/>
                  <w:color w:val="000000"/>
                  <w:sz w:val="21"/>
                  <w:szCs w:val="21"/>
                </w:rPr>
                <w:t>语法</w:t>
              </w:r>
            </w:ins>
          </w:p>
        </w:tc>
        <w:tc>
          <w:tcPr>
            <w:tcW w:w="4488" w:type="dxa"/>
            <w:tcBorders>
              <w:top w:val="single" w:sz="8" w:space="0" w:color="4F81BD"/>
              <w:left w:val="dotted" w:sz="8" w:space="0" w:color="auto"/>
              <w:bottom w:val="single" w:sz="8" w:space="0" w:color="4F81BD"/>
              <w:right w:val="dotted" w:sz="8" w:space="0" w:color="auto"/>
            </w:tcBorders>
            <w:shd w:val="clear" w:color="auto" w:fill="FFFFFF"/>
          </w:tcPr>
          <w:p w:rsidR="00792063" w:rsidRDefault="00E70AE1">
            <w:pPr>
              <w:rPr>
                <w:rFonts w:ascii="宋体" w:hAnsi="宋体"/>
              </w:rPr>
            </w:pPr>
            <w:ins w:id="1845" w:author="曹姝玥" w:date="2015-12-31T21:25:00Z">
              <w:r w:rsidRPr="00E70AE1">
                <w:rPr>
                  <w:rFonts w:ascii="宋体" w:hAnsi="宋体"/>
                </w:rPr>
                <w:t>public void finish() throws RemoteException</w:t>
              </w:r>
            </w:ins>
          </w:p>
        </w:tc>
      </w:tr>
      <w:tr w:rsidR="00792063" w:rsidTr="00792063">
        <w:tc>
          <w:tcPr>
            <w:tcW w:w="2754" w:type="dxa"/>
            <w:vMerge/>
            <w:tcBorders>
              <w:left w:val="single" w:sz="8" w:space="0" w:color="4F81BD"/>
              <w:right w:val="single" w:sz="8" w:space="0" w:color="4F81BD"/>
            </w:tcBorders>
            <w:shd w:val="clear" w:color="auto" w:fill="FFFFFF"/>
            <w:vAlign w:val="center"/>
          </w:tcPr>
          <w:p w:rsidR="00792063" w:rsidRDefault="00792063">
            <w:pPr>
              <w:pStyle w:val="a4"/>
              <w:spacing w:line="276" w:lineRule="auto"/>
              <w:ind w:firstLineChars="0" w:firstLine="0"/>
              <w:jc w:val="center"/>
              <w:rPr>
                <w:rFonts w:ascii="Calibri" w:hAnsi="Calibri" w:cs="Calibri"/>
                <w:color w:val="000000"/>
                <w:sz w:val="21"/>
                <w:szCs w:val="21"/>
              </w:rPr>
            </w:pPr>
          </w:p>
        </w:tc>
        <w:tc>
          <w:tcPr>
            <w:tcW w:w="1275" w:type="dxa"/>
            <w:tcBorders>
              <w:top w:val="single" w:sz="8" w:space="0" w:color="4F81BD"/>
              <w:left w:val="single" w:sz="8" w:space="0" w:color="4F81BD"/>
              <w:bottom w:val="single" w:sz="8" w:space="0" w:color="4F81BD"/>
              <w:right w:val="dotted" w:sz="8" w:space="0" w:color="auto"/>
            </w:tcBorders>
            <w:shd w:val="clear" w:color="auto" w:fill="FFFFFF"/>
            <w:vAlign w:val="center"/>
          </w:tcPr>
          <w:p w:rsidR="00792063" w:rsidRDefault="00792063">
            <w:pPr>
              <w:pStyle w:val="a4"/>
              <w:spacing w:line="276" w:lineRule="auto"/>
              <w:ind w:firstLineChars="0" w:firstLine="0"/>
              <w:jc w:val="center"/>
              <w:rPr>
                <w:rFonts w:ascii="宋体" w:hAnsi="宋体" w:cs="宋体"/>
                <w:color w:val="000000"/>
                <w:sz w:val="21"/>
                <w:szCs w:val="21"/>
              </w:rPr>
            </w:pPr>
            <w:ins w:id="1846" w:author="曹姝玥" w:date="2015-12-31T21:20:00Z">
              <w:r>
                <w:rPr>
                  <w:rFonts w:ascii="宋体" w:hAnsi="宋体" w:cs="宋体" w:hint="eastAsia"/>
                  <w:color w:val="000000"/>
                  <w:sz w:val="21"/>
                  <w:szCs w:val="21"/>
                </w:rPr>
                <w:t>前置条件</w:t>
              </w:r>
            </w:ins>
          </w:p>
        </w:tc>
        <w:tc>
          <w:tcPr>
            <w:tcW w:w="4488" w:type="dxa"/>
            <w:tcBorders>
              <w:top w:val="single" w:sz="8" w:space="0" w:color="4F81BD"/>
              <w:left w:val="dotted" w:sz="8" w:space="0" w:color="auto"/>
              <w:bottom w:val="single" w:sz="8" w:space="0" w:color="4F81BD"/>
              <w:right w:val="dotted" w:sz="8" w:space="0" w:color="auto"/>
            </w:tcBorders>
            <w:shd w:val="clear" w:color="auto" w:fill="FFFFFF"/>
          </w:tcPr>
          <w:p w:rsidR="00792063" w:rsidRDefault="00E70AE1">
            <w:pPr>
              <w:rPr>
                <w:rFonts w:ascii="宋体" w:hAnsi="宋体"/>
              </w:rPr>
            </w:pPr>
            <w:ins w:id="1847" w:author="曹姝玥" w:date="2015-12-31T21:25:00Z">
              <w:r>
                <w:rPr>
                  <w:rFonts w:ascii="宋体" w:hAnsi="宋体" w:hint="eastAsia"/>
                </w:rPr>
                <w:t>无</w:t>
              </w:r>
            </w:ins>
          </w:p>
        </w:tc>
      </w:tr>
      <w:tr w:rsidR="00792063" w:rsidTr="00792063">
        <w:tc>
          <w:tcPr>
            <w:tcW w:w="2754" w:type="dxa"/>
            <w:vMerge/>
            <w:tcBorders>
              <w:left w:val="single" w:sz="8" w:space="0" w:color="4F81BD"/>
              <w:right w:val="single" w:sz="8" w:space="0" w:color="4F81BD"/>
            </w:tcBorders>
            <w:shd w:val="clear" w:color="auto" w:fill="FFFFFF"/>
            <w:vAlign w:val="center"/>
          </w:tcPr>
          <w:p w:rsidR="00792063" w:rsidRDefault="00792063">
            <w:pPr>
              <w:pStyle w:val="a4"/>
              <w:spacing w:line="276" w:lineRule="auto"/>
              <w:ind w:firstLineChars="0" w:firstLine="0"/>
              <w:jc w:val="center"/>
              <w:rPr>
                <w:rFonts w:ascii="Calibri" w:hAnsi="Calibri" w:cs="Calibri"/>
                <w:color w:val="000000"/>
                <w:sz w:val="21"/>
                <w:szCs w:val="21"/>
              </w:rPr>
            </w:pPr>
          </w:p>
        </w:tc>
        <w:tc>
          <w:tcPr>
            <w:tcW w:w="1275" w:type="dxa"/>
            <w:tcBorders>
              <w:top w:val="single" w:sz="8" w:space="0" w:color="4F81BD"/>
              <w:left w:val="single" w:sz="8" w:space="0" w:color="4F81BD"/>
              <w:bottom w:val="single" w:sz="8" w:space="0" w:color="4F81BD"/>
              <w:right w:val="dotted" w:sz="8" w:space="0" w:color="auto"/>
            </w:tcBorders>
            <w:shd w:val="clear" w:color="auto" w:fill="FFFFFF"/>
            <w:vAlign w:val="center"/>
          </w:tcPr>
          <w:p w:rsidR="00792063" w:rsidRDefault="00792063">
            <w:pPr>
              <w:pStyle w:val="a4"/>
              <w:spacing w:line="276" w:lineRule="auto"/>
              <w:ind w:firstLineChars="0" w:firstLine="0"/>
              <w:jc w:val="center"/>
              <w:rPr>
                <w:rFonts w:ascii="宋体" w:hAnsi="宋体" w:cs="宋体"/>
                <w:color w:val="000000"/>
                <w:sz w:val="21"/>
                <w:szCs w:val="21"/>
              </w:rPr>
            </w:pPr>
            <w:ins w:id="1848" w:author="曹姝玥" w:date="2015-12-31T21:20:00Z">
              <w:r>
                <w:rPr>
                  <w:rFonts w:ascii="宋体" w:hAnsi="宋体" w:cs="宋体" w:hint="eastAsia"/>
                  <w:color w:val="000000"/>
                  <w:sz w:val="21"/>
                  <w:szCs w:val="21"/>
                </w:rPr>
                <w:t>后置条件</w:t>
              </w:r>
            </w:ins>
          </w:p>
        </w:tc>
        <w:tc>
          <w:tcPr>
            <w:tcW w:w="4488" w:type="dxa"/>
            <w:tcBorders>
              <w:top w:val="single" w:sz="8" w:space="0" w:color="4F81BD"/>
              <w:left w:val="dotted" w:sz="8" w:space="0" w:color="auto"/>
              <w:bottom w:val="single" w:sz="8" w:space="0" w:color="4F81BD"/>
              <w:right w:val="dotted" w:sz="8" w:space="0" w:color="auto"/>
            </w:tcBorders>
            <w:shd w:val="clear" w:color="auto" w:fill="FFFFFF"/>
          </w:tcPr>
          <w:p w:rsidR="00792063" w:rsidRDefault="00E70AE1">
            <w:pPr>
              <w:rPr>
                <w:rFonts w:ascii="宋体" w:hAnsi="宋体"/>
              </w:rPr>
            </w:pPr>
            <w:ins w:id="1849" w:author="曹姝玥" w:date="2015-12-31T21:25:00Z">
              <w:r>
                <w:rPr>
                  <w:rFonts w:ascii="宋体" w:hAnsi="宋体" w:hint="eastAsia"/>
                </w:rPr>
                <w:t>结束管理</w:t>
              </w:r>
            </w:ins>
          </w:p>
        </w:tc>
      </w:tr>
      <w:tr w:rsidR="00792063" w:rsidTr="00792063">
        <w:tc>
          <w:tcPr>
            <w:tcW w:w="2754" w:type="dxa"/>
            <w:vMerge w:val="restart"/>
            <w:tcBorders>
              <w:left w:val="single" w:sz="8" w:space="0" w:color="4F81BD"/>
              <w:right w:val="single" w:sz="8" w:space="0" w:color="4F81BD"/>
            </w:tcBorders>
            <w:shd w:val="clear" w:color="auto" w:fill="FFFFFF"/>
            <w:vAlign w:val="center"/>
          </w:tcPr>
          <w:p w:rsidR="00792063" w:rsidRDefault="00792063">
            <w:pPr>
              <w:pStyle w:val="a4"/>
              <w:spacing w:line="276" w:lineRule="auto"/>
              <w:ind w:firstLineChars="0" w:firstLine="0"/>
              <w:jc w:val="center"/>
              <w:rPr>
                <w:rFonts w:ascii="Calibri" w:hAnsi="Calibri" w:cs="Calibri"/>
                <w:color w:val="000000"/>
                <w:sz w:val="21"/>
                <w:szCs w:val="21"/>
              </w:rPr>
            </w:pPr>
            <w:ins w:id="1850" w:author="曹姝玥" w:date="2015-12-31T21:21:00Z">
              <w:r>
                <w:rPr>
                  <w:rFonts w:ascii="Calibri" w:hAnsi="Calibri" w:cs="Calibri"/>
                  <w:sz w:val="21"/>
                  <w:szCs w:val="21"/>
                </w:rPr>
                <w:t>UserDataService.</w:t>
              </w:r>
              <w:r>
                <w:rPr>
                  <w:rFonts w:ascii="Calibri" w:hAnsi="Calibri" w:cs="Calibri" w:hint="eastAsia"/>
                  <w:sz w:val="21"/>
                  <w:szCs w:val="21"/>
                </w:rPr>
                <w:t>finds</w:t>
              </w:r>
            </w:ins>
          </w:p>
        </w:tc>
        <w:tc>
          <w:tcPr>
            <w:tcW w:w="1275" w:type="dxa"/>
            <w:tcBorders>
              <w:top w:val="single" w:sz="8" w:space="0" w:color="4F81BD"/>
              <w:left w:val="single" w:sz="8" w:space="0" w:color="4F81BD"/>
              <w:bottom w:val="single" w:sz="8" w:space="0" w:color="4F81BD"/>
              <w:right w:val="dotted" w:sz="8" w:space="0" w:color="auto"/>
            </w:tcBorders>
            <w:shd w:val="clear" w:color="auto" w:fill="FFFFFF"/>
            <w:vAlign w:val="center"/>
          </w:tcPr>
          <w:p w:rsidR="00792063" w:rsidRDefault="00792063">
            <w:pPr>
              <w:pStyle w:val="a4"/>
              <w:spacing w:line="276" w:lineRule="auto"/>
              <w:ind w:firstLineChars="0" w:firstLine="0"/>
              <w:jc w:val="center"/>
              <w:rPr>
                <w:rFonts w:ascii="宋体" w:hAnsi="宋体" w:cs="宋体"/>
                <w:color w:val="000000"/>
                <w:sz w:val="21"/>
                <w:szCs w:val="21"/>
              </w:rPr>
            </w:pPr>
            <w:ins w:id="1851" w:author="曹姝玥" w:date="2015-12-31T21:20:00Z">
              <w:r>
                <w:rPr>
                  <w:rFonts w:ascii="宋体" w:hAnsi="宋体" w:cs="宋体" w:hint="eastAsia"/>
                  <w:color w:val="000000"/>
                  <w:sz w:val="21"/>
                  <w:szCs w:val="21"/>
                </w:rPr>
                <w:t>语法</w:t>
              </w:r>
            </w:ins>
          </w:p>
        </w:tc>
        <w:tc>
          <w:tcPr>
            <w:tcW w:w="4488" w:type="dxa"/>
            <w:tcBorders>
              <w:top w:val="single" w:sz="8" w:space="0" w:color="4F81BD"/>
              <w:left w:val="dotted" w:sz="8" w:space="0" w:color="auto"/>
              <w:bottom w:val="single" w:sz="8" w:space="0" w:color="4F81BD"/>
              <w:right w:val="dotted" w:sz="8" w:space="0" w:color="auto"/>
            </w:tcBorders>
            <w:shd w:val="clear" w:color="auto" w:fill="FFFFFF"/>
          </w:tcPr>
          <w:p w:rsidR="00792063" w:rsidRDefault="00E70AE1">
            <w:pPr>
              <w:rPr>
                <w:rFonts w:ascii="宋体" w:hAnsi="宋体"/>
              </w:rPr>
            </w:pPr>
            <w:ins w:id="1852" w:author="曹姝玥" w:date="2015-12-31T21:28:00Z">
              <w:r w:rsidRPr="00E70AE1">
                <w:rPr>
                  <w:rFonts w:ascii="宋体" w:hAnsi="宋体"/>
                </w:rPr>
                <w:t>public ArrayList&lt;UserPO&gt; finds() throws RemoteException</w:t>
              </w:r>
            </w:ins>
          </w:p>
        </w:tc>
      </w:tr>
      <w:tr w:rsidR="00792063" w:rsidTr="00792063">
        <w:tc>
          <w:tcPr>
            <w:tcW w:w="2754" w:type="dxa"/>
            <w:vMerge/>
            <w:tcBorders>
              <w:left w:val="single" w:sz="8" w:space="0" w:color="4F81BD"/>
              <w:right w:val="single" w:sz="8" w:space="0" w:color="4F81BD"/>
            </w:tcBorders>
            <w:shd w:val="clear" w:color="auto" w:fill="FFFFFF"/>
            <w:vAlign w:val="center"/>
          </w:tcPr>
          <w:p w:rsidR="00792063" w:rsidRDefault="00792063">
            <w:pPr>
              <w:pStyle w:val="a4"/>
              <w:spacing w:line="276" w:lineRule="auto"/>
              <w:ind w:firstLineChars="0" w:firstLine="0"/>
              <w:jc w:val="center"/>
              <w:rPr>
                <w:rFonts w:ascii="Calibri" w:hAnsi="Calibri" w:cs="Calibri"/>
                <w:color w:val="000000"/>
                <w:sz w:val="21"/>
                <w:szCs w:val="21"/>
              </w:rPr>
            </w:pPr>
          </w:p>
        </w:tc>
        <w:tc>
          <w:tcPr>
            <w:tcW w:w="1275" w:type="dxa"/>
            <w:tcBorders>
              <w:top w:val="single" w:sz="8" w:space="0" w:color="4F81BD"/>
              <w:left w:val="single" w:sz="8" w:space="0" w:color="4F81BD"/>
              <w:bottom w:val="single" w:sz="8" w:space="0" w:color="4F81BD"/>
              <w:right w:val="dotted" w:sz="8" w:space="0" w:color="auto"/>
            </w:tcBorders>
            <w:shd w:val="clear" w:color="auto" w:fill="FFFFFF"/>
            <w:vAlign w:val="center"/>
          </w:tcPr>
          <w:p w:rsidR="00792063" w:rsidRDefault="00792063">
            <w:pPr>
              <w:pStyle w:val="a4"/>
              <w:spacing w:line="276" w:lineRule="auto"/>
              <w:ind w:firstLineChars="0" w:firstLine="0"/>
              <w:jc w:val="center"/>
              <w:rPr>
                <w:rFonts w:ascii="宋体" w:hAnsi="宋体" w:cs="宋体"/>
                <w:color w:val="000000"/>
                <w:sz w:val="21"/>
                <w:szCs w:val="21"/>
              </w:rPr>
            </w:pPr>
            <w:ins w:id="1853" w:author="曹姝玥" w:date="2015-12-31T21:20:00Z">
              <w:r>
                <w:rPr>
                  <w:rFonts w:ascii="宋体" w:hAnsi="宋体" w:cs="宋体" w:hint="eastAsia"/>
                  <w:color w:val="000000"/>
                  <w:sz w:val="21"/>
                  <w:szCs w:val="21"/>
                </w:rPr>
                <w:t>前置条件</w:t>
              </w:r>
            </w:ins>
          </w:p>
        </w:tc>
        <w:tc>
          <w:tcPr>
            <w:tcW w:w="4488" w:type="dxa"/>
            <w:tcBorders>
              <w:top w:val="single" w:sz="8" w:space="0" w:color="4F81BD"/>
              <w:left w:val="dotted" w:sz="8" w:space="0" w:color="auto"/>
              <w:bottom w:val="single" w:sz="8" w:space="0" w:color="4F81BD"/>
              <w:right w:val="dotted" w:sz="8" w:space="0" w:color="auto"/>
            </w:tcBorders>
            <w:shd w:val="clear" w:color="auto" w:fill="FFFFFF"/>
          </w:tcPr>
          <w:p w:rsidR="00792063" w:rsidRDefault="00E70AE1">
            <w:pPr>
              <w:rPr>
                <w:rFonts w:ascii="宋体" w:hAnsi="宋体"/>
              </w:rPr>
            </w:pPr>
            <w:ins w:id="1854" w:author="曹姝玥" w:date="2015-12-31T21:28:00Z">
              <w:r>
                <w:rPr>
                  <w:rFonts w:ascii="宋体" w:hAnsi="宋体"/>
                  <w:color w:val="000000"/>
                </w:rPr>
                <w:t>同样ID 的po均存在</w:t>
              </w:r>
            </w:ins>
          </w:p>
        </w:tc>
      </w:tr>
      <w:tr w:rsidR="00792063">
        <w:tc>
          <w:tcPr>
            <w:tcW w:w="2754" w:type="dxa"/>
            <w:vMerge/>
            <w:tcBorders>
              <w:left w:val="single" w:sz="8" w:space="0" w:color="4F81BD"/>
              <w:bottom w:val="single" w:sz="8" w:space="0" w:color="4F81BD"/>
              <w:right w:val="single" w:sz="8" w:space="0" w:color="4F81BD"/>
            </w:tcBorders>
            <w:shd w:val="clear" w:color="auto" w:fill="FFFFFF"/>
            <w:vAlign w:val="center"/>
          </w:tcPr>
          <w:p w:rsidR="00792063" w:rsidRDefault="00792063">
            <w:pPr>
              <w:pStyle w:val="a4"/>
              <w:spacing w:line="276" w:lineRule="auto"/>
              <w:ind w:firstLineChars="0" w:firstLine="0"/>
              <w:jc w:val="center"/>
              <w:rPr>
                <w:rFonts w:ascii="Calibri" w:hAnsi="Calibri" w:cs="Calibri"/>
                <w:color w:val="000000"/>
                <w:sz w:val="21"/>
                <w:szCs w:val="21"/>
              </w:rPr>
            </w:pPr>
          </w:p>
        </w:tc>
        <w:tc>
          <w:tcPr>
            <w:tcW w:w="1275" w:type="dxa"/>
            <w:tcBorders>
              <w:top w:val="single" w:sz="8" w:space="0" w:color="4F81BD"/>
              <w:left w:val="single" w:sz="8" w:space="0" w:color="4F81BD"/>
              <w:bottom w:val="single" w:sz="8" w:space="0" w:color="4F81BD"/>
              <w:right w:val="dotted" w:sz="8" w:space="0" w:color="auto"/>
            </w:tcBorders>
            <w:shd w:val="clear" w:color="auto" w:fill="FFFFFF"/>
            <w:vAlign w:val="center"/>
          </w:tcPr>
          <w:p w:rsidR="00792063" w:rsidRDefault="00792063">
            <w:pPr>
              <w:pStyle w:val="a4"/>
              <w:spacing w:line="276" w:lineRule="auto"/>
              <w:ind w:firstLineChars="0" w:firstLine="0"/>
              <w:jc w:val="center"/>
              <w:rPr>
                <w:rFonts w:ascii="宋体" w:hAnsi="宋体" w:cs="宋体"/>
                <w:color w:val="000000"/>
                <w:sz w:val="21"/>
                <w:szCs w:val="21"/>
              </w:rPr>
            </w:pPr>
            <w:ins w:id="1855" w:author="曹姝玥" w:date="2015-12-31T21:20:00Z">
              <w:r>
                <w:rPr>
                  <w:rFonts w:ascii="宋体" w:hAnsi="宋体" w:cs="宋体" w:hint="eastAsia"/>
                  <w:color w:val="000000"/>
                  <w:sz w:val="21"/>
                  <w:szCs w:val="21"/>
                </w:rPr>
                <w:t>后置条件</w:t>
              </w:r>
            </w:ins>
          </w:p>
        </w:tc>
        <w:tc>
          <w:tcPr>
            <w:tcW w:w="4488" w:type="dxa"/>
            <w:tcBorders>
              <w:top w:val="single" w:sz="8" w:space="0" w:color="4F81BD"/>
              <w:left w:val="dotted" w:sz="8" w:space="0" w:color="auto"/>
              <w:bottom w:val="single" w:sz="8" w:space="0" w:color="4F81BD"/>
              <w:right w:val="dotted" w:sz="8" w:space="0" w:color="auto"/>
            </w:tcBorders>
            <w:shd w:val="clear" w:color="auto" w:fill="FFFFFF"/>
          </w:tcPr>
          <w:p w:rsidR="00792063" w:rsidRDefault="00E70AE1">
            <w:pPr>
              <w:rPr>
                <w:rFonts w:ascii="宋体" w:hAnsi="宋体"/>
              </w:rPr>
            </w:pPr>
            <w:ins w:id="1856" w:author="曹姝玥" w:date="2015-12-31T21:28:00Z">
              <w:r>
                <w:rPr>
                  <w:rFonts w:ascii="宋体" w:hAnsi="宋体" w:hint="eastAsia"/>
                </w:rPr>
                <w:t>返回所有po结果</w:t>
              </w:r>
            </w:ins>
          </w:p>
        </w:tc>
      </w:tr>
    </w:tbl>
    <w:p w:rsidR="00403BAA" w:rsidRDefault="00403BAA" w:rsidP="00403BAA">
      <w:pPr>
        <w:pStyle w:val="a4"/>
        <w:spacing w:line="276" w:lineRule="auto"/>
        <w:ind w:firstLineChars="0" w:firstLine="0"/>
        <w:rPr>
          <w:rFonts w:ascii="宋体" w:hAnsi="宋体"/>
          <w:b/>
          <w:sz w:val="22"/>
          <w:szCs w:val="22"/>
        </w:rPr>
        <w:pPrChange w:id="1857" w:author="曹姝玥" w:date="2015-12-31T21:17:00Z">
          <w:pPr>
            <w:pStyle w:val="a4"/>
            <w:spacing w:line="276" w:lineRule="auto"/>
            <w:ind w:left="1680" w:firstLineChars="0" w:firstLine="420"/>
          </w:pPr>
        </w:pPrChange>
      </w:pPr>
    </w:p>
    <w:p w:rsidR="00D960C8" w:rsidRDefault="00F41064">
      <w:pPr>
        <w:pStyle w:val="a4"/>
        <w:spacing w:line="276" w:lineRule="auto"/>
        <w:ind w:left="1680" w:firstLineChars="0" w:firstLine="420"/>
        <w:rPr>
          <w:rFonts w:ascii="黑体" w:eastAsia="黑体" w:hAnsi="黑体"/>
          <w:sz w:val="28"/>
          <w:szCs w:val="28"/>
        </w:rPr>
      </w:pPr>
      <w:r>
        <w:rPr>
          <w:rFonts w:ascii="宋体" w:hAnsi="宋体" w:hint="eastAsia"/>
          <w:b/>
          <w:sz w:val="22"/>
          <w:szCs w:val="22"/>
        </w:rPr>
        <w:t>表33</w:t>
      </w:r>
      <w:r>
        <w:rPr>
          <w:rFonts w:ascii="宋体" w:hAnsi="宋体"/>
          <w:b/>
          <w:sz w:val="22"/>
          <w:szCs w:val="22"/>
        </w:rPr>
        <w:t xml:space="preserve"> </w:t>
      </w:r>
      <w:r>
        <w:rPr>
          <w:rFonts w:ascii="宋体" w:hAnsi="宋体" w:hint="eastAsia"/>
          <w:b/>
          <w:sz w:val="22"/>
          <w:szCs w:val="22"/>
        </w:rPr>
        <w:t>StaffManage数据层模块的接口</w:t>
      </w:r>
    </w:p>
    <w:tbl>
      <w:tblPr>
        <w:tblStyle w:val="a8"/>
        <w:tblW w:w="8472" w:type="dxa"/>
        <w:tblLayout w:type="fixed"/>
        <w:tblLook w:val="04A0"/>
      </w:tblPr>
      <w:tblGrid>
        <w:gridCol w:w="3353"/>
        <w:gridCol w:w="1232"/>
        <w:gridCol w:w="3887"/>
      </w:tblGrid>
      <w:tr w:rsidR="00D960C8">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D960C8" w:rsidRDefault="00F41064">
            <w:pPr>
              <w:jc w:val="center"/>
              <w:rPr>
                <w:rFonts w:ascii="宋体" w:hAnsi="宋体"/>
                <w:color w:val="FFFFFF"/>
              </w:rPr>
            </w:pPr>
            <w:r>
              <w:rPr>
                <w:rFonts w:ascii="宋体" w:hAnsi="宋体" w:hint="eastAsia"/>
                <w:b/>
                <w:color w:val="FFFFFF"/>
              </w:rPr>
              <w:t>提供的服务（供接口）</w:t>
            </w:r>
          </w:p>
        </w:tc>
      </w:tr>
      <w:tr w:rsidR="00D960C8">
        <w:tc>
          <w:tcPr>
            <w:tcW w:w="335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rsidP="00E70AE1">
            <w:pPr>
              <w:rPr>
                <w:color w:val="000000"/>
              </w:rPr>
            </w:pPr>
            <w:r>
              <w:rPr>
                <w:color w:val="000000"/>
              </w:rPr>
              <w:t>StaffManageDataService.find</w:t>
            </w:r>
            <w:del w:id="1858" w:author="曹姝玥" w:date="2015-12-31T21:29:00Z">
              <w:r w:rsidDel="00E70AE1">
                <w:rPr>
                  <w:color w:val="000000"/>
                </w:rPr>
                <w:delText>Staff</w:delText>
              </w:r>
            </w:del>
          </w:p>
        </w:tc>
        <w:tc>
          <w:tcPr>
            <w:tcW w:w="1232"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color w:val="000000"/>
              </w:rPr>
            </w:pPr>
            <w:r>
              <w:rPr>
                <w:rFonts w:hAnsi="宋体"/>
                <w:color w:val="000000"/>
              </w:rPr>
              <w:t>语法</w:t>
            </w:r>
          </w:p>
        </w:tc>
        <w:tc>
          <w:tcPr>
            <w:tcW w:w="3887"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rsidP="00E70AE1">
            <w:pPr>
              <w:rPr>
                <w:rFonts w:ascii="宋体" w:hAnsi="宋体"/>
                <w:color w:val="000000"/>
              </w:rPr>
            </w:pPr>
            <w:r>
              <w:rPr>
                <w:rFonts w:ascii="宋体" w:hAnsi="宋体"/>
                <w:color w:val="000000"/>
              </w:rPr>
              <w:t>public StaffInfoPO find</w:t>
            </w:r>
            <w:del w:id="1859" w:author="曹姝玥" w:date="2015-12-31T21:29:00Z">
              <w:r w:rsidDel="00E70AE1">
                <w:rPr>
                  <w:rFonts w:ascii="宋体" w:hAnsi="宋体"/>
                  <w:color w:val="000000"/>
                </w:rPr>
                <w:delText>StaffInfo</w:delText>
              </w:r>
            </w:del>
            <w:r>
              <w:rPr>
                <w:rFonts w:ascii="宋体" w:hAnsi="宋体"/>
                <w:color w:val="000000"/>
              </w:rPr>
              <w:t xml:space="preserve"> (long StaffId) throws RemoteException;</w:t>
            </w:r>
          </w:p>
        </w:tc>
      </w:tr>
      <w:tr w:rsidR="00D960C8">
        <w:tc>
          <w:tcPr>
            <w:tcW w:w="335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rPr>
                <w:color w:val="000000"/>
              </w:rPr>
            </w:pPr>
          </w:p>
        </w:tc>
        <w:tc>
          <w:tcPr>
            <w:tcW w:w="1232"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color w:val="000000"/>
              </w:rPr>
            </w:pPr>
            <w:r>
              <w:rPr>
                <w:rFonts w:hAnsi="宋体"/>
                <w:color w:val="000000"/>
              </w:rPr>
              <w:t>前置条件</w:t>
            </w:r>
          </w:p>
        </w:tc>
        <w:tc>
          <w:tcPr>
            <w:tcW w:w="3887"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ascii="宋体" w:hAnsi="宋体"/>
                <w:color w:val="000000"/>
              </w:rPr>
              <w:t>无</w:t>
            </w:r>
          </w:p>
        </w:tc>
      </w:tr>
      <w:tr w:rsidR="00D960C8">
        <w:tc>
          <w:tcPr>
            <w:tcW w:w="335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rPr>
                <w:color w:val="000000"/>
              </w:rPr>
            </w:pPr>
          </w:p>
        </w:tc>
        <w:tc>
          <w:tcPr>
            <w:tcW w:w="1232"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color w:val="000000"/>
              </w:rPr>
            </w:pPr>
            <w:r>
              <w:rPr>
                <w:rFonts w:hAnsi="宋体"/>
                <w:color w:val="000000"/>
              </w:rPr>
              <w:t>后置条件</w:t>
            </w:r>
          </w:p>
        </w:tc>
        <w:tc>
          <w:tcPr>
            <w:tcW w:w="3887"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ascii="宋体" w:hAnsi="宋体"/>
                <w:color w:val="000000"/>
              </w:rPr>
              <w:t>按ID进行查找返回相应的PO结果</w:t>
            </w:r>
          </w:p>
        </w:tc>
      </w:tr>
      <w:tr w:rsidR="00D960C8">
        <w:tc>
          <w:tcPr>
            <w:tcW w:w="335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rsidP="00E70AE1">
            <w:pPr>
              <w:rPr>
                <w:color w:val="000000"/>
              </w:rPr>
            </w:pPr>
            <w:r>
              <w:rPr>
                <w:color w:val="000000"/>
              </w:rPr>
              <w:t>StaffManageDataService.insert</w:t>
            </w:r>
            <w:del w:id="1860" w:author="曹姝玥" w:date="2015-12-31T21:29:00Z">
              <w:r w:rsidDel="00E70AE1">
                <w:rPr>
                  <w:color w:val="000000"/>
                </w:rPr>
                <w:delText>Staff</w:delText>
              </w:r>
            </w:del>
          </w:p>
        </w:tc>
        <w:tc>
          <w:tcPr>
            <w:tcW w:w="1232"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color w:val="000000"/>
              </w:rPr>
            </w:pPr>
            <w:r>
              <w:rPr>
                <w:rFonts w:hAnsi="宋体"/>
                <w:color w:val="000000"/>
              </w:rPr>
              <w:t>语法</w:t>
            </w:r>
          </w:p>
        </w:tc>
        <w:tc>
          <w:tcPr>
            <w:tcW w:w="3887"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rsidP="00E70AE1">
            <w:pPr>
              <w:rPr>
                <w:rFonts w:ascii="宋体" w:hAnsi="宋体"/>
                <w:color w:val="000000"/>
              </w:rPr>
            </w:pPr>
            <w:r>
              <w:rPr>
                <w:rFonts w:ascii="宋体" w:hAnsi="宋体"/>
                <w:color w:val="000000"/>
              </w:rPr>
              <w:t>public void insert</w:t>
            </w:r>
            <w:del w:id="1861" w:author="曹姝玥" w:date="2015-12-31T21:30:00Z">
              <w:r w:rsidDel="00E70AE1">
                <w:rPr>
                  <w:rFonts w:ascii="宋体" w:hAnsi="宋体"/>
                  <w:color w:val="000000"/>
                </w:rPr>
                <w:delText>Staff</w:delText>
              </w:r>
            </w:del>
            <w:r>
              <w:rPr>
                <w:rFonts w:ascii="宋体" w:hAnsi="宋体"/>
                <w:color w:val="000000"/>
              </w:rPr>
              <w:t xml:space="preserve"> (StaffInfoPO po) throws RemoteException;</w:t>
            </w:r>
          </w:p>
        </w:tc>
      </w:tr>
      <w:tr w:rsidR="00D960C8">
        <w:tc>
          <w:tcPr>
            <w:tcW w:w="335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rPr>
                <w:color w:val="000000"/>
              </w:rPr>
            </w:pPr>
          </w:p>
        </w:tc>
        <w:tc>
          <w:tcPr>
            <w:tcW w:w="1232"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color w:val="000000"/>
              </w:rPr>
            </w:pPr>
            <w:r>
              <w:rPr>
                <w:rFonts w:hAnsi="宋体"/>
                <w:color w:val="000000"/>
              </w:rPr>
              <w:t>前置条件</w:t>
            </w:r>
          </w:p>
        </w:tc>
        <w:tc>
          <w:tcPr>
            <w:tcW w:w="3887"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ascii="宋体" w:hAnsi="宋体"/>
                <w:color w:val="000000"/>
              </w:rPr>
              <w:t>同样ID的po不存在</w:t>
            </w:r>
          </w:p>
        </w:tc>
      </w:tr>
      <w:tr w:rsidR="00D960C8">
        <w:tc>
          <w:tcPr>
            <w:tcW w:w="335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rPr>
                <w:color w:val="000000"/>
              </w:rPr>
            </w:pPr>
          </w:p>
        </w:tc>
        <w:tc>
          <w:tcPr>
            <w:tcW w:w="1232"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color w:val="000000"/>
              </w:rPr>
            </w:pPr>
            <w:r>
              <w:rPr>
                <w:rFonts w:hAnsi="宋体"/>
                <w:color w:val="000000"/>
              </w:rPr>
              <w:t>后置条件</w:t>
            </w:r>
          </w:p>
        </w:tc>
        <w:tc>
          <w:tcPr>
            <w:tcW w:w="3887"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ascii="宋体" w:hAnsi="宋体"/>
                <w:color w:val="000000"/>
              </w:rPr>
              <w:t>增加一个po记录</w:t>
            </w:r>
          </w:p>
        </w:tc>
      </w:tr>
      <w:tr w:rsidR="00D960C8">
        <w:tc>
          <w:tcPr>
            <w:tcW w:w="335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rsidP="00E70AE1">
            <w:pPr>
              <w:rPr>
                <w:color w:val="000000"/>
              </w:rPr>
            </w:pPr>
            <w:r>
              <w:rPr>
                <w:color w:val="000000"/>
              </w:rPr>
              <w:t>StaffManageDataService.delete</w:t>
            </w:r>
            <w:del w:id="1862" w:author="曹姝玥" w:date="2015-12-31T21:29:00Z">
              <w:r w:rsidDel="00E70AE1">
                <w:rPr>
                  <w:color w:val="000000"/>
                </w:rPr>
                <w:delText>Staff</w:delText>
              </w:r>
            </w:del>
          </w:p>
        </w:tc>
        <w:tc>
          <w:tcPr>
            <w:tcW w:w="1232"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color w:val="000000"/>
              </w:rPr>
            </w:pPr>
            <w:r>
              <w:rPr>
                <w:rFonts w:hAnsi="宋体"/>
                <w:color w:val="000000"/>
              </w:rPr>
              <w:t>语法</w:t>
            </w:r>
          </w:p>
        </w:tc>
        <w:tc>
          <w:tcPr>
            <w:tcW w:w="3887"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rsidP="00E70AE1">
            <w:pPr>
              <w:rPr>
                <w:rFonts w:ascii="宋体" w:hAnsi="宋体"/>
                <w:color w:val="000000"/>
              </w:rPr>
            </w:pPr>
            <w:r>
              <w:rPr>
                <w:rFonts w:ascii="宋体" w:hAnsi="宋体"/>
                <w:color w:val="000000"/>
              </w:rPr>
              <w:t>public void delete</w:t>
            </w:r>
            <w:del w:id="1863" w:author="曹姝玥" w:date="2015-12-31T21:30:00Z">
              <w:r w:rsidDel="00E70AE1">
                <w:rPr>
                  <w:rFonts w:ascii="宋体" w:hAnsi="宋体"/>
                  <w:color w:val="000000"/>
                </w:rPr>
                <w:delText>Staff</w:delText>
              </w:r>
            </w:del>
            <w:r>
              <w:rPr>
                <w:rFonts w:ascii="宋体" w:hAnsi="宋体"/>
                <w:color w:val="000000"/>
              </w:rPr>
              <w:t xml:space="preserve"> (StaffInfoPO po) throws RemoteException;</w:t>
            </w:r>
          </w:p>
        </w:tc>
      </w:tr>
      <w:tr w:rsidR="00D960C8">
        <w:tc>
          <w:tcPr>
            <w:tcW w:w="335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rPr>
                <w:color w:val="000000"/>
              </w:rPr>
            </w:pPr>
          </w:p>
        </w:tc>
        <w:tc>
          <w:tcPr>
            <w:tcW w:w="1232"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color w:val="000000"/>
              </w:rPr>
            </w:pPr>
            <w:r>
              <w:rPr>
                <w:rFonts w:hAnsi="宋体"/>
                <w:color w:val="000000"/>
              </w:rPr>
              <w:t>前置条件</w:t>
            </w:r>
          </w:p>
        </w:tc>
        <w:tc>
          <w:tcPr>
            <w:tcW w:w="3887"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ascii="宋体" w:hAnsi="宋体"/>
                <w:color w:val="000000"/>
              </w:rPr>
              <w:t>存在同样ID 的po</w:t>
            </w:r>
          </w:p>
        </w:tc>
      </w:tr>
      <w:tr w:rsidR="00D960C8">
        <w:tc>
          <w:tcPr>
            <w:tcW w:w="335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rPr>
                <w:color w:val="000000"/>
              </w:rPr>
            </w:pPr>
          </w:p>
        </w:tc>
        <w:tc>
          <w:tcPr>
            <w:tcW w:w="1232"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color w:val="000000"/>
              </w:rPr>
            </w:pPr>
            <w:r>
              <w:rPr>
                <w:rFonts w:hAnsi="宋体"/>
                <w:color w:val="000000"/>
              </w:rPr>
              <w:t>后置条件</w:t>
            </w:r>
          </w:p>
        </w:tc>
        <w:tc>
          <w:tcPr>
            <w:tcW w:w="3887"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ascii="宋体" w:hAnsi="宋体"/>
                <w:color w:val="000000"/>
              </w:rPr>
              <w:t>删除一个po</w:t>
            </w:r>
          </w:p>
        </w:tc>
      </w:tr>
      <w:tr w:rsidR="00D960C8">
        <w:tc>
          <w:tcPr>
            <w:tcW w:w="335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rsidP="00E70AE1">
            <w:pPr>
              <w:rPr>
                <w:color w:val="000000"/>
              </w:rPr>
            </w:pPr>
            <w:r>
              <w:rPr>
                <w:color w:val="000000"/>
              </w:rPr>
              <w:t>StaffManageDataService.update</w:t>
            </w:r>
            <w:del w:id="1864" w:author="曹姝玥" w:date="2015-12-31T21:29:00Z">
              <w:r w:rsidDel="00E70AE1">
                <w:rPr>
                  <w:color w:val="000000"/>
                </w:rPr>
                <w:delText>Staff</w:delText>
              </w:r>
            </w:del>
          </w:p>
        </w:tc>
        <w:tc>
          <w:tcPr>
            <w:tcW w:w="1232"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color w:val="000000"/>
              </w:rPr>
            </w:pPr>
            <w:r>
              <w:rPr>
                <w:rFonts w:hAnsi="宋体"/>
                <w:color w:val="000000"/>
              </w:rPr>
              <w:t>语法</w:t>
            </w:r>
          </w:p>
        </w:tc>
        <w:tc>
          <w:tcPr>
            <w:tcW w:w="3887"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rsidP="00E70AE1">
            <w:pPr>
              <w:rPr>
                <w:rFonts w:ascii="宋体" w:hAnsi="宋体"/>
                <w:color w:val="000000"/>
              </w:rPr>
            </w:pPr>
            <w:r>
              <w:rPr>
                <w:rFonts w:ascii="宋体" w:hAnsi="宋体"/>
                <w:color w:val="000000"/>
              </w:rPr>
              <w:t>public void update</w:t>
            </w:r>
            <w:del w:id="1865" w:author="曹姝玥" w:date="2015-12-31T21:30:00Z">
              <w:r w:rsidDel="00E70AE1">
                <w:rPr>
                  <w:rFonts w:ascii="宋体" w:hAnsi="宋体"/>
                  <w:color w:val="000000"/>
                </w:rPr>
                <w:delText>Staff</w:delText>
              </w:r>
            </w:del>
            <w:r>
              <w:rPr>
                <w:rFonts w:ascii="宋体" w:hAnsi="宋体"/>
                <w:color w:val="000000"/>
              </w:rPr>
              <w:t xml:space="preserve"> (StaffInfoPO po) throws RemoteException;</w:t>
            </w:r>
          </w:p>
        </w:tc>
      </w:tr>
      <w:tr w:rsidR="00D960C8">
        <w:tc>
          <w:tcPr>
            <w:tcW w:w="335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rPr>
                <w:color w:val="000000"/>
              </w:rPr>
            </w:pPr>
          </w:p>
        </w:tc>
        <w:tc>
          <w:tcPr>
            <w:tcW w:w="1232"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color w:val="000000"/>
              </w:rPr>
            </w:pPr>
            <w:r>
              <w:rPr>
                <w:rFonts w:hAnsi="宋体"/>
                <w:color w:val="000000"/>
              </w:rPr>
              <w:t>前置条件</w:t>
            </w:r>
          </w:p>
        </w:tc>
        <w:tc>
          <w:tcPr>
            <w:tcW w:w="3887"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ascii="宋体" w:hAnsi="宋体"/>
                <w:color w:val="000000"/>
              </w:rPr>
              <w:t>存在同样ID 的po</w:t>
            </w:r>
          </w:p>
        </w:tc>
      </w:tr>
      <w:tr w:rsidR="00D960C8">
        <w:tc>
          <w:tcPr>
            <w:tcW w:w="335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rPr>
                <w:color w:val="000000"/>
              </w:rPr>
            </w:pPr>
          </w:p>
        </w:tc>
        <w:tc>
          <w:tcPr>
            <w:tcW w:w="1232"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color w:val="000000"/>
              </w:rPr>
            </w:pPr>
            <w:r>
              <w:rPr>
                <w:rFonts w:hAnsi="宋体"/>
                <w:color w:val="000000"/>
              </w:rPr>
              <w:t>后置条件</w:t>
            </w:r>
          </w:p>
        </w:tc>
        <w:tc>
          <w:tcPr>
            <w:tcW w:w="3887"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ascii="宋体" w:hAnsi="宋体"/>
                <w:color w:val="000000"/>
              </w:rPr>
              <w:t>更新一个po</w:t>
            </w:r>
          </w:p>
        </w:tc>
      </w:tr>
      <w:tr w:rsidR="00D960C8">
        <w:tc>
          <w:tcPr>
            <w:tcW w:w="335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rPr>
                <w:color w:val="000000"/>
              </w:rPr>
            </w:pPr>
            <w:r>
              <w:rPr>
                <w:color w:val="000000"/>
              </w:rPr>
              <w:t>StaffManageDataService.find</w:t>
            </w:r>
            <w:del w:id="1866" w:author="曹姝玥" w:date="2015-12-31T21:29:00Z">
              <w:r w:rsidDel="00E70AE1">
                <w:rPr>
                  <w:rFonts w:hint="eastAsia"/>
                  <w:color w:val="000000"/>
                </w:rPr>
                <w:delText>AllStaff</w:delText>
              </w:r>
            </w:del>
            <w:ins w:id="1867" w:author="曹姝玥" w:date="2015-12-31T21:29:00Z">
              <w:r w:rsidR="00E70AE1">
                <w:rPr>
                  <w:rFonts w:hint="eastAsia"/>
                  <w:color w:val="000000"/>
                </w:rPr>
                <w:t>s</w:t>
              </w:r>
            </w:ins>
          </w:p>
        </w:tc>
        <w:tc>
          <w:tcPr>
            <w:tcW w:w="1232"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color w:val="000000"/>
              </w:rPr>
            </w:pPr>
            <w:r>
              <w:rPr>
                <w:rFonts w:hAnsi="宋体"/>
                <w:color w:val="000000"/>
              </w:rPr>
              <w:t>语法</w:t>
            </w:r>
          </w:p>
        </w:tc>
        <w:tc>
          <w:tcPr>
            <w:tcW w:w="3887"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rsidP="00E70AE1">
            <w:pPr>
              <w:rPr>
                <w:rFonts w:ascii="宋体" w:hAnsi="宋体"/>
                <w:color w:val="000000"/>
              </w:rPr>
            </w:pPr>
            <w:r>
              <w:rPr>
                <w:rFonts w:ascii="宋体" w:hAnsi="宋体"/>
                <w:color w:val="000000"/>
              </w:rPr>
              <w:t xml:space="preserve">public ArrayList&lt;StaffInfoPO&gt; </w:t>
            </w:r>
            <w:del w:id="1868" w:author="曹姝玥" w:date="2015-12-31T21:30:00Z">
              <w:r w:rsidDel="00E70AE1">
                <w:rPr>
                  <w:rFonts w:ascii="宋体" w:hAnsi="宋体"/>
                  <w:color w:val="000000"/>
                </w:rPr>
                <w:delText>findAllStaff</w:delText>
              </w:r>
            </w:del>
            <w:ins w:id="1869" w:author="曹姝玥" w:date="2015-12-31T21:30:00Z">
              <w:r w:rsidR="00E70AE1">
                <w:rPr>
                  <w:rFonts w:ascii="宋体" w:hAnsi="宋体"/>
                  <w:color w:val="000000"/>
                </w:rPr>
                <w:t>find</w:t>
              </w:r>
              <w:r w:rsidR="00E70AE1">
                <w:rPr>
                  <w:rFonts w:ascii="宋体" w:hAnsi="宋体" w:hint="eastAsia"/>
                  <w:color w:val="000000"/>
                </w:rPr>
                <w:t>s</w:t>
              </w:r>
            </w:ins>
            <w:r>
              <w:rPr>
                <w:rFonts w:ascii="宋体" w:hAnsi="宋体"/>
                <w:color w:val="000000"/>
              </w:rPr>
              <w:t>() throws RemoteException;</w:t>
            </w:r>
          </w:p>
        </w:tc>
      </w:tr>
      <w:tr w:rsidR="00D960C8">
        <w:tc>
          <w:tcPr>
            <w:tcW w:w="3353" w:type="dxa"/>
            <w:vMerge/>
            <w:tcBorders>
              <w:top w:val="single" w:sz="8" w:space="0" w:color="4F81BD"/>
              <w:left w:val="single" w:sz="8" w:space="0" w:color="4F81BD"/>
              <w:bottom w:val="single" w:sz="8" w:space="0" w:color="4F81BD"/>
              <w:right w:val="dotted" w:sz="4" w:space="0" w:color="auto"/>
            </w:tcBorders>
            <w:shd w:val="clear" w:color="auto" w:fill="FFFFFF"/>
          </w:tcPr>
          <w:p w:rsidR="00D960C8" w:rsidRDefault="00D960C8">
            <w:pPr>
              <w:rPr>
                <w:color w:val="000000"/>
              </w:rPr>
            </w:pPr>
          </w:p>
        </w:tc>
        <w:tc>
          <w:tcPr>
            <w:tcW w:w="1232"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color w:val="000000"/>
              </w:rPr>
            </w:pPr>
            <w:r>
              <w:rPr>
                <w:rFonts w:hAnsi="宋体"/>
                <w:color w:val="000000"/>
              </w:rPr>
              <w:t>前置条件</w:t>
            </w:r>
          </w:p>
        </w:tc>
        <w:tc>
          <w:tcPr>
            <w:tcW w:w="3887"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ascii="宋体" w:hAnsi="宋体"/>
                <w:color w:val="000000"/>
              </w:rPr>
              <w:t>无</w:t>
            </w:r>
          </w:p>
        </w:tc>
      </w:tr>
      <w:tr w:rsidR="00D960C8">
        <w:tc>
          <w:tcPr>
            <w:tcW w:w="3353" w:type="dxa"/>
            <w:vMerge/>
            <w:tcBorders>
              <w:top w:val="single" w:sz="8" w:space="0" w:color="4F81BD"/>
              <w:left w:val="single" w:sz="8" w:space="0" w:color="4F81BD"/>
              <w:bottom w:val="single" w:sz="8" w:space="0" w:color="4F81BD"/>
              <w:right w:val="dotted" w:sz="4" w:space="0" w:color="auto"/>
            </w:tcBorders>
            <w:shd w:val="clear" w:color="auto" w:fill="FFFFFF"/>
          </w:tcPr>
          <w:p w:rsidR="00D960C8" w:rsidRDefault="00D960C8">
            <w:pPr>
              <w:rPr>
                <w:color w:val="000000"/>
              </w:rPr>
            </w:pPr>
          </w:p>
        </w:tc>
        <w:tc>
          <w:tcPr>
            <w:tcW w:w="1232"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color w:val="000000"/>
              </w:rPr>
            </w:pPr>
            <w:r>
              <w:rPr>
                <w:rFonts w:hAnsi="宋体"/>
                <w:color w:val="000000"/>
              </w:rPr>
              <w:t>后置条件</w:t>
            </w:r>
          </w:p>
        </w:tc>
        <w:tc>
          <w:tcPr>
            <w:tcW w:w="3887"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ascii="宋体" w:hAnsi="宋体"/>
                <w:color w:val="000000"/>
              </w:rPr>
              <w:t>返回所有PO结果</w:t>
            </w:r>
          </w:p>
        </w:tc>
      </w:tr>
    </w:tbl>
    <w:p w:rsidR="00D960C8" w:rsidRDefault="00D960C8">
      <w:pPr>
        <w:pStyle w:val="a4"/>
        <w:spacing w:line="276" w:lineRule="auto"/>
        <w:ind w:firstLineChars="0" w:firstLine="0"/>
        <w:rPr>
          <w:rFonts w:ascii="宋体" w:hAnsi="宋体"/>
          <w:b/>
          <w:sz w:val="22"/>
          <w:szCs w:val="22"/>
        </w:rPr>
      </w:pPr>
    </w:p>
    <w:p w:rsidR="00D960C8" w:rsidRDefault="00F41064">
      <w:pPr>
        <w:pStyle w:val="a4"/>
        <w:spacing w:line="276" w:lineRule="auto"/>
        <w:ind w:firstLineChars="0" w:firstLine="0"/>
        <w:jc w:val="center"/>
        <w:rPr>
          <w:rFonts w:ascii="黑体" w:eastAsia="黑体" w:hAnsi="黑体"/>
          <w:sz w:val="28"/>
          <w:szCs w:val="28"/>
        </w:rPr>
      </w:pPr>
      <w:r>
        <w:rPr>
          <w:rFonts w:ascii="宋体" w:hAnsi="宋体" w:hint="eastAsia"/>
          <w:b/>
          <w:sz w:val="22"/>
          <w:szCs w:val="22"/>
        </w:rPr>
        <w:t>表34</w:t>
      </w:r>
      <w:r>
        <w:rPr>
          <w:rFonts w:ascii="宋体" w:hAnsi="宋体"/>
          <w:b/>
          <w:sz w:val="22"/>
          <w:szCs w:val="22"/>
        </w:rPr>
        <w:t xml:space="preserve"> </w:t>
      </w:r>
      <w:r>
        <w:rPr>
          <w:rFonts w:ascii="宋体" w:hAnsi="宋体" w:hint="eastAsia"/>
          <w:b/>
          <w:sz w:val="22"/>
          <w:szCs w:val="22"/>
        </w:rPr>
        <w:t>Institution数据层模块的接口</w:t>
      </w:r>
    </w:p>
    <w:tbl>
      <w:tblPr>
        <w:tblStyle w:val="a8"/>
        <w:tblW w:w="8472" w:type="dxa"/>
        <w:tblLayout w:type="fixed"/>
        <w:tblLook w:val="04A0"/>
      </w:tblPr>
      <w:tblGrid>
        <w:gridCol w:w="3644"/>
        <w:gridCol w:w="1109"/>
        <w:gridCol w:w="3719"/>
      </w:tblGrid>
      <w:tr w:rsidR="00D960C8">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D960C8" w:rsidRDefault="00F41064">
            <w:pPr>
              <w:jc w:val="center"/>
              <w:rPr>
                <w:color w:val="FFFFFF"/>
              </w:rPr>
            </w:pPr>
            <w:r>
              <w:rPr>
                <w:rFonts w:hint="eastAsia"/>
                <w:b/>
                <w:color w:val="FFFFFF"/>
              </w:rPr>
              <w:t>提供的服务（供接口）</w:t>
            </w:r>
          </w:p>
        </w:tc>
      </w:tr>
      <w:tr w:rsidR="00D960C8">
        <w:tc>
          <w:tcPr>
            <w:tcW w:w="3644" w:type="dxa"/>
            <w:vMerge w:val="restart"/>
            <w:tcBorders>
              <w:top w:val="single" w:sz="8" w:space="0" w:color="4F81BD"/>
              <w:left w:val="single" w:sz="8" w:space="0" w:color="4F81BD"/>
              <w:right w:val="dotted" w:sz="4" w:space="0" w:color="auto"/>
            </w:tcBorders>
            <w:shd w:val="clear" w:color="auto" w:fill="FFFFFF"/>
            <w:vAlign w:val="center"/>
          </w:tcPr>
          <w:p w:rsidR="00D960C8" w:rsidRDefault="00F41064" w:rsidP="00E70AE1">
            <w:pPr>
              <w:jc w:val="center"/>
              <w:rPr>
                <w:color w:val="000000"/>
              </w:rPr>
            </w:pPr>
            <w:r>
              <w:rPr>
                <w:rFonts w:hint="eastAsia"/>
                <w:color w:val="000000"/>
              </w:rPr>
              <w:t>Institution</w:t>
            </w:r>
            <w:r>
              <w:rPr>
                <w:color w:val="000000"/>
              </w:rPr>
              <w:t>DataService.find</w:t>
            </w:r>
            <w:del w:id="1870" w:author="曹姝玥" w:date="2015-12-31T21:29:00Z">
              <w:r w:rsidDel="00E70AE1">
                <w:rPr>
                  <w:rFonts w:hint="eastAsia"/>
                  <w:color w:val="000000"/>
                </w:rPr>
                <w:delText>Institution</w:delText>
              </w:r>
            </w:del>
          </w:p>
        </w:tc>
        <w:tc>
          <w:tcPr>
            <w:tcW w:w="1109"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rPr>
            </w:pPr>
            <w:r>
              <w:rPr>
                <w:rFonts w:ascii="宋体" w:hAnsi="宋体" w:hint="eastAsia"/>
                <w:color w:val="000000"/>
              </w:rPr>
              <w:t>语法</w:t>
            </w:r>
          </w:p>
        </w:tc>
        <w:tc>
          <w:tcPr>
            <w:tcW w:w="3719"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rsidP="00E70AE1">
            <w:pPr>
              <w:rPr>
                <w:rFonts w:ascii="宋体" w:hAnsi="宋体"/>
                <w:color w:val="000000"/>
              </w:rPr>
            </w:pPr>
            <w:r>
              <w:rPr>
                <w:rFonts w:ascii="宋体" w:hAnsi="宋体"/>
                <w:color w:val="000000"/>
              </w:rPr>
              <w:t xml:space="preserve">public </w:t>
            </w:r>
            <w:r>
              <w:rPr>
                <w:rFonts w:ascii="宋体" w:hAnsi="宋体" w:hint="eastAsia"/>
                <w:color w:val="000000"/>
              </w:rPr>
              <w:t>Institution</w:t>
            </w:r>
            <w:r>
              <w:rPr>
                <w:rFonts w:ascii="宋体" w:hAnsi="宋体"/>
                <w:color w:val="000000"/>
              </w:rPr>
              <w:t>PO find</w:t>
            </w:r>
            <w:del w:id="1871" w:author="曹姝玥" w:date="2015-12-31T21:30:00Z">
              <w:r w:rsidDel="00E70AE1">
                <w:rPr>
                  <w:rFonts w:ascii="宋体" w:hAnsi="宋体" w:hint="eastAsia"/>
                  <w:color w:val="000000"/>
                </w:rPr>
                <w:delText>Institution</w:delText>
              </w:r>
            </w:del>
            <w:r>
              <w:rPr>
                <w:rFonts w:ascii="宋体" w:hAnsi="宋体"/>
                <w:color w:val="000000"/>
              </w:rPr>
              <w:t xml:space="preserve"> (long </w:t>
            </w:r>
            <w:r>
              <w:rPr>
                <w:rFonts w:ascii="宋体" w:hAnsi="宋体" w:hint="eastAsia"/>
                <w:color w:val="000000"/>
              </w:rPr>
              <w:t>InstitutionI</w:t>
            </w:r>
            <w:r>
              <w:rPr>
                <w:rFonts w:ascii="宋体" w:hAnsi="宋体"/>
                <w:color w:val="000000"/>
              </w:rPr>
              <w:t>d) throws RemoteException;</w:t>
            </w:r>
          </w:p>
        </w:tc>
      </w:tr>
      <w:tr w:rsidR="00D960C8">
        <w:tc>
          <w:tcPr>
            <w:tcW w:w="3644" w:type="dxa"/>
            <w:vMerge/>
            <w:tcBorders>
              <w:left w:val="single" w:sz="8" w:space="0" w:color="4F81BD"/>
              <w:right w:val="dotted" w:sz="4" w:space="0" w:color="auto"/>
            </w:tcBorders>
            <w:shd w:val="clear" w:color="auto" w:fill="FFFFFF"/>
            <w:vAlign w:val="center"/>
          </w:tcPr>
          <w:p w:rsidR="00D960C8" w:rsidRDefault="00D960C8">
            <w:pPr>
              <w:jc w:val="center"/>
              <w:rPr>
                <w:color w:val="000000"/>
              </w:rPr>
            </w:pPr>
          </w:p>
        </w:tc>
        <w:tc>
          <w:tcPr>
            <w:tcW w:w="1109"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rPr>
            </w:pPr>
            <w:r>
              <w:rPr>
                <w:rFonts w:ascii="宋体" w:hAnsi="宋体" w:hint="eastAsia"/>
                <w:color w:val="000000"/>
              </w:rPr>
              <w:t>前置条件</w:t>
            </w:r>
          </w:p>
        </w:tc>
        <w:tc>
          <w:tcPr>
            <w:tcW w:w="3719"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ascii="宋体" w:hAnsi="宋体" w:hint="eastAsia"/>
                <w:color w:val="000000"/>
              </w:rPr>
              <w:t>无</w:t>
            </w:r>
          </w:p>
        </w:tc>
      </w:tr>
      <w:tr w:rsidR="00D960C8">
        <w:tc>
          <w:tcPr>
            <w:tcW w:w="3644" w:type="dxa"/>
            <w:vMerge/>
            <w:tcBorders>
              <w:left w:val="single" w:sz="8" w:space="0" w:color="4F81BD"/>
              <w:bottom w:val="single" w:sz="8" w:space="0" w:color="4F81BD"/>
              <w:right w:val="dotted" w:sz="4" w:space="0" w:color="auto"/>
            </w:tcBorders>
            <w:shd w:val="clear" w:color="auto" w:fill="FFFFFF"/>
            <w:vAlign w:val="center"/>
          </w:tcPr>
          <w:p w:rsidR="00D960C8" w:rsidRDefault="00D960C8">
            <w:pPr>
              <w:jc w:val="center"/>
              <w:rPr>
                <w:color w:val="000000"/>
              </w:rPr>
            </w:pPr>
          </w:p>
        </w:tc>
        <w:tc>
          <w:tcPr>
            <w:tcW w:w="1109"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rPr>
            </w:pPr>
            <w:r>
              <w:rPr>
                <w:rFonts w:ascii="宋体" w:hAnsi="宋体" w:hint="eastAsia"/>
                <w:color w:val="000000"/>
              </w:rPr>
              <w:t>后置条件</w:t>
            </w:r>
          </w:p>
        </w:tc>
        <w:tc>
          <w:tcPr>
            <w:tcW w:w="3719"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ascii="宋体" w:hAnsi="宋体" w:hint="eastAsia"/>
                <w:color w:val="000000"/>
              </w:rPr>
              <w:t>按ID进行查找返回相应的PO结果</w:t>
            </w:r>
          </w:p>
        </w:tc>
      </w:tr>
      <w:tr w:rsidR="00D960C8">
        <w:tc>
          <w:tcPr>
            <w:tcW w:w="3644" w:type="dxa"/>
            <w:vMerge w:val="restart"/>
            <w:tcBorders>
              <w:top w:val="single" w:sz="8" w:space="0" w:color="4F81BD"/>
              <w:left w:val="single" w:sz="8" w:space="0" w:color="4F81BD"/>
              <w:right w:val="dotted" w:sz="4" w:space="0" w:color="auto"/>
            </w:tcBorders>
            <w:shd w:val="clear" w:color="auto" w:fill="FFFFFF"/>
            <w:vAlign w:val="center"/>
          </w:tcPr>
          <w:p w:rsidR="00D960C8" w:rsidRDefault="00F41064" w:rsidP="00E70AE1">
            <w:pPr>
              <w:jc w:val="center"/>
              <w:rPr>
                <w:color w:val="000000"/>
              </w:rPr>
            </w:pPr>
            <w:r>
              <w:rPr>
                <w:rFonts w:hint="eastAsia"/>
                <w:color w:val="000000"/>
              </w:rPr>
              <w:t>Institution</w:t>
            </w:r>
            <w:r>
              <w:rPr>
                <w:color w:val="000000"/>
              </w:rPr>
              <w:t>DataService.</w:t>
            </w:r>
            <w:r>
              <w:rPr>
                <w:rFonts w:hint="eastAsia"/>
                <w:color w:val="000000"/>
              </w:rPr>
              <w:t>insert</w:t>
            </w:r>
            <w:del w:id="1872" w:author="曹姝玥" w:date="2015-12-31T21:29:00Z">
              <w:r w:rsidDel="00E70AE1">
                <w:rPr>
                  <w:rFonts w:hint="eastAsia"/>
                  <w:color w:val="000000"/>
                </w:rPr>
                <w:delText>Institution</w:delText>
              </w:r>
            </w:del>
          </w:p>
        </w:tc>
        <w:tc>
          <w:tcPr>
            <w:tcW w:w="1109"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rPr>
            </w:pPr>
            <w:r>
              <w:rPr>
                <w:rFonts w:ascii="宋体" w:hAnsi="宋体" w:hint="eastAsia"/>
                <w:color w:val="000000"/>
              </w:rPr>
              <w:t>语法</w:t>
            </w:r>
          </w:p>
        </w:tc>
        <w:tc>
          <w:tcPr>
            <w:tcW w:w="3719"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rsidP="00E70AE1">
            <w:pPr>
              <w:rPr>
                <w:rFonts w:ascii="宋体" w:hAnsi="宋体"/>
                <w:color w:val="000000"/>
              </w:rPr>
            </w:pPr>
            <w:r>
              <w:rPr>
                <w:rFonts w:ascii="宋体" w:hAnsi="宋体"/>
                <w:color w:val="000000"/>
              </w:rPr>
              <w:t>public void insert</w:t>
            </w:r>
            <w:del w:id="1873" w:author="曹姝玥" w:date="2015-12-31T21:30:00Z">
              <w:r w:rsidDel="00E70AE1">
                <w:rPr>
                  <w:rFonts w:ascii="宋体" w:hAnsi="宋体" w:hint="eastAsia"/>
                  <w:color w:val="000000"/>
                </w:rPr>
                <w:delText>Institution</w:delText>
              </w:r>
            </w:del>
            <w:r>
              <w:rPr>
                <w:rFonts w:ascii="宋体" w:hAnsi="宋体"/>
                <w:color w:val="000000"/>
              </w:rPr>
              <w:t xml:space="preserve"> (</w:t>
            </w:r>
            <w:r>
              <w:rPr>
                <w:rFonts w:ascii="宋体" w:hAnsi="宋体" w:hint="eastAsia"/>
                <w:color w:val="000000"/>
              </w:rPr>
              <w:t>Institution</w:t>
            </w:r>
            <w:r>
              <w:rPr>
                <w:rFonts w:ascii="宋体" w:hAnsi="宋体"/>
                <w:color w:val="000000"/>
              </w:rPr>
              <w:t>PO po) throws RemoteException;</w:t>
            </w:r>
          </w:p>
        </w:tc>
      </w:tr>
      <w:tr w:rsidR="00D960C8">
        <w:tc>
          <w:tcPr>
            <w:tcW w:w="3644" w:type="dxa"/>
            <w:vMerge/>
            <w:tcBorders>
              <w:left w:val="single" w:sz="8" w:space="0" w:color="4F81BD"/>
              <w:right w:val="dotted" w:sz="4" w:space="0" w:color="auto"/>
            </w:tcBorders>
            <w:shd w:val="clear" w:color="auto" w:fill="FFFFFF"/>
            <w:vAlign w:val="center"/>
          </w:tcPr>
          <w:p w:rsidR="00D960C8" w:rsidRDefault="00D960C8">
            <w:pPr>
              <w:jc w:val="center"/>
              <w:rPr>
                <w:color w:val="000000"/>
              </w:rPr>
            </w:pPr>
          </w:p>
        </w:tc>
        <w:tc>
          <w:tcPr>
            <w:tcW w:w="1109"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rPr>
            </w:pPr>
            <w:r>
              <w:rPr>
                <w:rFonts w:ascii="宋体" w:hAnsi="宋体" w:hint="eastAsia"/>
                <w:color w:val="000000"/>
              </w:rPr>
              <w:t>前置条件</w:t>
            </w:r>
          </w:p>
        </w:tc>
        <w:tc>
          <w:tcPr>
            <w:tcW w:w="3719"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ascii="宋体" w:hAnsi="宋体" w:hint="eastAsia"/>
                <w:color w:val="000000"/>
              </w:rPr>
              <w:t>同样ID的po不存在</w:t>
            </w:r>
          </w:p>
        </w:tc>
      </w:tr>
      <w:tr w:rsidR="00D960C8">
        <w:tc>
          <w:tcPr>
            <w:tcW w:w="3644" w:type="dxa"/>
            <w:vMerge/>
            <w:tcBorders>
              <w:left w:val="single" w:sz="8" w:space="0" w:color="4F81BD"/>
              <w:bottom w:val="single" w:sz="8" w:space="0" w:color="4F81BD"/>
              <w:right w:val="dotted" w:sz="4" w:space="0" w:color="auto"/>
            </w:tcBorders>
            <w:shd w:val="clear" w:color="auto" w:fill="FFFFFF"/>
            <w:vAlign w:val="center"/>
          </w:tcPr>
          <w:p w:rsidR="00D960C8" w:rsidRDefault="00D960C8">
            <w:pPr>
              <w:jc w:val="center"/>
              <w:rPr>
                <w:color w:val="000000"/>
              </w:rPr>
            </w:pPr>
          </w:p>
        </w:tc>
        <w:tc>
          <w:tcPr>
            <w:tcW w:w="1109"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rPr>
            </w:pPr>
            <w:r>
              <w:rPr>
                <w:rFonts w:ascii="宋体" w:hAnsi="宋体" w:hint="eastAsia"/>
                <w:color w:val="000000"/>
              </w:rPr>
              <w:t>后置条件</w:t>
            </w:r>
          </w:p>
        </w:tc>
        <w:tc>
          <w:tcPr>
            <w:tcW w:w="3719"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ascii="宋体" w:hAnsi="宋体" w:hint="eastAsia"/>
                <w:color w:val="000000"/>
              </w:rPr>
              <w:t>增加一个po记录</w:t>
            </w:r>
          </w:p>
        </w:tc>
      </w:tr>
      <w:tr w:rsidR="00D960C8">
        <w:tc>
          <w:tcPr>
            <w:tcW w:w="3644" w:type="dxa"/>
            <w:vMerge w:val="restart"/>
            <w:tcBorders>
              <w:top w:val="single" w:sz="8" w:space="0" w:color="4F81BD"/>
              <w:left w:val="single" w:sz="8" w:space="0" w:color="4F81BD"/>
              <w:right w:val="dotted" w:sz="4" w:space="0" w:color="auto"/>
            </w:tcBorders>
            <w:shd w:val="clear" w:color="auto" w:fill="FFFFFF"/>
            <w:vAlign w:val="center"/>
          </w:tcPr>
          <w:p w:rsidR="00D960C8" w:rsidRDefault="00F41064" w:rsidP="00E70AE1">
            <w:pPr>
              <w:jc w:val="center"/>
              <w:rPr>
                <w:color w:val="000000"/>
              </w:rPr>
            </w:pPr>
            <w:r>
              <w:rPr>
                <w:rFonts w:hint="eastAsia"/>
                <w:color w:val="000000"/>
              </w:rPr>
              <w:t>Institution</w:t>
            </w:r>
            <w:r>
              <w:rPr>
                <w:color w:val="000000"/>
              </w:rPr>
              <w:t>DataService.</w:t>
            </w:r>
            <w:r>
              <w:rPr>
                <w:rFonts w:hint="eastAsia"/>
                <w:color w:val="000000"/>
              </w:rPr>
              <w:t>delete</w:t>
            </w:r>
            <w:del w:id="1874" w:author="曹姝玥" w:date="2015-12-31T21:29:00Z">
              <w:r w:rsidDel="00E70AE1">
                <w:rPr>
                  <w:rFonts w:hint="eastAsia"/>
                  <w:color w:val="000000"/>
                </w:rPr>
                <w:delText>Institution</w:delText>
              </w:r>
            </w:del>
          </w:p>
        </w:tc>
        <w:tc>
          <w:tcPr>
            <w:tcW w:w="1109"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rPr>
            </w:pPr>
            <w:r>
              <w:rPr>
                <w:rFonts w:ascii="宋体" w:hAnsi="宋体" w:hint="eastAsia"/>
                <w:color w:val="000000"/>
              </w:rPr>
              <w:t>语法</w:t>
            </w:r>
          </w:p>
        </w:tc>
        <w:tc>
          <w:tcPr>
            <w:tcW w:w="3719"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rsidP="00E70AE1">
            <w:pPr>
              <w:rPr>
                <w:rFonts w:ascii="宋体" w:hAnsi="宋体"/>
                <w:color w:val="000000"/>
              </w:rPr>
            </w:pPr>
            <w:r>
              <w:rPr>
                <w:rFonts w:ascii="宋体" w:hAnsi="宋体"/>
                <w:color w:val="000000"/>
              </w:rPr>
              <w:t>public void delete</w:t>
            </w:r>
            <w:del w:id="1875" w:author="曹姝玥" w:date="2015-12-31T21:30:00Z">
              <w:r w:rsidDel="00E70AE1">
                <w:rPr>
                  <w:rFonts w:ascii="宋体" w:hAnsi="宋体" w:hint="eastAsia"/>
                  <w:color w:val="000000"/>
                </w:rPr>
                <w:delText>Institution</w:delText>
              </w:r>
            </w:del>
            <w:r>
              <w:rPr>
                <w:rFonts w:ascii="宋体" w:hAnsi="宋体"/>
                <w:color w:val="000000"/>
              </w:rPr>
              <w:t xml:space="preserve"> (</w:t>
            </w:r>
            <w:r>
              <w:rPr>
                <w:rFonts w:ascii="宋体" w:hAnsi="宋体" w:hint="eastAsia"/>
                <w:color w:val="000000"/>
              </w:rPr>
              <w:t>Institution</w:t>
            </w:r>
            <w:r>
              <w:rPr>
                <w:rFonts w:ascii="宋体" w:hAnsi="宋体"/>
                <w:color w:val="000000"/>
              </w:rPr>
              <w:t>PO po) throws RemoteException;</w:t>
            </w:r>
          </w:p>
        </w:tc>
      </w:tr>
      <w:tr w:rsidR="00D960C8">
        <w:tc>
          <w:tcPr>
            <w:tcW w:w="3644" w:type="dxa"/>
            <w:vMerge/>
            <w:tcBorders>
              <w:left w:val="single" w:sz="8" w:space="0" w:color="4F81BD"/>
              <w:right w:val="dotted" w:sz="4" w:space="0" w:color="auto"/>
            </w:tcBorders>
            <w:shd w:val="clear" w:color="auto" w:fill="FFFFFF"/>
            <w:vAlign w:val="center"/>
          </w:tcPr>
          <w:p w:rsidR="00D960C8" w:rsidRDefault="00D960C8">
            <w:pPr>
              <w:jc w:val="center"/>
              <w:rPr>
                <w:color w:val="000000"/>
              </w:rPr>
            </w:pPr>
          </w:p>
        </w:tc>
        <w:tc>
          <w:tcPr>
            <w:tcW w:w="1109"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rPr>
            </w:pPr>
            <w:r>
              <w:rPr>
                <w:rFonts w:ascii="宋体" w:hAnsi="宋体" w:hint="eastAsia"/>
                <w:color w:val="000000"/>
              </w:rPr>
              <w:t>前置条件</w:t>
            </w:r>
          </w:p>
        </w:tc>
        <w:tc>
          <w:tcPr>
            <w:tcW w:w="3719"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ascii="宋体" w:hAnsi="宋体" w:hint="eastAsia"/>
                <w:color w:val="000000"/>
              </w:rPr>
              <w:t>存在同样ID 的po</w:t>
            </w:r>
          </w:p>
        </w:tc>
      </w:tr>
      <w:tr w:rsidR="00D960C8">
        <w:tc>
          <w:tcPr>
            <w:tcW w:w="3644" w:type="dxa"/>
            <w:vMerge/>
            <w:tcBorders>
              <w:left w:val="single" w:sz="8" w:space="0" w:color="4F81BD"/>
              <w:bottom w:val="single" w:sz="8" w:space="0" w:color="4F81BD"/>
              <w:right w:val="dotted" w:sz="4" w:space="0" w:color="auto"/>
            </w:tcBorders>
            <w:shd w:val="clear" w:color="auto" w:fill="FFFFFF"/>
            <w:vAlign w:val="center"/>
          </w:tcPr>
          <w:p w:rsidR="00D960C8" w:rsidRDefault="00D960C8">
            <w:pPr>
              <w:jc w:val="center"/>
              <w:rPr>
                <w:color w:val="000000"/>
              </w:rPr>
            </w:pPr>
          </w:p>
        </w:tc>
        <w:tc>
          <w:tcPr>
            <w:tcW w:w="1109"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rPr>
            </w:pPr>
            <w:r>
              <w:rPr>
                <w:rFonts w:ascii="宋体" w:hAnsi="宋体" w:hint="eastAsia"/>
                <w:color w:val="000000"/>
              </w:rPr>
              <w:t>后置条件</w:t>
            </w:r>
          </w:p>
        </w:tc>
        <w:tc>
          <w:tcPr>
            <w:tcW w:w="3719"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ascii="宋体" w:hAnsi="宋体" w:hint="eastAsia"/>
                <w:color w:val="000000"/>
              </w:rPr>
              <w:t>删除一个po</w:t>
            </w:r>
          </w:p>
        </w:tc>
      </w:tr>
      <w:tr w:rsidR="00D960C8">
        <w:tc>
          <w:tcPr>
            <w:tcW w:w="3644" w:type="dxa"/>
            <w:vMerge w:val="restart"/>
            <w:tcBorders>
              <w:top w:val="single" w:sz="8" w:space="0" w:color="4F81BD"/>
              <w:left w:val="single" w:sz="8" w:space="0" w:color="4F81BD"/>
              <w:right w:val="dotted" w:sz="4" w:space="0" w:color="auto"/>
            </w:tcBorders>
            <w:shd w:val="clear" w:color="auto" w:fill="FFFFFF"/>
            <w:vAlign w:val="center"/>
          </w:tcPr>
          <w:p w:rsidR="00D960C8" w:rsidRDefault="00F41064" w:rsidP="00E70AE1">
            <w:pPr>
              <w:jc w:val="center"/>
              <w:rPr>
                <w:color w:val="000000"/>
              </w:rPr>
            </w:pPr>
            <w:r>
              <w:rPr>
                <w:rFonts w:hint="eastAsia"/>
                <w:color w:val="000000"/>
              </w:rPr>
              <w:t>Institution</w:t>
            </w:r>
            <w:r>
              <w:rPr>
                <w:color w:val="000000"/>
              </w:rPr>
              <w:t>DataService.</w:t>
            </w:r>
            <w:r>
              <w:rPr>
                <w:rFonts w:hint="eastAsia"/>
                <w:color w:val="000000"/>
              </w:rPr>
              <w:t>update</w:t>
            </w:r>
            <w:del w:id="1876" w:author="曹姝玥" w:date="2015-12-31T21:29:00Z">
              <w:r w:rsidDel="00E70AE1">
                <w:rPr>
                  <w:rFonts w:hint="eastAsia"/>
                  <w:color w:val="000000"/>
                </w:rPr>
                <w:delText>Institution</w:delText>
              </w:r>
            </w:del>
          </w:p>
        </w:tc>
        <w:tc>
          <w:tcPr>
            <w:tcW w:w="1109"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rPr>
            </w:pPr>
            <w:r>
              <w:rPr>
                <w:rFonts w:ascii="宋体" w:hAnsi="宋体" w:hint="eastAsia"/>
                <w:color w:val="000000"/>
              </w:rPr>
              <w:t>语法</w:t>
            </w:r>
          </w:p>
        </w:tc>
        <w:tc>
          <w:tcPr>
            <w:tcW w:w="3719"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rsidP="00E70AE1">
            <w:pPr>
              <w:rPr>
                <w:rFonts w:ascii="宋体" w:hAnsi="宋体"/>
                <w:color w:val="000000"/>
              </w:rPr>
            </w:pPr>
            <w:r>
              <w:rPr>
                <w:rFonts w:ascii="宋体" w:hAnsi="宋体"/>
                <w:color w:val="000000"/>
              </w:rPr>
              <w:t>public void update</w:t>
            </w:r>
            <w:del w:id="1877" w:author="曹姝玥" w:date="2015-12-31T21:30:00Z">
              <w:r w:rsidDel="00E70AE1">
                <w:rPr>
                  <w:rFonts w:ascii="宋体" w:hAnsi="宋体" w:hint="eastAsia"/>
                  <w:color w:val="000000"/>
                </w:rPr>
                <w:delText>Institution</w:delText>
              </w:r>
            </w:del>
            <w:r>
              <w:rPr>
                <w:rFonts w:ascii="宋体" w:hAnsi="宋体"/>
                <w:color w:val="000000"/>
              </w:rPr>
              <w:t xml:space="preserve"> (</w:t>
            </w:r>
            <w:r>
              <w:rPr>
                <w:rFonts w:ascii="宋体" w:hAnsi="宋体" w:hint="eastAsia"/>
                <w:color w:val="000000"/>
              </w:rPr>
              <w:t>Institution</w:t>
            </w:r>
            <w:r>
              <w:rPr>
                <w:rFonts w:ascii="宋体" w:hAnsi="宋体"/>
                <w:color w:val="000000"/>
              </w:rPr>
              <w:t>PO po) throws RemoteException;</w:t>
            </w:r>
          </w:p>
        </w:tc>
      </w:tr>
      <w:tr w:rsidR="00D960C8">
        <w:tc>
          <w:tcPr>
            <w:tcW w:w="3644" w:type="dxa"/>
            <w:vMerge/>
            <w:tcBorders>
              <w:left w:val="single" w:sz="8" w:space="0" w:color="4F81BD"/>
              <w:right w:val="dotted" w:sz="4" w:space="0" w:color="auto"/>
            </w:tcBorders>
            <w:shd w:val="clear" w:color="auto" w:fill="FFFFFF"/>
            <w:vAlign w:val="center"/>
          </w:tcPr>
          <w:p w:rsidR="00D960C8" w:rsidRDefault="00D960C8">
            <w:pPr>
              <w:jc w:val="center"/>
              <w:rPr>
                <w:color w:val="000000"/>
              </w:rPr>
            </w:pPr>
          </w:p>
        </w:tc>
        <w:tc>
          <w:tcPr>
            <w:tcW w:w="1109"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rPr>
            </w:pPr>
            <w:r>
              <w:rPr>
                <w:rFonts w:ascii="宋体" w:hAnsi="宋体" w:hint="eastAsia"/>
                <w:color w:val="000000"/>
              </w:rPr>
              <w:t>前置条件</w:t>
            </w:r>
          </w:p>
        </w:tc>
        <w:tc>
          <w:tcPr>
            <w:tcW w:w="3719"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ascii="宋体" w:hAnsi="宋体" w:hint="eastAsia"/>
                <w:color w:val="000000"/>
              </w:rPr>
              <w:t>存在同样ID 的po</w:t>
            </w:r>
          </w:p>
        </w:tc>
      </w:tr>
      <w:tr w:rsidR="00D960C8">
        <w:tc>
          <w:tcPr>
            <w:tcW w:w="3644" w:type="dxa"/>
            <w:vMerge/>
            <w:tcBorders>
              <w:left w:val="single" w:sz="8" w:space="0" w:color="4F81BD"/>
              <w:bottom w:val="single" w:sz="8" w:space="0" w:color="4F81BD"/>
              <w:right w:val="dotted" w:sz="4" w:space="0" w:color="auto"/>
            </w:tcBorders>
            <w:shd w:val="clear" w:color="auto" w:fill="FFFFFF"/>
            <w:vAlign w:val="center"/>
          </w:tcPr>
          <w:p w:rsidR="00D960C8" w:rsidRDefault="00D960C8">
            <w:pPr>
              <w:jc w:val="center"/>
              <w:rPr>
                <w:color w:val="000000"/>
              </w:rPr>
            </w:pPr>
          </w:p>
        </w:tc>
        <w:tc>
          <w:tcPr>
            <w:tcW w:w="1109"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rPr>
            </w:pPr>
            <w:r>
              <w:rPr>
                <w:rFonts w:ascii="宋体" w:hAnsi="宋体" w:hint="eastAsia"/>
                <w:color w:val="000000"/>
              </w:rPr>
              <w:t>后置条件</w:t>
            </w:r>
          </w:p>
        </w:tc>
        <w:tc>
          <w:tcPr>
            <w:tcW w:w="3719"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ascii="宋体" w:hAnsi="宋体" w:hint="eastAsia"/>
                <w:color w:val="000000"/>
              </w:rPr>
              <w:t>更新一个po</w:t>
            </w:r>
          </w:p>
        </w:tc>
      </w:tr>
      <w:tr w:rsidR="00D960C8">
        <w:tc>
          <w:tcPr>
            <w:tcW w:w="3644" w:type="dxa"/>
            <w:vMerge w:val="restart"/>
            <w:tcBorders>
              <w:top w:val="single" w:sz="8" w:space="0" w:color="4F81BD"/>
              <w:left w:val="single" w:sz="8" w:space="0" w:color="4F81BD"/>
              <w:right w:val="dotted" w:sz="4" w:space="0" w:color="auto"/>
            </w:tcBorders>
            <w:shd w:val="clear" w:color="auto" w:fill="FFFFFF"/>
            <w:vAlign w:val="center"/>
          </w:tcPr>
          <w:p w:rsidR="00D960C8" w:rsidRDefault="00F41064" w:rsidP="00E70AE1">
            <w:pPr>
              <w:jc w:val="center"/>
              <w:rPr>
                <w:color w:val="000000"/>
              </w:rPr>
            </w:pPr>
            <w:r>
              <w:rPr>
                <w:rFonts w:hint="eastAsia"/>
                <w:color w:val="000000"/>
              </w:rPr>
              <w:t>Institution</w:t>
            </w:r>
            <w:r>
              <w:rPr>
                <w:color w:val="000000"/>
              </w:rPr>
              <w:t>DataService.</w:t>
            </w:r>
            <w:del w:id="1878" w:author="曹姝玥" w:date="2015-12-31T21:30:00Z">
              <w:r w:rsidDel="00E70AE1">
                <w:rPr>
                  <w:rFonts w:hint="eastAsia"/>
                  <w:color w:val="000000"/>
                </w:rPr>
                <w:delText>findAllInstitution</w:delText>
              </w:r>
            </w:del>
            <w:ins w:id="1879" w:author="曹姝玥" w:date="2015-12-31T21:30:00Z">
              <w:r w:rsidR="00E70AE1">
                <w:rPr>
                  <w:rFonts w:hint="eastAsia"/>
                  <w:color w:val="000000"/>
                </w:rPr>
                <w:t>finds</w:t>
              </w:r>
            </w:ins>
          </w:p>
        </w:tc>
        <w:tc>
          <w:tcPr>
            <w:tcW w:w="1109"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rPr>
            </w:pPr>
            <w:r>
              <w:rPr>
                <w:rFonts w:ascii="宋体" w:hAnsi="宋体" w:hint="eastAsia"/>
                <w:color w:val="000000"/>
              </w:rPr>
              <w:t>语法</w:t>
            </w:r>
          </w:p>
        </w:tc>
        <w:tc>
          <w:tcPr>
            <w:tcW w:w="3719"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rsidP="00E70AE1">
            <w:pPr>
              <w:rPr>
                <w:rFonts w:ascii="宋体" w:hAnsi="宋体"/>
                <w:color w:val="000000"/>
              </w:rPr>
            </w:pPr>
            <w:r>
              <w:rPr>
                <w:rFonts w:ascii="宋体" w:hAnsi="宋体"/>
                <w:color w:val="000000"/>
              </w:rPr>
              <w:t xml:space="preserve">public </w:t>
            </w:r>
            <w:r>
              <w:rPr>
                <w:rFonts w:ascii="宋体" w:hAnsi="宋体" w:hint="eastAsia"/>
                <w:color w:val="000000"/>
              </w:rPr>
              <w:t>ArrayList&lt;Institution</w:t>
            </w:r>
            <w:r>
              <w:rPr>
                <w:rFonts w:ascii="宋体" w:hAnsi="宋体"/>
                <w:color w:val="000000"/>
              </w:rPr>
              <w:t>PO</w:t>
            </w:r>
            <w:r>
              <w:rPr>
                <w:rFonts w:ascii="宋体" w:hAnsi="宋体" w:hint="eastAsia"/>
                <w:color w:val="000000"/>
              </w:rPr>
              <w:t>&gt;</w:t>
            </w:r>
            <w:r>
              <w:rPr>
                <w:rFonts w:ascii="宋体" w:hAnsi="宋体"/>
                <w:color w:val="000000"/>
              </w:rPr>
              <w:t xml:space="preserve"> </w:t>
            </w:r>
            <w:del w:id="1880" w:author="曹姝玥" w:date="2015-12-31T21:30:00Z">
              <w:r w:rsidDel="00E70AE1">
                <w:rPr>
                  <w:rFonts w:ascii="宋体" w:hAnsi="宋体"/>
                  <w:color w:val="000000"/>
                </w:rPr>
                <w:delText>find</w:delText>
              </w:r>
              <w:r w:rsidDel="00E70AE1">
                <w:rPr>
                  <w:rFonts w:ascii="宋体" w:hAnsi="宋体" w:hint="eastAsia"/>
                  <w:color w:val="000000"/>
                </w:rPr>
                <w:delText>AllInstitution</w:delText>
              </w:r>
            </w:del>
            <w:ins w:id="1881" w:author="曹姝玥" w:date="2015-12-31T21:30:00Z">
              <w:r w:rsidR="00E70AE1">
                <w:rPr>
                  <w:rFonts w:ascii="宋体" w:hAnsi="宋体"/>
                  <w:color w:val="000000"/>
                </w:rPr>
                <w:t>find</w:t>
              </w:r>
              <w:r w:rsidR="00E70AE1">
                <w:rPr>
                  <w:rFonts w:ascii="宋体" w:hAnsi="宋体" w:hint="eastAsia"/>
                  <w:color w:val="000000"/>
                </w:rPr>
                <w:t>s</w:t>
              </w:r>
            </w:ins>
            <w:r>
              <w:rPr>
                <w:rFonts w:ascii="宋体" w:hAnsi="宋体"/>
                <w:color w:val="000000"/>
              </w:rPr>
              <w:t>() throws RemoteException;</w:t>
            </w:r>
          </w:p>
        </w:tc>
      </w:tr>
      <w:tr w:rsidR="00D960C8">
        <w:tc>
          <w:tcPr>
            <w:tcW w:w="3644" w:type="dxa"/>
            <w:vMerge/>
            <w:tcBorders>
              <w:left w:val="single" w:sz="8" w:space="0" w:color="4F81BD"/>
              <w:right w:val="dotted" w:sz="4" w:space="0" w:color="auto"/>
            </w:tcBorders>
            <w:shd w:val="clear" w:color="auto" w:fill="FFFFFF"/>
          </w:tcPr>
          <w:p w:rsidR="00D960C8" w:rsidRDefault="00D960C8">
            <w:pPr>
              <w:rPr>
                <w:color w:val="000000"/>
              </w:rPr>
            </w:pPr>
          </w:p>
        </w:tc>
        <w:tc>
          <w:tcPr>
            <w:tcW w:w="1109"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rPr>
            </w:pPr>
            <w:r>
              <w:rPr>
                <w:rFonts w:ascii="宋体" w:hAnsi="宋体" w:hint="eastAsia"/>
                <w:color w:val="000000"/>
              </w:rPr>
              <w:t>前置条件</w:t>
            </w:r>
          </w:p>
        </w:tc>
        <w:tc>
          <w:tcPr>
            <w:tcW w:w="3719"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ascii="宋体" w:hAnsi="宋体" w:hint="eastAsia"/>
                <w:color w:val="000000"/>
              </w:rPr>
              <w:t>无</w:t>
            </w:r>
          </w:p>
        </w:tc>
      </w:tr>
      <w:tr w:rsidR="00D960C8">
        <w:tc>
          <w:tcPr>
            <w:tcW w:w="3644" w:type="dxa"/>
            <w:vMerge/>
            <w:tcBorders>
              <w:left w:val="single" w:sz="8" w:space="0" w:color="4F81BD"/>
              <w:bottom w:val="single" w:sz="8" w:space="0" w:color="4F81BD"/>
              <w:right w:val="dotted" w:sz="4" w:space="0" w:color="auto"/>
            </w:tcBorders>
            <w:shd w:val="clear" w:color="auto" w:fill="FFFFFF"/>
          </w:tcPr>
          <w:p w:rsidR="00D960C8" w:rsidRDefault="00D960C8">
            <w:pPr>
              <w:rPr>
                <w:color w:val="000000"/>
              </w:rPr>
            </w:pPr>
          </w:p>
        </w:tc>
        <w:tc>
          <w:tcPr>
            <w:tcW w:w="1109" w:type="dxa"/>
            <w:tcBorders>
              <w:top w:val="single" w:sz="8" w:space="0" w:color="4F81BD"/>
              <w:left w:val="dotted" w:sz="4"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rPr>
            </w:pPr>
            <w:r>
              <w:rPr>
                <w:rFonts w:ascii="宋体" w:hAnsi="宋体" w:hint="eastAsia"/>
                <w:color w:val="000000"/>
              </w:rPr>
              <w:t>后置条件</w:t>
            </w:r>
          </w:p>
        </w:tc>
        <w:tc>
          <w:tcPr>
            <w:tcW w:w="3719" w:type="dxa"/>
            <w:tcBorders>
              <w:top w:val="single" w:sz="8" w:space="0" w:color="4F81BD"/>
              <w:left w:val="dotted" w:sz="4" w:space="0" w:color="auto"/>
              <w:bottom w:val="single" w:sz="8" w:space="0" w:color="4F81BD"/>
              <w:right w:val="single" w:sz="8" w:space="0" w:color="4F81BD"/>
            </w:tcBorders>
            <w:shd w:val="clear" w:color="auto" w:fill="FFFFFF"/>
          </w:tcPr>
          <w:p w:rsidR="00D960C8" w:rsidRDefault="00F41064">
            <w:pPr>
              <w:rPr>
                <w:rFonts w:ascii="宋体" w:hAnsi="宋体"/>
                <w:color w:val="000000"/>
              </w:rPr>
            </w:pPr>
            <w:r>
              <w:rPr>
                <w:rFonts w:ascii="宋体" w:hAnsi="宋体" w:hint="eastAsia"/>
                <w:color w:val="000000"/>
              </w:rPr>
              <w:t>返回所有PO结果</w:t>
            </w:r>
          </w:p>
        </w:tc>
      </w:tr>
    </w:tbl>
    <w:p w:rsidR="00D960C8" w:rsidRDefault="00D960C8">
      <w:pPr>
        <w:pStyle w:val="a4"/>
        <w:spacing w:line="276" w:lineRule="auto"/>
        <w:ind w:firstLineChars="0" w:firstLine="0"/>
        <w:rPr>
          <w:rFonts w:ascii="宋体" w:hAnsi="宋体"/>
          <w:b/>
          <w:sz w:val="22"/>
          <w:szCs w:val="22"/>
        </w:rPr>
      </w:pPr>
    </w:p>
    <w:p w:rsidR="00D960C8" w:rsidRDefault="00F41064">
      <w:pPr>
        <w:pStyle w:val="a4"/>
        <w:spacing w:line="276" w:lineRule="auto"/>
        <w:ind w:firstLineChars="0" w:firstLine="0"/>
        <w:jc w:val="center"/>
      </w:pPr>
      <w:r>
        <w:rPr>
          <w:rFonts w:ascii="宋体" w:hAnsi="宋体" w:hint="eastAsia"/>
          <w:b/>
          <w:sz w:val="22"/>
          <w:szCs w:val="22"/>
        </w:rPr>
        <w:t>表35</w:t>
      </w:r>
      <w:r>
        <w:rPr>
          <w:rFonts w:ascii="宋体" w:hAnsi="宋体"/>
          <w:b/>
          <w:sz w:val="22"/>
          <w:szCs w:val="22"/>
        </w:rPr>
        <w:t xml:space="preserve"> </w:t>
      </w:r>
      <w:del w:id="1882" w:author="Administrator" w:date="2015-12-27T19:54:00Z">
        <w:r>
          <w:rPr>
            <w:rFonts w:ascii="宋体" w:hAnsi="宋体" w:hint="eastAsia"/>
            <w:b/>
            <w:sz w:val="22"/>
            <w:szCs w:val="22"/>
          </w:rPr>
          <w:delText>Commodity</w:delText>
        </w:r>
      </w:del>
      <w:ins w:id="1883" w:author="Administrator" w:date="2015-12-27T19:54:00Z">
        <w:r>
          <w:rPr>
            <w:rFonts w:ascii="宋体" w:hAnsi="宋体" w:hint="eastAsia"/>
            <w:b/>
            <w:sz w:val="22"/>
            <w:szCs w:val="22"/>
          </w:rPr>
          <w:t>Goods</w:t>
        </w:r>
      </w:ins>
      <w:r>
        <w:rPr>
          <w:rFonts w:ascii="宋体" w:hAnsi="宋体" w:hint="eastAsia"/>
          <w:b/>
          <w:sz w:val="22"/>
          <w:szCs w:val="22"/>
        </w:rPr>
        <w:t>数据层模块的接口</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264"/>
        <w:gridCol w:w="1265"/>
        <w:gridCol w:w="3943"/>
      </w:tblGrid>
      <w:tr w:rsidR="00D960C8">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D960C8" w:rsidRDefault="00F41064">
            <w:pPr>
              <w:jc w:val="center"/>
              <w:rPr>
                <w:color w:val="FFFFFF"/>
                <w:szCs w:val="21"/>
              </w:rPr>
            </w:pPr>
            <w:r>
              <w:rPr>
                <w:rFonts w:ascii="宋体" w:hAnsi="宋体" w:cs="宋体" w:hint="eastAsia"/>
                <w:b/>
                <w:bCs/>
                <w:color w:val="FFFFFF"/>
                <w:szCs w:val="21"/>
              </w:rPr>
              <w:t>提供的服务（供接口）</w:t>
            </w:r>
          </w:p>
        </w:tc>
      </w:tr>
      <w:tr w:rsidR="00D960C8">
        <w:tc>
          <w:tcPr>
            <w:tcW w:w="3264" w:type="dxa"/>
            <w:vMerge w:val="restart"/>
            <w:tcBorders>
              <w:top w:val="single" w:sz="8" w:space="0" w:color="4F81BD"/>
              <w:left w:val="single" w:sz="8" w:space="0" w:color="4F81BD"/>
              <w:right w:val="dotted" w:sz="4" w:space="0" w:color="auto"/>
            </w:tcBorders>
            <w:shd w:val="clear" w:color="auto" w:fill="FFFFFF"/>
            <w:vAlign w:val="center"/>
          </w:tcPr>
          <w:p w:rsidR="00D960C8" w:rsidRDefault="00F41064">
            <w:pPr>
              <w:jc w:val="center"/>
              <w:rPr>
                <w:color w:val="000000"/>
                <w:szCs w:val="21"/>
              </w:rPr>
            </w:pPr>
            <w:del w:id="1884" w:author="Administrator" w:date="2015-12-27T19:54:00Z">
              <w:r>
                <w:rPr>
                  <w:rFonts w:eastAsia="Times New Roman" w:hint="eastAsia"/>
                  <w:color w:val="000000"/>
                  <w:szCs w:val="21"/>
                </w:rPr>
                <w:lastRenderedPageBreak/>
                <w:delText>Commodity</w:delText>
              </w:r>
            </w:del>
            <w:ins w:id="1885" w:author="Administrator" w:date="2015-12-27T19:54:00Z">
              <w:r>
                <w:rPr>
                  <w:rFonts w:hint="eastAsia"/>
                  <w:color w:val="000000"/>
                  <w:szCs w:val="21"/>
                </w:rPr>
                <w:t>Goods</w:t>
              </w:r>
            </w:ins>
            <w:r>
              <w:rPr>
                <w:rFonts w:eastAsia="Times New Roman" w:hint="eastAsia"/>
                <w:color w:val="000000"/>
                <w:szCs w:val="21"/>
              </w:rPr>
              <w:t>DataService.find</w:t>
            </w:r>
            <w:r>
              <w:rPr>
                <w:rFonts w:eastAsia="Times New Roman"/>
                <w:color w:val="000000"/>
                <w:szCs w:val="21"/>
              </w:rPr>
              <w:t>GoodsPO</w:t>
            </w: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szCs w:val="21"/>
              </w:rPr>
            </w:pPr>
            <w:r>
              <w:rPr>
                <w:rFonts w:ascii="宋体" w:eastAsia="Times New Roman" w:hAnsi="宋体" w:hint="eastAsia"/>
                <w:color w:val="000000"/>
                <w:szCs w:val="21"/>
              </w:rPr>
              <w:t>语法</w:t>
            </w:r>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rFonts w:ascii="宋体" w:hAnsi="宋体"/>
                <w:color w:val="000000"/>
                <w:szCs w:val="21"/>
              </w:rPr>
            </w:pPr>
            <w:r>
              <w:rPr>
                <w:rFonts w:ascii="宋体" w:eastAsia="Times New Roman" w:hAnsi="宋体"/>
                <w:color w:val="000000"/>
                <w:szCs w:val="21"/>
              </w:rPr>
              <w:t>public GoodsPO findGoodsPO(</w:t>
            </w:r>
            <w:del w:id="1886" w:author="Administrator" w:date="2015-12-27T20:06:00Z">
              <w:r>
                <w:rPr>
                  <w:rFonts w:ascii="宋体" w:eastAsia="Times New Roman" w:hAnsi="宋体"/>
                  <w:color w:val="000000"/>
                  <w:szCs w:val="21"/>
                </w:rPr>
                <w:delText>long</w:delText>
              </w:r>
            </w:del>
            <w:ins w:id="1887" w:author="Administrator" w:date="2015-12-27T20:06:00Z">
              <w:r>
                <w:rPr>
                  <w:rFonts w:ascii="宋体" w:hAnsi="宋体" w:hint="eastAsia"/>
                  <w:color w:val="000000"/>
                  <w:szCs w:val="21"/>
                </w:rPr>
                <w:t>string</w:t>
              </w:r>
            </w:ins>
            <w:r>
              <w:rPr>
                <w:rFonts w:ascii="宋体" w:eastAsia="Times New Roman" w:hAnsi="宋体"/>
                <w:color w:val="000000"/>
                <w:szCs w:val="21"/>
              </w:rPr>
              <w:t xml:space="preserve"> id) throws RemoteException</w:t>
            </w:r>
            <w:r>
              <w:rPr>
                <w:rFonts w:ascii="宋体" w:hAnsi="宋体" w:hint="eastAsia"/>
                <w:color w:val="000000"/>
                <w:szCs w:val="21"/>
              </w:rPr>
              <w:t>;</w:t>
            </w:r>
          </w:p>
        </w:tc>
      </w:tr>
      <w:tr w:rsidR="00D960C8">
        <w:tc>
          <w:tcPr>
            <w:tcW w:w="3264" w:type="dxa"/>
            <w:vMerge/>
            <w:tcBorders>
              <w:left w:val="single" w:sz="8" w:space="0" w:color="4F81BD"/>
              <w:right w:val="dotted" w:sz="4" w:space="0" w:color="auto"/>
            </w:tcBorders>
            <w:shd w:val="clear" w:color="auto" w:fill="FFFFFF"/>
            <w:vAlign w:val="center"/>
          </w:tcPr>
          <w:p w:rsidR="00D960C8" w:rsidRDefault="00D960C8">
            <w:pPr>
              <w:widowControl/>
              <w:jc w:val="center"/>
              <w:rPr>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szCs w:val="21"/>
              </w:rPr>
            </w:pPr>
            <w:r>
              <w:rPr>
                <w:rFonts w:ascii="宋体" w:eastAsia="Times New Roman" w:hAnsi="宋体" w:hint="eastAsia"/>
                <w:color w:val="000000"/>
                <w:szCs w:val="21"/>
              </w:rPr>
              <w:t>前置条件</w:t>
            </w:r>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rFonts w:ascii="宋体" w:hAnsi="宋体"/>
                <w:color w:val="000000"/>
                <w:szCs w:val="21"/>
              </w:rPr>
            </w:pPr>
            <w:r>
              <w:rPr>
                <w:rFonts w:ascii="宋体" w:eastAsia="Times New Roman" w:hAnsi="宋体" w:hint="eastAsia"/>
                <w:color w:val="000000"/>
                <w:szCs w:val="21"/>
              </w:rPr>
              <w:t>无</w:t>
            </w:r>
          </w:p>
        </w:tc>
      </w:tr>
      <w:tr w:rsidR="00D960C8">
        <w:tc>
          <w:tcPr>
            <w:tcW w:w="3264" w:type="dxa"/>
            <w:vMerge/>
            <w:tcBorders>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szCs w:val="21"/>
              </w:rPr>
            </w:pPr>
            <w:r>
              <w:rPr>
                <w:rFonts w:ascii="宋体" w:eastAsia="Times New Roman" w:hAnsi="宋体" w:hint="eastAsia"/>
                <w:color w:val="000000"/>
                <w:szCs w:val="21"/>
              </w:rPr>
              <w:t>后置条件</w:t>
            </w:r>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rFonts w:ascii="宋体" w:hAnsi="宋体"/>
                <w:color w:val="000000"/>
                <w:szCs w:val="21"/>
              </w:rPr>
            </w:pPr>
            <w:r>
              <w:rPr>
                <w:rFonts w:ascii="宋体" w:eastAsia="Times New Roman" w:hAnsi="宋体" w:hint="eastAsia"/>
                <w:color w:val="000000"/>
                <w:szCs w:val="21"/>
              </w:rPr>
              <w:t>按ID进行查找返回相应的</w:t>
            </w:r>
            <w:r>
              <w:rPr>
                <w:rFonts w:ascii="宋体" w:hAnsi="宋体" w:hint="eastAsia"/>
                <w:color w:val="000000"/>
                <w:szCs w:val="21"/>
              </w:rPr>
              <w:t>Goods</w:t>
            </w:r>
            <w:r>
              <w:rPr>
                <w:rFonts w:ascii="宋体" w:eastAsia="Times New Roman" w:hAnsi="宋体" w:hint="eastAsia"/>
                <w:color w:val="000000"/>
                <w:szCs w:val="21"/>
              </w:rPr>
              <w:t>PO结果</w:t>
            </w:r>
          </w:p>
        </w:tc>
      </w:tr>
      <w:tr w:rsidR="00D960C8">
        <w:trPr>
          <w:del w:id="1888" w:author="Administrator" w:date="2015-12-27T19:56:00Z"/>
        </w:trPr>
        <w:tc>
          <w:tcPr>
            <w:tcW w:w="3264" w:type="dxa"/>
            <w:vMerge w:val="restart"/>
            <w:tcBorders>
              <w:top w:val="single" w:sz="8" w:space="0" w:color="4F81BD"/>
              <w:left w:val="single" w:sz="8" w:space="0" w:color="4F81BD"/>
              <w:right w:val="dotted" w:sz="4" w:space="0" w:color="auto"/>
            </w:tcBorders>
            <w:shd w:val="clear" w:color="auto" w:fill="FFFFFF"/>
            <w:vAlign w:val="center"/>
          </w:tcPr>
          <w:p w:rsidR="00D960C8" w:rsidRDefault="00F41064">
            <w:pPr>
              <w:jc w:val="center"/>
              <w:rPr>
                <w:del w:id="1889" w:author="Administrator" w:date="2015-12-27T19:56:00Z"/>
                <w:color w:val="000000"/>
                <w:szCs w:val="21"/>
              </w:rPr>
            </w:pPr>
            <w:del w:id="1890" w:author="Administrator" w:date="2015-12-27T19:56:00Z">
              <w:r>
                <w:rPr>
                  <w:rFonts w:eastAsia="Times New Roman" w:hint="eastAsia"/>
                  <w:color w:val="000000"/>
                  <w:szCs w:val="21"/>
                </w:rPr>
                <w:delText>CommodityDataService.find</w:delText>
              </w:r>
              <w:r>
                <w:rPr>
                  <w:rFonts w:eastAsia="Times New Roman"/>
                  <w:color w:val="000000"/>
                  <w:szCs w:val="21"/>
                </w:rPr>
                <w:delText>StoragePO</w:delText>
              </w:r>
            </w:del>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del w:id="1891" w:author="Administrator" w:date="2015-12-27T19:56:00Z"/>
                <w:rFonts w:ascii="宋体" w:hAnsi="宋体"/>
                <w:color w:val="000000"/>
                <w:szCs w:val="21"/>
              </w:rPr>
            </w:pPr>
            <w:del w:id="1892" w:author="Administrator" w:date="2015-12-27T19:56:00Z">
              <w:r>
                <w:rPr>
                  <w:rFonts w:ascii="宋体" w:eastAsia="Times New Roman" w:hAnsi="宋体" w:hint="eastAsia"/>
                  <w:color w:val="000000"/>
                  <w:szCs w:val="21"/>
                </w:rPr>
                <w:delText>语法</w:delText>
              </w:r>
            </w:del>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del w:id="1893" w:author="Administrator" w:date="2015-12-27T19:56:00Z"/>
                <w:rFonts w:ascii="宋体" w:hAnsi="宋体"/>
                <w:color w:val="000000"/>
                <w:szCs w:val="21"/>
              </w:rPr>
            </w:pPr>
            <w:del w:id="1894" w:author="Administrator" w:date="2015-12-27T19:56:00Z">
              <w:r>
                <w:rPr>
                  <w:rFonts w:ascii="宋体" w:eastAsia="Times New Roman" w:hAnsi="宋体"/>
                  <w:color w:val="000000"/>
                  <w:szCs w:val="21"/>
                </w:rPr>
                <w:delText>public StoragePO findStoragePO(long id)  throws RemoteException;</w:delText>
              </w:r>
            </w:del>
          </w:p>
        </w:tc>
      </w:tr>
      <w:tr w:rsidR="00D960C8">
        <w:trPr>
          <w:del w:id="1895" w:author="Administrator" w:date="2015-12-27T19:56:00Z"/>
        </w:trPr>
        <w:tc>
          <w:tcPr>
            <w:tcW w:w="3264" w:type="dxa"/>
            <w:vMerge/>
            <w:tcBorders>
              <w:left w:val="single" w:sz="8" w:space="0" w:color="4F81BD"/>
              <w:right w:val="dotted" w:sz="4" w:space="0" w:color="auto"/>
            </w:tcBorders>
            <w:shd w:val="clear" w:color="auto" w:fill="FFFFFF"/>
            <w:vAlign w:val="center"/>
          </w:tcPr>
          <w:p w:rsidR="00D960C8" w:rsidRDefault="00D960C8">
            <w:pPr>
              <w:widowControl/>
              <w:jc w:val="center"/>
              <w:rPr>
                <w:del w:id="1896" w:author="Administrator" w:date="2015-12-27T19:56: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del w:id="1897" w:author="Administrator" w:date="2015-12-27T19:56:00Z"/>
                <w:rFonts w:ascii="宋体" w:hAnsi="宋体"/>
                <w:color w:val="000000"/>
                <w:szCs w:val="21"/>
              </w:rPr>
            </w:pPr>
            <w:del w:id="1898" w:author="Administrator" w:date="2015-12-27T19:56:00Z">
              <w:r>
                <w:rPr>
                  <w:rFonts w:ascii="宋体" w:eastAsia="Times New Roman" w:hAnsi="宋体" w:hint="eastAsia"/>
                  <w:color w:val="000000"/>
                  <w:szCs w:val="21"/>
                </w:rPr>
                <w:delText>前置条件</w:delText>
              </w:r>
            </w:del>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del w:id="1899" w:author="Administrator" w:date="2015-12-27T19:56:00Z"/>
                <w:rFonts w:ascii="宋体" w:hAnsi="宋体"/>
                <w:color w:val="000000"/>
                <w:szCs w:val="21"/>
              </w:rPr>
            </w:pPr>
            <w:del w:id="1900" w:author="Administrator" w:date="2015-12-27T19:56:00Z">
              <w:r>
                <w:rPr>
                  <w:rFonts w:ascii="宋体" w:eastAsia="Times New Roman" w:hAnsi="宋体" w:hint="eastAsia"/>
                  <w:color w:val="000000"/>
                  <w:szCs w:val="21"/>
                </w:rPr>
                <w:delText>无</w:delText>
              </w:r>
            </w:del>
          </w:p>
        </w:tc>
      </w:tr>
      <w:tr w:rsidR="00D960C8">
        <w:trPr>
          <w:del w:id="1901" w:author="Administrator" w:date="2015-12-27T19:56:00Z"/>
        </w:trPr>
        <w:tc>
          <w:tcPr>
            <w:tcW w:w="3264" w:type="dxa"/>
            <w:vMerge/>
            <w:tcBorders>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del w:id="1902" w:author="Administrator" w:date="2015-12-27T19:56: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del w:id="1903" w:author="Administrator" w:date="2015-12-27T19:56:00Z"/>
                <w:rFonts w:ascii="宋体" w:hAnsi="宋体"/>
                <w:color w:val="000000"/>
                <w:szCs w:val="21"/>
              </w:rPr>
            </w:pPr>
            <w:del w:id="1904" w:author="Administrator" w:date="2015-12-27T19:56:00Z">
              <w:r>
                <w:rPr>
                  <w:rFonts w:ascii="宋体" w:eastAsia="Times New Roman" w:hAnsi="宋体" w:hint="eastAsia"/>
                  <w:color w:val="000000"/>
                  <w:szCs w:val="21"/>
                </w:rPr>
                <w:delText>后置条件</w:delText>
              </w:r>
            </w:del>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del w:id="1905" w:author="Administrator" w:date="2015-12-27T19:56:00Z"/>
                <w:rFonts w:ascii="宋体" w:hAnsi="宋体"/>
                <w:color w:val="000000"/>
                <w:szCs w:val="21"/>
              </w:rPr>
            </w:pPr>
            <w:del w:id="1906" w:author="Administrator" w:date="2015-12-27T19:56:00Z">
              <w:r>
                <w:rPr>
                  <w:rFonts w:ascii="宋体" w:eastAsia="Times New Roman" w:hAnsi="宋体" w:hint="eastAsia"/>
                  <w:color w:val="000000"/>
                  <w:szCs w:val="21"/>
                </w:rPr>
                <w:delText>按ID进行查找返回相应的</w:delText>
              </w:r>
              <w:r>
                <w:rPr>
                  <w:rFonts w:ascii="宋体" w:hAnsi="宋体"/>
                  <w:color w:val="000000"/>
                  <w:szCs w:val="21"/>
                </w:rPr>
                <w:delText>StoragePO</w:delText>
              </w:r>
              <w:r>
                <w:rPr>
                  <w:rFonts w:ascii="宋体" w:eastAsia="Times New Roman" w:hAnsi="宋体" w:hint="eastAsia"/>
                  <w:color w:val="000000"/>
                  <w:szCs w:val="21"/>
                </w:rPr>
                <w:delText>结果</w:delText>
              </w:r>
            </w:del>
          </w:p>
        </w:tc>
      </w:tr>
      <w:tr w:rsidR="00D960C8">
        <w:tc>
          <w:tcPr>
            <w:tcW w:w="3264" w:type="dxa"/>
            <w:vMerge w:val="restart"/>
            <w:tcBorders>
              <w:top w:val="single" w:sz="8" w:space="0" w:color="4F81BD"/>
              <w:left w:val="single" w:sz="8" w:space="0" w:color="4F81BD"/>
              <w:right w:val="dotted" w:sz="4" w:space="0" w:color="auto"/>
            </w:tcBorders>
            <w:shd w:val="clear" w:color="auto" w:fill="FFFFFF"/>
            <w:vAlign w:val="center"/>
          </w:tcPr>
          <w:p w:rsidR="00D960C8" w:rsidRDefault="00F41064">
            <w:pPr>
              <w:jc w:val="center"/>
              <w:rPr>
                <w:color w:val="000000"/>
                <w:szCs w:val="21"/>
              </w:rPr>
            </w:pPr>
            <w:ins w:id="1907" w:author="Administrator" w:date="2015-12-27T19:55:00Z">
              <w:r>
                <w:rPr>
                  <w:rFonts w:hint="eastAsia"/>
                  <w:color w:val="000000"/>
                  <w:szCs w:val="21"/>
                </w:rPr>
                <w:t>Goods</w:t>
              </w:r>
            </w:ins>
            <w:del w:id="1908" w:author="Administrator" w:date="2015-12-27T19:55:00Z">
              <w:r>
                <w:rPr>
                  <w:rFonts w:eastAsia="Times New Roman" w:hint="eastAsia"/>
                  <w:color w:val="000000"/>
                  <w:szCs w:val="21"/>
                </w:rPr>
                <w:delText>Commodity</w:delText>
              </w:r>
            </w:del>
            <w:r>
              <w:rPr>
                <w:rFonts w:eastAsia="Times New Roman" w:hint="eastAsia"/>
                <w:color w:val="000000"/>
                <w:szCs w:val="21"/>
              </w:rPr>
              <w:t>DataService.</w:t>
            </w:r>
            <w:r>
              <w:rPr>
                <w:color w:val="000000"/>
              </w:rPr>
              <w:t xml:space="preserve"> </w:t>
            </w:r>
            <w:r>
              <w:rPr>
                <w:rFonts w:eastAsia="Times New Roman"/>
                <w:color w:val="000000"/>
                <w:szCs w:val="21"/>
              </w:rPr>
              <w:t>finds</w:t>
            </w: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szCs w:val="21"/>
              </w:rPr>
            </w:pPr>
            <w:r>
              <w:rPr>
                <w:rFonts w:ascii="宋体" w:eastAsia="Times New Roman" w:hAnsi="宋体" w:hint="eastAsia"/>
                <w:color w:val="000000"/>
                <w:szCs w:val="21"/>
              </w:rPr>
              <w:t>语法</w:t>
            </w:r>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rFonts w:ascii="宋体" w:hAnsi="宋体"/>
                <w:color w:val="000000"/>
                <w:szCs w:val="21"/>
              </w:rPr>
            </w:pPr>
            <w:r>
              <w:rPr>
                <w:rFonts w:ascii="宋体" w:eastAsia="Times New Roman" w:hAnsi="宋体"/>
                <w:color w:val="000000"/>
                <w:szCs w:val="21"/>
              </w:rPr>
              <w:t>public ArrayList&lt;GoodsPO&gt; finds(GoodsType type) throws RemoteException;</w:t>
            </w:r>
          </w:p>
        </w:tc>
      </w:tr>
      <w:tr w:rsidR="00D960C8">
        <w:tc>
          <w:tcPr>
            <w:tcW w:w="3264" w:type="dxa"/>
            <w:vMerge/>
            <w:tcBorders>
              <w:left w:val="single" w:sz="8" w:space="0" w:color="4F81BD"/>
              <w:right w:val="dotted" w:sz="4" w:space="0" w:color="auto"/>
            </w:tcBorders>
            <w:shd w:val="clear" w:color="auto" w:fill="FFFFFF"/>
            <w:vAlign w:val="center"/>
          </w:tcPr>
          <w:p w:rsidR="00D960C8" w:rsidRDefault="00D960C8">
            <w:pPr>
              <w:widowControl/>
              <w:jc w:val="center"/>
              <w:rPr>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szCs w:val="21"/>
              </w:rPr>
            </w:pPr>
            <w:r>
              <w:rPr>
                <w:rFonts w:ascii="宋体" w:eastAsia="Times New Roman" w:hAnsi="宋体" w:hint="eastAsia"/>
                <w:color w:val="000000"/>
                <w:szCs w:val="21"/>
              </w:rPr>
              <w:t>前置条件</w:t>
            </w:r>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rFonts w:ascii="宋体" w:hAnsi="宋体"/>
                <w:color w:val="000000"/>
                <w:szCs w:val="21"/>
              </w:rPr>
            </w:pPr>
            <w:r>
              <w:rPr>
                <w:rFonts w:ascii="宋体" w:eastAsia="Times New Roman" w:hAnsi="宋体" w:hint="eastAsia"/>
                <w:color w:val="000000"/>
                <w:szCs w:val="21"/>
              </w:rPr>
              <w:t>无</w:t>
            </w:r>
          </w:p>
        </w:tc>
      </w:tr>
      <w:tr w:rsidR="00D960C8">
        <w:tc>
          <w:tcPr>
            <w:tcW w:w="3264" w:type="dxa"/>
            <w:vMerge/>
            <w:tcBorders>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szCs w:val="21"/>
              </w:rPr>
            </w:pPr>
            <w:r>
              <w:rPr>
                <w:rFonts w:ascii="宋体" w:eastAsia="Times New Roman" w:hAnsi="宋体" w:hint="eastAsia"/>
                <w:color w:val="000000"/>
                <w:szCs w:val="21"/>
              </w:rPr>
              <w:t>后置条件</w:t>
            </w:r>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rFonts w:ascii="宋体" w:hAnsi="宋体"/>
                <w:color w:val="000000"/>
                <w:szCs w:val="21"/>
              </w:rPr>
            </w:pPr>
            <w:r>
              <w:rPr>
                <w:rFonts w:ascii="宋体" w:eastAsia="Times New Roman" w:hAnsi="宋体" w:hint="eastAsia"/>
                <w:color w:val="000000"/>
                <w:szCs w:val="21"/>
              </w:rPr>
              <w:t>按ID进行查找返回相应的</w:t>
            </w:r>
            <w:r>
              <w:rPr>
                <w:rFonts w:ascii="宋体" w:hAnsi="宋体" w:hint="eastAsia"/>
                <w:color w:val="000000"/>
                <w:szCs w:val="21"/>
              </w:rPr>
              <w:t>一组</w:t>
            </w:r>
            <w:r>
              <w:rPr>
                <w:rFonts w:ascii="宋体" w:eastAsia="Times New Roman" w:hAnsi="宋体"/>
                <w:color w:val="000000"/>
                <w:szCs w:val="21"/>
              </w:rPr>
              <w:t>GoodsPO</w:t>
            </w:r>
            <w:r>
              <w:rPr>
                <w:rFonts w:ascii="宋体" w:hAnsi="宋体"/>
                <w:color w:val="000000"/>
                <w:szCs w:val="21"/>
              </w:rPr>
              <w:t xml:space="preserve"> </w:t>
            </w:r>
            <w:r>
              <w:rPr>
                <w:rFonts w:ascii="宋体" w:eastAsia="Times New Roman" w:hAnsi="宋体" w:hint="eastAsia"/>
                <w:color w:val="000000"/>
                <w:szCs w:val="21"/>
              </w:rPr>
              <w:t>结果</w:t>
            </w:r>
          </w:p>
        </w:tc>
      </w:tr>
      <w:tr w:rsidR="00D960C8">
        <w:trPr>
          <w:ins w:id="1909" w:author="Administrator" w:date="2015-12-27T19:57:00Z"/>
        </w:trPr>
        <w:tc>
          <w:tcPr>
            <w:tcW w:w="3264" w:type="dxa"/>
            <w:vMerge w:val="restart"/>
            <w:tcBorders>
              <w:top w:val="single" w:sz="8" w:space="0" w:color="4F81BD"/>
              <w:left w:val="single" w:sz="8" w:space="0" w:color="4F81BD"/>
              <w:right w:val="dotted" w:sz="4" w:space="0" w:color="auto"/>
            </w:tcBorders>
            <w:shd w:val="clear" w:color="auto" w:fill="FFFFFF"/>
            <w:vAlign w:val="center"/>
          </w:tcPr>
          <w:p w:rsidR="00D960C8" w:rsidRDefault="00F41064">
            <w:pPr>
              <w:jc w:val="center"/>
              <w:rPr>
                <w:ins w:id="1910" w:author="Administrator" w:date="2015-12-27T19:57:00Z"/>
                <w:color w:val="000000"/>
                <w:szCs w:val="21"/>
              </w:rPr>
            </w:pPr>
            <w:ins w:id="1911" w:author="Administrator" w:date="2015-12-27T19:57:00Z">
              <w:r>
                <w:rPr>
                  <w:rFonts w:hint="eastAsia"/>
                  <w:color w:val="000000"/>
                  <w:szCs w:val="21"/>
                </w:rPr>
                <w:t>Goods</w:t>
              </w:r>
              <w:r>
                <w:rPr>
                  <w:rFonts w:eastAsia="Times New Roman" w:hint="eastAsia"/>
                  <w:color w:val="000000"/>
                  <w:szCs w:val="21"/>
                </w:rPr>
                <w:t>DataService.</w:t>
              </w:r>
              <w:r>
                <w:rPr>
                  <w:color w:val="000000"/>
                </w:rPr>
                <w:t xml:space="preserve"> </w:t>
              </w:r>
              <w:r>
                <w:rPr>
                  <w:rFonts w:eastAsia="Times New Roman"/>
                  <w:color w:val="000000"/>
                  <w:szCs w:val="21"/>
                </w:rPr>
                <w:t>finds</w:t>
              </w:r>
            </w:ins>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1912" w:author="Administrator" w:date="2015-12-27T19:57:00Z"/>
                <w:rFonts w:ascii="宋体" w:hAnsi="宋体"/>
                <w:color w:val="000000"/>
                <w:szCs w:val="21"/>
              </w:rPr>
            </w:pPr>
            <w:ins w:id="1913" w:author="Administrator" w:date="2015-12-27T19:57:00Z">
              <w:r>
                <w:rPr>
                  <w:rFonts w:ascii="宋体" w:eastAsia="Times New Roman" w:hAnsi="宋体" w:hint="eastAsia"/>
                  <w:color w:val="000000"/>
                  <w:szCs w:val="21"/>
                </w:rPr>
                <w:t>语法</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403BAA">
            <w:pPr>
              <w:rPr>
                <w:ins w:id="1914" w:author="Administrator" w:date="2015-12-27T19:57:00Z"/>
                <w:rFonts w:ascii="宋体" w:hAnsi="宋体"/>
                <w:color w:val="000000"/>
                <w:szCs w:val="21"/>
              </w:rPr>
            </w:pPr>
            <w:ins w:id="1915" w:author="Administrator" w:date="2015-12-27T19:57:00Z">
              <w:r w:rsidRPr="00403BAA">
                <w:rPr>
                  <w:rFonts w:ascii="宋体" w:eastAsia="Times New Roman" w:hAnsi="宋体"/>
                  <w:color w:val="000000"/>
                  <w:szCs w:val="21"/>
                  <w:rPrChange w:id="1916" w:author="Administrator" w:date="2015-12-27T19:57:00Z">
                    <w:rPr/>
                  </w:rPrChange>
                </w:rPr>
                <w:t>public ArrayList&lt;GoodsPO&gt; finds() throws RemoteException;</w:t>
              </w:r>
            </w:ins>
          </w:p>
        </w:tc>
      </w:tr>
      <w:tr w:rsidR="00D960C8">
        <w:trPr>
          <w:ins w:id="1917" w:author="Administrator" w:date="2015-12-27T19:57:00Z"/>
        </w:trPr>
        <w:tc>
          <w:tcPr>
            <w:tcW w:w="3264" w:type="dxa"/>
            <w:vMerge/>
            <w:tcBorders>
              <w:left w:val="single" w:sz="8" w:space="0" w:color="4F81BD"/>
              <w:right w:val="dotted" w:sz="4" w:space="0" w:color="auto"/>
            </w:tcBorders>
            <w:shd w:val="clear" w:color="auto" w:fill="FFFFFF"/>
            <w:vAlign w:val="center"/>
          </w:tcPr>
          <w:p w:rsidR="00D960C8" w:rsidRDefault="00D960C8">
            <w:pPr>
              <w:widowControl/>
              <w:jc w:val="center"/>
              <w:rPr>
                <w:ins w:id="1918" w:author="Administrator" w:date="2015-12-27T19:57: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1919" w:author="Administrator" w:date="2015-12-27T19:57:00Z"/>
                <w:rFonts w:ascii="宋体" w:hAnsi="宋体"/>
                <w:color w:val="000000"/>
                <w:szCs w:val="21"/>
              </w:rPr>
            </w:pPr>
            <w:ins w:id="1920" w:author="Administrator" w:date="2015-12-27T19:57:00Z">
              <w:r>
                <w:rPr>
                  <w:rFonts w:ascii="宋体" w:eastAsia="Times New Roman" w:hAnsi="宋体" w:hint="eastAsia"/>
                  <w:color w:val="000000"/>
                  <w:szCs w:val="21"/>
                </w:rPr>
                <w:t>前置条件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1921" w:author="Administrator" w:date="2015-12-27T19:57:00Z"/>
                <w:rFonts w:ascii="宋体" w:hAnsi="宋体"/>
                <w:color w:val="000000"/>
                <w:szCs w:val="21"/>
              </w:rPr>
            </w:pPr>
            <w:ins w:id="1922" w:author="Administrator" w:date="2015-12-27T19:57:00Z">
              <w:r>
                <w:rPr>
                  <w:rFonts w:ascii="宋体" w:eastAsia="Times New Roman" w:hAnsi="宋体" w:hint="eastAsia"/>
                  <w:color w:val="000000"/>
                  <w:szCs w:val="21"/>
                </w:rPr>
                <w:t>无</w:t>
              </w:r>
            </w:ins>
          </w:p>
        </w:tc>
      </w:tr>
      <w:tr w:rsidR="00D960C8">
        <w:trPr>
          <w:ins w:id="1923" w:author="Administrator" w:date="2015-12-27T19:57:00Z"/>
        </w:trPr>
        <w:tc>
          <w:tcPr>
            <w:tcW w:w="3264" w:type="dxa"/>
            <w:vMerge/>
            <w:tcBorders>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1924" w:author="Administrator" w:date="2015-12-27T19:57: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1925" w:author="Administrator" w:date="2015-12-27T19:57:00Z"/>
                <w:rFonts w:ascii="宋体" w:hAnsi="宋体"/>
                <w:color w:val="000000"/>
                <w:szCs w:val="21"/>
              </w:rPr>
            </w:pPr>
            <w:ins w:id="1926" w:author="Administrator" w:date="2015-12-27T19:57:00Z">
              <w:r>
                <w:rPr>
                  <w:rFonts w:ascii="宋体" w:eastAsia="Times New Roman" w:hAnsi="宋体" w:hint="eastAsia"/>
                  <w:color w:val="000000"/>
                  <w:szCs w:val="21"/>
                </w:rPr>
                <w:t>后置条件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1927" w:author="Administrator" w:date="2015-12-27T19:57:00Z"/>
                <w:rFonts w:ascii="宋体" w:hAnsi="宋体"/>
                <w:color w:val="000000"/>
                <w:szCs w:val="21"/>
              </w:rPr>
            </w:pPr>
            <w:ins w:id="1928" w:author="Administrator" w:date="2015-12-27T19:57:00Z">
              <w:r>
                <w:rPr>
                  <w:rFonts w:ascii="宋体" w:eastAsia="Times New Roman" w:hAnsi="宋体" w:hint="eastAsia"/>
                  <w:color w:val="000000"/>
                  <w:szCs w:val="21"/>
                </w:rPr>
                <w:t>按返回</w:t>
              </w:r>
            </w:ins>
            <w:ins w:id="1929" w:author="Administrator" w:date="2015-12-27T19:58:00Z">
              <w:r>
                <w:rPr>
                  <w:rFonts w:ascii="宋体" w:hAnsi="宋体" w:hint="eastAsia"/>
                  <w:color w:val="000000"/>
                  <w:szCs w:val="21"/>
                </w:rPr>
                <w:t>所有</w:t>
              </w:r>
            </w:ins>
            <w:ins w:id="1930" w:author="Administrator" w:date="2015-12-27T19:57:00Z">
              <w:r>
                <w:rPr>
                  <w:rFonts w:ascii="宋体" w:eastAsia="Times New Roman" w:hAnsi="宋体"/>
                  <w:color w:val="000000"/>
                  <w:szCs w:val="21"/>
                </w:rPr>
                <w:t>GoodsPO</w:t>
              </w:r>
              <w:r>
                <w:rPr>
                  <w:rFonts w:ascii="宋体" w:hAnsi="宋体"/>
                  <w:color w:val="000000"/>
                  <w:szCs w:val="21"/>
                </w:rPr>
                <w:t xml:space="preserve"> </w:t>
              </w:r>
              <w:r>
                <w:rPr>
                  <w:rFonts w:ascii="宋体" w:eastAsia="Times New Roman" w:hAnsi="宋体" w:hint="eastAsia"/>
                  <w:color w:val="000000"/>
                  <w:szCs w:val="21"/>
                </w:rPr>
                <w:t>结果</w:t>
              </w:r>
            </w:ins>
          </w:p>
        </w:tc>
      </w:tr>
      <w:tr w:rsidR="00D960C8">
        <w:tc>
          <w:tcPr>
            <w:tcW w:w="3264" w:type="dxa"/>
            <w:vMerge w:val="restart"/>
            <w:tcBorders>
              <w:top w:val="single" w:sz="8" w:space="0" w:color="4F81BD"/>
              <w:left w:val="single" w:sz="8" w:space="0" w:color="4F81BD"/>
              <w:right w:val="dotted" w:sz="4" w:space="0" w:color="auto"/>
            </w:tcBorders>
            <w:shd w:val="clear" w:color="auto" w:fill="FFFFFF"/>
            <w:vAlign w:val="center"/>
          </w:tcPr>
          <w:p w:rsidR="00D960C8" w:rsidRDefault="00F41064">
            <w:pPr>
              <w:jc w:val="center"/>
              <w:rPr>
                <w:color w:val="000000"/>
                <w:szCs w:val="21"/>
              </w:rPr>
            </w:pPr>
            <w:ins w:id="1931" w:author="Administrator" w:date="2015-12-27T19:55:00Z">
              <w:r>
                <w:rPr>
                  <w:rFonts w:hint="eastAsia"/>
                  <w:color w:val="000000"/>
                  <w:szCs w:val="21"/>
                </w:rPr>
                <w:t>Goods</w:t>
              </w:r>
            </w:ins>
            <w:del w:id="1932" w:author="Administrator" w:date="2015-12-27T19:55:00Z">
              <w:r>
                <w:rPr>
                  <w:rFonts w:eastAsia="Times New Roman" w:hint="eastAsia"/>
                  <w:color w:val="000000"/>
                  <w:szCs w:val="21"/>
                </w:rPr>
                <w:delText>Commodity</w:delText>
              </w:r>
            </w:del>
            <w:r>
              <w:rPr>
                <w:rFonts w:eastAsia="Times New Roman" w:hint="eastAsia"/>
                <w:color w:val="000000"/>
                <w:szCs w:val="21"/>
              </w:rPr>
              <w:t>DataService.insert</w:t>
            </w: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szCs w:val="21"/>
              </w:rPr>
            </w:pPr>
            <w:r>
              <w:rPr>
                <w:rFonts w:ascii="宋体" w:eastAsia="Times New Roman" w:hAnsi="宋体" w:hint="eastAsia"/>
                <w:color w:val="000000"/>
                <w:szCs w:val="21"/>
              </w:rPr>
              <w:t>语法</w:t>
            </w:r>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rFonts w:ascii="宋体" w:hAnsi="宋体"/>
                <w:color w:val="000000"/>
                <w:szCs w:val="21"/>
              </w:rPr>
            </w:pPr>
            <w:r>
              <w:rPr>
                <w:rFonts w:ascii="宋体" w:eastAsia="Times New Roman" w:hAnsi="宋体" w:hint="eastAsia"/>
                <w:color w:val="000000"/>
                <w:szCs w:val="21"/>
              </w:rPr>
              <w:t>public void insert(</w:t>
            </w:r>
            <w:r>
              <w:rPr>
                <w:rFonts w:ascii="宋体" w:eastAsia="Times New Roman" w:hAnsi="宋体"/>
                <w:color w:val="000000"/>
                <w:szCs w:val="21"/>
              </w:rPr>
              <w:t>GoodsPO gpo</w:t>
            </w:r>
            <w:r>
              <w:rPr>
                <w:rFonts w:ascii="宋体" w:eastAsia="Times New Roman" w:hAnsi="宋体" w:hint="eastAsia"/>
                <w:color w:val="000000"/>
                <w:szCs w:val="21"/>
              </w:rPr>
              <w:t>) throws RemoteException;</w:t>
            </w:r>
          </w:p>
        </w:tc>
      </w:tr>
      <w:tr w:rsidR="00D960C8">
        <w:tc>
          <w:tcPr>
            <w:tcW w:w="3264" w:type="dxa"/>
            <w:vMerge/>
            <w:tcBorders>
              <w:left w:val="single" w:sz="8" w:space="0" w:color="4F81BD"/>
              <w:right w:val="dotted" w:sz="4" w:space="0" w:color="auto"/>
            </w:tcBorders>
            <w:shd w:val="clear" w:color="auto" w:fill="FFFFFF"/>
            <w:vAlign w:val="center"/>
          </w:tcPr>
          <w:p w:rsidR="00D960C8" w:rsidRDefault="00D960C8">
            <w:pPr>
              <w:widowControl/>
              <w:jc w:val="center"/>
              <w:rPr>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szCs w:val="21"/>
              </w:rPr>
            </w:pPr>
            <w:r>
              <w:rPr>
                <w:rFonts w:ascii="宋体" w:eastAsia="Times New Roman" w:hAnsi="宋体" w:hint="eastAsia"/>
                <w:color w:val="000000"/>
                <w:szCs w:val="21"/>
              </w:rPr>
              <w:t>前置条件</w:t>
            </w:r>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rFonts w:ascii="宋体" w:hAnsi="宋体"/>
                <w:color w:val="000000"/>
                <w:szCs w:val="21"/>
              </w:rPr>
            </w:pPr>
            <w:r>
              <w:rPr>
                <w:rFonts w:ascii="宋体" w:eastAsia="Times New Roman" w:hAnsi="宋体" w:hint="eastAsia"/>
                <w:color w:val="000000"/>
                <w:szCs w:val="21"/>
              </w:rPr>
              <w:t>同样ID的po在Mapper中不存在</w:t>
            </w:r>
          </w:p>
        </w:tc>
      </w:tr>
      <w:tr w:rsidR="00D960C8">
        <w:tc>
          <w:tcPr>
            <w:tcW w:w="3264" w:type="dxa"/>
            <w:vMerge/>
            <w:tcBorders>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szCs w:val="21"/>
              </w:rPr>
            </w:pPr>
            <w:r>
              <w:rPr>
                <w:rFonts w:ascii="宋体" w:eastAsia="Times New Roman" w:hAnsi="宋体" w:hint="eastAsia"/>
                <w:color w:val="000000"/>
                <w:szCs w:val="21"/>
              </w:rPr>
              <w:t>后置条件</w:t>
            </w:r>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rFonts w:ascii="宋体" w:hAnsi="宋体"/>
                <w:color w:val="000000"/>
                <w:szCs w:val="21"/>
              </w:rPr>
            </w:pPr>
            <w:r>
              <w:rPr>
                <w:rFonts w:ascii="宋体" w:eastAsia="Times New Roman" w:hAnsi="宋体" w:hint="eastAsia"/>
                <w:color w:val="000000"/>
                <w:szCs w:val="21"/>
              </w:rPr>
              <w:t>在Mapper中增加一个</w:t>
            </w:r>
            <w:r>
              <w:rPr>
                <w:rFonts w:ascii="宋体" w:eastAsia="Times New Roman" w:hAnsi="宋体"/>
                <w:color w:val="000000"/>
                <w:szCs w:val="21"/>
              </w:rPr>
              <w:t>GoodsPO</w:t>
            </w:r>
            <w:r>
              <w:rPr>
                <w:rFonts w:ascii="宋体" w:eastAsia="Times New Roman" w:hAnsi="宋体" w:hint="eastAsia"/>
                <w:color w:val="000000"/>
                <w:szCs w:val="21"/>
              </w:rPr>
              <w:t>记录</w:t>
            </w:r>
          </w:p>
        </w:tc>
      </w:tr>
      <w:tr w:rsidR="00D960C8">
        <w:trPr>
          <w:del w:id="1933" w:author="Administrator" w:date="2015-12-27T19:58:00Z"/>
        </w:trPr>
        <w:tc>
          <w:tcPr>
            <w:tcW w:w="3264" w:type="dxa"/>
            <w:vMerge w:val="restart"/>
            <w:tcBorders>
              <w:top w:val="single" w:sz="8" w:space="0" w:color="4F81BD"/>
              <w:left w:val="single" w:sz="8" w:space="0" w:color="4F81BD"/>
              <w:right w:val="dotted" w:sz="4" w:space="0" w:color="auto"/>
            </w:tcBorders>
            <w:shd w:val="clear" w:color="auto" w:fill="FFFFFF"/>
            <w:vAlign w:val="center"/>
          </w:tcPr>
          <w:p w:rsidR="00D960C8" w:rsidRDefault="00F41064">
            <w:pPr>
              <w:jc w:val="center"/>
              <w:rPr>
                <w:del w:id="1934" w:author="Administrator" w:date="2015-12-27T19:58:00Z"/>
                <w:color w:val="000000"/>
                <w:szCs w:val="21"/>
              </w:rPr>
            </w:pPr>
            <w:del w:id="1935" w:author="Administrator" w:date="2015-12-27T19:58:00Z">
              <w:r>
                <w:rPr>
                  <w:rFonts w:eastAsia="Times New Roman" w:hint="eastAsia"/>
                  <w:color w:val="000000"/>
                  <w:szCs w:val="21"/>
                </w:rPr>
                <w:delText>CommodityDataService.insert</w:delText>
              </w:r>
            </w:del>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del w:id="1936" w:author="Administrator" w:date="2015-12-27T19:58:00Z"/>
                <w:rFonts w:ascii="宋体" w:hAnsi="宋体"/>
                <w:color w:val="000000"/>
                <w:szCs w:val="21"/>
              </w:rPr>
            </w:pPr>
            <w:del w:id="1937" w:author="Administrator" w:date="2015-12-27T19:58:00Z">
              <w:r>
                <w:rPr>
                  <w:rFonts w:ascii="宋体" w:eastAsia="Times New Roman" w:hAnsi="宋体" w:hint="eastAsia"/>
                  <w:color w:val="000000"/>
                  <w:szCs w:val="21"/>
                </w:rPr>
                <w:delText>语法</w:delText>
              </w:r>
            </w:del>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del w:id="1938" w:author="Administrator" w:date="2015-12-27T19:58:00Z"/>
                <w:rFonts w:ascii="宋体" w:hAnsi="宋体"/>
                <w:color w:val="000000"/>
                <w:szCs w:val="21"/>
              </w:rPr>
            </w:pPr>
            <w:del w:id="1939" w:author="Administrator" w:date="2015-12-27T19:58:00Z">
              <w:r>
                <w:rPr>
                  <w:rFonts w:ascii="宋体" w:eastAsia="Times New Roman" w:hAnsi="宋体"/>
                  <w:color w:val="000000"/>
                  <w:szCs w:val="21"/>
                </w:rPr>
                <w:delText>public void insert(StoragePO spo) throws RemoteException;</w:delText>
              </w:r>
            </w:del>
          </w:p>
        </w:tc>
      </w:tr>
      <w:tr w:rsidR="00D960C8">
        <w:trPr>
          <w:del w:id="1940" w:author="Administrator" w:date="2015-12-27T19:58:00Z"/>
        </w:trPr>
        <w:tc>
          <w:tcPr>
            <w:tcW w:w="3264" w:type="dxa"/>
            <w:vMerge/>
            <w:tcBorders>
              <w:left w:val="single" w:sz="8" w:space="0" w:color="4F81BD"/>
              <w:right w:val="dotted" w:sz="4" w:space="0" w:color="auto"/>
            </w:tcBorders>
            <w:shd w:val="clear" w:color="auto" w:fill="FFFFFF"/>
            <w:vAlign w:val="center"/>
          </w:tcPr>
          <w:p w:rsidR="00D960C8" w:rsidRDefault="00D960C8">
            <w:pPr>
              <w:widowControl/>
              <w:jc w:val="center"/>
              <w:rPr>
                <w:del w:id="1941" w:author="Administrator" w:date="2015-12-27T19:58: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del w:id="1942" w:author="Administrator" w:date="2015-12-27T19:58:00Z"/>
                <w:rFonts w:ascii="宋体" w:hAnsi="宋体"/>
                <w:color w:val="000000"/>
                <w:szCs w:val="21"/>
              </w:rPr>
            </w:pPr>
            <w:del w:id="1943" w:author="Administrator" w:date="2015-12-27T19:58:00Z">
              <w:r>
                <w:rPr>
                  <w:rFonts w:ascii="宋体" w:eastAsia="Times New Roman" w:hAnsi="宋体" w:hint="eastAsia"/>
                  <w:color w:val="000000"/>
                  <w:szCs w:val="21"/>
                </w:rPr>
                <w:delText>前置条件</w:delText>
              </w:r>
            </w:del>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del w:id="1944" w:author="Administrator" w:date="2015-12-27T19:58:00Z"/>
                <w:rFonts w:ascii="宋体" w:hAnsi="宋体"/>
                <w:color w:val="000000"/>
                <w:szCs w:val="21"/>
              </w:rPr>
            </w:pPr>
            <w:del w:id="1945" w:author="Administrator" w:date="2015-12-27T19:58:00Z">
              <w:r>
                <w:rPr>
                  <w:rFonts w:ascii="宋体" w:eastAsia="Times New Roman" w:hAnsi="宋体" w:hint="eastAsia"/>
                  <w:color w:val="000000"/>
                  <w:szCs w:val="21"/>
                </w:rPr>
                <w:delText>同样ID的po在Mapper中不存在</w:delText>
              </w:r>
            </w:del>
          </w:p>
        </w:tc>
      </w:tr>
      <w:tr w:rsidR="00D960C8">
        <w:trPr>
          <w:del w:id="1946" w:author="Administrator" w:date="2015-12-27T19:58:00Z"/>
        </w:trPr>
        <w:tc>
          <w:tcPr>
            <w:tcW w:w="3264" w:type="dxa"/>
            <w:vMerge/>
            <w:tcBorders>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del w:id="1947" w:author="Administrator" w:date="2015-12-27T19:58: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del w:id="1948" w:author="Administrator" w:date="2015-12-27T19:58:00Z"/>
                <w:rFonts w:ascii="宋体" w:hAnsi="宋体"/>
                <w:color w:val="000000"/>
                <w:szCs w:val="21"/>
              </w:rPr>
            </w:pPr>
            <w:del w:id="1949" w:author="Administrator" w:date="2015-12-27T19:58:00Z">
              <w:r>
                <w:rPr>
                  <w:rFonts w:ascii="宋体" w:eastAsia="Times New Roman" w:hAnsi="宋体" w:hint="eastAsia"/>
                  <w:color w:val="000000"/>
                  <w:szCs w:val="21"/>
                </w:rPr>
                <w:delText>后置条件</w:delText>
              </w:r>
            </w:del>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del w:id="1950" w:author="Administrator" w:date="2015-12-27T19:58:00Z"/>
                <w:rFonts w:ascii="宋体" w:hAnsi="宋体"/>
                <w:color w:val="000000"/>
                <w:szCs w:val="21"/>
              </w:rPr>
            </w:pPr>
            <w:del w:id="1951" w:author="Administrator" w:date="2015-12-27T19:58:00Z">
              <w:r>
                <w:rPr>
                  <w:rFonts w:ascii="宋体" w:eastAsia="Times New Roman" w:hAnsi="宋体" w:hint="eastAsia"/>
                  <w:color w:val="000000"/>
                  <w:szCs w:val="21"/>
                </w:rPr>
                <w:delText>在Mapper中增加一个</w:delText>
              </w:r>
              <w:r>
                <w:rPr>
                  <w:rFonts w:ascii="宋体" w:eastAsia="Times New Roman" w:hAnsi="宋体"/>
                  <w:color w:val="000000"/>
                  <w:szCs w:val="21"/>
                </w:rPr>
                <w:delText>StoragePO</w:delText>
              </w:r>
              <w:r>
                <w:rPr>
                  <w:rFonts w:ascii="宋体" w:eastAsia="Times New Roman" w:hAnsi="宋体" w:hint="eastAsia"/>
                  <w:color w:val="000000"/>
                  <w:szCs w:val="21"/>
                </w:rPr>
                <w:delText>记录</w:delText>
              </w:r>
            </w:del>
          </w:p>
        </w:tc>
      </w:tr>
      <w:tr w:rsidR="00D960C8">
        <w:tc>
          <w:tcPr>
            <w:tcW w:w="3264" w:type="dxa"/>
            <w:vMerge w:val="restart"/>
            <w:tcBorders>
              <w:top w:val="single" w:sz="8" w:space="0" w:color="4F81BD"/>
              <w:left w:val="single" w:sz="8" w:space="0" w:color="4F81BD"/>
              <w:right w:val="dotted" w:sz="4" w:space="0" w:color="auto"/>
            </w:tcBorders>
            <w:shd w:val="clear" w:color="auto" w:fill="FFFFFF"/>
            <w:vAlign w:val="center"/>
          </w:tcPr>
          <w:p w:rsidR="00D960C8" w:rsidRDefault="00F41064">
            <w:pPr>
              <w:jc w:val="center"/>
              <w:rPr>
                <w:color w:val="000000"/>
                <w:szCs w:val="21"/>
              </w:rPr>
            </w:pPr>
            <w:ins w:id="1952" w:author="Administrator" w:date="2015-12-27T19:59:00Z">
              <w:r>
                <w:rPr>
                  <w:rFonts w:hint="eastAsia"/>
                  <w:color w:val="000000"/>
                  <w:szCs w:val="21"/>
                </w:rPr>
                <w:t>Goods</w:t>
              </w:r>
            </w:ins>
            <w:del w:id="1953" w:author="Administrator" w:date="2015-12-27T19:59:00Z">
              <w:r>
                <w:rPr>
                  <w:rFonts w:eastAsia="Times New Roman" w:hint="eastAsia"/>
                  <w:color w:val="000000"/>
                  <w:szCs w:val="21"/>
                </w:rPr>
                <w:delText>Commodity</w:delText>
              </w:r>
            </w:del>
            <w:r>
              <w:rPr>
                <w:rFonts w:eastAsia="Times New Roman" w:hint="eastAsia"/>
                <w:color w:val="000000"/>
                <w:szCs w:val="21"/>
              </w:rPr>
              <w:t>DataService.update</w:t>
            </w: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color w:val="000000"/>
                <w:szCs w:val="21"/>
              </w:rPr>
            </w:pPr>
            <w:r>
              <w:rPr>
                <w:rFonts w:ascii="宋体" w:hAnsi="宋体" w:cs="宋体" w:hint="eastAsia"/>
                <w:color w:val="000000"/>
                <w:szCs w:val="21"/>
              </w:rPr>
              <w:t>语法</w:t>
            </w:r>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color w:val="000000"/>
                <w:szCs w:val="21"/>
              </w:rPr>
            </w:pPr>
            <w:r>
              <w:rPr>
                <w:rFonts w:eastAsia="Times New Roman"/>
                <w:color w:val="000000"/>
                <w:szCs w:val="21"/>
              </w:rPr>
              <w:t>public void update(GoodsPO gpo) throws RemoteException;</w:t>
            </w:r>
          </w:p>
        </w:tc>
      </w:tr>
      <w:tr w:rsidR="00D960C8">
        <w:tc>
          <w:tcPr>
            <w:tcW w:w="3264" w:type="dxa"/>
            <w:vMerge/>
            <w:tcBorders>
              <w:left w:val="single" w:sz="8" w:space="0" w:color="4F81BD"/>
              <w:right w:val="dotted" w:sz="4" w:space="0" w:color="auto"/>
            </w:tcBorders>
            <w:shd w:val="clear" w:color="auto" w:fill="FFFFFF"/>
            <w:vAlign w:val="center"/>
          </w:tcPr>
          <w:p w:rsidR="00D960C8" w:rsidRDefault="00D960C8">
            <w:pPr>
              <w:widowControl/>
              <w:jc w:val="center"/>
              <w:rPr>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color w:val="000000"/>
                <w:szCs w:val="21"/>
              </w:rPr>
            </w:pPr>
            <w:r>
              <w:rPr>
                <w:rFonts w:ascii="宋体" w:hAnsi="宋体" w:cs="宋体" w:hint="eastAsia"/>
                <w:color w:val="000000"/>
                <w:szCs w:val="21"/>
              </w:rPr>
              <w:t>前置条件</w:t>
            </w:r>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color w:val="000000"/>
                <w:szCs w:val="21"/>
              </w:rPr>
            </w:pPr>
            <w:r>
              <w:rPr>
                <w:rFonts w:ascii="宋体" w:hAnsi="宋体" w:cs="宋体" w:hint="eastAsia"/>
                <w:color w:val="000000"/>
                <w:szCs w:val="21"/>
              </w:rPr>
              <w:t>在</w:t>
            </w:r>
            <w:r>
              <w:rPr>
                <w:rFonts w:eastAsia="Times New Roman" w:cs="Calibri"/>
                <w:color w:val="000000"/>
                <w:szCs w:val="21"/>
              </w:rPr>
              <w:t>Mapper</w:t>
            </w:r>
            <w:r>
              <w:rPr>
                <w:rFonts w:ascii="宋体" w:eastAsia="Times New Roman" w:hAnsi="宋体" w:hint="eastAsia"/>
                <w:color w:val="000000"/>
                <w:szCs w:val="21"/>
              </w:rPr>
              <w:t>中存在同样</w:t>
            </w:r>
            <w:r>
              <w:rPr>
                <w:rFonts w:eastAsia="Times New Roman" w:hint="eastAsia"/>
                <w:color w:val="000000"/>
                <w:szCs w:val="21"/>
              </w:rPr>
              <w:t xml:space="preserve">ID </w:t>
            </w:r>
            <w:r>
              <w:rPr>
                <w:rFonts w:ascii="宋体" w:eastAsia="Times New Roman" w:hAnsi="宋体" w:hint="eastAsia"/>
                <w:color w:val="000000"/>
                <w:szCs w:val="21"/>
              </w:rPr>
              <w:t>的</w:t>
            </w:r>
            <w:r>
              <w:rPr>
                <w:rFonts w:eastAsia="Times New Roman" w:hint="eastAsia"/>
                <w:color w:val="000000"/>
                <w:szCs w:val="21"/>
              </w:rPr>
              <w:t>po</w:t>
            </w:r>
          </w:p>
        </w:tc>
      </w:tr>
      <w:tr w:rsidR="00D960C8">
        <w:tc>
          <w:tcPr>
            <w:tcW w:w="3264" w:type="dxa"/>
            <w:vMerge/>
            <w:tcBorders>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color w:val="000000"/>
                <w:szCs w:val="21"/>
              </w:rPr>
            </w:pPr>
            <w:r>
              <w:rPr>
                <w:rFonts w:ascii="宋体" w:hAnsi="宋体" w:cs="宋体" w:hint="eastAsia"/>
                <w:color w:val="000000"/>
                <w:szCs w:val="21"/>
              </w:rPr>
              <w:t>后置条件</w:t>
            </w:r>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color w:val="000000"/>
                <w:szCs w:val="21"/>
              </w:rPr>
            </w:pPr>
            <w:r>
              <w:rPr>
                <w:rFonts w:ascii="宋体" w:hAnsi="宋体" w:cs="宋体" w:hint="eastAsia"/>
                <w:color w:val="000000"/>
                <w:szCs w:val="21"/>
              </w:rPr>
              <w:t>更新一个</w:t>
            </w:r>
            <w:r>
              <w:rPr>
                <w:rFonts w:eastAsia="Times New Roman"/>
                <w:color w:val="000000"/>
                <w:szCs w:val="21"/>
              </w:rPr>
              <w:t>GoodsPO</w:t>
            </w:r>
          </w:p>
        </w:tc>
      </w:tr>
      <w:tr w:rsidR="00D960C8">
        <w:trPr>
          <w:ins w:id="1954" w:author="Administrator" w:date="2015-12-27T19:59:00Z"/>
        </w:trPr>
        <w:tc>
          <w:tcPr>
            <w:tcW w:w="3264" w:type="dxa"/>
            <w:vMerge w:val="restart"/>
            <w:tcBorders>
              <w:top w:val="single" w:sz="8" w:space="0" w:color="4F81BD"/>
              <w:left w:val="single" w:sz="8" w:space="0" w:color="4F81BD"/>
              <w:right w:val="dotted" w:sz="4" w:space="0" w:color="auto"/>
            </w:tcBorders>
            <w:shd w:val="clear" w:color="auto" w:fill="FFFFFF"/>
            <w:vAlign w:val="center"/>
          </w:tcPr>
          <w:p w:rsidR="00D960C8" w:rsidRDefault="00F41064">
            <w:pPr>
              <w:jc w:val="center"/>
              <w:rPr>
                <w:ins w:id="1955" w:author="Administrator" w:date="2015-12-27T19:59:00Z"/>
                <w:color w:val="000000"/>
                <w:szCs w:val="21"/>
              </w:rPr>
            </w:pPr>
            <w:ins w:id="1956" w:author="Administrator" w:date="2015-12-27T19:59:00Z">
              <w:r>
                <w:rPr>
                  <w:rFonts w:hint="eastAsia"/>
                  <w:color w:val="000000"/>
                  <w:szCs w:val="21"/>
                </w:rPr>
                <w:t>Goods</w:t>
              </w:r>
              <w:r>
                <w:rPr>
                  <w:rFonts w:eastAsia="Times New Roman" w:hint="eastAsia"/>
                  <w:color w:val="000000"/>
                  <w:szCs w:val="21"/>
                </w:rPr>
                <w:t>DataService.</w:t>
              </w:r>
            </w:ins>
            <w:ins w:id="1957" w:author="Administrator" w:date="2015-12-27T20:00:00Z">
              <w:r>
                <w:rPr>
                  <w:rFonts w:eastAsia="Times New Roman" w:hint="eastAsia"/>
                  <w:color w:val="000000"/>
                  <w:szCs w:val="21"/>
                </w:rPr>
                <w:t>delete</w:t>
              </w:r>
            </w:ins>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1958" w:author="Administrator" w:date="2015-12-27T19:59:00Z"/>
                <w:color w:val="000000"/>
                <w:szCs w:val="21"/>
              </w:rPr>
            </w:pPr>
            <w:ins w:id="1959" w:author="Administrator" w:date="2015-12-27T19:59:00Z">
              <w:r>
                <w:rPr>
                  <w:rFonts w:ascii="宋体" w:hAnsi="宋体" w:cs="宋体" w:hint="eastAsia"/>
                  <w:color w:val="000000"/>
                  <w:szCs w:val="21"/>
                </w:rPr>
                <w:t>语法</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403BAA">
            <w:pPr>
              <w:rPr>
                <w:ins w:id="1960" w:author="Administrator" w:date="2015-12-27T19:59:00Z"/>
                <w:color w:val="000000"/>
                <w:szCs w:val="21"/>
              </w:rPr>
            </w:pPr>
            <w:ins w:id="1961" w:author="Administrator" w:date="2015-12-27T19:59:00Z">
              <w:r w:rsidRPr="00403BAA">
                <w:rPr>
                  <w:rFonts w:eastAsia="Times New Roman"/>
                  <w:color w:val="000000"/>
                  <w:szCs w:val="21"/>
                  <w:rPrChange w:id="1962" w:author="Administrator" w:date="2015-12-27T19:59:00Z">
                    <w:rPr/>
                  </w:rPrChange>
                </w:rPr>
                <w:t>public void delete(String id) throws RemoteException;</w:t>
              </w:r>
            </w:ins>
          </w:p>
        </w:tc>
      </w:tr>
      <w:tr w:rsidR="00D960C8">
        <w:trPr>
          <w:ins w:id="1963" w:author="Administrator" w:date="2015-12-27T19:59:00Z"/>
        </w:trPr>
        <w:tc>
          <w:tcPr>
            <w:tcW w:w="3264" w:type="dxa"/>
            <w:vMerge/>
            <w:tcBorders>
              <w:left w:val="single" w:sz="8" w:space="0" w:color="4F81BD"/>
              <w:right w:val="dotted" w:sz="4" w:space="0" w:color="auto"/>
            </w:tcBorders>
            <w:shd w:val="clear" w:color="auto" w:fill="FFFFFF"/>
            <w:vAlign w:val="center"/>
          </w:tcPr>
          <w:p w:rsidR="00D960C8" w:rsidRDefault="00D960C8">
            <w:pPr>
              <w:widowControl/>
              <w:jc w:val="center"/>
              <w:rPr>
                <w:ins w:id="1964" w:author="Administrator" w:date="2015-12-27T19:59: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1965" w:author="Administrator" w:date="2015-12-27T19:59:00Z"/>
                <w:color w:val="000000"/>
                <w:szCs w:val="21"/>
              </w:rPr>
            </w:pPr>
            <w:ins w:id="1966" w:author="Administrator" w:date="2015-12-27T19:59:00Z">
              <w:r>
                <w:rPr>
                  <w:rFonts w:ascii="宋体" w:hAnsi="宋体" w:cs="宋体" w:hint="eastAsia"/>
                  <w:color w:val="000000"/>
                  <w:szCs w:val="21"/>
                </w:rPr>
                <w:t>前置条件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1967" w:author="Administrator" w:date="2015-12-27T19:59:00Z"/>
                <w:color w:val="000000"/>
                <w:szCs w:val="21"/>
              </w:rPr>
            </w:pPr>
            <w:ins w:id="1968" w:author="Administrator" w:date="2015-12-27T19:59:00Z">
              <w:r>
                <w:rPr>
                  <w:rFonts w:ascii="宋体" w:hAnsi="宋体" w:cs="宋体" w:hint="eastAsia"/>
                  <w:color w:val="000000"/>
                  <w:szCs w:val="21"/>
                </w:rPr>
                <w:t>在</w:t>
              </w:r>
              <w:r>
                <w:rPr>
                  <w:rFonts w:eastAsia="Times New Roman" w:cs="Calibri"/>
                  <w:color w:val="000000"/>
                  <w:szCs w:val="21"/>
                </w:rPr>
                <w:t>Mapper</w:t>
              </w:r>
              <w:r>
                <w:rPr>
                  <w:rFonts w:ascii="宋体" w:eastAsia="Times New Roman" w:hAnsi="宋体" w:hint="eastAsia"/>
                  <w:color w:val="000000"/>
                  <w:szCs w:val="21"/>
                </w:rPr>
                <w:t>中存在同样</w:t>
              </w:r>
              <w:r>
                <w:rPr>
                  <w:rFonts w:eastAsia="Times New Roman" w:hint="eastAsia"/>
                  <w:color w:val="000000"/>
                  <w:szCs w:val="21"/>
                </w:rPr>
                <w:t xml:space="preserve">ID </w:t>
              </w:r>
              <w:r>
                <w:rPr>
                  <w:rFonts w:ascii="宋体" w:eastAsia="Times New Roman" w:hAnsi="宋体" w:hint="eastAsia"/>
                  <w:color w:val="000000"/>
                  <w:szCs w:val="21"/>
                </w:rPr>
                <w:t>的</w:t>
              </w:r>
              <w:r>
                <w:rPr>
                  <w:rFonts w:eastAsia="Times New Roman" w:hint="eastAsia"/>
                  <w:color w:val="000000"/>
                  <w:szCs w:val="21"/>
                </w:rPr>
                <w:t>po</w:t>
              </w:r>
            </w:ins>
          </w:p>
        </w:tc>
      </w:tr>
      <w:tr w:rsidR="00D960C8">
        <w:trPr>
          <w:ins w:id="1969" w:author="Administrator" w:date="2015-12-27T19:59:00Z"/>
        </w:trPr>
        <w:tc>
          <w:tcPr>
            <w:tcW w:w="3264" w:type="dxa"/>
            <w:vMerge/>
            <w:tcBorders>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1970" w:author="Administrator" w:date="2015-12-27T19:59: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1971" w:author="Administrator" w:date="2015-12-27T19:59:00Z"/>
                <w:color w:val="000000"/>
                <w:szCs w:val="21"/>
              </w:rPr>
            </w:pPr>
            <w:ins w:id="1972" w:author="Administrator" w:date="2015-12-27T19:59:00Z">
              <w:r>
                <w:rPr>
                  <w:rFonts w:ascii="宋体" w:hAnsi="宋体" w:cs="宋体" w:hint="eastAsia"/>
                  <w:color w:val="000000"/>
                  <w:szCs w:val="21"/>
                </w:rPr>
                <w:t>后置条件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1973" w:author="Administrator" w:date="2015-12-27T19:59:00Z"/>
                <w:color w:val="000000"/>
                <w:szCs w:val="21"/>
              </w:rPr>
            </w:pPr>
            <w:ins w:id="1974" w:author="Administrator" w:date="2015-12-27T20:00:00Z">
              <w:r>
                <w:rPr>
                  <w:rFonts w:ascii="宋体" w:hAnsi="宋体" w:cs="宋体" w:hint="eastAsia"/>
                  <w:color w:val="000000"/>
                  <w:szCs w:val="21"/>
                </w:rPr>
                <w:t>删除</w:t>
              </w:r>
            </w:ins>
            <w:ins w:id="1975" w:author="Administrator" w:date="2015-12-27T19:59:00Z">
              <w:r>
                <w:rPr>
                  <w:rFonts w:ascii="宋体" w:hAnsi="宋体" w:cs="宋体" w:hint="eastAsia"/>
                  <w:color w:val="000000"/>
                  <w:szCs w:val="21"/>
                </w:rPr>
                <w:t>一个</w:t>
              </w:r>
              <w:r>
                <w:rPr>
                  <w:rFonts w:eastAsia="Times New Roman"/>
                  <w:color w:val="000000"/>
                  <w:szCs w:val="21"/>
                </w:rPr>
                <w:t>GoodsPO</w:t>
              </w:r>
            </w:ins>
          </w:p>
        </w:tc>
      </w:tr>
      <w:tr w:rsidR="00D960C8">
        <w:trPr>
          <w:del w:id="1976" w:author="Administrator" w:date="2015-12-27T19:58:00Z"/>
        </w:trPr>
        <w:tc>
          <w:tcPr>
            <w:tcW w:w="3264" w:type="dxa"/>
            <w:vMerge w:val="restart"/>
            <w:tcBorders>
              <w:top w:val="single" w:sz="8" w:space="0" w:color="4F81BD"/>
              <w:left w:val="single" w:sz="8" w:space="0" w:color="4F81BD"/>
              <w:right w:val="dotted" w:sz="4" w:space="0" w:color="auto"/>
            </w:tcBorders>
            <w:shd w:val="clear" w:color="auto" w:fill="FFFFFF"/>
            <w:vAlign w:val="center"/>
          </w:tcPr>
          <w:p w:rsidR="00D960C8" w:rsidRDefault="00F41064">
            <w:pPr>
              <w:jc w:val="center"/>
              <w:rPr>
                <w:del w:id="1977" w:author="Administrator" w:date="2015-12-27T19:58:00Z"/>
                <w:color w:val="000000"/>
                <w:szCs w:val="21"/>
              </w:rPr>
            </w:pPr>
            <w:del w:id="1978" w:author="Administrator" w:date="2015-12-27T19:58:00Z">
              <w:r>
                <w:rPr>
                  <w:rFonts w:eastAsia="Times New Roman" w:hint="eastAsia"/>
                  <w:color w:val="000000"/>
                  <w:szCs w:val="21"/>
                </w:rPr>
                <w:delText>CommodityDataService.update</w:delText>
              </w:r>
            </w:del>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del w:id="1979" w:author="Administrator" w:date="2015-12-27T19:58:00Z"/>
                <w:color w:val="000000"/>
                <w:szCs w:val="21"/>
              </w:rPr>
            </w:pPr>
            <w:del w:id="1980" w:author="Administrator" w:date="2015-12-27T19:58:00Z">
              <w:r>
                <w:rPr>
                  <w:rFonts w:ascii="宋体" w:hAnsi="宋体" w:cs="宋体" w:hint="eastAsia"/>
                  <w:color w:val="000000"/>
                  <w:szCs w:val="21"/>
                </w:rPr>
                <w:delText>语法</w:delText>
              </w:r>
            </w:del>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del w:id="1981" w:author="Administrator" w:date="2015-12-27T19:58:00Z"/>
                <w:color w:val="000000"/>
                <w:szCs w:val="21"/>
              </w:rPr>
            </w:pPr>
            <w:del w:id="1982" w:author="Administrator" w:date="2015-12-27T19:58:00Z">
              <w:r>
                <w:rPr>
                  <w:rFonts w:eastAsia="Times New Roman"/>
                  <w:color w:val="000000"/>
                  <w:szCs w:val="21"/>
                </w:rPr>
                <w:delText>public void update(StoragePO spo) throws RemoteException;</w:delText>
              </w:r>
            </w:del>
          </w:p>
        </w:tc>
      </w:tr>
      <w:tr w:rsidR="00D960C8">
        <w:trPr>
          <w:del w:id="1983" w:author="Administrator" w:date="2015-12-27T19:58:00Z"/>
        </w:trPr>
        <w:tc>
          <w:tcPr>
            <w:tcW w:w="3264" w:type="dxa"/>
            <w:vMerge/>
            <w:tcBorders>
              <w:left w:val="single" w:sz="8" w:space="0" w:color="4F81BD"/>
              <w:right w:val="dotted" w:sz="4" w:space="0" w:color="auto"/>
            </w:tcBorders>
            <w:shd w:val="clear" w:color="auto" w:fill="FFFFFF"/>
            <w:vAlign w:val="center"/>
          </w:tcPr>
          <w:p w:rsidR="00D960C8" w:rsidRDefault="00D960C8">
            <w:pPr>
              <w:widowControl/>
              <w:jc w:val="center"/>
              <w:rPr>
                <w:del w:id="1984" w:author="Administrator" w:date="2015-12-27T19:58: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del w:id="1985" w:author="Administrator" w:date="2015-12-27T19:58:00Z"/>
                <w:color w:val="000000"/>
                <w:szCs w:val="21"/>
              </w:rPr>
            </w:pPr>
            <w:del w:id="1986" w:author="Administrator" w:date="2015-12-27T19:58:00Z">
              <w:r>
                <w:rPr>
                  <w:rFonts w:ascii="宋体" w:hAnsi="宋体" w:cs="宋体" w:hint="eastAsia"/>
                  <w:color w:val="000000"/>
                  <w:szCs w:val="21"/>
                </w:rPr>
                <w:delText>前置条件</w:delText>
              </w:r>
            </w:del>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del w:id="1987" w:author="Administrator" w:date="2015-12-27T19:58:00Z"/>
                <w:color w:val="000000"/>
                <w:szCs w:val="21"/>
              </w:rPr>
            </w:pPr>
            <w:del w:id="1988" w:author="Administrator" w:date="2015-12-27T19:58:00Z">
              <w:r>
                <w:rPr>
                  <w:rFonts w:ascii="宋体" w:hAnsi="宋体" w:cs="宋体" w:hint="eastAsia"/>
                  <w:color w:val="000000"/>
                  <w:szCs w:val="21"/>
                </w:rPr>
                <w:delText>在</w:delText>
              </w:r>
              <w:r>
                <w:rPr>
                  <w:rFonts w:eastAsia="Times New Roman" w:cs="Calibri"/>
                  <w:color w:val="000000"/>
                  <w:szCs w:val="21"/>
                </w:rPr>
                <w:delText>Mapper</w:delText>
              </w:r>
              <w:r>
                <w:rPr>
                  <w:rFonts w:ascii="宋体" w:eastAsia="Times New Roman" w:hAnsi="宋体" w:hint="eastAsia"/>
                  <w:color w:val="000000"/>
                  <w:szCs w:val="21"/>
                </w:rPr>
                <w:delText>中存在同样</w:delText>
              </w:r>
              <w:r>
                <w:rPr>
                  <w:rFonts w:eastAsia="Times New Roman" w:hint="eastAsia"/>
                  <w:color w:val="000000"/>
                  <w:szCs w:val="21"/>
                </w:rPr>
                <w:delText xml:space="preserve">ID </w:delText>
              </w:r>
              <w:r>
                <w:rPr>
                  <w:rFonts w:ascii="宋体" w:eastAsia="Times New Roman" w:hAnsi="宋体" w:hint="eastAsia"/>
                  <w:color w:val="000000"/>
                  <w:szCs w:val="21"/>
                </w:rPr>
                <w:delText>的</w:delText>
              </w:r>
              <w:r>
                <w:rPr>
                  <w:rFonts w:eastAsia="Times New Roman" w:hint="eastAsia"/>
                  <w:color w:val="000000"/>
                  <w:szCs w:val="21"/>
                </w:rPr>
                <w:delText>po</w:delText>
              </w:r>
            </w:del>
          </w:p>
        </w:tc>
      </w:tr>
      <w:tr w:rsidR="00D960C8">
        <w:trPr>
          <w:del w:id="1989" w:author="Administrator" w:date="2015-12-27T19:58:00Z"/>
        </w:trPr>
        <w:tc>
          <w:tcPr>
            <w:tcW w:w="3264" w:type="dxa"/>
            <w:vMerge/>
            <w:tcBorders>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del w:id="1990" w:author="Administrator" w:date="2015-12-27T19:58: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del w:id="1991" w:author="Administrator" w:date="2015-12-27T19:58:00Z"/>
                <w:color w:val="000000"/>
                <w:szCs w:val="21"/>
              </w:rPr>
            </w:pPr>
            <w:del w:id="1992" w:author="Administrator" w:date="2015-12-27T19:58:00Z">
              <w:r>
                <w:rPr>
                  <w:rFonts w:ascii="宋体" w:hAnsi="宋体" w:cs="宋体" w:hint="eastAsia"/>
                  <w:color w:val="000000"/>
                  <w:szCs w:val="21"/>
                </w:rPr>
                <w:delText>后置条件</w:delText>
              </w:r>
            </w:del>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del w:id="1993" w:author="Administrator" w:date="2015-12-27T19:58:00Z"/>
                <w:color w:val="000000"/>
                <w:szCs w:val="21"/>
              </w:rPr>
            </w:pPr>
            <w:del w:id="1994" w:author="Administrator" w:date="2015-12-27T19:58:00Z">
              <w:r>
                <w:rPr>
                  <w:rFonts w:ascii="宋体" w:hAnsi="宋体" w:cs="宋体" w:hint="eastAsia"/>
                  <w:color w:val="000000"/>
                  <w:szCs w:val="21"/>
                </w:rPr>
                <w:delText>更新一个</w:delText>
              </w:r>
              <w:r>
                <w:rPr>
                  <w:rFonts w:eastAsia="Times New Roman"/>
                  <w:color w:val="000000"/>
                  <w:szCs w:val="21"/>
                </w:rPr>
                <w:delText>StoragePO spo</w:delText>
              </w:r>
            </w:del>
          </w:p>
        </w:tc>
      </w:tr>
      <w:tr w:rsidR="00D960C8">
        <w:tc>
          <w:tcPr>
            <w:tcW w:w="3264" w:type="dxa"/>
            <w:vMerge w:val="restart"/>
            <w:tcBorders>
              <w:top w:val="single" w:sz="8" w:space="0" w:color="4F81BD"/>
              <w:left w:val="single" w:sz="8" w:space="0" w:color="4F81BD"/>
              <w:right w:val="dotted" w:sz="4" w:space="0" w:color="auto"/>
            </w:tcBorders>
            <w:shd w:val="clear" w:color="auto" w:fill="FFFFFF"/>
            <w:vAlign w:val="center"/>
          </w:tcPr>
          <w:p w:rsidR="00D960C8" w:rsidRDefault="00F41064">
            <w:pPr>
              <w:jc w:val="center"/>
              <w:rPr>
                <w:color w:val="000000"/>
                <w:szCs w:val="21"/>
              </w:rPr>
            </w:pPr>
            <w:ins w:id="1995" w:author="Administrator" w:date="2015-12-27T19:59:00Z">
              <w:r>
                <w:rPr>
                  <w:rFonts w:hint="eastAsia"/>
                  <w:color w:val="000000"/>
                  <w:szCs w:val="21"/>
                </w:rPr>
                <w:t>Goods</w:t>
              </w:r>
            </w:ins>
            <w:del w:id="1996" w:author="Administrator" w:date="2015-12-27T19:59:00Z">
              <w:r>
                <w:rPr>
                  <w:rFonts w:eastAsia="Times New Roman" w:hint="eastAsia"/>
                  <w:color w:val="000000"/>
                  <w:szCs w:val="21"/>
                </w:rPr>
                <w:delText>Commodity</w:delText>
              </w:r>
            </w:del>
            <w:r>
              <w:rPr>
                <w:rFonts w:eastAsia="Times New Roman" w:hint="eastAsia"/>
                <w:color w:val="000000"/>
                <w:szCs w:val="21"/>
              </w:rPr>
              <w:t>DataService.finish</w:t>
            </w: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color w:val="000000"/>
                <w:szCs w:val="21"/>
              </w:rPr>
            </w:pPr>
            <w:r>
              <w:rPr>
                <w:rFonts w:ascii="宋体" w:hAnsi="宋体" w:cs="宋体" w:hint="eastAsia"/>
                <w:color w:val="000000"/>
                <w:szCs w:val="21"/>
              </w:rPr>
              <w:t>语法</w:t>
            </w:r>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color w:val="000000"/>
                <w:szCs w:val="21"/>
              </w:rPr>
            </w:pPr>
            <w:r>
              <w:rPr>
                <w:rFonts w:eastAsia="Times New Roman"/>
                <w:color w:val="000000"/>
                <w:szCs w:val="21"/>
              </w:rPr>
              <w:t xml:space="preserve">public void </w:t>
            </w:r>
            <w:r>
              <w:rPr>
                <w:rFonts w:eastAsia="Times New Roman" w:hint="eastAsia"/>
                <w:color w:val="000000"/>
                <w:szCs w:val="21"/>
              </w:rPr>
              <w:t>finish</w:t>
            </w:r>
            <w:r>
              <w:rPr>
                <w:rFonts w:eastAsia="Times New Roman"/>
                <w:color w:val="000000"/>
                <w:szCs w:val="21"/>
              </w:rPr>
              <w:t>()throws RemoteException;</w:t>
            </w:r>
          </w:p>
        </w:tc>
      </w:tr>
      <w:tr w:rsidR="00D960C8">
        <w:tc>
          <w:tcPr>
            <w:tcW w:w="3264" w:type="dxa"/>
            <w:vMerge/>
            <w:tcBorders>
              <w:left w:val="single" w:sz="8" w:space="0" w:color="4F81BD"/>
              <w:right w:val="dotted" w:sz="4" w:space="0" w:color="auto"/>
            </w:tcBorders>
            <w:shd w:val="clear" w:color="auto" w:fill="FFFFFF"/>
            <w:vAlign w:val="center"/>
          </w:tcPr>
          <w:p w:rsidR="00D960C8" w:rsidRDefault="00D960C8">
            <w:pPr>
              <w:widowControl/>
              <w:jc w:val="center"/>
              <w:rPr>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color w:val="000000"/>
                <w:szCs w:val="21"/>
              </w:rPr>
            </w:pPr>
            <w:r>
              <w:rPr>
                <w:rFonts w:ascii="宋体" w:hAnsi="宋体" w:cs="宋体" w:hint="eastAsia"/>
                <w:color w:val="000000"/>
                <w:szCs w:val="21"/>
              </w:rPr>
              <w:t>前置条件</w:t>
            </w:r>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color w:val="000000"/>
                <w:szCs w:val="21"/>
              </w:rPr>
            </w:pPr>
            <w:r>
              <w:rPr>
                <w:rFonts w:ascii="宋体" w:hAnsi="宋体" w:cs="宋体" w:hint="eastAsia"/>
                <w:color w:val="000000"/>
                <w:szCs w:val="21"/>
              </w:rPr>
              <w:t>无</w:t>
            </w:r>
          </w:p>
        </w:tc>
      </w:tr>
      <w:tr w:rsidR="00D960C8">
        <w:tc>
          <w:tcPr>
            <w:tcW w:w="3264" w:type="dxa"/>
            <w:vMerge/>
            <w:tcBorders>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color w:val="000000"/>
                <w:szCs w:val="21"/>
              </w:rPr>
            </w:pPr>
            <w:r>
              <w:rPr>
                <w:rFonts w:ascii="宋体" w:hAnsi="宋体" w:cs="宋体" w:hint="eastAsia"/>
                <w:color w:val="000000"/>
                <w:szCs w:val="21"/>
              </w:rPr>
              <w:t>后置条件</w:t>
            </w:r>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color w:val="000000"/>
                <w:szCs w:val="21"/>
              </w:rPr>
            </w:pPr>
            <w:r>
              <w:rPr>
                <w:rFonts w:ascii="宋体" w:hAnsi="宋体" w:cs="宋体" w:hint="eastAsia"/>
                <w:color w:val="000000"/>
                <w:szCs w:val="21"/>
              </w:rPr>
              <w:t>结束持久化数据库的使用。</w:t>
            </w:r>
          </w:p>
        </w:tc>
      </w:tr>
    </w:tbl>
    <w:p w:rsidR="00D960C8" w:rsidRDefault="00D960C8">
      <w:pPr>
        <w:rPr>
          <w:ins w:id="1997" w:author="Administrator" w:date="2015-12-27T20:00:00Z"/>
        </w:rPr>
      </w:pPr>
    </w:p>
    <w:p w:rsidR="00D960C8" w:rsidRDefault="00D960C8">
      <w:pPr>
        <w:rPr>
          <w:ins w:id="1998" w:author="Administrator" w:date="2015-12-27T20:00:00Z"/>
        </w:rPr>
      </w:pPr>
    </w:p>
    <w:p w:rsidR="00D960C8" w:rsidRDefault="00F41064">
      <w:pPr>
        <w:pStyle w:val="a4"/>
        <w:spacing w:line="276" w:lineRule="auto"/>
        <w:ind w:firstLineChars="0" w:firstLine="0"/>
        <w:jc w:val="center"/>
        <w:rPr>
          <w:ins w:id="1999" w:author="Administrator" w:date="2015-12-27T20:00:00Z"/>
        </w:rPr>
      </w:pPr>
      <w:ins w:id="2000" w:author="Administrator" w:date="2015-12-27T20:00:00Z">
        <w:r>
          <w:rPr>
            <w:rFonts w:ascii="宋体" w:hAnsi="宋体" w:hint="eastAsia"/>
            <w:b/>
            <w:sz w:val="22"/>
            <w:szCs w:val="22"/>
          </w:rPr>
          <w:t>表3</w:t>
        </w:r>
      </w:ins>
      <w:ins w:id="2001" w:author="Administrator" w:date="2015-12-27T20:01:00Z">
        <w:r>
          <w:rPr>
            <w:rFonts w:ascii="宋体" w:hAnsi="宋体" w:hint="eastAsia"/>
            <w:b/>
            <w:sz w:val="22"/>
            <w:szCs w:val="22"/>
          </w:rPr>
          <w:t>6</w:t>
        </w:r>
      </w:ins>
      <w:ins w:id="2002" w:author="Administrator" w:date="2015-12-27T20:00:00Z">
        <w:r>
          <w:rPr>
            <w:rFonts w:ascii="宋体" w:hAnsi="宋体"/>
            <w:b/>
            <w:sz w:val="22"/>
            <w:szCs w:val="22"/>
          </w:rPr>
          <w:t xml:space="preserve"> </w:t>
        </w:r>
      </w:ins>
      <w:ins w:id="2003" w:author="Administrator" w:date="2015-12-27T20:01:00Z">
        <w:r>
          <w:rPr>
            <w:rFonts w:ascii="宋体" w:hAnsi="宋体" w:hint="eastAsia"/>
            <w:b/>
            <w:sz w:val="22"/>
            <w:szCs w:val="22"/>
          </w:rPr>
          <w:t>Storage</w:t>
        </w:r>
      </w:ins>
      <w:ins w:id="2004" w:author="Administrator" w:date="2015-12-27T20:00:00Z">
        <w:r>
          <w:rPr>
            <w:rFonts w:ascii="宋体" w:hAnsi="宋体" w:hint="eastAsia"/>
            <w:b/>
            <w:sz w:val="22"/>
            <w:szCs w:val="22"/>
          </w:rPr>
          <w:t>数据层模块的接口</w:t>
        </w:r>
      </w:ins>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264"/>
        <w:gridCol w:w="1265"/>
        <w:gridCol w:w="3943"/>
      </w:tblGrid>
      <w:tr w:rsidR="00D960C8">
        <w:trPr>
          <w:ins w:id="2005" w:author="Administrator" w:date="2015-12-27T20:00: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D960C8" w:rsidRDefault="00F41064">
            <w:pPr>
              <w:jc w:val="center"/>
              <w:rPr>
                <w:ins w:id="2006" w:author="Administrator" w:date="2015-12-27T20:00:00Z"/>
                <w:color w:val="FFFFFF"/>
                <w:szCs w:val="21"/>
              </w:rPr>
            </w:pPr>
            <w:ins w:id="2007" w:author="Administrator" w:date="2015-12-27T20:00:00Z">
              <w:r>
                <w:rPr>
                  <w:rFonts w:ascii="宋体" w:hAnsi="宋体" w:cs="宋体" w:hint="eastAsia"/>
                  <w:b/>
                  <w:bCs/>
                  <w:color w:val="FFFFFF"/>
                  <w:szCs w:val="21"/>
                </w:rPr>
                <w:t>提供的服务（供接口）</w:t>
              </w:r>
            </w:ins>
          </w:p>
        </w:tc>
      </w:tr>
      <w:tr w:rsidR="00D960C8">
        <w:trPr>
          <w:ins w:id="2008" w:author="Administrator" w:date="2015-12-27T20:00:00Z"/>
        </w:trPr>
        <w:tc>
          <w:tcPr>
            <w:tcW w:w="3264" w:type="dxa"/>
            <w:vMerge w:val="restart"/>
            <w:tcBorders>
              <w:top w:val="single" w:sz="8" w:space="0" w:color="4F81BD"/>
              <w:left w:val="single" w:sz="8" w:space="0" w:color="4F81BD"/>
              <w:right w:val="dotted" w:sz="4" w:space="0" w:color="auto"/>
            </w:tcBorders>
            <w:shd w:val="clear" w:color="auto" w:fill="FFFFFF"/>
            <w:vAlign w:val="center"/>
          </w:tcPr>
          <w:p w:rsidR="00D960C8" w:rsidRDefault="00F41064">
            <w:pPr>
              <w:jc w:val="center"/>
              <w:rPr>
                <w:ins w:id="2009" w:author="Administrator" w:date="2015-12-27T20:00:00Z"/>
                <w:color w:val="000000"/>
                <w:szCs w:val="21"/>
              </w:rPr>
            </w:pPr>
            <w:ins w:id="2010" w:author="Administrator" w:date="2015-12-27T20:06:00Z">
              <w:r>
                <w:rPr>
                  <w:rFonts w:hint="eastAsia"/>
                  <w:color w:val="000000"/>
                  <w:szCs w:val="21"/>
                </w:rPr>
                <w:t>Storage</w:t>
              </w:r>
            </w:ins>
            <w:ins w:id="2011" w:author="Administrator" w:date="2015-12-27T20:00:00Z">
              <w:r>
                <w:rPr>
                  <w:rFonts w:eastAsia="Times New Roman" w:hint="eastAsia"/>
                  <w:color w:val="000000"/>
                  <w:szCs w:val="21"/>
                </w:rPr>
                <w:t>DataService.find</w:t>
              </w:r>
            </w:ins>
            <w:ins w:id="2012" w:author="Administrator" w:date="2015-12-27T20:06:00Z">
              <w:r>
                <w:rPr>
                  <w:rFonts w:hint="eastAsia"/>
                  <w:color w:val="000000"/>
                  <w:szCs w:val="21"/>
                </w:rPr>
                <w:t>Storage</w:t>
              </w:r>
            </w:ins>
            <w:ins w:id="2013" w:author="Administrator" w:date="2015-12-27T20:00:00Z">
              <w:r>
                <w:rPr>
                  <w:rFonts w:eastAsia="Times New Roman"/>
                  <w:color w:val="000000"/>
                  <w:szCs w:val="21"/>
                </w:rPr>
                <w:t>PO</w:t>
              </w:r>
            </w:ins>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014" w:author="Administrator" w:date="2015-12-27T20:00:00Z"/>
                <w:rFonts w:ascii="宋体" w:hAnsi="宋体"/>
                <w:color w:val="000000"/>
                <w:szCs w:val="21"/>
              </w:rPr>
            </w:pPr>
            <w:ins w:id="2015" w:author="Administrator" w:date="2015-12-27T20:00:00Z">
              <w:r>
                <w:rPr>
                  <w:rFonts w:ascii="宋体" w:eastAsia="Times New Roman" w:hAnsi="宋体" w:hint="eastAsia"/>
                  <w:color w:val="000000"/>
                  <w:szCs w:val="21"/>
                </w:rPr>
                <w:t>语法</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016" w:author="Administrator" w:date="2015-12-27T20:00:00Z"/>
                <w:rFonts w:ascii="宋体" w:hAnsi="宋体"/>
                <w:color w:val="000000"/>
                <w:szCs w:val="21"/>
              </w:rPr>
            </w:pPr>
            <w:ins w:id="2017" w:author="Administrator" w:date="2015-12-27T20:00:00Z">
              <w:r>
                <w:rPr>
                  <w:rFonts w:ascii="宋体" w:eastAsia="Times New Roman" w:hAnsi="宋体"/>
                  <w:color w:val="000000"/>
                  <w:szCs w:val="21"/>
                </w:rPr>
                <w:t xml:space="preserve">public </w:t>
              </w:r>
            </w:ins>
            <w:ins w:id="2018" w:author="Administrator" w:date="2015-12-27T20:06:00Z">
              <w:r>
                <w:rPr>
                  <w:rFonts w:ascii="宋体" w:hAnsi="宋体" w:hint="eastAsia"/>
                  <w:color w:val="000000"/>
                  <w:szCs w:val="21"/>
                </w:rPr>
                <w:t>Storage</w:t>
              </w:r>
            </w:ins>
            <w:ins w:id="2019" w:author="Administrator" w:date="2015-12-27T20:00:00Z">
              <w:r>
                <w:rPr>
                  <w:rFonts w:ascii="宋体" w:eastAsia="Times New Roman" w:hAnsi="宋体"/>
                  <w:color w:val="000000"/>
                  <w:szCs w:val="21"/>
                </w:rPr>
                <w:t>PO find</w:t>
              </w:r>
            </w:ins>
            <w:ins w:id="2020" w:author="Administrator" w:date="2015-12-27T20:06:00Z">
              <w:r>
                <w:rPr>
                  <w:rFonts w:ascii="宋体" w:hAnsi="宋体" w:hint="eastAsia"/>
                  <w:color w:val="000000"/>
                  <w:szCs w:val="21"/>
                </w:rPr>
                <w:t>Storage</w:t>
              </w:r>
            </w:ins>
            <w:ins w:id="2021" w:author="Administrator" w:date="2015-12-27T20:00:00Z">
              <w:r>
                <w:rPr>
                  <w:rFonts w:ascii="宋体" w:eastAsia="Times New Roman" w:hAnsi="宋体"/>
                  <w:color w:val="000000"/>
                  <w:szCs w:val="21"/>
                </w:rPr>
                <w:t>PO(</w:t>
              </w:r>
            </w:ins>
            <w:ins w:id="2022" w:author="Administrator" w:date="2015-12-27T20:06:00Z">
              <w:r>
                <w:rPr>
                  <w:rFonts w:ascii="宋体" w:hAnsi="宋体" w:hint="eastAsia"/>
                  <w:color w:val="000000"/>
                  <w:szCs w:val="21"/>
                </w:rPr>
                <w:t>string</w:t>
              </w:r>
            </w:ins>
            <w:ins w:id="2023" w:author="Administrator" w:date="2015-12-27T20:00:00Z">
              <w:r>
                <w:rPr>
                  <w:rFonts w:ascii="宋体" w:eastAsia="Times New Roman" w:hAnsi="宋体"/>
                  <w:color w:val="000000"/>
                  <w:szCs w:val="21"/>
                </w:rPr>
                <w:t xml:space="preserve"> id) throws RemoteException</w:t>
              </w:r>
              <w:r>
                <w:rPr>
                  <w:rFonts w:ascii="宋体" w:hAnsi="宋体" w:hint="eastAsia"/>
                  <w:color w:val="000000"/>
                  <w:szCs w:val="21"/>
                </w:rPr>
                <w:t>;</w:t>
              </w:r>
            </w:ins>
          </w:p>
        </w:tc>
      </w:tr>
      <w:tr w:rsidR="00D960C8">
        <w:trPr>
          <w:ins w:id="2024" w:author="Administrator" w:date="2015-12-27T20:00:00Z"/>
        </w:trPr>
        <w:tc>
          <w:tcPr>
            <w:tcW w:w="3264" w:type="dxa"/>
            <w:vMerge/>
            <w:tcBorders>
              <w:left w:val="single" w:sz="8" w:space="0" w:color="4F81BD"/>
              <w:right w:val="dotted" w:sz="4" w:space="0" w:color="auto"/>
            </w:tcBorders>
            <w:shd w:val="clear" w:color="auto" w:fill="FFFFFF"/>
            <w:vAlign w:val="center"/>
          </w:tcPr>
          <w:p w:rsidR="00D960C8" w:rsidRDefault="00D960C8">
            <w:pPr>
              <w:widowControl/>
              <w:jc w:val="center"/>
              <w:rPr>
                <w:ins w:id="2025" w:author="Administrator" w:date="2015-12-27T20:00: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026" w:author="Administrator" w:date="2015-12-27T20:00:00Z"/>
                <w:rFonts w:ascii="宋体" w:hAnsi="宋体"/>
                <w:color w:val="000000"/>
                <w:szCs w:val="21"/>
              </w:rPr>
            </w:pPr>
            <w:ins w:id="2027" w:author="Administrator" w:date="2015-12-27T20:00:00Z">
              <w:r>
                <w:rPr>
                  <w:rFonts w:ascii="宋体" w:eastAsia="Times New Roman" w:hAnsi="宋体" w:hint="eastAsia"/>
                  <w:color w:val="000000"/>
                  <w:szCs w:val="21"/>
                </w:rPr>
                <w:t>前置条件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028" w:author="Administrator" w:date="2015-12-27T20:00:00Z"/>
                <w:rFonts w:ascii="宋体" w:hAnsi="宋体"/>
                <w:color w:val="000000"/>
                <w:szCs w:val="21"/>
              </w:rPr>
            </w:pPr>
            <w:ins w:id="2029" w:author="Administrator" w:date="2015-12-27T20:00:00Z">
              <w:r>
                <w:rPr>
                  <w:rFonts w:ascii="宋体" w:eastAsia="Times New Roman" w:hAnsi="宋体" w:hint="eastAsia"/>
                  <w:color w:val="000000"/>
                  <w:szCs w:val="21"/>
                </w:rPr>
                <w:t>无</w:t>
              </w:r>
            </w:ins>
          </w:p>
        </w:tc>
      </w:tr>
      <w:tr w:rsidR="00D960C8">
        <w:trPr>
          <w:ins w:id="2030" w:author="Administrator" w:date="2015-12-27T20:00:00Z"/>
        </w:trPr>
        <w:tc>
          <w:tcPr>
            <w:tcW w:w="3264" w:type="dxa"/>
            <w:vMerge/>
            <w:tcBorders>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031" w:author="Administrator" w:date="2015-12-27T20:00: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032" w:author="Administrator" w:date="2015-12-27T20:00:00Z"/>
                <w:rFonts w:ascii="宋体" w:hAnsi="宋体"/>
                <w:color w:val="000000"/>
                <w:szCs w:val="21"/>
              </w:rPr>
            </w:pPr>
            <w:ins w:id="2033" w:author="Administrator" w:date="2015-12-27T20:00:00Z">
              <w:r>
                <w:rPr>
                  <w:rFonts w:ascii="宋体" w:eastAsia="Times New Roman" w:hAnsi="宋体" w:hint="eastAsia"/>
                  <w:color w:val="000000"/>
                  <w:szCs w:val="21"/>
                </w:rPr>
                <w:t>后置条件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034" w:author="Administrator" w:date="2015-12-27T20:00:00Z"/>
                <w:rFonts w:ascii="宋体" w:hAnsi="宋体"/>
                <w:color w:val="000000"/>
                <w:szCs w:val="21"/>
              </w:rPr>
            </w:pPr>
            <w:ins w:id="2035" w:author="Administrator" w:date="2015-12-27T20:00:00Z">
              <w:r>
                <w:rPr>
                  <w:rFonts w:ascii="宋体" w:eastAsia="Times New Roman" w:hAnsi="宋体" w:hint="eastAsia"/>
                  <w:color w:val="000000"/>
                  <w:szCs w:val="21"/>
                </w:rPr>
                <w:t>按ID进行查找返回相应的</w:t>
              </w:r>
            </w:ins>
            <w:ins w:id="2036" w:author="Administrator" w:date="2015-12-27T20:06:00Z">
              <w:r>
                <w:rPr>
                  <w:rFonts w:ascii="宋体" w:hAnsi="宋体" w:hint="eastAsia"/>
                  <w:color w:val="000000"/>
                  <w:szCs w:val="21"/>
                </w:rPr>
                <w:t>Storage</w:t>
              </w:r>
            </w:ins>
            <w:ins w:id="2037" w:author="Administrator" w:date="2015-12-27T20:00:00Z">
              <w:r>
                <w:rPr>
                  <w:rFonts w:ascii="宋体" w:eastAsia="Times New Roman" w:hAnsi="宋体" w:hint="eastAsia"/>
                  <w:color w:val="000000"/>
                  <w:szCs w:val="21"/>
                </w:rPr>
                <w:t>PO结果</w:t>
              </w:r>
            </w:ins>
          </w:p>
        </w:tc>
      </w:tr>
      <w:tr w:rsidR="00D960C8">
        <w:trPr>
          <w:ins w:id="2038" w:author="Administrator" w:date="2015-12-27T20:00:00Z"/>
        </w:trPr>
        <w:tc>
          <w:tcPr>
            <w:tcW w:w="3264" w:type="dxa"/>
            <w:vMerge w:val="restart"/>
            <w:tcBorders>
              <w:top w:val="single" w:sz="8" w:space="0" w:color="4F81BD"/>
              <w:left w:val="single" w:sz="8" w:space="0" w:color="4F81BD"/>
              <w:right w:val="dotted" w:sz="4" w:space="0" w:color="auto"/>
            </w:tcBorders>
            <w:shd w:val="clear" w:color="auto" w:fill="FFFFFF"/>
            <w:vAlign w:val="center"/>
          </w:tcPr>
          <w:p w:rsidR="00D960C8" w:rsidRDefault="00F41064">
            <w:pPr>
              <w:jc w:val="center"/>
              <w:rPr>
                <w:ins w:id="2039" w:author="Administrator" w:date="2015-12-27T20:00:00Z"/>
                <w:color w:val="000000"/>
                <w:szCs w:val="21"/>
              </w:rPr>
            </w:pPr>
            <w:ins w:id="2040" w:author="Administrator" w:date="2015-12-27T20:06:00Z">
              <w:r>
                <w:rPr>
                  <w:rFonts w:hint="eastAsia"/>
                  <w:color w:val="000000"/>
                  <w:szCs w:val="21"/>
                </w:rPr>
                <w:t>Storage</w:t>
              </w:r>
            </w:ins>
            <w:ins w:id="2041" w:author="Administrator" w:date="2015-12-27T20:00:00Z">
              <w:r>
                <w:rPr>
                  <w:rFonts w:eastAsia="Times New Roman" w:hint="eastAsia"/>
                  <w:color w:val="000000"/>
                  <w:szCs w:val="21"/>
                </w:rPr>
                <w:t>DataService.</w:t>
              </w:r>
              <w:r>
                <w:rPr>
                  <w:color w:val="000000"/>
                </w:rPr>
                <w:t xml:space="preserve"> </w:t>
              </w:r>
              <w:r>
                <w:rPr>
                  <w:rFonts w:eastAsia="Times New Roman"/>
                  <w:color w:val="000000"/>
                  <w:szCs w:val="21"/>
                </w:rPr>
                <w:t>finds</w:t>
              </w:r>
            </w:ins>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042" w:author="Administrator" w:date="2015-12-27T20:00:00Z"/>
                <w:rFonts w:ascii="宋体" w:hAnsi="宋体"/>
                <w:color w:val="000000"/>
                <w:szCs w:val="21"/>
              </w:rPr>
            </w:pPr>
            <w:ins w:id="2043" w:author="Administrator" w:date="2015-12-27T20:00:00Z">
              <w:r>
                <w:rPr>
                  <w:rFonts w:ascii="宋体" w:eastAsia="Times New Roman" w:hAnsi="宋体" w:hint="eastAsia"/>
                  <w:color w:val="000000"/>
                  <w:szCs w:val="21"/>
                </w:rPr>
                <w:t>语法</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044" w:author="Administrator" w:date="2015-12-27T20:00:00Z"/>
                <w:rFonts w:ascii="宋体" w:hAnsi="宋体"/>
                <w:color w:val="000000"/>
                <w:szCs w:val="21"/>
              </w:rPr>
            </w:pPr>
            <w:ins w:id="2045" w:author="Administrator" w:date="2015-12-27T20:00:00Z">
              <w:r>
                <w:rPr>
                  <w:rFonts w:ascii="宋体" w:eastAsia="Times New Roman" w:hAnsi="宋体" w:hint="eastAsia"/>
                  <w:color w:val="000000"/>
                  <w:szCs w:val="21"/>
                </w:rPr>
                <w:t>public ArrayList&lt;</w:t>
              </w:r>
            </w:ins>
            <w:ins w:id="2046" w:author="Administrator" w:date="2015-12-27T20:06:00Z">
              <w:r>
                <w:rPr>
                  <w:rFonts w:ascii="宋体" w:hAnsi="宋体" w:hint="eastAsia"/>
                  <w:color w:val="000000"/>
                  <w:szCs w:val="21"/>
                </w:rPr>
                <w:t>Storage</w:t>
              </w:r>
            </w:ins>
            <w:ins w:id="2047" w:author="Administrator" w:date="2015-12-27T20:00:00Z">
              <w:r>
                <w:rPr>
                  <w:rFonts w:ascii="宋体" w:eastAsia="Times New Roman" w:hAnsi="宋体" w:hint="eastAsia"/>
                  <w:color w:val="000000"/>
                  <w:szCs w:val="21"/>
                </w:rPr>
                <w:t>PO&gt; finds() throws RemoteException;</w:t>
              </w:r>
            </w:ins>
          </w:p>
        </w:tc>
      </w:tr>
      <w:tr w:rsidR="00D960C8">
        <w:trPr>
          <w:ins w:id="2048" w:author="Administrator" w:date="2015-12-27T20:00:00Z"/>
        </w:trPr>
        <w:tc>
          <w:tcPr>
            <w:tcW w:w="3264" w:type="dxa"/>
            <w:vMerge/>
            <w:tcBorders>
              <w:left w:val="single" w:sz="8" w:space="0" w:color="4F81BD"/>
              <w:right w:val="dotted" w:sz="4" w:space="0" w:color="auto"/>
            </w:tcBorders>
            <w:shd w:val="clear" w:color="auto" w:fill="FFFFFF"/>
            <w:vAlign w:val="center"/>
          </w:tcPr>
          <w:p w:rsidR="00D960C8" w:rsidRDefault="00D960C8">
            <w:pPr>
              <w:widowControl/>
              <w:jc w:val="center"/>
              <w:rPr>
                <w:ins w:id="2049" w:author="Administrator" w:date="2015-12-27T20:00: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050" w:author="Administrator" w:date="2015-12-27T20:00:00Z"/>
                <w:rFonts w:ascii="宋体" w:hAnsi="宋体"/>
                <w:color w:val="000000"/>
                <w:szCs w:val="21"/>
              </w:rPr>
            </w:pPr>
            <w:ins w:id="2051" w:author="Administrator" w:date="2015-12-27T20:00:00Z">
              <w:r>
                <w:rPr>
                  <w:rFonts w:ascii="宋体" w:eastAsia="Times New Roman" w:hAnsi="宋体" w:hint="eastAsia"/>
                  <w:color w:val="000000"/>
                  <w:szCs w:val="21"/>
                </w:rPr>
                <w:t>前置条件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052" w:author="Administrator" w:date="2015-12-27T20:00:00Z"/>
                <w:rFonts w:ascii="宋体" w:hAnsi="宋体"/>
                <w:color w:val="000000"/>
                <w:szCs w:val="21"/>
              </w:rPr>
            </w:pPr>
            <w:ins w:id="2053" w:author="Administrator" w:date="2015-12-27T20:00:00Z">
              <w:r>
                <w:rPr>
                  <w:rFonts w:ascii="宋体" w:eastAsia="Times New Roman" w:hAnsi="宋体" w:hint="eastAsia"/>
                  <w:color w:val="000000"/>
                  <w:szCs w:val="21"/>
                </w:rPr>
                <w:t>无</w:t>
              </w:r>
            </w:ins>
          </w:p>
        </w:tc>
      </w:tr>
      <w:tr w:rsidR="00D960C8">
        <w:trPr>
          <w:ins w:id="2054" w:author="Administrator" w:date="2015-12-27T20:00:00Z"/>
        </w:trPr>
        <w:tc>
          <w:tcPr>
            <w:tcW w:w="3264" w:type="dxa"/>
            <w:vMerge/>
            <w:tcBorders>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055" w:author="Administrator" w:date="2015-12-27T20:00: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056" w:author="Administrator" w:date="2015-12-27T20:00:00Z"/>
                <w:rFonts w:ascii="宋体" w:hAnsi="宋体"/>
                <w:color w:val="000000"/>
                <w:szCs w:val="21"/>
              </w:rPr>
            </w:pPr>
            <w:ins w:id="2057" w:author="Administrator" w:date="2015-12-27T20:00:00Z">
              <w:r>
                <w:rPr>
                  <w:rFonts w:ascii="宋体" w:eastAsia="Times New Roman" w:hAnsi="宋体" w:hint="eastAsia"/>
                  <w:color w:val="000000"/>
                  <w:szCs w:val="21"/>
                </w:rPr>
                <w:t>后置条件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058" w:author="Administrator" w:date="2015-12-27T20:00:00Z"/>
                <w:rFonts w:ascii="宋体" w:hAnsi="宋体"/>
                <w:color w:val="000000"/>
                <w:szCs w:val="21"/>
              </w:rPr>
            </w:pPr>
            <w:ins w:id="2059" w:author="Administrator" w:date="2015-12-27T20:00:00Z">
              <w:r>
                <w:rPr>
                  <w:rFonts w:ascii="宋体" w:eastAsia="Times New Roman" w:hAnsi="宋体" w:hint="eastAsia"/>
                  <w:color w:val="000000"/>
                  <w:szCs w:val="21"/>
                </w:rPr>
                <w:t>按返回</w:t>
              </w:r>
              <w:r>
                <w:rPr>
                  <w:rFonts w:ascii="宋体" w:hAnsi="宋体" w:hint="eastAsia"/>
                  <w:color w:val="000000"/>
                  <w:szCs w:val="21"/>
                </w:rPr>
                <w:t>所有</w:t>
              </w:r>
            </w:ins>
            <w:ins w:id="2060" w:author="Administrator" w:date="2015-12-27T20:06:00Z">
              <w:r>
                <w:rPr>
                  <w:rFonts w:ascii="宋体" w:hAnsi="宋体" w:hint="eastAsia"/>
                  <w:color w:val="000000"/>
                  <w:szCs w:val="21"/>
                </w:rPr>
                <w:t>Storage</w:t>
              </w:r>
            </w:ins>
            <w:ins w:id="2061" w:author="Administrator" w:date="2015-12-27T20:00:00Z">
              <w:r>
                <w:rPr>
                  <w:rFonts w:ascii="宋体" w:eastAsia="Times New Roman" w:hAnsi="宋体"/>
                  <w:color w:val="000000"/>
                  <w:szCs w:val="21"/>
                </w:rPr>
                <w:t>PO</w:t>
              </w:r>
              <w:r>
                <w:rPr>
                  <w:rFonts w:ascii="宋体" w:hAnsi="宋体"/>
                  <w:color w:val="000000"/>
                  <w:szCs w:val="21"/>
                </w:rPr>
                <w:t xml:space="preserve"> </w:t>
              </w:r>
              <w:r>
                <w:rPr>
                  <w:rFonts w:ascii="宋体" w:eastAsia="Times New Roman" w:hAnsi="宋体" w:hint="eastAsia"/>
                  <w:color w:val="000000"/>
                  <w:szCs w:val="21"/>
                </w:rPr>
                <w:t>结果</w:t>
              </w:r>
            </w:ins>
          </w:p>
        </w:tc>
      </w:tr>
      <w:tr w:rsidR="00D960C8">
        <w:trPr>
          <w:ins w:id="2062" w:author="Administrator" w:date="2015-12-27T20:00:00Z"/>
        </w:trPr>
        <w:tc>
          <w:tcPr>
            <w:tcW w:w="3264" w:type="dxa"/>
            <w:vMerge w:val="restart"/>
            <w:tcBorders>
              <w:top w:val="single" w:sz="8" w:space="0" w:color="4F81BD"/>
              <w:left w:val="single" w:sz="8" w:space="0" w:color="4F81BD"/>
              <w:right w:val="dotted" w:sz="4" w:space="0" w:color="auto"/>
            </w:tcBorders>
            <w:shd w:val="clear" w:color="auto" w:fill="FFFFFF"/>
            <w:vAlign w:val="center"/>
          </w:tcPr>
          <w:p w:rsidR="00D960C8" w:rsidRDefault="00F41064">
            <w:pPr>
              <w:jc w:val="center"/>
              <w:rPr>
                <w:ins w:id="2063" w:author="Administrator" w:date="2015-12-27T20:00:00Z"/>
                <w:color w:val="000000"/>
                <w:szCs w:val="21"/>
              </w:rPr>
            </w:pPr>
            <w:ins w:id="2064" w:author="Administrator" w:date="2015-12-27T20:06:00Z">
              <w:r>
                <w:rPr>
                  <w:rFonts w:hint="eastAsia"/>
                  <w:color w:val="000000"/>
                  <w:szCs w:val="21"/>
                </w:rPr>
                <w:t>Storage</w:t>
              </w:r>
            </w:ins>
            <w:ins w:id="2065" w:author="Administrator" w:date="2015-12-27T20:00:00Z">
              <w:r>
                <w:rPr>
                  <w:rFonts w:eastAsia="Times New Roman" w:hint="eastAsia"/>
                  <w:color w:val="000000"/>
                  <w:szCs w:val="21"/>
                </w:rPr>
                <w:t>DataService.insert</w:t>
              </w:r>
            </w:ins>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066" w:author="Administrator" w:date="2015-12-27T20:00:00Z"/>
                <w:rFonts w:ascii="宋体" w:hAnsi="宋体"/>
                <w:color w:val="000000"/>
                <w:szCs w:val="21"/>
              </w:rPr>
            </w:pPr>
            <w:ins w:id="2067" w:author="Administrator" w:date="2015-12-27T20:00:00Z">
              <w:r>
                <w:rPr>
                  <w:rFonts w:ascii="宋体" w:eastAsia="Times New Roman" w:hAnsi="宋体" w:hint="eastAsia"/>
                  <w:color w:val="000000"/>
                  <w:szCs w:val="21"/>
                </w:rPr>
                <w:t>语法</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068" w:author="Administrator" w:date="2015-12-27T20:00:00Z"/>
                <w:rFonts w:ascii="宋体" w:hAnsi="宋体"/>
                <w:color w:val="000000"/>
                <w:szCs w:val="21"/>
              </w:rPr>
            </w:pPr>
            <w:ins w:id="2069" w:author="Administrator" w:date="2015-12-27T20:00:00Z">
              <w:r>
                <w:rPr>
                  <w:rFonts w:ascii="宋体" w:eastAsia="Times New Roman" w:hAnsi="宋体" w:hint="eastAsia"/>
                  <w:color w:val="000000"/>
                  <w:szCs w:val="21"/>
                </w:rPr>
                <w:t>public void insert(</w:t>
              </w:r>
            </w:ins>
            <w:ins w:id="2070" w:author="Administrator" w:date="2015-12-27T20:06:00Z">
              <w:r>
                <w:rPr>
                  <w:rFonts w:ascii="宋体" w:hAnsi="宋体" w:hint="eastAsia"/>
                  <w:color w:val="000000"/>
                  <w:szCs w:val="21"/>
                </w:rPr>
                <w:t>Storage</w:t>
              </w:r>
            </w:ins>
            <w:ins w:id="2071" w:author="Administrator" w:date="2015-12-27T20:00:00Z">
              <w:r>
                <w:rPr>
                  <w:rFonts w:ascii="宋体" w:eastAsia="Times New Roman" w:hAnsi="宋体"/>
                  <w:color w:val="000000"/>
                  <w:szCs w:val="21"/>
                </w:rPr>
                <w:t>PO gpo</w:t>
              </w:r>
              <w:r>
                <w:rPr>
                  <w:rFonts w:ascii="宋体" w:eastAsia="Times New Roman" w:hAnsi="宋体" w:hint="eastAsia"/>
                  <w:color w:val="000000"/>
                  <w:szCs w:val="21"/>
                </w:rPr>
                <w:t>) throws RemoteException;</w:t>
              </w:r>
            </w:ins>
          </w:p>
        </w:tc>
      </w:tr>
      <w:tr w:rsidR="00D960C8">
        <w:trPr>
          <w:ins w:id="2072" w:author="Administrator" w:date="2015-12-27T20:00:00Z"/>
        </w:trPr>
        <w:tc>
          <w:tcPr>
            <w:tcW w:w="3264" w:type="dxa"/>
            <w:vMerge/>
            <w:tcBorders>
              <w:left w:val="single" w:sz="8" w:space="0" w:color="4F81BD"/>
              <w:right w:val="dotted" w:sz="4" w:space="0" w:color="auto"/>
            </w:tcBorders>
            <w:shd w:val="clear" w:color="auto" w:fill="FFFFFF"/>
            <w:vAlign w:val="center"/>
          </w:tcPr>
          <w:p w:rsidR="00D960C8" w:rsidRDefault="00D960C8">
            <w:pPr>
              <w:widowControl/>
              <w:jc w:val="center"/>
              <w:rPr>
                <w:ins w:id="2073" w:author="Administrator" w:date="2015-12-27T20:00: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074" w:author="Administrator" w:date="2015-12-27T20:00:00Z"/>
                <w:rFonts w:ascii="宋体" w:hAnsi="宋体"/>
                <w:color w:val="000000"/>
                <w:szCs w:val="21"/>
              </w:rPr>
            </w:pPr>
            <w:ins w:id="2075" w:author="Administrator" w:date="2015-12-27T20:00:00Z">
              <w:r>
                <w:rPr>
                  <w:rFonts w:ascii="宋体" w:eastAsia="Times New Roman" w:hAnsi="宋体" w:hint="eastAsia"/>
                  <w:color w:val="000000"/>
                  <w:szCs w:val="21"/>
                </w:rPr>
                <w:t>前置条件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076" w:author="Administrator" w:date="2015-12-27T20:00:00Z"/>
                <w:rFonts w:ascii="宋体" w:hAnsi="宋体"/>
                <w:color w:val="000000"/>
                <w:szCs w:val="21"/>
              </w:rPr>
            </w:pPr>
            <w:ins w:id="2077" w:author="Administrator" w:date="2015-12-27T20:00:00Z">
              <w:r>
                <w:rPr>
                  <w:rFonts w:ascii="宋体" w:eastAsia="Times New Roman" w:hAnsi="宋体" w:hint="eastAsia"/>
                  <w:color w:val="000000"/>
                  <w:szCs w:val="21"/>
                </w:rPr>
                <w:t>同样ID的po在Mapper中不存在</w:t>
              </w:r>
            </w:ins>
          </w:p>
        </w:tc>
      </w:tr>
      <w:tr w:rsidR="00D960C8">
        <w:trPr>
          <w:ins w:id="2078" w:author="Administrator" w:date="2015-12-27T20:00:00Z"/>
        </w:trPr>
        <w:tc>
          <w:tcPr>
            <w:tcW w:w="3264" w:type="dxa"/>
            <w:vMerge/>
            <w:tcBorders>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079" w:author="Administrator" w:date="2015-12-27T20:00: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080" w:author="Administrator" w:date="2015-12-27T20:00:00Z"/>
                <w:rFonts w:ascii="宋体" w:hAnsi="宋体"/>
                <w:color w:val="000000"/>
                <w:szCs w:val="21"/>
              </w:rPr>
            </w:pPr>
            <w:ins w:id="2081" w:author="Administrator" w:date="2015-12-27T20:00:00Z">
              <w:r>
                <w:rPr>
                  <w:rFonts w:ascii="宋体" w:eastAsia="Times New Roman" w:hAnsi="宋体" w:hint="eastAsia"/>
                  <w:color w:val="000000"/>
                  <w:szCs w:val="21"/>
                </w:rPr>
                <w:t>后置条件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082" w:author="Administrator" w:date="2015-12-27T20:00:00Z"/>
                <w:rFonts w:ascii="宋体" w:hAnsi="宋体"/>
                <w:color w:val="000000"/>
                <w:szCs w:val="21"/>
              </w:rPr>
            </w:pPr>
            <w:ins w:id="2083" w:author="Administrator" w:date="2015-12-27T20:00:00Z">
              <w:r>
                <w:rPr>
                  <w:rFonts w:ascii="宋体" w:eastAsia="Times New Roman" w:hAnsi="宋体" w:hint="eastAsia"/>
                  <w:color w:val="000000"/>
                  <w:szCs w:val="21"/>
                </w:rPr>
                <w:t>在Mapper中增加一个</w:t>
              </w:r>
            </w:ins>
            <w:ins w:id="2084" w:author="Administrator" w:date="2015-12-27T20:06:00Z">
              <w:r>
                <w:rPr>
                  <w:rFonts w:ascii="宋体" w:hAnsi="宋体" w:hint="eastAsia"/>
                  <w:color w:val="000000"/>
                  <w:szCs w:val="21"/>
                </w:rPr>
                <w:t>Storage</w:t>
              </w:r>
            </w:ins>
            <w:ins w:id="2085" w:author="Administrator" w:date="2015-12-27T20:00:00Z">
              <w:r>
                <w:rPr>
                  <w:rFonts w:ascii="宋体" w:eastAsia="Times New Roman" w:hAnsi="宋体"/>
                  <w:color w:val="000000"/>
                  <w:szCs w:val="21"/>
                </w:rPr>
                <w:t>PO</w:t>
              </w:r>
              <w:r>
                <w:rPr>
                  <w:rFonts w:ascii="宋体" w:eastAsia="Times New Roman" w:hAnsi="宋体" w:hint="eastAsia"/>
                  <w:color w:val="000000"/>
                  <w:szCs w:val="21"/>
                </w:rPr>
                <w:t>记录</w:t>
              </w:r>
            </w:ins>
          </w:p>
        </w:tc>
      </w:tr>
      <w:tr w:rsidR="00D960C8">
        <w:trPr>
          <w:ins w:id="2086" w:author="Administrator" w:date="2015-12-27T20:00:00Z"/>
        </w:trPr>
        <w:tc>
          <w:tcPr>
            <w:tcW w:w="3264" w:type="dxa"/>
            <w:vMerge w:val="restart"/>
            <w:tcBorders>
              <w:top w:val="single" w:sz="8" w:space="0" w:color="4F81BD"/>
              <w:left w:val="single" w:sz="8" w:space="0" w:color="4F81BD"/>
              <w:right w:val="dotted" w:sz="4" w:space="0" w:color="auto"/>
            </w:tcBorders>
            <w:shd w:val="clear" w:color="auto" w:fill="FFFFFF"/>
            <w:vAlign w:val="center"/>
          </w:tcPr>
          <w:p w:rsidR="00D960C8" w:rsidRDefault="00F41064">
            <w:pPr>
              <w:jc w:val="center"/>
              <w:rPr>
                <w:ins w:id="2087" w:author="Administrator" w:date="2015-12-27T20:00:00Z"/>
                <w:color w:val="000000"/>
                <w:szCs w:val="21"/>
              </w:rPr>
            </w:pPr>
            <w:ins w:id="2088" w:author="Administrator" w:date="2015-12-27T20:06:00Z">
              <w:r>
                <w:rPr>
                  <w:rFonts w:hint="eastAsia"/>
                  <w:color w:val="000000"/>
                  <w:szCs w:val="21"/>
                </w:rPr>
                <w:t>Storage</w:t>
              </w:r>
            </w:ins>
            <w:ins w:id="2089" w:author="Administrator" w:date="2015-12-27T20:00:00Z">
              <w:r>
                <w:rPr>
                  <w:rFonts w:eastAsia="Times New Roman" w:hint="eastAsia"/>
                  <w:color w:val="000000"/>
                  <w:szCs w:val="21"/>
                </w:rPr>
                <w:t>DataService.update</w:t>
              </w:r>
            </w:ins>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090" w:author="Administrator" w:date="2015-12-27T20:00:00Z"/>
                <w:color w:val="000000"/>
                <w:szCs w:val="21"/>
              </w:rPr>
            </w:pPr>
            <w:ins w:id="2091" w:author="Administrator" w:date="2015-12-27T20:00:00Z">
              <w:r>
                <w:rPr>
                  <w:rFonts w:ascii="宋体" w:hAnsi="宋体" w:cs="宋体" w:hint="eastAsia"/>
                  <w:color w:val="000000"/>
                  <w:szCs w:val="21"/>
                </w:rPr>
                <w:t>语法</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092" w:author="Administrator" w:date="2015-12-27T20:00:00Z"/>
                <w:color w:val="000000"/>
                <w:szCs w:val="21"/>
              </w:rPr>
            </w:pPr>
            <w:ins w:id="2093" w:author="Administrator" w:date="2015-12-27T20:00:00Z">
              <w:r>
                <w:rPr>
                  <w:rFonts w:eastAsia="Times New Roman"/>
                  <w:color w:val="000000"/>
                  <w:szCs w:val="21"/>
                </w:rPr>
                <w:t>public void update(</w:t>
              </w:r>
            </w:ins>
            <w:ins w:id="2094" w:author="Administrator" w:date="2015-12-27T20:06:00Z">
              <w:r>
                <w:rPr>
                  <w:rFonts w:hint="eastAsia"/>
                  <w:color w:val="000000"/>
                  <w:szCs w:val="21"/>
                </w:rPr>
                <w:t>Storage</w:t>
              </w:r>
            </w:ins>
            <w:ins w:id="2095" w:author="Administrator" w:date="2015-12-27T20:00:00Z">
              <w:r>
                <w:rPr>
                  <w:rFonts w:eastAsia="Times New Roman"/>
                  <w:color w:val="000000"/>
                  <w:szCs w:val="21"/>
                </w:rPr>
                <w:t>PO gpo) throws RemoteException;</w:t>
              </w:r>
            </w:ins>
          </w:p>
        </w:tc>
      </w:tr>
      <w:tr w:rsidR="00D960C8">
        <w:trPr>
          <w:ins w:id="2096" w:author="Administrator" w:date="2015-12-27T20:00:00Z"/>
        </w:trPr>
        <w:tc>
          <w:tcPr>
            <w:tcW w:w="3264" w:type="dxa"/>
            <w:vMerge/>
            <w:tcBorders>
              <w:left w:val="single" w:sz="8" w:space="0" w:color="4F81BD"/>
              <w:right w:val="dotted" w:sz="4" w:space="0" w:color="auto"/>
            </w:tcBorders>
            <w:shd w:val="clear" w:color="auto" w:fill="FFFFFF"/>
            <w:vAlign w:val="center"/>
          </w:tcPr>
          <w:p w:rsidR="00D960C8" w:rsidRDefault="00D960C8">
            <w:pPr>
              <w:widowControl/>
              <w:jc w:val="center"/>
              <w:rPr>
                <w:ins w:id="2097" w:author="Administrator" w:date="2015-12-27T20:00: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098" w:author="Administrator" w:date="2015-12-27T20:00:00Z"/>
                <w:color w:val="000000"/>
                <w:szCs w:val="21"/>
              </w:rPr>
            </w:pPr>
            <w:ins w:id="2099" w:author="Administrator" w:date="2015-12-27T20:00:00Z">
              <w:r>
                <w:rPr>
                  <w:rFonts w:ascii="宋体" w:hAnsi="宋体" w:cs="宋体" w:hint="eastAsia"/>
                  <w:color w:val="000000"/>
                  <w:szCs w:val="21"/>
                </w:rPr>
                <w:t>前置条件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100" w:author="Administrator" w:date="2015-12-27T20:00:00Z"/>
                <w:color w:val="000000"/>
                <w:szCs w:val="21"/>
              </w:rPr>
            </w:pPr>
            <w:ins w:id="2101" w:author="Administrator" w:date="2015-12-27T20:00:00Z">
              <w:r>
                <w:rPr>
                  <w:rFonts w:ascii="宋体" w:hAnsi="宋体" w:cs="宋体" w:hint="eastAsia"/>
                  <w:color w:val="000000"/>
                  <w:szCs w:val="21"/>
                </w:rPr>
                <w:t>在</w:t>
              </w:r>
              <w:r>
                <w:rPr>
                  <w:rFonts w:eastAsia="Times New Roman" w:cs="Calibri"/>
                  <w:color w:val="000000"/>
                  <w:szCs w:val="21"/>
                </w:rPr>
                <w:t>Mapper</w:t>
              </w:r>
              <w:r>
                <w:rPr>
                  <w:rFonts w:ascii="宋体" w:eastAsia="Times New Roman" w:hAnsi="宋体" w:hint="eastAsia"/>
                  <w:color w:val="000000"/>
                  <w:szCs w:val="21"/>
                </w:rPr>
                <w:t>中存在同样</w:t>
              </w:r>
              <w:r>
                <w:rPr>
                  <w:rFonts w:eastAsia="Times New Roman" w:hint="eastAsia"/>
                  <w:color w:val="000000"/>
                  <w:szCs w:val="21"/>
                </w:rPr>
                <w:t xml:space="preserve">ID </w:t>
              </w:r>
              <w:r>
                <w:rPr>
                  <w:rFonts w:ascii="宋体" w:eastAsia="Times New Roman" w:hAnsi="宋体" w:hint="eastAsia"/>
                  <w:color w:val="000000"/>
                  <w:szCs w:val="21"/>
                </w:rPr>
                <w:t>的</w:t>
              </w:r>
              <w:r>
                <w:rPr>
                  <w:rFonts w:eastAsia="Times New Roman" w:hint="eastAsia"/>
                  <w:color w:val="000000"/>
                  <w:szCs w:val="21"/>
                </w:rPr>
                <w:t>po</w:t>
              </w:r>
            </w:ins>
          </w:p>
        </w:tc>
      </w:tr>
      <w:tr w:rsidR="00D960C8">
        <w:trPr>
          <w:ins w:id="2102" w:author="Administrator" w:date="2015-12-27T20:00:00Z"/>
        </w:trPr>
        <w:tc>
          <w:tcPr>
            <w:tcW w:w="3264" w:type="dxa"/>
            <w:vMerge/>
            <w:tcBorders>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103" w:author="Administrator" w:date="2015-12-27T20:00: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104" w:author="Administrator" w:date="2015-12-27T20:00:00Z"/>
                <w:color w:val="000000"/>
                <w:szCs w:val="21"/>
              </w:rPr>
            </w:pPr>
            <w:ins w:id="2105" w:author="Administrator" w:date="2015-12-27T20:00:00Z">
              <w:r>
                <w:rPr>
                  <w:rFonts w:ascii="宋体" w:hAnsi="宋体" w:cs="宋体" w:hint="eastAsia"/>
                  <w:color w:val="000000"/>
                  <w:szCs w:val="21"/>
                </w:rPr>
                <w:t>后置条件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106" w:author="Administrator" w:date="2015-12-27T20:00:00Z"/>
                <w:color w:val="000000"/>
                <w:szCs w:val="21"/>
              </w:rPr>
            </w:pPr>
            <w:ins w:id="2107" w:author="Administrator" w:date="2015-12-27T20:00:00Z">
              <w:r>
                <w:rPr>
                  <w:rFonts w:ascii="宋体" w:hAnsi="宋体" w:cs="宋体" w:hint="eastAsia"/>
                  <w:color w:val="000000"/>
                  <w:szCs w:val="21"/>
                </w:rPr>
                <w:t>更新一个</w:t>
              </w:r>
            </w:ins>
            <w:ins w:id="2108" w:author="Administrator" w:date="2015-12-27T20:06:00Z">
              <w:r>
                <w:rPr>
                  <w:rFonts w:hint="eastAsia"/>
                  <w:color w:val="000000"/>
                  <w:szCs w:val="21"/>
                </w:rPr>
                <w:t>Storage</w:t>
              </w:r>
            </w:ins>
            <w:ins w:id="2109" w:author="Administrator" w:date="2015-12-27T20:00:00Z">
              <w:r>
                <w:rPr>
                  <w:rFonts w:eastAsia="Times New Roman"/>
                  <w:color w:val="000000"/>
                  <w:szCs w:val="21"/>
                </w:rPr>
                <w:t>PO</w:t>
              </w:r>
            </w:ins>
          </w:p>
        </w:tc>
      </w:tr>
      <w:tr w:rsidR="00D960C8">
        <w:trPr>
          <w:ins w:id="2110" w:author="Administrator" w:date="2015-12-27T20:00:00Z"/>
        </w:trPr>
        <w:tc>
          <w:tcPr>
            <w:tcW w:w="3264" w:type="dxa"/>
            <w:vMerge w:val="restart"/>
            <w:tcBorders>
              <w:top w:val="single" w:sz="8" w:space="0" w:color="4F81BD"/>
              <w:left w:val="single" w:sz="8" w:space="0" w:color="4F81BD"/>
              <w:right w:val="dotted" w:sz="4" w:space="0" w:color="auto"/>
            </w:tcBorders>
            <w:shd w:val="clear" w:color="auto" w:fill="FFFFFF"/>
            <w:vAlign w:val="center"/>
          </w:tcPr>
          <w:p w:rsidR="00D960C8" w:rsidRDefault="00F41064">
            <w:pPr>
              <w:jc w:val="center"/>
              <w:rPr>
                <w:ins w:id="2111" w:author="Administrator" w:date="2015-12-27T20:00:00Z"/>
                <w:color w:val="000000"/>
                <w:szCs w:val="21"/>
              </w:rPr>
            </w:pPr>
            <w:ins w:id="2112" w:author="Administrator" w:date="2015-12-27T20:06:00Z">
              <w:r>
                <w:rPr>
                  <w:rFonts w:hint="eastAsia"/>
                  <w:color w:val="000000"/>
                  <w:szCs w:val="21"/>
                </w:rPr>
                <w:t>Storage</w:t>
              </w:r>
            </w:ins>
            <w:ins w:id="2113" w:author="Administrator" w:date="2015-12-27T20:00:00Z">
              <w:r>
                <w:rPr>
                  <w:rFonts w:eastAsia="Times New Roman" w:hint="eastAsia"/>
                  <w:color w:val="000000"/>
                  <w:szCs w:val="21"/>
                </w:rPr>
                <w:t>DataService.delete</w:t>
              </w:r>
            </w:ins>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114" w:author="Administrator" w:date="2015-12-27T20:00:00Z"/>
                <w:color w:val="000000"/>
                <w:szCs w:val="21"/>
              </w:rPr>
            </w:pPr>
            <w:ins w:id="2115" w:author="Administrator" w:date="2015-12-27T20:00:00Z">
              <w:r>
                <w:rPr>
                  <w:rFonts w:ascii="宋体" w:hAnsi="宋体" w:cs="宋体" w:hint="eastAsia"/>
                  <w:color w:val="000000"/>
                  <w:szCs w:val="21"/>
                </w:rPr>
                <w:t>语法</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116" w:author="Administrator" w:date="2015-12-27T20:00:00Z"/>
                <w:color w:val="000000"/>
                <w:szCs w:val="21"/>
              </w:rPr>
            </w:pPr>
            <w:ins w:id="2117" w:author="Administrator" w:date="2015-12-27T20:00:00Z">
              <w:r>
                <w:rPr>
                  <w:rFonts w:eastAsia="Times New Roman" w:hint="eastAsia"/>
                  <w:color w:val="000000"/>
                  <w:szCs w:val="21"/>
                </w:rPr>
                <w:t>public void delete(String id) throws RemoteException;</w:t>
              </w:r>
            </w:ins>
          </w:p>
        </w:tc>
      </w:tr>
      <w:tr w:rsidR="00D960C8">
        <w:trPr>
          <w:ins w:id="2118" w:author="Administrator" w:date="2015-12-27T20:00:00Z"/>
        </w:trPr>
        <w:tc>
          <w:tcPr>
            <w:tcW w:w="3264" w:type="dxa"/>
            <w:vMerge/>
            <w:tcBorders>
              <w:left w:val="single" w:sz="8" w:space="0" w:color="4F81BD"/>
              <w:right w:val="dotted" w:sz="4" w:space="0" w:color="auto"/>
            </w:tcBorders>
            <w:shd w:val="clear" w:color="auto" w:fill="FFFFFF"/>
            <w:vAlign w:val="center"/>
          </w:tcPr>
          <w:p w:rsidR="00D960C8" w:rsidRDefault="00D960C8">
            <w:pPr>
              <w:widowControl/>
              <w:jc w:val="center"/>
              <w:rPr>
                <w:ins w:id="2119" w:author="Administrator" w:date="2015-12-27T20:00: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120" w:author="Administrator" w:date="2015-12-27T20:00:00Z"/>
                <w:color w:val="000000"/>
                <w:szCs w:val="21"/>
              </w:rPr>
            </w:pPr>
            <w:ins w:id="2121" w:author="Administrator" w:date="2015-12-27T20:00:00Z">
              <w:r>
                <w:rPr>
                  <w:rFonts w:ascii="宋体" w:hAnsi="宋体" w:cs="宋体" w:hint="eastAsia"/>
                  <w:color w:val="000000"/>
                  <w:szCs w:val="21"/>
                </w:rPr>
                <w:t>前置条件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122" w:author="Administrator" w:date="2015-12-27T20:00:00Z"/>
                <w:color w:val="000000"/>
                <w:szCs w:val="21"/>
              </w:rPr>
            </w:pPr>
            <w:ins w:id="2123" w:author="Administrator" w:date="2015-12-27T20:00:00Z">
              <w:r>
                <w:rPr>
                  <w:rFonts w:ascii="宋体" w:hAnsi="宋体" w:cs="宋体" w:hint="eastAsia"/>
                  <w:color w:val="000000"/>
                  <w:szCs w:val="21"/>
                </w:rPr>
                <w:t>在</w:t>
              </w:r>
              <w:r>
                <w:rPr>
                  <w:rFonts w:eastAsia="Times New Roman" w:cs="Calibri"/>
                  <w:color w:val="000000"/>
                  <w:szCs w:val="21"/>
                </w:rPr>
                <w:t>Mapper</w:t>
              </w:r>
              <w:r>
                <w:rPr>
                  <w:rFonts w:ascii="宋体" w:eastAsia="Times New Roman" w:hAnsi="宋体" w:hint="eastAsia"/>
                  <w:color w:val="000000"/>
                  <w:szCs w:val="21"/>
                </w:rPr>
                <w:t>中存在同样</w:t>
              </w:r>
              <w:r>
                <w:rPr>
                  <w:rFonts w:eastAsia="Times New Roman" w:hint="eastAsia"/>
                  <w:color w:val="000000"/>
                  <w:szCs w:val="21"/>
                </w:rPr>
                <w:t xml:space="preserve">ID </w:t>
              </w:r>
              <w:r>
                <w:rPr>
                  <w:rFonts w:ascii="宋体" w:eastAsia="Times New Roman" w:hAnsi="宋体" w:hint="eastAsia"/>
                  <w:color w:val="000000"/>
                  <w:szCs w:val="21"/>
                </w:rPr>
                <w:t>的</w:t>
              </w:r>
              <w:r>
                <w:rPr>
                  <w:rFonts w:eastAsia="Times New Roman" w:hint="eastAsia"/>
                  <w:color w:val="000000"/>
                  <w:szCs w:val="21"/>
                </w:rPr>
                <w:t>po</w:t>
              </w:r>
            </w:ins>
          </w:p>
        </w:tc>
      </w:tr>
      <w:tr w:rsidR="00D960C8">
        <w:trPr>
          <w:ins w:id="2124" w:author="Administrator" w:date="2015-12-27T20:00:00Z"/>
        </w:trPr>
        <w:tc>
          <w:tcPr>
            <w:tcW w:w="3264" w:type="dxa"/>
            <w:vMerge/>
            <w:tcBorders>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125" w:author="Administrator" w:date="2015-12-27T20:00: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126" w:author="Administrator" w:date="2015-12-27T20:00:00Z"/>
                <w:color w:val="000000"/>
                <w:szCs w:val="21"/>
              </w:rPr>
            </w:pPr>
            <w:ins w:id="2127" w:author="Administrator" w:date="2015-12-27T20:00:00Z">
              <w:r>
                <w:rPr>
                  <w:rFonts w:ascii="宋体" w:hAnsi="宋体" w:cs="宋体" w:hint="eastAsia"/>
                  <w:color w:val="000000"/>
                  <w:szCs w:val="21"/>
                </w:rPr>
                <w:t>后置条件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128" w:author="Administrator" w:date="2015-12-27T20:00:00Z"/>
                <w:color w:val="000000"/>
                <w:szCs w:val="21"/>
              </w:rPr>
            </w:pPr>
            <w:ins w:id="2129" w:author="Administrator" w:date="2015-12-27T20:00:00Z">
              <w:r>
                <w:rPr>
                  <w:rFonts w:ascii="宋体" w:hAnsi="宋体" w:cs="宋体" w:hint="eastAsia"/>
                  <w:color w:val="000000"/>
                  <w:szCs w:val="21"/>
                </w:rPr>
                <w:t>删除一个</w:t>
              </w:r>
            </w:ins>
            <w:ins w:id="2130" w:author="Administrator" w:date="2015-12-27T20:06:00Z">
              <w:r>
                <w:rPr>
                  <w:rFonts w:hint="eastAsia"/>
                  <w:color w:val="000000"/>
                  <w:szCs w:val="21"/>
                </w:rPr>
                <w:t>Storage</w:t>
              </w:r>
            </w:ins>
            <w:ins w:id="2131" w:author="Administrator" w:date="2015-12-27T20:00:00Z">
              <w:r>
                <w:rPr>
                  <w:rFonts w:eastAsia="Times New Roman"/>
                  <w:color w:val="000000"/>
                  <w:szCs w:val="21"/>
                </w:rPr>
                <w:t>PO</w:t>
              </w:r>
            </w:ins>
          </w:p>
        </w:tc>
      </w:tr>
      <w:tr w:rsidR="00D960C8">
        <w:trPr>
          <w:ins w:id="2132" w:author="Administrator" w:date="2015-12-27T20:00:00Z"/>
        </w:trPr>
        <w:tc>
          <w:tcPr>
            <w:tcW w:w="3264" w:type="dxa"/>
            <w:vMerge w:val="restart"/>
            <w:tcBorders>
              <w:top w:val="single" w:sz="8" w:space="0" w:color="4F81BD"/>
              <w:left w:val="single" w:sz="8" w:space="0" w:color="4F81BD"/>
              <w:right w:val="dotted" w:sz="4" w:space="0" w:color="auto"/>
            </w:tcBorders>
            <w:shd w:val="clear" w:color="auto" w:fill="FFFFFF"/>
            <w:vAlign w:val="center"/>
          </w:tcPr>
          <w:p w:rsidR="00D960C8" w:rsidRDefault="00F41064">
            <w:pPr>
              <w:jc w:val="center"/>
              <w:rPr>
                <w:ins w:id="2133" w:author="Administrator" w:date="2015-12-27T20:00:00Z"/>
                <w:color w:val="000000"/>
                <w:szCs w:val="21"/>
              </w:rPr>
            </w:pPr>
            <w:ins w:id="2134" w:author="Administrator" w:date="2015-12-27T20:06:00Z">
              <w:r>
                <w:rPr>
                  <w:rFonts w:hint="eastAsia"/>
                  <w:color w:val="000000"/>
                  <w:szCs w:val="21"/>
                </w:rPr>
                <w:t>Storage</w:t>
              </w:r>
            </w:ins>
            <w:ins w:id="2135" w:author="Administrator" w:date="2015-12-27T20:00:00Z">
              <w:r>
                <w:rPr>
                  <w:rFonts w:eastAsia="Times New Roman" w:hint="eastAsia"/>
                  <w:color w:val="000000"/>
                  <w:szCs w:val="21"/>
                </w:rPr>
                <w:t>DataService.finish</w:t>
              </w:r>
            </w:ins>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136" w:author="Administrator" w:date="2015-12-27T20:00:00Z"/>
                <w:color w:val="000000"/>
                <w:szCs w:val="21"/>
              </w:rPr>
            </w:pPr>
            <w:ins w:id="2137" w:author="Administrator" w:date="2015-12-27T20:00:00Z">
              <w:r>
                <w:rPr>
                  <w:rFonts w:ascii="宋体" w:hAnsi="宋体" w:cs="宋体" w:hint="eastAsia"/>
                  <w:color w:val="000000"/>
                  <w:szCs w:val="21"/>
                </w:rPr>
                <w:t>语法</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138" w:author="Administrator" w:date="2015-12-27T20:00:00Z"/>
                <w:color w:val="000000"/>
                <w:szCs w:val="21"/>
              </w:rPr>
            </w:pPr>
            <w:ins w:id="2139" w:author="Administrator" w:date="2015-12-27T20:00:00Z">
              <w:r>
                <w:rPr>
                  <w:rFonts w:eastAsia="Times New Roman"/>
                  <w:color w:val="000000"/>
                  <w:szCs w:val="21"/>
                </w:rPr>
                <w:t xml:space="preserve">public void </w:t>
              </w:r>
              <w:r>
                <w:rPr>
                  <w:rFonts w:eastAsia="Times New Roman" w:hint="eastAsia"/>
                  <w:color w:val="000000"/>
                  <w:szCs w:val="21"/>
                </w:rPr>
                <w:t>finish</w:t>
              </w:r>
              <w:r>
                <w:rPr>
                  <w:rFonts w:eastAsia="Times New Roman"/>
                  <w:color w:val="000000"/>
                  <w:szCs w:val="21"/>
                </w:rPr>
                <w:t>()throws RemoteException;</w:t>
              </w:r>
            </w:ins>
          </w:p>
        </w:tc>
      </w:tr>
      <w:tr w:rsidR="00D960C8">
        <w:trPr>
          <w:ins w:id="2140" w:author="Administrator" w:date="2015-12-27T20:00:00Z"/>
        </w:trPr>
        <w:tc>
          <w:tcPr>
            <w:tcW w:w="3264" w:type="dxa"/>
            <w:vMerge/>
            <w:tcBorders>
              <w:left w:val="single" w:sz="8" w:space="0" w:color="4F81BD"/>
              <w:right w:val="dotted" w:sz="4" w:space="0" w:color="auto"/>
            </w:tcBorders>
            <w:shd w:val="clear" w:color="auto" w:fill="FFFFFF"/>
            <w:vAlign w:val="center"/>
          </w:tcPr>
          <w:p w:rsidR="00D960C8" w:rsidRDefault="00D960C8">
            <w:pPr>
              <w:widowControl/>
              <w:jc w:val="center"/>
              <w:rPr>
                <w:ins w:id="2141" w:author="Administrator" w:date="2015-12-27T20:00: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142" w:author="Administrator" w:date="2015-12-27T20:00:00Z"/>
                <w:color w:val="000000"/>
                <w:szCs w:val="21"/>
              </w:rPr>
            </w:pPr>
            <w:ins w:id="2143" w:author="Administrator" w:date="2015-12-27T20:00:00Z">
              <w:r>
                <w:rPr>
                  <w:rFonts w:ascii="宋体" w:hAnsi="宋体" w:cs="宋体" w:hint="eastAsia"/>
                  <w:color w:val="000000"/>
                  <w:szCs w:val="21"/>
                </w:rPr>
                <w:t>前置条件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144" w:author="Administrator" w:date="2015-12-27T20:00:00Z"/>
                <w:color w:val="000000"/>
                <w:szCs w:val="21"/>
              </w:rPr>
            </w:pPr>
            <w:ins w:id="2145" w:author="Administrator" w:date="2015-12-27T20:00:00Z">
              <w:r>
                <w:rPr>
                  <w:rFonts w:ascii="宋体" w:hAnsi="宋体" w:cs="宋体" w:hint="eastAsia"/>
                  <w:color w:val="000000"/>
                  <w:szCs w:val="21"/>
                </w:rPr>
                <w:t>无</w:t>
              </w:r>
            </w:ins>
          </w:p>
        </w:tc>
      </w:tr>
      <w:tr w:rsidR="00D960C8">
        <w:trPr>
          <w:ins w:id="2146" w:author="Administrator" w:date="2015-12-27T20:00:00Z"/>
        </w:trPr>
        <w:tc>
          <w:tcPr>
            <w:tcW w:w="3264" w:type="dxa"/>
            <w:vMerge/>
            <w:tcBorders>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147" w:author="Administrator" w:date="2015-12-27T20:00: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148" w:author="Administrator" w:date="2015-12-27T20:00:00Z"/>
                <w:color w:val="000000"/>
                <w:szCs w:val="21"/>
              </w:rPr>
            </w:pPr>
            <w:ins w:id="2149" w:author="Administrator" w:date="2015-12-27T20:00:00Z">
              <w:r>
                <w:rPr>
                  <w:rFonts w:ascii="宋体" w:hAnsi="宋体" w:cs="宋体" w:hint="eastAsia"/>
                  <w:color w:val="000000"/>
                  <w:szCs w:val="21"/>
                </w:rPr>
                <w:t>后置条件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150" w:author="Administrator" w:date="2015-12-27T20:00:00Z"/>
                <w:color w:val="000000"/>
                <w:szCs w:val="21"/>
              </w:rPr>
            </w:pPr>
            <w:ins w:id="2151" w:author="Administrator" w:date="2015-12-27T20:00:00Z">
              <w:r>
                <w:rPr>
                  <w:rFonts w:ascii="宋体" w:hAnsi="宋体" w:cs="宋体" w:hint="eastAsia"/>
                  <w:color w:val="000000"/>
                  <w:szCs w:val="21"/>
                </w:rPr>
                <w:t>结束持久化数据库的使用。</w:t>
              </w:r>
            </w:ins>
          </w:p>
        </w:tc>
      </w:tr>
    </w:tbl>
    <w:p w:rsidR="00D960C8" w:rsidRDefault="00D960C8">
      <w:pPr>
        <w:rPr>
          <w:ins w:id="2152" w:author="Administrator" w:date="2015-12-27T20:00:00Z"/>
        </w:rPr>
      </w:pPr>
    </w:p>
    <w:p w:rsidR="00D960C8" w:rsidRDefault="00D960C8"/>
    <w:p w:rsidR="00D960C8" w:rsidRDefault="00F41064">
      <w:pPr>
        <w:pStyle w:val="a4"/>
        <w:spacing w:line="276" w:lineRule="auto"/>
        <w:ind w:firstLineChars="0" w:firstLine="0"/>
        <w:jc w:val="center"/>
      </w:pPr>
      <w:r>
        <w:rPr>
          <w:rFonts w:ascii="宋体" w:hAnsi="宋体" w:hint="eastAsia"/>
          <w:b/>
          <w:sz w:val="22"/>
          <w:szCs w:val="22"/>
        </w:rPr>
        <w:t>表36</w:t>
      </w:r>
      <w:r>
        <w:rPr>
          <w:rFonts w:ascii="宋体" w:hAnsi="宋体"/>
          <w:b/>
          <w:sz w:val="22"/>
          <w:szCs w:val="22"/>
        </w:rPr>
        <w:t xml:space="preserve"> </w:t>
      </w:r>
      <w:del w:id="2153" w:author="Administrator" w:date="2015-12-27T20:07:00Z">
        <w:r>
          <w:rPr>
            <w:rFonts w:ascii="宋体" w:hAnsi="宋体" w:hint="eastAsia"/>
            <w:b/>
            <w:sz w:val="22"/>
            <w:szCs w:val="22"/>
          </w:rPr>
          <w:delText>Commodity</w:delText>
        </w:r>
      </w:del>
      <w:ins w:id="2154" w:author="Administrator" w:date="2015-12-27T20:07:00Z">
        <w:r>
          <w:rPr>
            <w:rFonts w:ascii="宋体" w:hAnsi="宋体" w:hint="eastAsia"/>
            <w:b/>
            <w:sz w:val="22"/>
            <w:szCs w:val="22"/>
          </w:rPr>
          <w:t>Truck</w:t>
        </w:r>
      </w:ins>
      <w:r>
        <w:rPr>
          <w:rFonts w:ascii="宋体" w:hAnsi="宋体" w:hint="eastAsia"/>
          <w:b/>
          <w:sz w:val="22"/>
          <w:szCs w:val="22"/>
        </w:rPr>
        <w:t>数据层模块的接口</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264"/>
        <w:gridCol w:w="1265"/>
        <w:gridCol w:w="3943"/>
      </w:tblGrid>
      <w:tr w:rsidR="00D960C8">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D960C8" w:rsidRDefault="00F41064">
            <w:pPr>
              <w:jc w:val="center"/>
              <w:rPr>
                <w:color w:val="FFFFFF"/>
                <w:szCs w:val="21"/>
              </w:rPr>
            </w:pPr>
            <w:r>
              <w:rPr>
                <w:rFonts w:ascii="宋体" w:hAnsi="宋体" w:cs="宋体" w:hint="eastAsia"/>
                <w:b/>
                <w:bCs/>
                <w:color w:val="FFFFFF"/>
                <w:szCs w:val="21"/>
              </w:rPr>
              <w:t>提供的服务（供接口）</w:t>
            </w:r>
          </w:p>
        </w:tc>
      </w:tr>
      <w:tr w:rsidR="00D960C8">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color w:val="000000"/>
                <w:szCs w:val="21"/>
              </w:rPr>
            </w:pPr>
            <w:del w:id="2155" w:author="Administrator" w:date="2015-12-27T20:08:00Z">
              <w:r>
                <w:rPr>
                  <w:rFonts w:hint="eastAsia"/>
                  <w:color w:val="000000"/>
                  <w:szCs w:val="21"/>
                </w:rPr>
                <w:delText>NonUser</w:delText>
              </w:r>
            </w:del>
            <w:ins w:id="2156" w:author="Administrator" w:date="2015-12-27T20:08:00Z">
              <w:r>
                <w:rPr>
                  <w:rFonts w:hint="eastAsia"/>
                  <w:color w:val="000000"/>
                  <w:szCs w:val="21"/>
                </w:rPr>
                <w:t>Truck</w:t>
              </w:r>
            </w:ins>
            <w:r>
              <w:rPr>
                <w:rFonts w:eastAsia="Times New Roman" w:hint="eastAsia"/>
                <w:color w:val="000000"/>
                <w:szCs w:val="21"/>
              </w:rPr>
              <w:t>DataService.</w:t>
            </w:r>
            <w:r>
              <w:rPr>
                <w:color w:val="000000"/>
              </w:rPr>
              <w:t xml:space="preserve"> </w:t>
            </w:r>
            <w:r>
              <w:rPr>
                <w:rFonts w:eastAsia="Times New Roman"/>
                <w:color w:val="000000"/>
                <w:szCs w:val="21"/>
              </w:rPr>
              <w:t>findTruckPO</w:t>
            </w: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szCs w:val="21"/>
              </w:rPr>
            </w:pPr>
            <w:r>
              <w:rPr>
                <w:rFonts w:ascii="宋体" w:eastAsia="Times New Roman" w:hAnsi="宋体" w:hint="eastAsia"/>
                <w:color w:val="000000"/>
                <w:szCs w:val="21"/>
              </w:rPr>
              <w:t>语法</w:t>
            </w:r>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rFonts w:ascii="宋体" w:hAnsi="宋体"/>
                <w:color w:val="000000"/>
                <w:szCs w:val="21"/>
              </w:rPr>
            </w:pPr>
            <w:r>
              <w:rPr>
                <w:rFonts w:ascii="宋体" w:eastAsia="Times New Roman" w:hAnsi="宋体"/>
                <w:color w:val="000000"/>
                <w:szCs w:val="21"/>
              </w:rPr>
              <w:t>public TruckPO findTruckPO(</w:t>
            </w:r>
            <w:del w:id="2157" w:author="Administrator" w:date="2015-12-27T20:08:00Z">
              <w:r>
                <w:rPr>
                  <w:rFonts w:ascii="宋体" w:eastAsia="Times New Roman" w:hAnsi="宋体"/>
                  <w:color w:val="000000"/>
                  <w:szCs w:val="21"/>
                </w:rPr>
                <w:delText>long</w:delText>
              </w:r>
            </w:del>
            <w:ins w:id="2158" w:author="Administrator" w:date="2015-12-27T20:08:00Z">
              <w:r>
                <w:rPr>
                  <w:rFonts w:ascii="宋体" w:hAnsi="宋体" w:hint="eastAsia"/>
                  <w:color w:val="000000"/>
                  <w:szCs w:val="21"/>
                </w:rPr>
                <w:t>string</w:t>
              </w:r>
            </w:ins>
            <w:r>
              <w:rPr>
                <w:rFonts w:ascii="宋体" w:eastAsia="Times New Roman" w:hAnsi="宋体"/>
                <w:color w:val="000000"/>
                <w:szCs w:val="21"/>
              </w:rPr>
              <w:t xml:space="preserve"> id) throws RemoteException;</w:t>
            </w:r>
          </w:p>
        </w:tc>
      </w:tr>
      <w:tr w:rsidR="00D960C8">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szCs w:val="21"/>
              </w:rPr>
            </w:pPr>
            <w:r>
              <w:rPr>
                <w:rFonts w:ascii="宋体" w:eastAsia="Times New Roman" w:hAnsi="宋体" w:hint="eastAsia"/>
                <w:color w:val="000000"/>
                <w:szCs w:val="21"/>
              </w:rPr>
              <w:t>前置条件</w:t>
            </w:r>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rFonts w:ascii="宋体" w:hAnsi="宋体"/>
                <w:color w:val="000000"/>
                <w:szCs w:val="21"/>
              </w:rPr>
            </w:pPr>
            <w:r>
              <w:rPr>
                <w:rFonts w:ascii="宋体" w:eastAsia="Times New Roman" w:hAnsi="宋体" w:hint="eastAsia"/>
                <w:color w:val="000000"/>
                <w:szCs w:val="21"/>
              </w:rPr>
              <w:t>无</w:t>
            </w:r>
          </w:p>
        </w:tc>
      </w:tr>
      <w:tr w:rsidR="00D960C8">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szCs w:val="21"/>
              </w:rPr>
            </w:pPr>
            <w:r>
              <w:rPr>
                <w:rFonts w:ascii="宋体" w:eastAsia="Times New Roman" w:hAnsi="宋体" w:hint="eastAsia"/>
                <w:color w:val="000000"/>
                <w:szCs w:val="21"/>
              </w:rPr>
              <w:t>后置条件</w:t>
            </w:r>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rFonts w:ascii="宋体" w:hAnsi="宋体"/>
                <w:color w:val="000000"/>
                <w:szCs w:val="21"/>
              </w:rPr>
            </w:pPr>
            <w:r>
              <w:rPr>
                <w:rFonts w:ascii="宋体" w:eastAsia="Times New Roman" w:hAnsi="宋体" w:hint="eastAsia"/>
                <w:color w:val="000000"/>
                <w:szCs w:val="21"/>
              </w:rPr>
              <w:t>按ID进行查找返回相应的</w:t>
            </w:r>
            <w:r>
              <w:rPr>
                <w:rFonts w:ascii="宋体" w:eastAsia="Times New Roman" w:hAnsi="宋体"/>
                <w:color w:val="000000"/>
                <w:szCs w:val="21"/>
              </w:rPr>
              <w:t>TruckPO</w:t>
            </w:r>
            <w:r>
              <w:rPr>
                <w:rFonts w:ascii="宋体" w:eastAsia="Times New Roman" w:hAnsi="宋体" w:hint="eastAsia"/>
                <w:color w:val="000000"/>
                <w:szCs w:val="21"/>
              </w:rPr>
              <w:t>结果</w:t>
            </w:r>
          </w:p>
        </w:tc>
      </w:tr>
      <w:tr w:rsidR="00D960C8">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color w:val="000000"/>
                <w:szCs w:val="21"/>
              </w:rPr>
            </w:pPr>
            <w:del w:id="2159" w:author="Administrator" w:date="2015-12-27T20:08:00Z">
              <w:r>
                <w:rPr>
                  <w:rFonts w:hint="eastAsia"/>
                  <w:color w:val="000000"/>
                  <w:szCs w:val="21"/>
                </w:rPr>
                <w:delText>NonUser</w:delText>
              </w:r>
            </w:del>
            <w:ins w:id="2160" w:author="Administrator" w:date="2015-12-27T20:08:00Z">
              <w:r>
                <w:rPr>
                  <w:rFonts w:hint="eastAsia"/>
                  <w:color w:val="000000"/>
                  <w:szCs w:val="21"/>
                </w:rPr>
                <w:t>Truck</w:t>
              </w:r>
            </w:ins>
            <w:r>
              <w:rPr>
                <w:rFonts w:eastAsia="Times New Roman" w:hint="eastAsia"/>
                <w:color w:val="000000"/>
                <w:szCs w:val="21"/>
              </w:rPr>
              <w:t>DataService.</w:t>
            </w:r>
            <w:r>
              <w:rPr>
                <w:color w:val="000000"/>
              </w:rPr>
              <w:t xml:space="preserve"> </w:t>
            </w:r>
            <w:ins w:id="2161" w:author="Administrator" w:date="2015-12-27T20:09:00Z">
              <w:r>
                <w:rPr>
                  <w:rFonts w:ascii="宋体" w:eastAsia="Times New Roman" w:hAnsi="宋体" w:hint="eastAsia"/>
                  <w:color w:val="000000"/>
                  <w:szCs w:val="21"/>
                </w:rPr>
                <w:t>findsTruckPO</w:t>
              </w:r>
            </w:ins>
            <w:del w:id="2162" w:author="Administrator" w:date="2015-12-27T20:09:00Z">
              <w:r>
                <w:rPr>
                  <w:rFonts w:eastAsia="Times New Roman"/>
                  <w:color w:val="000000"/>
                  <w:szCs w:val="21"/>
                </w:rPr>
                <w:delText>findDriverPO</w:delText>
              </w:r>
            </w:del>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szCs w:val="21"/>
              </w:rPr>
            </w:pPr>
            <w:r>
              <w:rPr>
                <w:rFonts w:ascii="宋体" w:eastAsia="Times New Roman" w:hAnsi="宋体" w:hint="eastAsia"/>
                <w:color w:val="000000"/>
                <w:szCs w:val="21"/>
              </w:rPr>
              <w:t>语法</w:t>
            </w:r>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403BAA">
            <w:pPr>
              <w:rPr>
                <w:rFonts w:ascii="宋体" w:hAnsi="宋体"/>
                <w:color w:val="000000"/>
                <w:szCs w:val="21"/>
              </w:rPr>
            </w:pPr>
            <w:ins w:id="2163" w:author="Administrator" w:date="2015-12-27T20:09:00Z">
              <w:r w:rsidRPr="00403BAA">
                <w:rPr>
                  <w:rFonts w:ascii="宋体" w:eastAsia="Times New Roman" w:hAnsi="宋体"/>
                  <w:color w:val="000000"/>
                  <w:szCs w:val="21"/>
                  <w:rPrChange w:id="2164" w:author="Administrator" w:date="2015-12-27T20:09:00Z">
                    <w:rPr/>
                  </w:rPrChange>
                </w:rPr>
                <w:t>public ArrayList&lt;TruckPO&gt; findsTruckPO</w:t>
              </w:r>
            </w:ins>
            <w:ins w:id="2165" w:author="Administrator" w:date="2015-12-27T20:20:00Z">
              <w:r w:rsidR="00F41064">
                <w:rPr>
                  <w:rFonts w:ascii="宋体" w:hAnsi="宋体" w:hint="eastAsia"/>
                  <w:color w:val="000000"/>
                  <w:szCs w:val="21"/>
                </w:rPr>
                <w:t>ByBusinessHall</w:t>
              </w:r>
            </w:ins>
            <w:ins w:id="2166" w:author="Administrator" w:date="2015-12-27T20:09:00Z">
              <w:r w:rsidRPr="00403BAA">
                <w:rPr>
                  <w:rFonts w:ascii="宋体" w:eastAsia="Times New Roman" w:hAnsi="宋体"/>
                  <w:color w:val="000000"/>
                  <w:szCs w:val="21"/>
                  <w:rPrChange w:id="2167" w:author="Administrator" w:date="2015-12-27T20:09:00Z">
                    <w:rPr/>
                  </w:rPrChange>
                </w:rPr>
                <w:t>(String id) throws RemoteException;</w:t>
              </w:r>
            </w:ins>
            <w:del w:id="2168" w:author="Administrator" w:date="2015-12-27T20:09:00Z">
              <w:r w:rsidR="00F41064">
                <w:rPr>
                  <w:rFonts w:ascii="宋体" w:eastAsia="Times New Roman" w:hAnsi="宋体"/>
                  <w:color w:val="000000"/>
                  <w:szCs w:val="21"/>
                </w:rPr>
                <w:delText xml:space="preserve">public </w:delText>
              </w:r>
              <w:r w:rsidR="00F41064">
                <w:rPr>
                  <w:rFonts w:ascii="宋体" w:eastAsia="Times New Roman" w:hAnsi="宋体"/>
                  <w:color w:val="000000"/>
                  <w:szCs w:val="21"/>
                </w:rPr>
                <w:lastRenderedPageBreak/>
                <w:delText>DriverPO finDriverPO(long id) throws RemoteException;</w:delText>
              </w:r>
            </w:del>
          </w:p>
        </w:tc>
      </w:tr>
      <w:tr w:rsidR="00D960C8">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szCs w:val="21"/>
              </w:rPr>
            </w:pPr>
            <w:r>
              <w:rPr>
                <w:rFonts w:ascii="宋体" w:eastAsia="Times New Roman" w:hAnsi="宋体" w:hint="eastAsia"/>
                <w:color w:val="000000"/>
                <w:szCs w:val="21"/>
              </w:rPr>
              <w:t>前置条件</w:t>
            </w:r>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rFonts w:ascii="宋体" w:hAnsi="宋体"/>
                <w:color w:val="000000"/>
                <w:szCs w:val="21"/>
              </w:rPr>
            </w:pPr>
            <w:r>
              <w:rPr>
                <w:rFonts w:ascii="宋体" w:eastAsia="Times New Roman" w:hAnsi="宋体" w:hint="eastAsia"/>
                <w:color w:val="000000"/>
                <w:szCs w:val="21"/>
              </w:rPr>
              <w:t>无</w:t>
            </w:r>
          </w:p>
        </w:tc>
      </w:tr>
      <w:tr w:rsidR="00D960C8">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rFonts w:ascii="宋体" w:hAnsi="宋体"/>
                <w:color w:val="000000"/>
                <w:szCs w:val="21"/>
              </w:rPr>
            </w:pPr>
            <w:r>
              <w:rPr>
                <w:rFonts w:ascii="宋体" w:eastAsia="Times New Roman" w:hAnsi="宋体" w:hint="eastAsia"/>
                <w:color w:val="000000"/>
                <w:szCs w:val="21"/>
              </w:rPr>
              <w:t>后置条件</w:t>
            </w:r>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rFonts w:ascii="宋体" w:hAnsi="宋体"/>
                <w:color w:val="000000"/>
                <w:szCs w:val="21"/>
              </w:rPr>
            </w:pPr>
            <w:r>
              <w:rPr>
                <w:rFonts w:ascii="宋体" w:eastAsia="Times New Roman" w:hAnsi="宋体" w:hint="eastAsia"/>
                <w:color w:val="000000"/>
                <w:szCs w:val="21"/>
              </w:rPr>
              <w:t>按ID进行查找返回相应的</w:t>
            </w:r>
            <w:r>
              <w:rPr>
                <w:rFonts w:ascii="宋体" w:eastAsia="Times New Roman" w:hAnsi="宋体"/>
                <w:color w:val="000000"/>
                <w:szCs w:val="21"/>
              </w:rPr>
              <w:t>DriverPO</w:t>
            </w:r>
            <w:r>
              <w:rPr>
                <w:rFonts w:ascii="宋体" w:eastAsia="Times New Roman" w:hAnsi="宋体" w:hint="eastAsia"/>
                <w:color w:val="000000"/>
                <w:szCs w:val="21"/>
              </w:rPr>
              <w:t>结果</w:t>
            </w:r>
          </w:p>
        </w:tc>
      </w:tr>
      <w:tr w:rsidR="00D960C8">
        <w:trPr>
          <w:ins w:id="2169" w:author="Administrator" w:date="2015-12-27T20:09:00Z"/>
        </w:trPr>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ins w:id="2170" w:author="Administrator" w:date="2015-12-27T20:09:00Z"/>
                <w:color w:val="000000"/>
                <w:szCs w:val="21"/>
              </w:rPr>
            </w:pPr>
            <w:ins w:id="2171" w:author="Administrator" w:date="2015-12-27T20:09:00Z">
              <w:r>
                <w:rPr>
                  <w:rFonts w:hint="eastAsia"/>
                  <w:color w:val="000000"/>
                  <w:szCs w:val="21"/>
                </w:rPr>
                <w:t>Truck</w:t>
              </w:r>
              <w:r>
                <w:rPr>
                  <w:rFonts w:eastAsia="Times New Roman" w:hint="eastAsia"/>
                  <w:color w:val="000000"/>
                  <w:szCs w:val="21"/>
                </w:rPr>
                <w:t>DataService.</w:t>
              </w:r>
              <w:r>
                <w:rPr>
                  <w:color w:val="000000"/>
                </w:rPr>
                <w:t xml:space="preserve"> </w:t>
              </w:r>
              <w:r>
                <w:rPr>
                  <w:rFonts w:ascii="宋体" w:eastAsia="Times New Roman" w:hAnsi="宋体" w:hint="eastAsia"/>
                  <w:color w:val="000000"/>
                  <w:szCs w:val="21"/>
                </w:rPr>
                <w:t>findsTruckPO</w:t>
              </w:r>
            </w:ins>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172" w:author="Administrator" w:date="2015-12-27T20:09:00Z"/>
                <w:rFonts w:ascii="宋体" w:hAnsi="宋体"/>
                <w:color w:val="000000"/>
                <w:szCs w:val="21"/>
              </w:rPr>
            </w:pPr>
            <w:ins w:id="2173" w:author="Administrator" w:date="2015-12-27T20:09:00Z">
              <w:r>
                <w:rPr>
                  <w:rFonts w:ascii="宋体" w:eastAsia="Times New Roman" w:hAnsi="宋体" w:hint="eastAsia"/>
                  <w:color w:val="000000"/>
                  <w:szCs w:val="21"/>
                </w:rPr>
                <w:t>语法</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174" w:author="Administrator" w:date="2015-12-27T20:09:00Z"/>
                <w:rFonts w:ascii="宋体" w:hAnsi="宋体"/>
                <w:color w:val="000000"/>
                <w:szCs w:val="21"/>
              </w:rPr>
            </w:pPr>
            <w:ins w:id="2175" w:author="Administrator" w:date="2015-12-27T20:09:00Z">
              <w:r>
                <w:rPr>
                  <w:rFonts w:ascii="宋体" w:eastAsia="Times New Roman" w:hAnsi="宋体" w:hint="eastAsia"/>
                  <w:color w:val="000000"/>
                  <w:szCs w:val="21"/>
                </w:rPr>
                <w:t>public ArrayList&lt;TruckPO&gt; findsTruckPO() throws RemoteException;</w:t>
              </w:r>
            </w:ins>
          </w:p>
        </w:tc>
      </w:tr>
      <w:tr w:rsidR="00D960C8">
        <w:trPr>
          <w:ins w:id="2176" w:author="Administrator" w:date="2015-12-27T20:09: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177" w:author="Administrator" w:date="2015-12-27T20:09: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178" w:author="Administrator" w:date="2015-12-27T20:09:00Z"/>
                <w:rFonts w:ascii="宋体" w:hAnsi="宋体"/>
                <w:color w:val="000000"/>
                <w:szCs w:val="21"/>
              </w:rPr>
            </w:pPr>
            <w:ins w:id="2179" w:author="Administrator" w:date="2015-12-27T20:09:00Z">
              <w:r>
                <w:rPr>
                  <w:rFonts w:ascii="宋体" w:eastAsia="Times New Roman" w:hAnsi="宋体" w:hint="eastAsia"/>
                  <w:color w:val="000000"/>
                  <w:szCs w:val="21"/>
                </w:rPr>
                <w:t>前置条件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180" w:author="Administrator" w:date="2015-12-27T20:09:00Z"/>
                <w:rFonts w:ascii="宋体" w:hAnsi="宋体"/>
                <w:color w:val="000000"/>
                <w:szCs w:val="21"/>
              </w:rPr>
            </w:pPr>
            <w:ins w:id="2181" w:author="Administrator" w:date="2015-12-27T20:09:00Z">
              <w:r>
                <w:rPr>
                  <w:rFonts w:ascii="宋体" w:eastAsia="Times New Roman" w:hAnsi="宋体" w:hint="eastAsia"/>
                  <w:color w:val="000000"/>
                  <w:szCs w:val="21"/>
                </w:rPr>
                <w:t>无</w:t>
              </w:r>
            </w:ins>
          </w:p>
        </w:tc>
      </w:tr>
      <w:tr w:rsidR="00D960C8">
        <w:trPr>
          <w:ins w:id="2182" w:author="Administrator" w:date="2015-12-27T20:09: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183" w:author="Administrator" w:date="2015-12-27T20:09: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184" w:author="Administrator" w:date="2015-12-27T20:09:00Z"/>
                <w:rFonts w:ascii="宋体" w:hAnsi="宋体"/>
                <w:color w:val="000000"/>
                <w:szCs w:val="21"/>
              </w:rPr>
            </w:pPr>
            <w:ins w:id="2185" w:author="Administrator" w:date="2015-12-27T20:09:00Z">
              <w:r>
                <w:rPr>
                  <w:rFonts w:ascii="宋体" w:eastAsia="Times New Roman" w:hAnsi="宋体" w:hint="eastAsia"/>
                  <w:color w:val="000000"/>
                  <w:szCs w:val="21"/>
                </w:rPr>
                <w:t>后置条件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186" w:author="Administrator" w:date="2015-12-27T20:09:00Z"/>
                <w:rFonts w:ascii="宋体" w:hAnsi="宋体"/>
                <w:color w:val="000000"/>
                <w:szCs w:val="21"/>
              </w:rPr>
            </w:pPr>
            <w:ins w:id="2187" w:author="Administrator" w:date="2015-12-27T20:09:00Z">
              <w:r>
                <w:rPr>
                  <w:rFonts w:ascii="宋体" w:eastAsia="Times New Roman" w:hAnsi="宋体" w:hint="eastAsia"/>
                  <w:color w:val="000000"/>
                  <w:szCs w:val="21"/>
                </w:rPr>
                <w:t>查找返回</w:t>
              </w:r>
            </w:ins>
            <w:ins w:id="2188" w:author="Administrator" w:date="2015-12-27T20:10:00Z">
              <w:r>
                <w:rPr>
                  <w:rFonts w:ascii="宋体" w:hAnsi="宋体" w:hint="eastAsia"/>
                  <w:color w:val="000000"/>
                  <w:szCs w:val="21"/>
                </w:rPr>
                <w:t>所有</w:t>
              </w:r>
            </w:ins>
            <w:ins w:id="2189" w:author="Administrator" w:date="2015-12-27T20:16:00Z">
              <w:r>
                <w:rPr>
                  <w:rFonts w:ascii="宋体" w:hAnsi="宋体" w:hint="eastAsia"/>
                  <w:color w:val="000000"/>
                  <w:szCs w:val="21"/>
                </w:rPr>
                <w:t>truck</w:t>
              </w:r>
            </w:ins>
            <w:ins w:id="2190" w:author="Administrator" w:date="2015-12-27T20:09:00Z">
              <w:r>
                <w:rPr>
                  <w:rFonts w:ascii="宋体" w:eastAsia="Times New Roman" w:hAnsi="宋体"/>
                  <w:color w:val="000000"/>
                  <w:szCs w:val="21"/>
                </w:rPr>
                <w:t>PO</w:t>
              </w:r>
              <w:r>
                <w:rPr>
                  <w:rFonts w:ascii="宋体" w:eastAsia="Times New Roman" w:hAnsi="宋体" w:hint="eastAsia"/>
                  <w:color w:val="000000"/>
                  <w:szCs w:val="21"/>
                </w:rPr>
                <w:t>结果</w:t>
              </w:r>
            </w:ins>
          </w:p>
        </w:tc>
      </w:tr>
      <w:tr w:rsidR="00D960C8">
        <w:trPr>
          <w:ins w:id="2191" w:author="Administrator" w:date="2015-12-27T20:10:00Z"/>
        </w:trPr>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ins w:id="2192" w:author="Administrator" w:date="2015-12-27T20:10:00Z"/>
                <w:color w:val="000000"/>
                <w:szCs w:val="21"/>
              </w:rPr>
            </w:pPr>
            <w:ins w:id="2193" w:author="Administrator" w:date="2015-12-27T20:10:00Z">
              <w:r>
                <w:rPr>
                  <w:rFonts w:hint="eastAsia"/>
                  <w:color w:val="000000"/>
                  <w:szCs w:val="21"/>
                </w:rPr>
                <w:t>Truck</w:t>
              </w:r>
              <w:r>
                <w:rPr>
                  <w:rFonts w:eastAsia="Times New Roman" w:hint="eastAsia"/>
                  <w:color w:val="000000"/>
                  <w:szCs w:val="21"/>
                </w:rPr>
                <w:t>DataService.</w:t>
              </w:r>
            </w:ins>
            <w:ins w:id="2194" w:author="Administrator" w:date="2015-12-27T20:11:00Z">
              <w:r>
                <w:rPr>
                  <w:rFonts w:ascii="宋体" w:eastAsia="Times New Roman" w:hAnsi="宋体" w:hint="eastAsia"/>
                  <w:color w:val="000000"/>
                  <w:szCs w:val="21"/>
                </w:rPr>
                <w:t>insert</w:t>
              </w:r>
            </w:ins>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195" w:author="Administrator" w:date="2015-12-27T20:10:00Z"/>
                <w:rFonts w:ascii="宋体" w:hAnsi="宋体"/>
                <w:color w:val="000000"/>
                <w:szCs w:val="21"/>
              </w:rPr>
            </w:pPr>
            <w:ins w:id="2196" w:author="Administrator" w:date="2015-12-27T20:10:00Z">
              <w:r>
                <w:rPr>
                  <w:rFonts w:ascii="宋体" w:eastAsia="Times New Roman" w:hAnsi="宋体" w:hint="eastAsia"/>
                  <w:color w:val="000000"/>
                  <w:szCs w:val="21"/>
                </w:rPr>
                <w:t>语法</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403BAA">
            <w:pPr>
              <w:rPr>
                <w:ins w:id="2197" w:author="Administrator" w:date="2015-12-27T20:10:00Z"/>
                <w:rFonts w:ascii="宋体" w:hAnsi="宋体"/>
                <w:color w:val="000000"/>
                <w:szCs w:val="21"/>
              </w:rPr>
            </w:pPr>
            <w:ins w:id="2198" w:author="Administrator" w:date="2015-12-27T20:10:00Z">
              <w:r w:rsidRPr="00403BAA">
                <w:rPr>
                  <w:rFonts w:ascii="宋体" w:eastAsia="Times New Roman" w:hAnsi="宋体"/>
                  <w:color w:val="000000"/>
                  <w:szCs w:val="21"/>
                  <w:rPrChange w:id="2199" w:author="Administrator" w:date="2015-12-27T20:10:00Z">
                    <w:rPr/>
                  </w:rPrChange>
                </w:rPr>
                <w:t>public void insert(TruckPO tpo) throws RemoteException;</w:t>
              </w:r>
            </w:ins>
          </w:p>
        </w:tc>
      </w:tr>
      <w:tr w:rsidR="00D960C8">
        <w:trPr>
          <w:ins w:id="2200" w:author="Administrator" w:date="2015-12-27T20:10: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201" w:author="Administrator" w:date="2015-12-27T20:10: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202" w:author="Administrator" w:date="2015-12-27T20:10:00Z"/>
                <w:rFonts w:ascii="宋体" w:hAnsi="宋体"/>
                <w:color w:val="000000"/>
                <w:szCs w:val="21"/>
              </w:rPr>
            </w:pPr>
            <w:ins w:id="2203" w:author="Administrator" w:date="2015-12-27T20:10:00Z">
              <w:r>
                <w:rPr>
                  <w:rFonts w:ascii="宋体" w:eastAsia="Times New Roman" w:hAnsi="宋体" w:hint="eastAsia"/>
                  <w:color w:val="000000"/>
                  <w:szCs w:val="21"/>
                </w:rPr>
                <w:t>前置条件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204" w:author="Administrator" w:date="2015-12-27T20:10:00Z"/>
                <w:rFonts w:ascii="宋体" w:hAnsi="宋体"/>
                <w:color w:val="000000"/>
                <w:szCs w:val="21"/>
              </w:rPr>
            </w:pPr>
            <w:ins w:id="2205" w:author="Administrator" w:date="2015-12-27T20:11:00Z">
              <w:r>
                <w:rPr>
                  <w:rFonts w:ascii="宋体" w:eastAsia="Times New Roman" w:hAnsi="宋体" w:hint="eastAsia"/>
                  <w:color w:val="000000"/>
                  <w:szCs w:val="21"/>
                </w:rPr>
                <w:t>同样ID的po不存在</w:t>
              </w:r>
            </w:ins>
          </w:p>
        </w:tc>
      </w:tr>
      <w:tr w:rsidR="00D960C8">
        <w:trPr>
          <w:ins w:id="2206" w:author="Administrator" w:date="2015-12-27T20:10: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207" w:author="Administrator" w:date="2015-12-27T20:10: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208" w:author="Administrator" w:date="2015-12-27T20:10:00Z"/>
                <w:rFonts w:ascii="宋体" w:hAnsi="宋体"/>
                <w:color w:val="000000"/>
                <w:szCs w:val="21"/>
              </w:rPr>
            </w:pPr>
            <w:ins w:id="2209" w:author="Administrator" w:date="2015-12-27T20:10:00Z">
              <w:r>
                <w:rPr>
                  <w:rFonts w:ascii="宋体" w:eastAsia="Times New Roman" w:hAnsi="宋体" w:hint="eastAsia"/>
                  <w:color w:val="000000"/>
                  <w:szCs w:val="21"/>
                </w:rPr>
                <w:t>后置条件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210" w:author="Administrator" w:date="2015-12-27T20:10:00Z"/>
                <w:rFonts w:ascii="宋体" w:hAnsi="宋体"/>
                <w:color w:val="000000"/>
                <w:szCs w:val="21"/>
              </w:rPr>
            </w:pPr>
            <w:ins w:id="2211" w:author="Administrator" w:date="2015-12-27T20:11:00Z">
              <w:r>
                <w:rPr>
                  <w:rFonts w:ascii="宋体" w:eastAsia="Times New Roman" w:hAnsi="宋体" w:hint="eastAsia"/>
                  <w:color w:val="000000"/>
                  <w:szCs w:val="21"/>
                </w:rPr>
                <w:t>增加一个</w:t>
              </w:r>
              <w:r>
                <w:rPr>
                  <w:rFonts w:ascii="宋体" w:eastAsia="Times New Roman" w:hAnsi="宋体"/>
                  <w:color w:val="000000"/>
                  <w:szCs w:val="21"/>
                </w:rPr>
                <w:t>GoodsPO</w:t>
              </w:r>
              <w:r>
                <w:rPr>
                  <w:rFonts w:ascii="宋体" w:eastAsia="Times New Roman" w:hAnsi="宋体" w:hint="eastAsia"/>
                  <w:color w:val="000000"/>
                  <w:szCs w:val="21"/>
                </w:rPr>
                <w:t>记录</w:t>
              </w:r>
            </w:ins>
          </w:p>
        </w:tc>
      </w:tr>
      <w:tr w:rsidR="00D960C8">
        <w:trPr>
          <w:ins w:id="2212" w:author="Administrator" w:date="2015-12-27T20:12:00Z"/>
        </w:trPr>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ins w:id="2213" w:author="Administrator" w:date="2015-12-27T20:12:00Z"/>
                <w:color w:val="000000"/>
                <w:szCs w:val="21"/>
              </w:rPr>
            </w:pPr>
            <w:ins w:id="2214" w:author="Administrator" w:date="2015-12-27T20:12:00Z">
              <w:r>
                <w:rPr>
                  <w:rFonts w:hint="eastAsia"/>
                  <w:color w:val="000000"/>
                  <w:szCs w:val="21"/>
                </w:rPr>
                <w:t>Truck</w:t>
              </w:r>
              <w:r>
                <w:rPr>
                  <w:rFonts w:eastAsia="Times New Roman" w:hint="eastAsia"/>
                  <w:color w:val="000000"/>
                  <w:szCs w:val="21"/>
                </w:rPr>
                <w:t>DataService.</w:t>
              </w:r>
            </w:ins>
            <w:ins w:id="2215" w:author="Administrator" w:date="2015-12-27T20:14:00Z">
              <w:r>
                <w:rPr>
                  <w:rFonts w:ascii="宋体" w:eastAsia="Times New Roman" w:hAnsi="宋体" w:hint="eastAsia"/>
                  <w:color w:val="000000"/>
                  <w:szCs w:val="21"/>
                </w:rPr>
                <w:t>update</w:t>
              </w:r>
            </w:ins>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216" w:author="Administrator" w:date="2015-12-27T20:12:00Z"/>
                <w:rFonts w:ascii="宋体" w:hAnsi="宋体"/>
                <w:color w:val="000000"/>
                <w:szCs w:val="21"/>
              </w:rPr>
            </w:pPr>
            <w:ins w:id="2217" w:author="Administrator" w:date="2015-12-27T20:12:00Z">
              <w:r>
                <w:rPr>
                  <w:rFonts w:ascii="宋体" w:eastAsia="Times New Roman" w:hAnsi="宋体" w:hint="eastAsia"/>
                  <w:color w:val="000000"/>
                  <w:szCs w:val="21"/>
                </w:rPr>
                <w:t>语法</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403BAA">
            <w:pPr>
              <w:rPr>
                <w:ins w:id="2218" w:author="Administrator" w:date="2015-12-27T20:12:00Z"/>
                <w:rFonts w:ascii="宋体" w:hAnsi="宋体"/>
                <w:color w:val="000000"/>
                <w:szCs w:val="21"/>
              </w:rPr>
            </w:pPr>
            <w:ins w:id="2219" w:author="Administrator" w:date="2015-12-27T20:13:00Z">
              <w:r w:rsidRPr="00403BAA">
                <w:rPr>
                  <w:rFonts w:ascii="宋体" w:eastAsia="Times New Roman" w:hAnsi="宋体"/>
                  <w:color w:val="000000"/>
                  <w:szCs w:val="21"/>
                  <w:rPrChange w:id="2220" w:author="Administrator" w:date="2015-12-27T20:13:00Z">
                    <w:rPr/>
                  </w:rPrChange>
                </w:rPr>
                <w:t>public void update(String id,TruckPO tpo) throws RemoteException;</w:t>
              </w:r>
            </w:ins>
          </w:p>
        </w:tc>
      </w:tr>
      <w:tr w:rsidR="00D960C8">
        <w:trPr>
          <w:ins w:id="2221" w:author="Administrator" w:date="2015-12-27T20:12: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222" w:author="Administrator" w:date="2015-12-27T20:12: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223" w:author="Administrator" w:date="2015-12-27T20:12:00Z"/>
                <w:rFonts w:ascii="宋体" w:hAnsi="宋体"/>
                <w:color w:val="000000"/>
                <w:szCs w:val="21"/>
              </w:rPr>
            </w:pPr>
            <w:ins w:id="2224" w:author="Administrator" w:date="2015-12-27T20:12:00Z">
              <w:r>
                <w:rPr>
                  <w:rFonts w:ascii="宋体" w:eastAsia="Times New Roman" w:hAnsi="宋体" w:hint="eastAsia"/>
                  <w:color w:val="000000"/>
                  <w:szCs w:val="21"/>
                </w:rPr>
                <w:t>前置条件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225" w:author="Administrator" w:date="2015-12-27T20:12:00Z"/>
                <w:rFonts w:ascii="宋体" w:hAnsi="宋体"/>
                <w:color w:val="000000"/>
                <w:szCs w:val="21"/>
              </w:rPr>
            </w:pPr>
            <w:ins w:id="2226" w:author="Administrator" w:date="2015-12-27T20:14:00Z">
              <w:r>
                <w:rPr>
                  <w:rFonts w:ascii="宋体" w:eastAsia="Times New Roman" w:hAnsi="宋体" w:hint="eastAsia"/>
                  <w:color w:val="000000"/>
                  <w:szCs w:val="21"/>
                </w:rPr>
                <w:t>存在同样</w:t>
              </w:r>
              <w:r>
                <w:rPr>
                  <w:rFonts w:eastAsia="Times New Roman" w:hint="eastAsia"/>
                  <w:color w:val="000000"/>
                  <w:szCs w:val="21"/>
                </w:rPr>
                <w:t xml:space="preserve">ID </w:t>
              </w:r>
              <w:r>
                <w:rPr>
                  <w:rFonts w:ascii="宋体" w:eastAsia="Times New Roman" w:hAnsi="宋体" w:hint="eastAsia"/>
                  <w:color w:val="000000"/>
                  <w:szCs w:val="21"/>
                </w:rPr>
                <w:t>的</w:t>
              </w:r>
              <w:r>
                <w:rPr>
                  <w:rFonts w:eastAsia="Times New Roman" w:hint="eastAsia"/>
                  <w:color w:val="000000"/>
                  <w:szCs w:val="21"/>
                </w:rPr>
                <w:t>po</w:t>
              </w:r>
            </w:ins>
          </w:p>
        </w:tc>
      </w:tr>
      <w:tr w:rsidR="00D960C8">
        <w:trPr>
          <w:ins w:id="2227" w:author="Administrator" w:date="2015-12-27T20:12: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228" w:author="Administrator" w:date="2015-12-27T20:12: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229" w:author="Administrator" w:date="2015-12-27T20:12:00Z"/>
                <w:rFonts w:ascii="宋体" w:hAnsi="宋体"/>
                <w:color w:val="000000"/>
                <w:szCs w:val="21"/>
              </w:rPr>
            </w:pPr>
            <w:ins w:id="2230" w:author="Administrator" w:date="2015-12-27T20:12:00Z">
              <w:r>
                <w:rPr>
                  <w:rFonts w:ascii="宋体" w:eastAsia="Times New Roman" w:hAnsi="宋体" w:hint="eastAsia"/>
                  <w:color w:val="000000"/>
                  <w:szCs w:val="21"/>
                </w:rPr>
                <w:t>后置条件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231" w:author="Administrator" w:date="2015-12-27T20:12:00Z"/>
                <w:rFonts w:ascii="宋体" w:hAnsi="宋体"/>
                <w:color w:val="000000"/>
                <w:szCs w:val="21"/>
              </w:rPr>
            </w:pPr>
            <w:ins w:id="2232" w:author="Administrator" w:date="2015-12-27T20:15:00Z">
              <w:r>
                <w:rPr>
                  <w:rFonts w:ascii="宋体" w:hAnsi="宋体" w:hint="eastAsia"/>
                  <w:color w:val="000000"/>
                  <w:szCs w:val="21"/>
                </w:rPr>
                <w:t>更新一个</w:t>
              </w:r>
            </w:ins>
            <w:ins w:id="2233" w:author="Administrator" w:date="2015-12-27T20:12:00Z">
              <w:r>
                <w:rPr>
                  <w:rFonts w:ascii="宋体" w:eastAsia="Times New Roman" w:hAnsi="宋体"/>
                  <w:color w:val="000000"/>
                  <w:szCs w:val="21"/>
                </w:rPr>
                <w:t>GoodsPO</w:t>
              </w:r>
            </w:ins>
          </w:p>
        </w:tc>
      </w:tr>
      <w:tr w:rsidR="00D960C8">
        <w:trPr>
          <w:ins w:id="2234" w:author="Administrator" w:date="2015-12-27T20:15:00Z"/>
        </w:trPr>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ins w:id="2235" w:author="Administrator" w:date="2015-12-27T20:15:00Z"/>
                <w:color w:val="000000"/>
                <w:szCs w:val="21"/>
              </w:rPr>
            </w:pPr>
            <w:ins w:id="2236" w:author="Administrator" w:date="2015-12-27T20:15:00Z">
              <w:r>
                <w:rPr>
                  <w:rFonts w:hint="eastAsia"/>
                  <w:color w:val="000000"/>
                  <w:szCs w:val="21"/>
                </w:rPr>
                <w:t>Truck</w:t>
              </w:r>
              <w:r>
                <w:rPr>
                  <w:rFonts w:eastAsia="Times New Roman" w:hint="eastAsia"/>
                  <w:color w:val="000000"/>
                  <w:szCs w:val="21"/>
                </w:rPr>
                <w:t>DataService.</w:t>
              </w:r>
              <w:r>
                <w:rPr>
                  <w:rFonts w:ascii="宋体" w:eastAsia="Times New Roman" w:hAnsi="宋体" w:hint="eastAsia"/>
                  <w:color w:val="000000"/>
                  <w:szCs w:val="21"/>
                </w:rPr>
                <w:t>deleteTruckPO</w:t>
              </w:r>
            </w:ins>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237" w:author="Administrator" w:date="2015-12-27T20:15:00Z"/>
                <w:rFonts w:ascii="宋体" w:hAnsi="宋体"/>
                <w:color w:val="000000"/>
                <w:szCs w:val="21"/>
              </w:rPr>
            </w:pPr>
            <w:ins w:id="2238" w:author="Administrator" w:date="2015-12-27T20:15:00Z">
              <w:r>
                <w:rPr>
                  <w:rFonts w:ascii="宋体" w:eastAsia="Times New Roman" w:hAnsi="宋体" w:hint="eastAsia"/>
                  <w:color w:val="000000"/>
                  <w:szCs w:val="21"/>
                </w:rPr>
                <w:t>语法</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403BAA">
            <w:pPr>
              <w:rPr>
                <w:ins w:id="2239" w:author="Administrator" w:date="2015-12-27T20:15:00Z"/>
                <w:rFonts w:ascii="宋体" w:hAnsi="宋体"/>
                <w:color w:val="000000"/>
                <w:szCs w:val="21"/>
              </w:rPr>
            </w:pPr>
            <w:ins w:id="2240" w:author="Administrator" w:date="2015-12-27T20:15:00Z">
              <w:r w:rsidRPr="00403BAA">
                <w:rPr>
                  <w:rFonts w:ascii="宋体" w:eastAsia="Times New Roman" w:hAnsi="宋体"/>
                  <w:color w:val="000000"/>
                  <w:szCs w:val="21"/>
                  <w:rPrChange w:id="2241" w:author="Administrator" w:date="2015-12-27T20:15:00Z">
                    <w:rPr/>
                  </w:rPrChange>
                </w:rPr>
                <w:t>public void deleteTruckPO(String id) throws RemoteException;</w:t>
              </w:r>
            </w:ins>
          </w:p>
        </w:tc>
      </w:tr>
      <w:tr w:rsidR="00D960C8">
        <w:trPr>
          <w:ins w:id="2242" w:author="Administrator" w:date="2015-12-27T20:15: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243" w:author="Administrator" w:date="2015-12-27T20:15: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244" w:author="Administrator" w:date="2015-12-27T20:15:00Z"/>
                <w:rFonts w:ascii="宋体" w:hAnsi="宋体"/>
                <w:color w:val="000000"/>
                <w:szCs w:val="21"/>
              </w:rPr>
            </w:pPr>
            <w:ins w:id="2245" w:author="Administrator" w:date="2015-12-27T20:15:00Z">
              <w:r>
                <w:rPr>
                  <w:rFonts w:ascii="宋体" w:eastAsia="Times New Roman" w:hAnsi="宋体" w:hint="eastAsia"/>
                  <w:color w:val="000000"/>
                  <w:szCs w:val="21"/>
                </w:rPr>
                <w:t>前置条件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246" w:author="Administrator" w:date="2015-12-27T20:15:00Z"/>
                <w:rFonts w:ascii="宋体" w:hAnsi="宋体"/>
                <w:color w:val="000000"/>
                <w:szCs w:val="21"/>
              </w:rPr>
            </w:pPr>
            <w:ins w:id="2247" w:author="Administrator" w:date="2015-12-27T20:15:00Z">
              <w:r>
                <w:rPr>
                  <w:rFonts w:ascii="宋体" w:eastAsia="Times New Roman" w:hAnsi="宋体" w:hint="eastAsia"/>
                  <w:color w:val="000000"/>
                  <w:szCs w:val="21"/>
                </w:rPr>
                <w:t>存在同样</w:t>
              </w:r>
              <w:r>
                <w:rPr>
                  <w:rFonts w:eastAsia="Times New Roman" w:hint="eastAsia"/>
                  <w:color w:val="000000"/>
                  <w:szCs w:val="21"/>
                </w:rPr>
                <w:t xml:space="preserve">ID </w:t>
              </w:r>
              <w:r>
                <w:rPr>
                  <w:rFonts w:ascii="宋体" w:eastAsia="Times New Roman" w:hAnsi="宋体" w:hint="eastAsia"/>
                  <w:color w:val="000000"/>
                  <w:szCs w:val="21"/>
                </w:rPr>
                <w:t>的</w:t>
              </w:r>
              <w:r>
                <w:rPr>
                  <w:rFonts w:eastAsia="Times New Roman" w:hint="eastAsia"/>
                  <w:color w:val="000000"/>
                  <w:szCs w:val="21"/>
                </w:rPr>
                <w:t>po</w:t>
              </w:r>
            </w:ins>
          </w:p>
        </w:tc>
      </w:tr>
      <w:tr w:rsidR="00D960C8">
        <w:trPr>
          <w:ins w:id="2248" w:author="Administrator" w:date="2015-12-27T20:15: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249" w:author="Administrator" w:date="2015-12-27T20:15: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250" w:author="Administrator" w:date="2015-12-27T20:15:00Z"/>
                <w:rFonts w:ascii="宋体" w:hAnsi="宋体"/>
                <w:color w:val="000000"/>
                <w:szCs w:val="21"/>
              </w:rPr>
            </w:pPr>
            <w:ins w:id="2251" w:author="Administrator" w:date="2015-12-27T20:15:00Z">
              <w:r>
                <w:rPr>
                  <w:rFonts w:ascii="宋体" w:eastAsia="Times New Roman" w:hAnsi="宋体" w:hint="eastAsia"/>
                  <w:color w:val="000000"/>
                  <w:szCs w:val="21"/>
                </w:rPr>
                <w:t>后置条件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252" w:author="Administrator" w:date="2015-12-27T20:15:00Z"/>
                <w:rFonts w:ascii="宋体" w:hAnsi="宋体"/>
                <w:color w:val="000000"/>
                <w:szCs w:val="21"/>
              </w:rPr>
            </w:pPr>
            <w:ins w:id="2253" w:author="Administrator" w:date="2015-12-27T20:15:00Z">
              <w:r>
                <w:rPr>
                  <w:rFonts w:ascii="宋体" w:hAnsi="宋体" w:hint="eastAsia"/>
                  <w:color w:val="000000"/>
                  <w:szCs w:val="21"/>
                </w:rPr>
                <w:t>删除一个</w:t>
              </w:r>
              <w:r>
                <w:rPr>
                  <w:rFonts w:ascii="宋体" w:eastAsia="Times New Roman" w:hAnsi="宋体"/>
                  <w:color w:val="000000"/>
                  <w:szCs w:val="21"/>
                </w:rPr>
                <w:t>GoodsPO</w:t>
              </w:r>
            </w:ins>
          </w:p>
        </w:tc>
      </w:tr>
      <w:tr w:rsidR="00D960C8">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color w:val="000000"/>
                <w:szCs w:val="21"/>
              </w:rPr>
            </w:pPr>
            <w:del w:id="2254" w:author="Administrator" w:date="2015-12-27T20:08:00Z">
              <w:r>
                <w:rPr>
                  <w:rFonts w:hint="eastAsia"/>
                  <w:color w:val="000000"/>
                  <w:szCs w:val="21"/>
                </w:rPr>
                <w:delText>NonUser</w:delText>
              </w:r>
            </w:del>
            <w:ins w:id="2255" w:author="Administrator" w:date="2015-12-27T20:08:00Z">
              <w:r>
                <w:rPr>
                  <w:rFonts w:hint="eastAsia"/>
                  <w:color w:val="000000"/>
                  <w:szCs w:val="21"/>
                </w:rPr>
                <w:t>Truck</w:t>
              </w:r>
            </w:ins>
            <w:r>
              <w:rPr>
                <w:rFonts w:eastAsia="Times New Roman" w:hint="eastAsia"/>
                <w:color w:val="000000"/>
                <w:szCs w:val="21"/>
              </w:rPr>
              <w:t>DataService.finish</w:t>
            </w: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color w:val="000000"/>
                <w:szCs w:val="21"/>
              </w:rPr>
            </w:pPr>
            <w:r>
              <w:rPr>
                <w:rFonts w:ascii="宋体" w:hAnsi="宋体" w:cs="宋体" w:hint="eastAsia"/>
                <w:color w:val="000000"/>
                <w:szCs w:val="21"/>
              </w:rPr>
              <w:t>语法</w:t>
            </w:r>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color w:val="000000"/>
                <w:szCs w:val="21"/>
              </w:rPr>
            </w:pPr>
            <w:r>
              <w:rPr>
                <w:rFonts w:eastAsia="Times New Roman"/>
                <w:color w:val="000000"/>
                <w:szCs w:val="21"/>
              </w:rPr>
              <w:t xml:space="preserve">public void </w:t>
            </w:r>
            <w:r>
              <w:rPr>
                <w:rFonts w:eastAsia="Times New Roman" w:hint="eastAsia"/>
                <w:color w:val="000000"/>
                <w:szCs w:val="21"/>
              </w:rPr>
              <w:t>finish</w:t>
            </w:r>
            <w:r>
              <w:rPr>
                <w:rFonts w:eastAsia="Times New Roman"/>
                <w:color w:val="000000"/>
                <w:szCs w:val="21"/>
              </w:rPr>
              <w:t>()throws RemoteException;</w:t>
            </w:r>
          </w:p>
        </w:tc>
      </w:tr>
      <w:tr w:rsidR="00D960C8">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color w:val="000000"/>
                <w:szCs w:val="21"/>
              </w:rPr>
            </w:pPr>
            <w:r>
              <w:rPr>
                <w:rFonts w:ascii="宋体" w:hAnsi="宋体" w:cs="宋体" w:hint="eastAsia"/>
                <w:color w:val="000000"/>
                <w:szCs w:val="21"/>
              </w:rPr>
              <w:t>前置条件</w:t>
            </w:r>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color w:val="000000"/>
                <w:szCs w:val="21"/>
              </w:rPr>
            </w:pPr>
            <w:r>
              <w:rPr>
                <w:rFonts w:ascii="宋体" w:hAnsi="宋体" w:cs="宋体" w:hint="eastAsia"/>
                <w:color w:val="000000"/>
                <w:szCs w:val="21"/>
              </w:rPr>
              <w:t>无</w:t>
            </w:r>
          </w:p>
        </w:tc>
      </w:tr>
      <w:tr w:rsidR="00D960C8">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color w:val="000000"/>
                <w:szCs w:val="21"/>
              </w:rPr>
            </w:pPr>
            <w:r>
              <w:rPr>
                <w:rFonts w:ascii="宋体" w:hAnsi="宋体" w:cs="宋体" w:hint="eastAsia"/>
                <w:color w:val="000000"/>
                <w:szCs w:val="21"/>
              </w:rPr>
              <w:t>后置条件</w:t>
            </w:r>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color w:val="000000"/>
                <w:szCs w:val="21"/>
              </w:rPr>
            </w:pPr>
            <w:r>
              <w:rPr>
                <w:rFonts w:ascii="宋体" w:hAnsi="宋体" w:cs="宋体" w:hint="eastAsia"/>
                <w:color w:val="000000"/>
                <w:szCs w:val="21"/>
              </w:rPr>
              <w:t>结束持久化数据库的使用。</w:t>
            </w:r>
          </w:p>
        </w:tc>
      </w:tr>
    </w:tbl>
    <w:p w:rsidR="00D960C8" w:rsidRDefault="00D960C8">
      <w:pPr>
        <w:rPr>
          <w:ins w:id="2256" w:author="Administrator" w:date="2015-12-27T20:16:00Z"/>
        </w:rPr>
      </w:pPr>
    </w:p>
    <w:p w:rsidR="00D960C8" w:rsidRDefault="00D960C8">
      <w:pPr>
        <w:rPr>
          <w:ins w:id="2257" w:author="Administrator" w:date="2015-12-27T20:16:00Z"/>
        </w:rPr>
      </w:pPr>
    </w:p>
    <w:p w:rsidR="00D960C8" w:rsidRDefault="00F41064">
      <w:pPr>
        <w:pStyle w:val="a4"/>
        <w:spacing w:line="276" w:lineRule="auto"/>
        <w:ind w:firstLineChars="0" w:firstLine="0"/>
        <w:jc w:val="center"/>
        <w:rPr>
          <w:ins w:id="2258" w:author="Administrator" w:date="2015-12-27T20:16:00Z"/>
        </w:rPr>
      </w:pPr>
      <w:ins w:id="2259" w:author="Administrator" w:date="2015-12-27T20:16:00Z">
        <w:r>
          <w:rPr>
            <w:rFonts w:ascii="宋体" w:hAnsi="宋体" w:hint="eastAsia"/>
            <w:b/>
            <w:sz w:val="22"/>
            <w:szCs w:val="22"/>
          </w:rPr>
          <w:t>表37</w:t>
        </w:r>
        <w:r>
          <w:rPr>
            <w:rFonts w:ascii="宋体" w:hAnsi="宋体"/>
            <w:b/>
            <w:sz w:val="22"/>
            <w:szCs w:val="22"/>
          </w:rPr>
          <w:t xml:space="preserve"> </w:t>
        </w:r>
      </w:ins>
      <w:ins w:id="2260" w:author="Administrator" w:date="2015-12-27T20:17:00Z">
        <w:r>
          <w:rPr>
            <w:rFonts w:ascii="宋体" w:hAnsi="宋体" w:hint="eastAsia"/>
            <w:b/>
            <w:sz w:val="22"/>
            <w:szCs w:val="22"/>
          </w:rPr>
          <w:t>Driver</w:t>
        </w:r>
      </w:ins>
      <w:ins w:id="2261" w:author="Administrator" w:date="2015-12-27T20:16:00Z">
        <w:r>
          <w:rPr>
            <w:rFonts w:ascii="宋体" w:hAnsi="宋体" w:hint="eastAsia"/>
            <w:b/>
            <w:sz w:val="22"/>
            <w:szCs w:val="22"/>
          </w:rPr>
          <w:t>数据层模块的接口</w:t>
        </w:r>
      </w:ins>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264"/>
        <w:gridCol w:w="1265"/>
        <w:gridCol w:w="3943"/>
      </w:tblGrid>
      <w:tr w:rsidR="00D960C8">
        <w:trPr>
          <w:ins w:id="2262" w:author="Administrator" w:date="2015-12-27T20:16: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D960C8" w:rsidRDefault="00F41064">
            <w:pPr>
              <w:jc w:val="center"/>
              <w:rPr>
                <w:ins w:id="2263" w:author="Administrator" w:date="2015-12-27T20:16:00Z"/>
                <w:color w:val="FFFFFF"/>
                <w:szCs w:val="21"/>
              </w:rPr>
            </w:pPr>
            <w:ins w:id="2264" w:author="Administrator" w:date="2015-12-27T20:16:00Z">
              <w:r>
                <w:rPr>
                  <w:rFonts w:ascii="宋体" w:hAnsi="宋体" w:cs="宋体" w:hint="eastAsia"/>
                  <w:b/>
                  <w:bCs/>
                  <w:color w:val="FFFFFF"/>
                  <w:szCs w:val="21"/>
                </w:rPr>
                <w:t>提供的服务（供接口）</w:t>
              </w:r>
            </w:ins>
          </w:p>
        </w:tc>
      </w:tr>
      <w:tr w:rsidR="00D960C8">
        <w:trPr>
          <w:ins w:id="2265" w:author="Administrator" w:date="2015-12-27T20:16:00Z"/>
        </w:trPr>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ins w:id="2266" w:author="Administrator" w:date="2015-12-27T20:16:00Z"/>
                <w:color w:val="000000"/>
                <w:szCs w:val="21"/>
              </w:rPr>
            </w:pPr>
            <w:ins w:id="2267" w:author="Administrator" w:date="2015-12-27T20:17:00Z">
              <w:r>
                <w:rPr>
                  <w:rFonts w:hint="eastAsia"/>
                  <w:color w:val="000000"/>
                  <w:szCs w:val="21"/>
                </w:rPr>
                <w:t>Driver</w:t>
              </w:r>
            </w:ins>
            <w:ins w:id="2268" w:author="Administrator" w:date="2015-12-27T20:16:00Z">
              <w:r>
                <w:rPr>
                  <w:rFonts w:eastAsia="Times New Roman" w:hint="eastAsia"/>
                  <w:color w:val="000000"/>
                  <w:szCs w:val="21"/>
                </w:rPr>
                <w:t>DataService.</w:t>
              </w:r>
              <w:r>
                <w:rPr>
                  <w:color w:val="000000"/>
                </w:rPr>
                <w:t xml:space="preserve"> </w:t>
              </w:r>
              <w:r>
                <w:rPr>
                  <w:rFonts w:eastAsia="Times New Roman"/>
                  <w:color w:val="000000"/>
                  <w:szCs w:val="21"/>
                </w:rPr>
                <w:t>find</w:t>
              </w:r>
            </w:ins>
            <w:ins w:id="2269" w:author="Administrator" w:date="2015-12-27T20:17:00Z">
              <w:r>
                <w:rPr>
                  <w:rFonts w:hint="eastAsia"/>
                  <w:color w:val="000000"/>
                  <w:szCs w:val="21"/>
                </w:rPr>
                <w:t>Driver</w:t>
              </w:r>
            </w:ins>
            <w:ins w:id="2270" w:author="Administrator" w:date="2015-12-27T20:16:00Z">
              <w:r>
                <w:rPr>
                  <w:rFonts w:eastAsia="Times New Roman"/>
                  <w:color w:val="000000"/>
                  <w:szCs w:val="21"/>
                </w:rPr>
                <w:t>PO</w:t>
              </w:r>
            </w:ins>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271" w:author="Administrator" w:date="2015-12-27T20:16:00Z"/>
                <w:rFonts w:ascii="宋体" w:hAnsi="宋体"/>
                <w:color w:val="000000"/>
                <w:szCs w:val="21"/>
              </w:rPr>
            </w:pPr>
            <w:ins w:id="2272" w:author="Administrator" w:date="2015-12-27T20:16:00Z">
              <w:r>
                <w:rPr>
                  <w:rFonts w:ascii="宋体" w:eastAsia="Times New Roman" w:hAnsi="宋体" w:hint="eastAsia"/>
                  <w:color w:val="000000"/>
                  <w:szCs w:val="21"/>
                </w:rPr>
                <w:t>语法</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273" w:author="Administrator" w:date="2015-12-27T20:16:00Z"/>
                <w:rFonts w:ascii="宋体" w:hAnsi="宋体"/>
                <w:color w:val="000000"/>
                <w:szCs w:val="21"/>
              </w:rPr>
            </w:pPr>
            <w:ins w:id="2274" w:author="Administrator" w:date="2015-12-27T20:16:00Z">
              <w:r>
                <w:rPr>
                  <w:rFonts w:ascii="宋体" w:eastAsia="Times New Roman" w:hAnsi="宋体"/>
                  <w:color w:val="000000"/>
                  <w:szCs w:val="21"/>
                </w:rPr>
                <w:t xml:space="preserve">public </w:t>
              </w:r>
            </w:ins>
            <w:ins w:id="2275" w:author="Administrator" w:date="2015-12-27T20:17:00Z">
              <w:r>
                <w:rPr>
                  <w:rFonts w:ascii="宋体" w:hAnsi="宋体" w:hint="eastAsia"/>
                  <w:color w:val="000000"/>
                  <w:szCs w:val="21"/>
                </w:rPr>
                <w:t>Driver</w:t>
              </w:r>
            </w:ins>
            <w:ins w:id="2276" w:author="Administrator" w:date="2015-12-27T20:16:00Z">
              <w:r>
                <w:rPr>
                  <w:rFonts w:ascii="宋体" w:eastAsia="Times New Roman" w:hAnsi="宋体"/>
                  <w:color w:val="000000"/>
                  <w:szCs w:val="21"/>
                </w:rPr>
                <w:t>PO find</w:t>
              </w:r>
            </w:ins>
            <w:ins w:id="2277" w:author="Administrator" w:date="2015-12-27T20:17:00Z">
              <w:r>
                <w:rPr>
                  <w:rFonts w:ascii="宋体" w:hAnsi="宋体" w:hint="eastAsia"/>
                  <w:color w:val="000000"/>
                  <w:szCs w:val="21"/>
                </w:rPr>
                <w:t>Driver</w:t>
              </w:r>
            </w:ins>
            <w:ins w:id="2278" w:author="Administrator" w:date="2015-12-27T20:16:00Z">
              <w:r>
                <w:rPr>
                  <w:rFonts w:ascii="宋体" w:eastAsia="Times New Roman" w:hAnsi="宋体"/>
                  <w:color w:val="000000"/>
                  <w:szCs w:val="21"/>
                </w:rPr>
                <w:t>PO(</w:t>
              </w:r>
              <w:r>
                <w:rPr>
                  <w:rFonts w:ascii="宋体" w:hAnsi="宋体" w:hint="eastAsia"/>
                  <w:color w:val="000000"/>
                  <w:szCs w:val="21"/>
                </w:rPr>
                <w:t>string</w:t>
              </w:r>
              <w:r>
                <w:rPr>
                  <w:rFonts w:ascii="宋体" w:eastAsia="Times New Roman" w:hAnsi="宋体"/>
                  <w:color w:val="000000"/>
                  <w:szCs w:val="21"/>
                </w:rPr>
                <w:t xml:space="preserve"> id) throws RemoteException;</w:t>
              </w:r>
            </w:ins>
          </w:p>
        </w:tc>
      </w:tr>
      <w:tr w:rsidR="00D960C8">
        <w:trPr>
          <w:ins w:id="2279" w:author="Administrator" w:date="2015-12-27T20:16: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280" w:author="Administrator" w:date="2015-12-27T20:16: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281" w:author="Administrator" w:date="2015-12-27T20:16:00Z"/>
                <w:rFonts w:ascii="宋体" w:hAnsi="宋体"/>
                <w:color w:val="000000"/>
                <w:szCs w:val="21"/>
              </w:rPr>
            </w:pPr>
            <w:ins w:id="2282" w:author="Administrator" w:date="2015-12-27T20:16:00Z">
              <w:r>
                <w:rPr>
                  <w:rFonts w:ascii="宋体" w:eastAsia="Times New Roman" w:hAnsi="宋体" w:hint="eastAsia"/>
                  <w:color w:val="000000"/>
                  <w:szCs w:val="21"/>
                </w:rPr>
                <w:t>前置条件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283" w:author="Administrator" w:date="2015-12-27T20:16:00Z"/>
                <w:rFonts w:ascii="宋体" w:hAnsi="宋体"/>
                <w:color w:val="000000"/>
                <w:szCs w:val="21"/>
              </w:rPr>
            </w:pPr>
            <w:ins w:id="2284" w:author="Administrator" w:date="2015-12-27T20:16:00Z">
              <w:r>
                <w:rPr>
                  <w:rFonts w:ascii="宋体" w:eastAsia="Times New Roman" w:hAnsi="宋体" w:hint="eastAsia"/>
                  <w:color w:val="000000"/>
                  <w:szCs w:val="21"/>
                </w:rPr>
                <w:t>无</w:t>
              </w:r>
            </w:ins>
          </w:p>
        </w:tc>
      </w:tr>
      <w:tr w:rsidR="00D960C8">
        <w:trPr>
          <w:ins w:id="2285" w:author="Administrator" w:date="2015-12-27T20:16: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286" w:author="Administrator" w:date="2015-12-27T20:16: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287" w:author="Administrator" w:date="2015-12-27T20:16:00Z"/>
                <w:rFonts w:ascii="宋体" w:hAnsi="宋体"/>
                <w:color w:val="000000"/>
                <w:szCs w:val="21"/>
              </w:rPr>
            </w:pPr>
            <w:ins w:id="2288" w:author="Administrator" w:date="2015-12-27T20:16:00Z">
              <w:r>
                <w:rPr>
                  <w:rFonts w:ascii="宋体" w:eastAsia="Times New Roman" w:hAnsi="宋体" w:hint="eastAsia"/>
                  <w:color w:val="000000"/>
                  <w:szCs w:val="21"/>
                </w:rPr>
                <w:t>后置条件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289" w:author="Administrator" w:date="2015-12-27T20:16:00Z"/>
                <w:rFonts w:ascii="宋体" w:hAnsi="宋体"/>
                <w:color w:val="000000"/>
                <w:szCs w:val="21"/>
              </w:rPr>
            </w:pPr>
            <w:ins w:id="2290" w:author="Administrator" w:date="2015-12-27T20:16:00Z">
              <w:r>
                <w:rPr>
                  <w:rFonts w:ascii="宋体" w:eastAsia="Times New Roman" w:hAnsi="宋体" w:hint="eastAsia"/>
                  <w:color w:val="000000"/>
                  <w:szCs w:val="21"/>
                </w:rPr>
                <w:t>按ID进行查找返回相应的</w:t>
              </w:r>
            </w:ins>
            <w:ins w:id="2291" w:author="Administrator" w:date="2015-12-27T20:17:00Z">
              <w:r>
                <w:rPr>
                  <w:rFonts w:ascii="宋体" w:hAnsi="宋体" w:hint="eastAsia"/>
                  <w:color w:val="000000"/>
                  <w:szCs w:val="21"/>
                </w:rPr>
                <w:t>Driver</w:t>
              </w:r>
            </w:ins>
            <w:ins w:id="2292" w:author="Administrator" w:date="2015-12-27T20:16:00Z">
              <w:r>
                <w:rPr>
                  <w:rFonts w:ascii="宋体" w:eastAsia="Times New Roman" w:hAnsi="宋体"/>
                  <w:color w:val="000000"/>
                  <w:szCs w:val="21"/>
                </w:rPr>
                <w:t>PO</w:t>
              </w:r>
              <w:r>
                <w:rPr>
                  <w:rFonts w:ascii="宋体" w:eastAsia="Times New Roman" w:hAnsi="宋体" w:hint="eastAsia"/>
                  <w:color w:val="000000"/>
                  <w:szCs w:val="21"/>
                </w:rPr>
                <w:t>结果</w:t>
              </w:r>
            </w:ins>
          </w:p>
        </w:tc>
      </w:tr>
      <w:tr w:rsidR="00D960C8">
        <w:trPr>
          <w:ins w:id="2293" w:author="Administrator" w:date="2015-12-27T20:16:00Z"/>
        </w:trPr>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ins w:id="2294" w:author="Administrator" w:date="2015-12-27T20:16:00Z"/>
                <w:color w:val="000000"/>
                <w:szCs w:val="21"/>
              </w:rPr>
            </w:pPr>
            <w:ins w:id="2295" w:author="Administrator" w:date="2015-12-27T20:17:00Z">
              <w:r>
                <w:rPr>
                  <w:rFonts w:hint="eastAsia"/>
                  <w:color w:val="000000"/>
                  <w:szCs w:val="21"/>
                </w:rPr>
                <w:t>Driver</w:t>
              </w:r>
            </w:ins>
            <w:ins w:id="2296" w:author="Administrator" w:date="2015-12-27T20:16:00Z">
              <w:r>
                <w:rPr>
                  <w:rFonts w:eastAsia="Times New Roman" w:hint="eastAsia"/>
                  <w:color w:val="000000"/>
                  <w:szCs w:val="21"/>
                </w:rPr>
                <w:t>DataService.</w:t>
              </w:r>
              <w:r>
                <w:rPr>
                  <w:color w:val="000000"/>
                </w:rPr>
                <w:t xml:space="preserve"> </w:t>
              </w:r>
              <w:r>
                <w:rPr>
                  <w:rFonts w:ascii="宋体" w:eastAsia="Times New Roman" w:hAnsi="宋体" w:hint="eastAsia"/>
                  <w:color w:val="000000"/>
                  <w:szCs w:val="21"/>
                </w:rPr>
                <w:t>finds</w:t>
              </w:r>
            </w:ins>
            <w:ins w:id="2297" w:author="Administrator" w:date="2015-12-27T20:17:00Z">
              <w:r>
                <w:rPr>
                  <w:rFonts w:ascii="宋体" w:hAnsi="宋体" w:hint="eastAsia"/>
                  <w:color w:val="000000"/>
                  <w:szCs w:val="21"/>
                </w:rPr>
                <w:t>Driver</w:t>
              </w:r>
            </w:ins>
            <w:ins w:id="2298" w:author="Administrator" w:date="2015-12-27T20:16:00Z">
              <w:r>
                <w:rPr>
                  <w:rFonts w:ascii="宋体" w:eastAsia="Times New Roman" w:hAnsi="宋体" w:hint="eastAsia"/>
                  <w:color w:val="000000"/>
                  <w:szCs w:val="21"/>
                </w:rPr>
                <w:t>PO</w:t>
              </w:r>
            </w:ins>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299" w:author="Administrator" w:date="2015-12-27T20:16:00Z"/>
                <w:rFonts w:ascii="宋体" w:hAnsi="宋体"/>
                <w:color w:val="000000"/>
                <w:szCs w:val="21"/>
              </w:rPr>
            </w:pPr>
            <w:ins w:id="2300" w:author="Administrator" w:date="2015-12-27T20:16:00Z">
              <w:r>
                <w:rPr>
                  <w:rFonts w:ascii="宋体" w:eastAsia="Times New Roman" w:hAnsi="宋体" w:hint="eastAsia"/>
                  <w:color w:val="000000"/>
                  <w:szCs w:val="21"/>
                </w:rPr>
                <w:t>语法</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301" w:author="Administrator" w:date="2015-12-27T20:16:00Z"/>
                <w:rFonts w:ascii="宋体" w:hAnsi="宋体"/>
                <w:color w:val="000000"/>
                <w:szCs w:val="21"/>
              </w:rPr>
            </w:pPr>
            <w:ins w:id="2302" w:author="Administrator" w:date="2015-12-27T20:16:00Z">
              <w:r>
                <w:rPr>
                  <w:rFonts w:ascii="宋体" w:eastAsia="Times New Roman" w:hAnsi="宋体" w:hint="eastAsia"/>
                  <w:color w:val="000000"/>
                  <w:szCs w:val="21"/>
                </w:rPr>
                <w:t>public ArrayList&lt;</w:t>
              </w:r>
            </w:ins>
            <w:ins w:id="2303" w:author="Administrator" w:date="2015-12-27T20:17:00Z">
              <w:r>
                <w:rPr>
                  <w:rFonts w:ascii="宋体" w:hAnsi="宋体" w:hint="eastAsia"/>
                  <w:color w:val="000000"/>
                  <w:szCs w:val="21"/>
                </w:rPr>
                <w:t>Driver</w:t>
              </w:r>
            </w:ins>
            <w:ins w:id="2304" w:author="Administrator" w:date="2015-12-27T20:16:00Z">
              <w:r>
                <w:rPr>
                  <w:rFonts w:ascii="宋体" w:eastAsia="Times New Roman" w:hAnsi="宋体" w:hint="eastAsia"/>
                  <w:color w:val="000000"/>
                  <w:szCs w:val="21"/>
                </w:rPr>
                <w:t>PO&gt; finds</w:t>
              </w:r>
            </w:ins>
            <w:ins w:id="2305" w:author="Administrator" w:date="2015-12-27T20:17:00Z">
              <w:r>
                <w:rPr>
                  <w:rFonts w:ascii="宋体" w:hAnsi="宋体" w:hint="eastAsia"/>
                  <w:color w:val="000000"/>
                  <w:szCs w:val="21"/>
                </w:rPr>
                <w:t>Driver</w:t>
              </w:r>
            </w:ins>
            <w:ins w:id="2306" w:author="Administrator" w:date="2015-12-27T20:16:00Z">
              <w:r>
                <w:rPr>
                  <w:rFonts w:ascii="宋体" w:eastAsia="Times New Roman" w:hAnsi="宋体" w:hint="eastAsia"/>
                  <w:color w:val="000000"/>
                  <w:szCs w:val="21"/>
                </w:rPr>
                <w:t>PO</w:t>
              </w:r>
            </w:ins>
            <w:ins w:id="2307" w:author="Administrator" w:date="2015-12-27T20:20:00Z">
              <w:r>
                <w:rPr>
                  <w:rFonts w:ascii="宋体" w:hAnsi="宋体" w:hint="eastAsia"/>
                  <w:color w:val="000000"/>
                  <w:szCs w:val="21"/>
                </w:rPr>
                <w:t>ByBusinessHall</w:t>
              </w:r>
            </w:ins>
            <w:ins w:id="2308" w:author="Administrator" w:date="2015-12-27T20:16:00Z">
              <w:r>
                <w:rPr>
                  <w:rFonts w:ascii="宋体" w:eastAsia="Times New Roman" w:hAnsi="宋体" w:hint="eastAsia"/>
                  <w:color w:val="000000"/>
                  <w:szCs w:val="21"/>
                </w:rPr>
                <w:t>(String id) throws RemoteException;</w:t>
              </w:r>
            </w:ins>
          </w:p>
        </w:tc>
      </w:tr>
      <w:tr w:rsidR="00D960C8">
        <w:trPr>
          <w:ins w:id="2309" w:author="Administrator" w:date="2015-12-27T20:16: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310" w:author="Administrator" w:date="2015-12-27T20:16: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311" w:author="Administrator" w:date="2015-12-27T20:16:00Z"/>
                <w:rFonts w:ascii="宋体" w:hAnsi="宋体"/>
                <w:color w:val="000000"/>
                <w:szCs w:val="21"/>
              </w:rPr>
            </w:pPr>
            <w:ins w:id="2312" w:author="Administrator" w:date="2015-12-27T20:16:00Z">
              <w:r>
                <w:rPr>
                  <w:rFonts w:ascii="宋体" w:eastAsia="Times New Roman" w:hAnsi="宋体" w:hint="eastAsia"/>
                  <w:color w:val="000000"/>
                  <w:szCs w:val="21"/>
                </w:rPr>
                <w:t>前置条件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313" w:author="Administrator" w:date="2015-12-27T20:16:00Z"/>
                <w:rFonts w:ascii="宋体" w:hAnsi="宋体"/>
                <w:color w:val="000000"/>
                <w:szCs w:val="21"/>
              </w:rPr>
            </w:pPr>
            <w:ins w:id="2314" w:author="Administrator" w:date="2015-12-27T20:16:00Z">
              <w:r>
                <w:rPr>
                  <w:rFonts w:ascii="宋体" w:eastAsia="Times New Roman" w:hAnsi="宋体" w:hint="eastAsia"/>
                  <w:color w:val="000000"/>
                  <w:szCs w:val="21"/>
                </w:rPr>
                <w:t>无</w:t>
              </w:r>
            </w:ins>
          </w:p>
        </w:tc>
      </w:tr>
      <w:tr w:rsidR="00D960C8">
        <w:trPr>
          <w:ins w:id="2315" w:author="Administrator" w:date="2015-12-27T20:16: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316" w:author="Administrator" w:date="2015-12-27T20:16: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317" w:author="Administrator" w:date="2015-12-27T20:16:00Z"/>
                <w:rFonts w:ascii="宋体" w:hAnsi="宋体"/>
                <w:color w:val="000000"/>
                <w:szCs w:val="21"/>
              </w:rPr>
            </w:pPr>
            <w:ins w:id="2318" w:author="Administrator" w:date="2015-12-27T20:16:00Z">
              <w:r>
                <w:rPr>
                  <w:rFonts w:ascii="宋体" w:eastAsia="Times New Roman" w:hAnsi="宋体" w:hint="eastAsia"/>
                  <w:color w:val="000000"/>
                  <w:szCs w:val="21"/>
                </w:rPr>
                <w:t>后置条件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319" w:author="Administrator" w:date="2015-12-27T20:16:00Z"/>
                <w:rFonts w:ascii="宋体" w:hAnsi="宋体"/>
                <w:color w:val="000000"/>
                <w:szCs w:val="21"/>
              </w:rPr>
            </w:pPr>
            <w:ins w:id="2320" w:author="Administrator" w:date="2015-12-27T20:16:00Z">
              <w:r>
                <w:rPr>
                  <w:rFonts w:ascii="宋体" w:eastAsia="Times New Roman" w:hAnsi="宋体" w:hint="eastAsia"/>
                  <w:color w:val="000000"/>
                  <w:szCs w:val="21"/>
                </w:rPr>
                <w:t>按ID进行查找返回相应的</w:t>
              </w:r>
              <w:r>
                <w:rPr>
                  <w:rFonts w:ascii="宋体" w:eastAsia="Times New Roman" w:hAnsi="宋体"/>
                  <w:color w:val="000000"/>
                  <w:szCs w:val="21"/>
                </w:rPr>
                <w:t>DriverPO</w:t>
              </w:r>
              <w:r>
                <w:rPr>
                  <w:rFonts w:ascii="宋体" w:eastAsia="Times New Roman" w:hAnsi="宋体" w:hint="eastAsia"/>
                  <w:color w:val="000000"/>
                  <w:szCs w:val="21"/>
                </w:rPr>
                <w:t>结果</w:t>
              </w:r>
            </w:ins>
          </w:p>
        </w:tc>
      </w:tr>
      <w:tr w:rsidR="00D960C8">
        <w:trPr>
          <w:ins w:id="2321" w:author="Administrator" w:date="2015-12-27T20:16:00Z"/>
        </w:trPr>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ins w:id="2322" w:author="Administrator" w:date="2015-12-27T20:16:00Z"/>
                <w:color w:val="000000"/>
                <w:szCs w:val="21"/>
              </w:rPr>
            </w:pPr>
            <w:ins w:id="2323" w:author="Administrator" w:date="2015-12-27T20:17:00Z">
              <w:r>
                <w:rPr>
                  <w:rFonts w:hint="eastAsia"/>
                  <w:color w:val="000000"/>
                  <w:szCs w:val="21"/>
                </w:rPr>
                <w:t>Driver</w:t>
              </w:r>
            </w:ins>
            <w:ins w:id="2324" w:author="Administrator" w:date="2015-12-27T20:16:00Z">
              <w:r>
                <w:rPr>
                  <w:rFonts w:eastAsia="Times New Roman" w:hint="eastAsia"/>
                  <w:color w:val="000000"/>
                  <w:szCs w:val="21"/>
                </w:rPr>
                <w:t>DataService.</w:t>
              </w:r>
              <w:r>
                <w:rPr>
                  <w:color w:val="000000"/>
                </w:rPr>
                <w:t xml:space="preserve"> </w:t>
              </w:r>
              <w:r>
                <w:rPr>
                  <w:rFonts w:ascii="宋体" w:eastAsia="Times New Roman" w:hAnsi="宋体" w:hint="eastAsia"/>
                  <w:color w:val="000000"/>
                  <w:szCs w:val="21"/>
                </w:rPr>
                <w:t>finds</w:t>
              </w:r>
            </w:ins>
            <w:ins w:id="2325" w:author="Administrator" w:date="2015-12-27T20:17:00Z">
              <w:r>
                <w:rPr>
                  <w:rFonts w:ascii="宋体" w:hAnsi="宋体" w:hint="eastAsia"/>
                  <w:color w:val="000000"/>
                  <w:szCs w:val="21"/>
                </w:rPr>
                <w:t>Driver</w:t>
              </w:r>
            </w:ins>
            <w:ins w:id="2326" w:author="Administrator" w:date="2015-12-27T20:16:00Z">
              <w:r>
                <w:rPr>
                  <w:rFonts w:ascii="宋体" w:eastAsia="Times New Roman" w:hAnsi="宋体" w:hint="eastAsia"/>
                  <w:color w:val="000000"/>
                  <w:szCs w:val="21"/>
                </w:rPr>
                <w:t>PO</w:t>
              </w:r>
            </w:ins>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327" w:author="Administrator" w:date="2015-12-27T20:16:00Z"/>
                <w:rFonts w:ascii="宋体" w:hAnsi="宋体"/>
                <w:color w:val="000000"/>
                <w:szCs w:val="21"/>
              </w:rPr>
            </w:pPr>
            <w:ins w:id="2328" w:author="Administrator" w:date="2015-12-27T20:16:00Z">
              <w:r>
                <w:rPr>
                  <w:rFonts w:ascii="宋体" w:eastAsia="Times New Roman" w:hAnsi="宋体" w:hint="eastAsia"/>
                  <w:color w:val="000000"/>
                  <w:szCs w:val="21"/>
                </w:rPr>
                <w:t>语法</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329" w:author="Administrator" w:date="2015-12-27T20:16:00Z"/>
                <w:rFonts w:ascii="宋体" w:hAnsi="宋体"/>
                <w:color w:val="000000"/>
                <w:szCs w:val="21"/>
              </w:rPr>
            </w:pPr>
            <w:ins w:id="2330" w:author="Administrator" w:date="2015-12-27T20:16:00Z">
              <w:r>
                <w:rPr>
                  <w:rFonts w:ascii="宋体" w:eastAsia="Times New Roman" w:hAnsi="宋体" w:hint="eastAsia"/>
                  <w:color w:val="000000"/>
                  <w:szCs w:val="21"/>
                </w:rPr>
                <w:t>public ArrayList&lt;</w:t>
              </w:r>
            </w:ins>
            <w:ins w:id="2331" w:author="Administrator" w:date="2015-12-27T20:17:00Z">
              <w:r>
                <w:rPr>
                  <w:rFonts w:ascii="宋体" w:hAnsi="宋体" w:hint="eastAsia"/>
                  <w:color w:val="000000"/>
                  <w:szCs w:val="21"/>
                </w:rPr>
                <w:t>Driver</w:t>
              </w:r>
            </w:ins>
            <w:ins w:id="2332" w:author="Administrator" w:date="2015-12-27T20:16:00Z">
              <w:r>
                <w:rPr>
                  <w:rFonts w:ascii="宋体" w:eastAsia="Times New Roman" w:hAnsi="宋体" w:hint="eastAsia"/>
                  <w:color w:val="000000"/>
                  <w:szCs w:val="21"/>
                </w:rPr>
                <w:t>PO&gt; finds</w:t>
              </w:r>
            </w:ins>
            <w:ins w:id="2333" w:author="Administrator" w:date="2015-12-27T20:17:00Z">
              <w:r>
                <w:rPr>
                  <w:rFonts w:ascii="宋体" w:hAnsi="宋体" w:hint="eastAsia"/>
                  <w:color w:val="000000"/>
                  <w:szCs w:val="21"/>
                </w:rPr>
                <w:t>Driver</w:t>
              </w:r>
            </w:ins>
            <w:ins w:id="2334" w:author="Administrator" w:date="2015-12-27T20:16:00Z">
              <w:r>
                <w:rPr>
                  <w:rFonts w:ascii="宋体" w:eastAsia="Times New Roman" w:hAnsi="宋体" w:hint="eastAsia"/>
                  <w:color w:val="000000"/>
                  <w:szCs w:val="21"/>
                </w:rPr>
                <w:t>PO() throws RemoteException;</w:t>
              </w:r>
            </w:ins>
          </w:p>
        </w:tc>
      </w:tr>
      <w:tr w:rsidR="00D960C8">
        <w:trPr>
          <w:ins w:id="2335" w:author="Administrator" w:date="2015-12-27T20:16: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336" w:author="Administrator" w:date="2015-12-27T20:16: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337" w:author="Administrator" w:date="2015-12-27T20:16:00Z"/>
                <w:rFonts w:ascii="宋体" w:hAnsi="宋体"/>
                <w:color w:val="000000"/>
                <w:szCs w:val="21"/>
              </w:rPr>
            </w:pPr>
            <w:ins w:id="2338" w:author="Administrator" w:date="2015-12-27T20:16:00Z">
              <w:r>
                <w:rPr>
                  <w:rFonts w:ascii="宋体" w:eastAsia="Times New Roman" w:hAnsi="宋体" w:hint="eastAsia"/>
                  <w:color w:val="000000"/>
                  <w:szCs w:val="21"/>
                </w:rPr>
                <w:t>前置条件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339" w:author="Administrator" w:date="2015-12-27T20:16:00Z"/>
                <w:rFonts w:ascii="宋体" w:hAnsi="宋体"/>
                <w:color w:val="000000"/>
                <w:szCs w:val="21"/>
              </w:rPr>
            </w:pPr>
            <w:ins w:id="2340" w:author="Administrator" w:date="2015-12-27T20:16:00Z">
              <w:r>
                <w:rPr>
                  <w:rFonts w:ascii="宋体" w:eastAsia="Times New Roman" w:hAnsi="宋体" w:hint="eastAsia"/>
                  <w:color w:val="000000"/>
                  <w:szCs w:val="21"/>
                </w:rPr>
                <w:t>无</w:t>
              </w:r>
            </w:ins>
          </w:p>
        </w:tc>
      </w:tr>
      <w:tr w:rsidR="00D960C8">
        <w:trPr>
          <w:ins w:id="2341" w:author="Administrator" w:date="2015-12-27T20:16: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342" w:author="Administrator" w:date="2015-12-27T20:16: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343" w:author="Administrator" w:date="2015-12-27T20:16:00Z"/>
                <w:rFonts w:ascii="宋体" w:hAnsi="宋体"/>
                <w:color w:val="000000"/>
                <w:szCs w:val="21"/>
              </w:rPr>
            </w:pPr>
            <w:ins w:id="2344" w:author="Administrator" w:date="2015-12-27T20:16:00Z">
              <w:r>
                <w:rPr>
                  <w:rFonts w:ascii="宋体" w:eastAsia="Times New Roman" w:hAnsi="宋体" w:hint="eastAsia"/>
                  <w:color w:val="000000"/>
                  <w:szCs w:val="21"/>
                </w:rPr>
                <w:t>后置条件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345" w:author="Administrator" w:date="2015-12-27T20:16:00Z"/>
                <w:rFonts w:ascii="宋体" w:hAnsi="宋体"/>
                <w:color w:val="000000"/>
                <w:szCs w:val="21"/>
              </w:rPr>
            </w:pPr>
            <w:ins w:id="2346" w:author="Administrator" w:date="2015-12-27T20:16:00Z">
              <w:r>
                <w:rPr>
                  <w:rFonts w:ascii="宋体" w:eastAsia="Times New Roman" w:hAnsi="宋体" w:hint="eastAsia"/>
                  <w:color w:val="000000"/>
                  <w:szCs w:val="21"/>
                </w:rPr>
                <w:t>查找返回</w:t>
              </w:r>
              <w:r>
                <w:rPr>
                  <w:rFonts w:ascii="宋体" w:hAnsi="宋体" w:hint="eastAsia"/>
                  <w:color w:val="000000"/>
                  <w:szCs w:val="21"/>
                </w:rPr>
                <w:t>所有</w:t>
              </w:r>
            </w:ins>
            <w:ins w:id="2347" w:author="Administrator" w:date="2015-12-27T20:17:00Z">
              <w:r>
                <w:rPr>
                  <w:rFonts w:ascii="宋体" w:hAnsi="宋体" w:hint="eastAsia"/>
                  <w:color w:val="000000"/>
                  <w:szCs w:val="21"/>
                </w:rPr>
                <w:t>Driver</w:t>
              </w:r>
            </w:ins>
            <w:ins w:id="2348" w:author="Administrator" w:date="2015-12-27T20:16:00Z">
              <w:r>
                <w:rPr>
                  <w:rFonts w:ascii="宋体" w:eastAsia="Times New Roman" w:hAnsi="宋体"/>
                  <w:color w:val="000000"/>
                  <w:szCs w:val="21"/>
                </w:rPr>
                <w:t>PO</w:t>
              </w:r>
              <w:r>
                <w:rPr>
                  <w:rFonts w:ascii="宋体" w:eastAsia="Times New Roman" w:hAnsi="宋体" w:hint="eastAsia"/>
                  <w:color w:val="000000"/>
                  <w:szCs w:val="21"/>
                </w:rPr>
                <w:t>结果</w:t>
              </w:r>
            </w:ins>
          </w:p>
        </w:tc>
      </w:tr>
      <w:tr w:rsidR="00D960C8">
        <w:trPr>
          <w:ins w:id="2349" w:author="Administrator" w:date="2015-12-27T20:16:00Z"/>
        </w:trPr>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ins w:id="2350" w:author="Administrator" w:date="2015-12-27T20:16:00Z"/>
                <w:color w:val="000000"/>
                <w:szCs w:val="21"/>
              </w:rPr>
            </w:pPr>
            <w:ins w:id="2351" w:author="Administrator" w:date="2015-12-27T20:17:00Z">
              <w:r>
                <w:rPr>
                  <w:rFonts w:hint="eastAsia"/>
                  <w:color w:val="000000"/>
                  <w:szCs w:val="21"/>
                </w:rPr>
                <w:t>Driver</w:t>
              </w:r>
            </w:ins>
            <w:ins w:id="2352" w:author="Administrator" w:date="2015-12-27T20:16:00Z">
              <w:r>
                <w:rPr>
                  <w:rFonts w:eastAsia="Times New Roman" w:hint="eastAsia"/>
                  <w:color w:val="000000"/>
                  <w:szCs w:val="21"/>
                </w:rPr>
                <w:t>DataService.</w:t>
              </w:r>
              <w:r>
                <w:rPr>
                  <w:rFonts w:ascii="宋体" w:eastAsia="Times New Roman" w:hAnsi="宋体" w:hint="eastAsia"/>
                  <w:color w:val="000000"/>
                  <w:szCs w:val="21"/>
                </w:rPr>
                <w:t>insert</w:t>
              </w:r>
            </w:ins>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353" w:author="Administrator" w:date="2015-12-27T20:16:00Z"/>
                <w:rFonts w:ascii="宋体" w:hAnsi="宋体"/>
                <w:color w:val="000000"/>
                <w:szCs w:val="21"/>
              </w:rPr>
            </w:pPr>
            <w:ins w:id="2354" w:author="Administrator" w:date="2015-12-27T20:16:00Z">
              <w:r>
                <w:rPr>
                  <w:rFonts w:ascii="宋体" w:eastAsia="Times New Roman" w:hAnsi="宋体" w:hint="eastAsia"/>
                  <w:color w:val="000000"/>
                  <w:szCs w:val="21"/>
                </w:rPr>
                <w:t>语法</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355" w:author="Administrator" w:date="2015-12-27T20:16:00Z"/>
                <w:rFonts w:ascii="宋体" w:hAnsi="宋体"/>
                <w:color w:val="000000"/>
                <w:szCs w:val="21"/>
              </w:rPr>
            </w:pPr>
            <w:ins w:id="2356" w:author="Administrator" w:date="2015-12-27T20:16:00Z">
              <w:r>
                <w:rPr>
                  <w:rFonts w:ascii="宋体" w:eastAsia="Times New Roman" w:hAnsi="宋体" w:hint="eastAsia"/>
                  <w:color w:val="000000"/>
                  <w:szCs w:val="21"/>
                </w:rPr>
                <w:t>public void insert(</w:t>
              </w:r>
            </w:ins>
            <w:ins w:id="2357" w:author="Administrator" w:date="2015-12-27T20:17:00Z">
              <w:r>
                <w:rPr>
                  <w:rFonts w:ascii="宋体" w:hAnsi="宋体" w:hint="eastAsia"/>
                  <w:color w:val="000000"/>
                  <w:szCs w:val="21"/>
                </w:rPr>
                <w:t>Driver</w:t>
              </w:r>
            </w:ins>
            <w:ins w:id="2358" w:author="Administrator" w:date="2015-12-27T20:16:00Z">
              <w:r>
                <w:rPr>
                  <w:rFonts w:ascii="宋体" w:eastAsia="Times New Roman" w:hAnsi="宋体" w:hint="eastAsia"/>
                  <w:color w:val="000000"/>
                  <w:szCs w:val="21"/>
                </w:rPr>
                <w:t>PO tpo) throws RemoteException;</w:t>
              </w:r>
            </w:ins>
          </w:p>
        </w:tc>
      </w:tr>
      <w:tr w:rsidR="00D960C8">
        <w:trPr>
          <w:ins w:id="2359" w:author="Administrator" w:date="2015-12-27T20:16: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360" w:author="Administrator" w:date="2015-12-27T20:16: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361" w:author="Administrator" w:date="2015-12-27T20:16:00Z"/>
                <w:rFonts w:ascii="宋体" w:hAnsi="宋体"/>
                <w:color w:val="000000"/>
                <w:szCs w:val="21"/>
              </w:rPr>
            </w:pPr>
            <w:ins w:id="2362" w:author="Administrator" w:date="2015-12-27T20:16:00Z">
              <w:r>
                <w:rPr>
                  <w:rFonts w:ascii="宋体" w:eastAsia="Times New Roman" w:hAnsi="宋体" w:hint="eastAsia"/>
                  <w:color w:val="000000"/>
                  <w:szCs w:val="21"/>
                </w:rPr>
                <w:t>前置条件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363" w:author="Administrator" w:date="2015-12-27T20:16:00Z"/>
                <w:rFonts w:ascii="宋体" w:hAnsi="宋体"/>
                <w:color w:val="000000"/>
                <w:szCs w:val="21"/>
              </w:rPr>
            </w:pPr>
            <w:ins w:id="2364" w:author="Administrator" w:date="2015-12-27T20:16:00Z">
              <w:r>
                <w:rPr>
                  <w:rFonts w:ascii="宋体" w:eastAsia="Times New Roman" w:hAnsi="宋体" w:hint="eastAsia"/>
                  <w:color w:val="000000"/>
                  <w:szCs w:val="21"/>
                </w:rPr>
                <w:t>同样ID的po不存在</w:t>
              </w:r>
            </w:ins>
          </w:p>
        </w:tc>
      </w:tr>
      <w:tr w:rsidR="00D960C8">
        <w:trPr>
          <w:ins w:id="2365" w:author="Administrator" w:date="2015-12-27T20:16: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366" w:author="Administrator" w:date="2015-12-27T20:16: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367" w:author="Administrator" w:date="2015-12-27T20:16:00Z"/>
                <w:rFonts w:ascii="宋体" w:hAnsi="宋体"/>
                <w:color w:val="000000"/>
                <w:szCs w:val="21"/>
              </w:rPr>
            </w:pPr>
            <w:ins w:id="2368" w:author="Administrator" w:date="2015-12-27T20:16:00Z">
              <w:r>
                <w:rPr>
                  <w:rFonts w:ascii="宋体" w:eastAsia="Times New Roman" w:hAnsi="宋体" w:hint="eastAsia"/>
                  <w:color w:val="000000"/>
                  <w:szCs w:val="21"/>
                </w:rPr>
                <w:t>后置条件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369" w:author="Administrator" w:date="2015-12-27T20:16:00Z"/>
                <w:rFonts w:ascii="宋体" w:hAnsi="宋体"/>
                <w:color w:val="000000"/>
                <w:szCs w:val="21"/>
              </w:rPr>
            </w:pPr>
            <w:ins w:id="2370" w:author="Administrator" w:date="2015-12-27T20:16:00Z">
              <w:r>
                <w:rPr>
                  <w:rFonts w:ascii="宋体" w:eastAsia="Times New Roman" w:hAnsi="宋体" w:hint="eastAsia"/>
                  <w:color w:val="000000"/>
                  <w:szCs w:val="21"/>
                </w:rPr>
                <w:t>增加一个</w:t>
              </w:r>
              <w:r>
                <w:rPr>
                  <w:rFonts w:ascii="宋体" w:eastAsia="Times New Roman" w:hAnsi="宋体"/>
                  <w:color w:val="000000"/>
                  <w:szCs w:val="21"/>
                </w:rPr>
                <w:t>GoodsPO</w:t>
              </w:r>
              <w:r>
                <w:rPr>
                  <w:rFonts w:ascii="宋体" w:eastAsia="Times New Roman" w:hAnsi="宋体" w:hint="eastAsia"/>
                  <w:color w:val="000000"/>
                  <w:szCs w:val="21"/>
                </w:rPr>
                <w:t>记录</w:t>
              </w:r>
            </w:ins>
          </w:p>
        </w:tc>
      </w:tr>
      <w:tr w:rsidR="00D960C8">
        <w:trPr>
          <w:ins w:id="2371" w:author="Administrator" w:date="2015-12-27T20:16:00Z"/>
        </w:trPr>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ins w:id="2372" w:author="Administrator" w:date="2015-12-27T20:16:00Z"/>
                <w:color w:val="000000"/>
                <w:szCs w:val="21"/>
              </w:rPr>
            </w:pPr>
            <w:ins w:id="2373" w:author="Administrator" w:date="2015-12-27T20:17:00Z">
              <w:r>
                <w:rPr>
                  <w:rFonts w:hint="eastAsia"/>
                  <w:color w:val="000000"/>
                  <w:szCs w:val="21"/>
                </w:rPr>
                <w:t>Driver</w:t>
              </w:r>
            </w:ins>
            <w:ins w:id="2374" w:author="Administrator" w:date="2015-12-27T20:16:00Z">
              <w:r>
                <w:rPr>
                  <w:rFonts w:eastAsia="Times New Roman" w:hint="eastAsia"/>
                  <w:color w:val="000000"/>
                  <w:szCs w:val="21"/>
                </w:rPr>
                <w:t>DataService.</w:t>
              </w:r>
              <w:r>
                <w:rPr>
                  <w:rFonts w:ascii="宋体" w:eastAsia="Times New Roman" w:hAnsi="宋体" w:hint="eastAsia"/>
                  <w:color w:val="000000"/>
                  <w:szCs w:val="21"/>
                </w:rPr>
                <w:t>update</w:t>
              </w:r>
            </w:ins>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375" w:author="Administrator" w:date="2015-12-27T20:16:00Z"/>
                <w:rFonts w:ascii="宋体" w:hAnsi="宋体"/>
                <w:color w:val="000000"/>
                <w:szCs w:val="21"/>
              </w:rPr>
            </w:pPr>
            <w:ins w:id="2376" w:author="Administrator" w:date="2015-12-27T20:16:00Z">
              <w:r>
                <w:rPr>
                  <w:rFonts w:ascii="宋体" w:eastAsia="Times New Roman" w:hAnsi="宋体" w:hint="eastAsia"/>
                  <w:color w:val="000000"/>
                  <w:szCs w:val="21"/>
                </w:rPr>
                <w:t>语法</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377" w:author="Administrator" w:date="2015-12-27T20:16:00Z"/>
                <w:rFonts w:ascii="宋体" w:hAnsi="宋体"/>
                <w:color w:val="000000"/>
                <w:szCs w:val="21"/>
              </w:rPr>
            </w:pPr>
            <w:ins w:id="2378" w:author="Administrator" w:date="2015-12-27T20:16:00Z">
              <w:r>
                <w:rPr>
                  <w:rFonts w:ascii="宋体" w:eastAsia="Times New Roman" w:hAnsi="宋体" w:hint="eastAsia"/>
                  <w:color w:val="000000"/>
                  <w:szCs w:val="21"/>
                </w:rPr>
                <w:t>public void update(String id,</w:t>
              </w:r>
            </w:ins>
            <w:ins w:id="2379" w:author="Administrator" w:date="2015-12-27T20:17:00Z">
              <w:r>
                <w:rPr>
                  <w:rFonts w:ascii="宋体" w:hAnsi="宋体" w:hint="eastAsia"/>
                  <w:color w:val="000000"/>
                  <w:szCs w:val="21"/>
                </w:rPr>
                <w:t>Driver</w:t>
              </w:r>
            </w:ins>
            <w:ins w:id="2380" w:author="Administrator" w:date="2015-12-27T20:16:00Z">
              <w:r>
                <w:rPr>
                  <w:rFonts w:ascii="宋体" w:eastAsia="Times New Roman" w:hAnsi="宋体" w:hint="eastAsia"/>
                  <w:color w:val="000000"/>
                  <w:szCs w:val="21"/>
                </w:rPr>
                <w:t>PO tpo) throws RemoteException;</w:t>
              </w:r>
            </w:ins>
          </w:p>
        </w:tc>
      </w:tr>
      <w:tr w:rsidR="00D960C8">
        <w:trPr>
          <w:ins w:id="2381" w:author="Administrator" w:date="2015-12-27T20:16: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382" w:author="Administrator" w:date="2015-12-27T20:16: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383" w:author="Administrator" w:date="2015-12-27T20:16:00Z"/>
                <w:rFonts w:ascii="宋体" w:hAnsi="宋体"/>
                <w:color w:val="000000"/>
                <w:szCs w:val="21"/>
              </w:rPr>
            </w:pPr>
            <w:ins w:id="2384" w:author="Administrator" w:date="2015-12-27T20:16:00Z">
              <w:r>
                <w:rPr>
                  <w:rFonts w:ascii="宋体" w:eastAsia="Times New Roman" w:hAnsi="宋体" w:hint="eastAsia"/>
                  <w:color w:val="000000"/>
                  <w:szCs w:val="21"/>
                </w:rPr>
                <w:t>前置条件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385" w:author="Administrator" w:date="2015-12-27T20:16:00Z"/>
                <w:rFonts w:ascii="宋体" w:hAnsi="宋体"/>
                <w:color w:val="000000"/>
                <w:szCs w:val="21"/>
              </w:rPr>
            </w:pPr>
            <w:ins w:id="2386" w:author="Administrator" w:date="2015-12-27T20:16:00Z">
              <w:r>
                <w:rPr>
                  <w:rFonts w:ascii="宋体" w:eastAsia="Times New Roman" w:hAnsi="宋体" w:hint="eastAsia"/>
                  <w:color w:val="000000"/>
                  <w:szCs w:val="21"/>
                </w:rPr>
                <w:t>存在同样</w:t>
              </w:r>
              <w:r>
                <w:rPr>
                  <w:rFonts w:eastAsia="Times New Roman" w:hint="eastAsia"/>
                  <w:color w:val="000000"/>
                  <w:szCs w:val="21"/>
                </w:rPr>
                <w:t xml:space="preserve">ID </w:t>
              </w:r>
              <w:r>
                <w:rPr>
                  <w:rFonts w:ascii="宋体" w:eastAsia="Times New Roman" w:hAnsi="宋体" w:hint="eastAsia"/>
                  <w:color w:val="000000"/>
                  <w:szCs w:val="21"/>
                </w:rPr>
                <w:t>的</w:t>
              </w:r>
              <w:r>
                <w:rPr>
                  <w:rFonts w:eastAsia="Times New Roman" w:hint="eastAsia"/>
                  <w:color w:val="000000"/>
                  <w:szCs w:val="21"/>
                </w:rPr>
                <w:t>po</w:t>
              </w:r>
            </w:ins>
          </w:p>
        </w:tc>
      </w:tr>
      <w:tr w:rsidR="00D960C8">
        <w:trPr>
          <w:ins w:id="2387" w:author="Administrator" w:date="2015-12-27T20:16: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388" w:author="Administrator" w:date="2015-12-27T20:16: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389" w:author="Administrator" w:date="2015-12-27T20:16:00Z"/>
                <w:rFonts w:ascii="宋体" w:hAnsi="宋体"/>
                <w:color w:val="000000"/>
                <w:szCs w:val="21"/>
              </w:rPr>
            </w:pPr>
            <w:ins w:id="2390" w:author="Administrator" w:date="2015-12-27T20:16:00Z">
              <w:r>
                <w:rPr>
                  <w:rFonts w:ascii="宋体" w:eastAsia="Times New Roman" w:hAnsi="宋体" w:hint="eastAsia"/>
                  <w:color w:val="000000"/>
                  <w:szCs w:val="21"/>
                </w:rPr>
                <w:t>后置条件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391" w:author="Administrator" w:date="2015-12-27T20:16:00Z"/>
                <w:rFonts w:ascii="宋体" w:hAnsi="宋体"/>
                <w:color w:val="000000"/>
                <w:szCs w:val="21"/>
              </w:rPr>
            </w:pPr>
            <w:ins w:id="2392" w:author="Administrator" w:date="2015-12-27T20:16:00Z">
              <w:r>
                <w:rPr>
                  <w:rFonts w:ascii="宋体" w:hAnsi="宋体" w:hint="eastAsia"/>
                  <w:color w:val="000000"/>
                  <w:szCs w:val="21"/>
                </w:rPr>
                <w:t>更新一个</w:t>
              </w:r>
              <w:r>
                <w:rPr>
                  <w:rFonts w:ascii="宋体" w:eastAsia="Times New Roman" w:hAnsi="宋体"/>
                  <w:color w:val="000000"/>
                  <w:szCs w:val="21"/>
                </w:rPr>
                <w:t>GoodsPO</w:t>
              </w:r>
            </w:ins>
          </w:p>
        </w:tc>
      </w:tr>
      <w:tr w:rsidR="00D960C8">
        <w:trPr>
          <w:ins w:id="2393" w:author="Administrator" w:date="2015-12-27T20:16:00Z"/>
        </w:trPr>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ins w:id="2394" w:author="Administrator" w:date="2015-12-27T20:16:00Z"/>
                <w:color w:val="000000"/>
                <w:szCs w:val="21"/>
              </w:rPr>
            </w:pPr>
            <w:ins w:id="2395" w:author="Administrator" w:date="2015-12-27T20:17:00Z">
              <w:r>
                <w:rPr>
                  <w:rFonts w:hint="eastAsia"/>
                  <w:color w:val="000000"/>
                  <w:szCs w:val="21"/>
                </w:rPr>
                <w:t>Driver</w:t>
              </w:r>
            </w:ins>
            <w:ins w:id="2396" w:author="Administrator" w:date="2015-12-27T20:16:00Z">
              <w:r>
                <w:rPr>
                  <w:rFonts w:eastAsia="Times New Roman" w:hint="eastAsia"/>
                  <w:color w:val="000000"/>
                  <w:szCs w:val="21"/>
                </w:rPr>
                <w:t>DataService.</w:t>
              </w:r>
              <w:r>
                <w:rPr>
                  <w:rFonts w:ascii="宋体" w:eastAsia="Times New Roman" w:hAnsi="宋体" w:hint="eastAsia"/>
                  <w:color w:val="000000"/>
                  <w:szCs w:val="21"/>
                </w:rPr>
                <w:t>delete</w:t>
              </w:r>
            </w:ins>
            <w:ins w:id="2397" w:author="Administrator" w:date="2015-12-27T20:17:00Z">
              <w:r>
                <w:rPr>
                  <w:rFonts w:ascii="宋体" w:hAnsi="宋体" w:hint="eastAsia"/>
                  <w:color w:val="000000"/>
                  <w:szCs w:val="21"/>
                </w:rPr>
                <w:t>Driver</w:t>
              </w:r>
            </w:ins>
            <w:ins w:id="2398" w:author="Administrator" w:date="2015-12-27T20:16:00Z">
              <w:r>
                <w:rPr>
                  <w:rFonts w:ascii="宋体" w:eastAsia="Times New Roman" w:hAnsi="宋体" w:hint="eastAsia"/>
                  <w:color w:val="000000"/>
                  <w:szCs w:val="21"/>
                </w:rPr>
                <w:t>PO</w:t>
              </w:r>
            </w:ins>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399" w:author="Administrator" w:date="2015-12-27T20:16:00Z"/>
                <w:rFonts w:ascii="宋体" w:hAnsi="宋体"/>
                <w:color w:val="000000"/>
                <w:szCs w:val="21"/>
              </w:rPr>
            </w:pPr>
            <w:ins w:id="2400" w:author="Administrator" w:date="2015-12-27T20:16:00Z">
              <w:r>
                <w:rPr>
                  <w:rFonts w:ascii="宋体" w:eastAsia="Times New Roman" w:hAnsi="宋体" w:hint="eastAsia"/>
                  <w:color w:val="000000"/>
                  <w:szCs w:val="21"/>
                </w:rPr>
                <w:t>语法</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401" w:author="Administrator" w:date="2015-12-27T20:16:00Z"/>
                <w:rFonts w:ascii="宋体" w:hAnsi="宋体"/>
                <w:color w:val="000000"/>
                <w:szCs w:val="21"/>
              </w:rPr>
            </w:pPr>
            <w:ins w:id="2402" w:author="Administrator" w:date="2015-12-27T20:16:00Z">
              <w:r>
                <w:rPr>
                  <w:rFonts w:ascii="宋体" w:eastAsia="Times New Roman" w:hAnsi="宋体" w:hint="eastAsia"/>
                  <w:color w:val="000000"/>
                  <w:szCs w:val="21"/>
                </w:rPr>
                <w:t>public void delete</w:t>
              </w:r>
            </w:ins>
            <w:ins w:id="2403" w:author="Administrator" w:date="2015-12-27T20:17:00Z">
              <w:r>
                <w:rPr>
                  <w:rFonts w:ascii="宋体" w:hAnsi="宋体" w:hint="eastAsia"/>
                  <w:color w:val="000000"/>
                  <w:szCs w:val="21"/>
                </w:rPr>
                <w:t>Driver</w:t>
              </w:r>
            </w:ins>
            <w:ins w:id="2404" w:author="Administrator" w:date="2015-12-27T20:16:00Z">
              <w:r>
                <w:rPr>
                  <w:rFonts w:ascii="宋体" w:eastAsia="Times New Roman" w:hAnsi="宋体" w:hint="eastAsia"/>
                  <w:color w:val="000000"/>
                  <w:szCs w:val="21"/>
                </w:rPr>
                <w:t>PO(String id) throws RemoteException;</w:t>
              </w:r>
            </w:ins>
          </w:p>
        </w:tc>
      </w:tr>
      <w:tr w:rsidR="00D960C8">
        <w:trPr>
          <w:ins w:id="2405" w:author="Administrator" w:date="2015-12-27T20:16: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406" w:author="Administrator" w:date="2015-12-27T20:16: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407" w:author="Administrator" w:date="2015-12-27T20:16:00Z"/>
                <w:rFonts w:ascii="宋体" w:hAnsi="宋体"/>
                <w:color w:val="000000"/>
                <w:szCs w:val="21"/>
              </w:rPr>
            </w:pPr>
            <w:ins w:id="2408" w:author="Administrator" w:date="2015-12-27T20:16:00Z">
              <w:r>
                <w:rPr>
                  <w:rFonts w:ascii="宋体" w:eastAsia="Times New Roman" w:hAnsi="宋体" w:hint="eastAsia"/>
                  <w:color w:val="000000"/>
                  <w:szCs w:val="21"/>
                </w:rPr>
                <w:t>前置条件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409" w:author="Administrator" w:date="2015-12-27T20:16:00Z"/>
                <w:rFonts w:ascii="宋体" w:hAnsi="宋体"/>
                <w:color w:val="000000"/>
                <w:szCs w:val="21"/>
              </w:rPr>
            </w:pPr>
            <w:ins w:id="2410" w:author="Administrator" w:date="2015-12-27T20:16:00Z">
              <w:r>
                <w:rPr>
                  <w:rFonts w:ascii="宋体" w:eastAsia="Times New Roman" w:hAnsi="宋体" w:hint="eastAsia"/>
                  <w:color w:val="000000"/>
                  <w:szCs w:val="21"/>
                </w:rPr>
                <w:t>存在同样</w:t>
              </w:r>
              <w:r>
                <w:rPr>
                  <w:rFonts w:eastAsia="Times New Roman" w:hint="eastAsia"/>
                  <w:color w:val="000000"/>
                  <w:szCs w:val="21"/>
                </w:rPr>
                <w:t xml:space="preserve">ID </w:t>
              </w:r>
              <w:r>
                <w:rPr>
                  <w:rFonts w:ascii="宋体" w:eastAsia="Times New Roman" w:hAnsi="宋体" w:hint="eastAsia"/>
                  <w:color w:val="000000"/>
                  <w:szCs w:val="21"/>
                </w:rPr>
                <w:t>的</w:t>
              </w:r>
              <w:r>
                <w:rPr>
                  <w:rFonts w:eastAsia="Times New Roman" w:hint="eastAsia"/>
                  <w:color w:val="000000"/>
                  <w:szCs w:val="21"/>
                </w:rPr>
                <w:t>po</w:t>
              </w:r>
            </w:ins>
          </w:p>
        </w:tc>
      </w:tr>
      <w:tr w:rsidR="00D960C8">
        <w:trPr>
          <w:ins w:id="2411" w:author="Administrator" w:date="2015-12-27T20:16: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412" w:author="Administrator" w:date="2015-12-27T20:16: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413" w:author="Administrator" w:date="2015-12-27T20:16:00Z"/>
                <w:rFonts w:ascii="宋体" w:hAnsi="宋体"/>
                <w:color w:val="000000"/>
                <w:szCs w:val="21"/>
              </w:rPr>
            </w:pPr>
            <w:ins w:id="2414" w:author="Administrator" w:date="2015-12-27T20:16:00Z">
              <w:r>
                <w:rPr>
                  <w:rFonts w:ascii="宋体" w:eastAsia="Times New Roman" w:hAnsi="宋体" w:hint="eastAsia"/>
                  <w:color w:val="000000"/>
                  <w:szCs w:val="21"/>
                </w:rPr>
                <w:t>后置条件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415" w:author="Administrator" w:date="2015-12-27T20:16:00Z"/>
                <w:rFonts w:ascii="宋体" w:hAnsi="宋体"/>
                <w:color w:val="000000"/>
                <w:szCs w:val="21"/>
              </w:rPr>
            </w:pPr>
            <w:ins w:id="2416" w:author="Administrator" w:date="2015-12-27T20:16:00Z">
              <w:r>
                <w:rPr>
                  <w:rFonts w:ascii="宋体" w:hAnsi="宋体" w:hint="eastAsia"/>
                  <w:color w:val="000000"/>
                  <w:szCs w:val="21"/>
                </w:rPr>
                <w:t>删除一个</w:t>
              </w:r>
              <w:r>
                <w:rPr>
                  <w:rFonts w:ascii="宋体" w:eastAsia="Times New Roman" w:hAnsi="宋体"/>
                  <w:color w:val="000000"/>
                  <w:szCs w:val="21"/>
                </w:rPr>
                <w:t>GoodsPO</w:t>
              </w:r>
            </w:ins>
          </w:p>
        </w:tc>
      </w:tr>
      <w:tr w:rsidR="00D960C8">
        <w:trPr>
          <w:ins w:id="2417" w:author="Administrator" w:date="2015-12-27T20:16:00Z"/>
        </w:trPr>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ins w:id="2418" w:author="Administrator" w:date="2015-12-27T20:16:00Z"/>
                <w:color w:val="000000"/>
                <w:szCs w:val="21"/>
              </w:rPr>
            </w:pPr>
            <w:ins w:id="2419" w:author="Administrator" w:date="2015-12-27T20:17:00Z">
              <w:r>
                <w:rPr>
                  <w:rFonts w:hint="eastAsia"/>
                  <w:color w:val="000000"/>
                  <w:szCs w:val="21"/>
                </w:rPr>
                <w:t>Driver</w:t>
              </w:r>
            </w:ins>
            <w:ins w:id="2420" w:author="Administrator" w:date="2015-12-27T20:16:00Z">
              <w:r>
                <w:rPr>
                  <w:rFonts w:eastAsia="Times New Roman" w:hint="eastAsia"/>
                  <w:color w:val="000000"/>
                  <w:szCs w:val="21"/>
                </w:rPr>
                <w:t>DataService.finish</w:t>
              </w:r>
            </w:ins>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421" w:author="Administrator" w:date="2015-12-27T20:16:00Z"/>
                <w:color w:val="000000"/>
                <w:szCs w:val="21"/>
              </w:rPr>
            </w:pPr>
            <w:ins w:id="2422" w:author="Administrator" w:date="2015-12-27T20:16:00Z">
              <w:r>
                <w:rPr>
                  <w:rFonts w:ascii="宋体" w:hAnsi="宋体" w:cs="宋体" w:hint="eastAsia"/>
                  <w:color w:val="000000"/>
                  <w:szCs w:val="21"/>
                </w:rPr>
                <w:t>语法</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423" w:author="Administrator" w:date="2015-12-27T20:16:00Z"/>
                <w:color w:val="000000"/>
                <w:szCs w:val="21"/>
              </w:rPr>
            </w:pPr>
            <w:ins w:id="2424" w:author="Administrator" w:date="2015-12-27T20:16:00Z">
              <w:r>
                <w:rPr>
                  <w:rFonts w:eastAsia="Times New Roman"/>
                  <w:color w:val="000000"/>
                  <w:szCs w:val="21"/>
                </w:rPr>
                <w:t xml:space="preserve">public void </w:t>
              </w:r>
              <w:r>
                <w:rPr>
                  <w:rFonts w:eastAsia="Times New Roman" w:hint="eastAsia"/>
                  <w:color w:val="000000"/>
                  <w:szCs w:val="21"/>
                </w:rPr>
                <w:t>finish</w:t>
              </w:r>
              <w:r>
                <w:rPr>
                  <w:rFonts w:eastAsia="Times New Roman"/>
                  <w:color w:val="000000"/>
                  <w:szCs w:val="21"/>
                </w:rPr>
                <w:t>()throws RemoteException;</w:t>
              </w:r>
            </w:ins>
          </w:p>
        </w:tc>
      </w:tr>
      <w:tr w:rsidR="00D960C8">
        <w:trPr>
          <w:ins w:id="2425" w:author="Administrator" w:date="2015-12-27T20:16: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426" w:author="Administrator" w:date="2015-12-27T20:16: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427" w:author="Administrator" w:date="2015-12-27T20:16:00Z"/>
                <w:color w:val="000000"/>
                <w:szCs w:val="21"/>
              </w:rPr>
            </w:pPr>
            <w:ins w:id="2428" w:author="Administrator" w:date="2015-12-27T20:16:00Z">
              <w:r>
                <w:rPr>
                  <w:rFonts w:ascii="宋体" w:hAnsi="宋体" w:cs="宋体" w:hint="eastAsia"/>
                  <w:color w:val="000000"/>
                  <w:szCs w:val="21"/>
                </w:rPr>
                <w:t>前置条件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429" w:author="Administrator" w:date="2015-12-27T20:16:00Z"/>
                <w:color w:val="000000"/>
                <w:szCs w:val="21"/>
              </w:rPr>
            </w:pPr>
            <w:ins w:id="2430" w:author="Administrator" w:date="2015-12-27T20:16:00Z">
              <w:r>
                <w:rPr>
                  <w:rFonts w:ascii="宋体" w:hAnsi="宋体" w:cs="宋体" w:hint="eastAsia"/>
                  <w:color w:val="000000"/>
                  <w:szCs w:val="21"/>
                </w:rPr>
                <w:t>无</w:t>
              </w:r>
            </w:ins>
          </w:p>
        </w:tc>
      </w:tr>
      <w:tr w:rsidR="00D960C8">
        <w:trPr>
          <w:ins w:id="2431" w:author="Administrator" w:date="2015-12-27T20:16: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432" w:author="Administrator" w:date="2015-12-27T20:16: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433" w:author="Administrator" w:date="2015-12-27T20:16:00Z"/>
                <w:color w:val="000000"/>
                <w:szCs w:val="21"/>
              </w:rPr>
            </w:pPr>
            <w:ins w:id="2434" w:author="Administrator" w:date="2015-12-27T20:16:00Z">
              <w:r>
                <w:rPr>
                  <w:rFonts w:ascii="宋体" w:hAnsi="宋体" w:cs="宋体" w:hint="eastAsia"/>
                  <w:color w:val="000000"/>
                  <w:szCs w:val="21"/>
                </w:rPr>
                <w:t>后置条件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435" w:author="Administrator" w:date="2015-12-27T20:16:00Z"/>
                <w:color w:val="000000"/>
                <w:szCs w:val="21"/>
              </w:rPr>
            </w:pPr>
            <w:ins w:id="2436" w:author="Administrator" w:date="2015-12-27T20:16:00Z">
              <w:r>
                <w:rPr>
                  <w:rFonts w:ascii="宋体" w:hAnsi="宋体" w:cs="宋体" w:hint="eastAsia"/>
                  <w:color w:val="000000"/>
                  <w:szCs w:val="21"/>
                </w:rPr>
                <w:t>结束持久化数据库的使用。</w:t>
              </w:r>
            </w:ins>
          </w:p>
        </w:tc>
      </w:tr>
    </w:tbl>
    <w:p w:rsidR="00D960C8" w:rsidRDefault="00D960C8">
      <w:pPr>
        <w:rPr>
          <w:ins w:id="2437" w:author="Administrator" w:date="2015-12-27T20:18:00Z"/>
        </w:rPr>
      </w:pPr>
    </w:p>
    <w:p w:rsidR="00D960C8" w:rsidRDefault="00D960C8">
      <w:pPr>
        <w:rPr>
          <w:ins w:id="2438" w:author="Administrator" w:date="2015-12-27T20:18:00Z"/>
        </w:rPr>
      </w:pPr>
    </w:p>
    <w:p w:rsidR="00D960C8" w:rsidRDefault="00F41064">
      <w:pPr>
        <w:pStyle w:val="a4"/>
        <w:spacing w:line="276" w:lineRule="auto"/>
        <w:ind w:firstLineChars="0" w:firstLine="0"/>
        <w:jc w:val="center"/>
        <w:rPr>
          <w:ins w:id="2439" w:author="Administrator" w:date="2015-12-27T20:18:00Z"/>
        </w:rPr>
      </w:pPr>
      <w:ins w:id="2440" w:author="Administrator" w:date="2015-12-27T20:18:00Z">
        <w:r>
          <w:rPr>
            <w:rFonts w:ascii="宋体" w:hAnsi="宋体" w:hint="eastAsia"/>
            <w:b/>
            <w:sz w:val="22"/>
            <w:szCs w:val="22"/>
          </w:rPr>
          <w:t>表38</w:t>
        </w:r>
        <w:r>
          <w:rPr>
            <w:rFonts w:ascii="宋体" w:hAnsi="宋体"/>
            <w:b/>
            <w:sz w:val="22"/>
            <w:szCs w:val="22"/>
          </w:rPr>
          <w:t xml:space="preserve"> </w:t>
        </w:r>
      </w:ins>
      <w:ins w:id="2441" w:author="Administrator" w:date="2015-12-27T20:19:00Z">
        <w:r>
          <w:rPr>
            <w:rFonts w:ascii="宋体" w:hAnsi="宋体" w:hint="eastAsia"/>
            <w:b/>
            <w:sz w:val="22"/>
            <w:szCs w:val="22"/>
          </w:rPr>
          <w:t>BussinessHall</w:t>
        </w:r>
      </w:ins>
      <w:ins w:id="2442" w:author="Administrator" w:date="2015-12-27T20:18:00Z">
        <w:r>
          <w:rPr>
            <w:rFonts w:ascii="宋体" w:hAnsi="宋体" w:hint="eastAsia"/>
            <w:b/>
            <w:sz w:val="22"/>
            <w:szCs w:val="22"/>
          </w:rPr>
          <w:t>数据层模块的接口</w:t>
        </w:r>
      </w:ins>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264"/>
        <w:gridCol w:w="1265"/>
        <w:gridCol w:w="3943"/>
      </w:tblGrid>
      <w:tr w:rsidR="00D960C8">
        <w:trPr>
          <w:ins w:id="2443" w:author="Administrator" w:date="2015-12-27T20:18: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D960C8" w:rsidRDefault="00F41064">
            <w:pPr>
              <w:jc w:val="center"/>
              <w:rPr>
                <w:ins w:id="2444" w:author="Administrator" w:date="2015-12-27T20:18:00Z"/>
                <w:color w:val="FFFFFF"/>
                <w:szCs w:val="21"/>
              </w:rPr>
            </w:pPr>
            <w:ins w:id="2445" w:author="Administrator" w:date="2015-12-27T20:18:00Z">
              <w:r>
                <w:rPr>
                  <w:rFonts w:ascii="宋体" w:hAnsi="宋体" w:cs="宋体" w:hint="eastAsia"/>
                  <w:b/>
                  <w:bCs/>
                  <w:color w:val="FFFFFF"/>
                  <w:szCs w:val="21"/>
                </w:rPr>
                <w:t>提供的服务（供接口）</w:t>
              </w:r>
            </w:ins>
          </w:p>
        </w:tc>
      </w:tr>
      <w:tr w:rsidR="00D960C8">
        <w:trPr>
          <w:ins w:id="2446" w:author="Administrator" w:date="2015-12-27T20:18:00Z"/>
        </w:trPr>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ins w:id="2447" w:author="Administrator" w:date="2015-12-27T20:18:00Z"/>
                <w:color w:val="000000"/>
                <w:szCs w:val="21"/>
              </w:rPr>
            </w:pPr>
            <w:ins w:id="2448" w:author="Administrator" w:date="2015-12-27T20:19:00Z">
              <w:r>
                <w:rPr>
                  <w:rFonts w:hint="eastAsia"/>
                  <w:color w:val="000000"/>
                  <w:szCs w:val="21"/>
                </w:rPr>
                <w:t>BussinessHall</w:t>
              </w:r>
            </w:ins>
            <w:ins w:id="2449" w:author="Administrator" w:date="2015-12-27T20:18:00Z">
              <w:r>
                <w:rPr>
                  <w:rFonts w:eastAsia="Times New Roman" w:hint="eastAsia"/>
                  <w:color w:val="000000"/>
                  <w:szCs w:val="21"/>
                </w:rPr>
                <w:t>DataService.</w:t>
              </w:r>
              <w:r>
                <w:rPr>
                  <w:color w:val="000000"/>
                </w:rPr>
                <w:t xml:space="preserve"> </w:t>
              </w:r>
              <w:r>
                <w:rPr>
                  <w:rFonts w:eastAsia="Times New Roman"/>
                  <w:color w:val="000000"/>
                  <w:szCs w:val="21"/>
                </w:rPr>
                <w:t>find</w:t>
              </w:r>
            </w:ins>
            <w:ins w:id="2450" w:author="Administrator" w:date="2015-12-27T20:19:00Z">
              <w:r>
                <w:rPr>
                  <w:rFonts w:hint="eastAsia"/>
                  <w:color w:val="000000"/>
                  <w:szCs w:val="21"/>
                </w:rPr>
                <w:t>BussinessHall</w:t>
              </w:r>
            </w:ins>
            <w:ins w:id="2451" w:author="Administrator" w:date="2015-12-27T20:18:00Z">
              <w:r>
                <w:rPr>
                  <w:rFonts w:eastAsia="Times New Roman"/>
                  <w:color w:val="000000"/>
                  <w:szCs w:val="21"/>
                </w:rPr>
                <w:t>PO</w:t>
              </w:r>
            </w:ins>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452" w:author="Administrator" w:date="2015-12-27T20:18:00Z"/>
                <w:rFonts w:ascii="宋体" w:hAnsi="宋体"/>
                <w:color w:val="000000"/>
                <w:szCs w:val="21"/>
              </w:rPr>
            </w:pPr>
            <w:ins w:id="2453" w:author="Administrator" w:date="2015-12-27T20:18:00Z">
              <w:r>
                <w:rPr>
                  <w:rFonts w:ascii="宋体" w:eastAsia="Times New Roman" w:hAnsi="宋体" w:hint="eastAsia"/>
                  <w:color w:val="000000"/>
                  <w:szCs w:val="21"/>
                </w:rPr>
                <w:t>语法</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454" w:author="Administrator" w:date="2015-12-27T20:18:00Z"/>
                <w:rFonts w:ascii="宋体" w:hAnsi="宋体"/>
                <w:color w:val="000000"/>
                <w:szCs w:val="21"/>
              </w:rPr>
            </w:pPr>
            <w:ins w:id="2455" w:author="Administrator" w:date="2015-12-27T20:18:00Z">
              <w:r>
                <w:rPr>
                  <w:rFonts w:ascii="宋体" w:eastAsia="Times New Roman" w:hAnsi="宋体"/>
                  <w:color w:val="000000"/>
                  <w:szCs w:val="21"/>
                </w:rPr>
                <w:t xml:space="preserve">public </w:t>
              </w:r>
            </w:ins>
            <w:ins w:id="2456" w:author="Administrator" w:date="2015-12-27T20:19:00Z">
              <w:r>
                <w:rPr>
                  <w:rFonts w:ascii="宋体" w:hAnsi="宋体" w:hint="eastAsia"/>
                  <w:color w:val="000000"/>
                  <w:szCs w:val="21"/>
                </w:rPr>
                <w:t>BussinessHall</w:t>
              </w:r>
            </w:ins>
            <w:ins w:id="2457" w:author="Administrator" w:date="2015-12-27T20:18:00Z">
              <w:r>
                <w:rPr>
                  <w:rFonts w:ascii="宋体" w:eastAsia="Times New Roman" w:hAnsi="宋体"/>
                  <w:color w:val="000000"/>
                  <w:szCs w:val="21"/>
                </w:rPr>
                <w:t>PO find</w:t>
              </w:r>
            </w:ins>
            <w:ins w:id="2458" w:author="Administrator" w:date="2015-12-27T20:19:00Z">
              <w:r>
                <w:rPr>
                  <w:rFonts w:ascii="宋体" w:hAnsi="宋体" w:hint="eastAsia"/>
                  <w:color w:val="000000"/>
                  <w:szCs w:val="21"/>
                </w:rPr>
                <w:t>BussinessHall</w:t>
              </w:r>
            </w:ins>
            <w:ins w:id="2459" w:author="Administrator" w:date="2015-12-27T20:18:00Z">
              <w:r>
                <w:rPr>
                  <w:rFonts w:ascii="宋体" w:eastAsia="Times New Roman" w:hAnsi="宋体"/>
                  <w:color w:val="000000"/>
                  <w:szCs w:val="21"/>
                </w:rPr>
                <w:t>PO(</w:t>
              </w:r>
              <w:r>
                <w:rPr>
                  <w:rFonts w:ascii="宋体" w:hAnsi="宋体" w:hint="eastAsia"/>
                  <w:color w:val="000000"/>
                  <w:szCs w:val="21"/>
                </w:rPr>
                <w:t>string</w:t>
              </w:r>
              <w:r>
                <w:rPr>
                  <w:rFonts w:ascii="宋体" w:eastAsia="Times New Roman" w:hAnsi="宋体"/>
                  <w:color w:val="000000"/>
                  <w:szCs w:val="21"/>
                </w:rPr>
                <w:t xml:space="preserve"> id) throws RemoteException;</w:t>
              </w:r>
            </w:ins>
          </w:p>
        </w:tc>
      </w:tr>
      <w:tr w:rsidR="00D960C8">
        <w:trPr>
          <w:ins w:id="2460" w:author="Administrator" w:date="2015-12-27T20:18: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461" w:author="Administrator" w:date="2015-12-27T20:18: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462" w:author="Administrator" w:date="2015-12-27T20:18:00Z"/>
                <w:rFonts w:ascii="宋体" w:hAnsi="宋体"/>
                <w:color w:val="000000"/>
                <w:szCs w:val="21"/>
              </w:rPr>
            </w:pPr>
            <w:ins w:id="2463" w:author="Administrator" w:date="2015-12-27T20:18:00Z">
              <w:r>
                <w:rPr>
                  <w:rFonts w:ascii="宋体" w:eastAsia="Times New Roman" w:hAnsi="宋体" w:hint="eastAsia"/>
                  <w:color w:val="000000"/>
                  <w:szCs w:val="21"/>
                </w:rPr>
                <w:t>前置条件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464" w:author="Administrator" w:date="2015-12-27T20:18:00Z"/>
                <w:rFonts w:ascii="宋体" w:hAnsi="宋体"/>
                <w:color w:val="000000"/>
                <w:szCs w:val="21"/>
              </w:rPr>
            </w:pPr>
            <w:ins w:id="2465" w:author="Administrator" w:date="2015-12-27T20:18:00Z">
              <w:r>
                <w:rPr>
                  <w:rFonts w:ascii="宋体" w:eastAsia="Times New Roman" w:hAnsi="宋体" w:hint="eastAsia"/>
                  <w:color w:val="000000"/>
                  <w:szCs w:val="21"/>
                </w:rPr>
                <w:t>无</w:t>
              </w:r>
            </w:ins>
          </w:p>
        </w:tc>
      </w:tr>
      <w:tr w:rsidR="00D960C8">
        <w:trPr>
          <w:ins w:id="2466" w:author="Administrator" w:date="2015-12-27T20:18: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467" w:author="Administrator" w:date="2015-12-27T20:18: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468" w:author="Administrator" w:date="2015-12-27T20:18:00Z"/>
                <w:rFonts w:ascii="宋体" w:hAnsi="宋体"/>
                <w:color w:val="000000"/>
                <w:szCs w:val="21"/>
              </w:rPr>
            </w:pPr>
            <w:ins w:id="2469" w:author="Administrator" w:date="2015-12-27T20:18:00Z">
              <w:r>
                <w:rPr>
                  <w:rFonts w:ascii="宋体" w:eastAsia="Times New Roman" w:hAnsi="宋体" w:hint="eastAsia"/>
                  <w:color w:val="000000"/>
                  <w:szCs w:val="21"/>
                </w:rPr>
                <w:t>后置条件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470" w:author="Administrator" w:date="2015-12-27T20:18:00Z"/>
                <w:rFonts w:ascii="宋体" w:hAnsi="宋体"/>
                <w:color w:val="000000"/>
                <w:szCs w:val="21"/>
              </w:rPr>
            </w:pPr>
            <w:ins w:id="2471" w:author="Administrator" w:date="2015-12-27T20:18:00Z">
              <w:r>
                <w:rPr>
                  <w:rFonts w:ascii="宋体" w:eastAsia="Times New Roman" w:hAnsi="宋体" w:hint="eastAsia"/>
                  <w:color w:val="000000"/>
                  <w:szCs w:val="21"/>
                </w:rPr>
                <w:t>按ID进行查找返回相应的</w:t>
              </w:r>
            </w:ins>
            <w:ins w:id="2472" w:author="Administrator" w:date="2015-12-27T20:19:00Z">
              <w:r>
                <w:rPr>
                  <w:rFonts w:ascii="宋体" w:hAnsi="宋体" w:hint="eastAsia"/>
                  <w:color w:val="000000"/>
                  <w:szCs w:val="21"/>
                </w:rPr>
                <w:t>BussinessHall</w:t>
              </w:r>
            </w:ins>
            <w:ins w:id="2473" w:author="Administrator" w:date="2015-12-27T20:18:00Z">
              <w:r>
                <w:rPr>
                  <w:rFonts w:ascii="宋体" w:eastAsia="Times New Roman" w:hAnsi="宋体"/>
                  <w:color w:val="000000"/>
                  <w:szCs w:val="21"/>
                </w:rPr>
                <w:t>PO</w:t>
              </w:r>
              <w:r>
                <w:rPr>
                  <w:rFonts w:ascii="宋体" w:eastAsia="Times New Roman" w:hAnsi="宋体" w:hint="eastAsia"/>
                  <w:color w:val="000000"/>
                  <w:szCs w:val="21"/>
                </w:rPr>
                <w:t>结果</w:t>
              </w:r>
            </w:ins>
          </w:p>
        </w:tc>
      </w:tr>
      <w:tr w:rsidR="00D960C8">
        <w:trPr>
          <w:ins w:id="2474" w:author="Administrator" w:date="2015-12-27T20:18:00Z"/>
        </w:trPr>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ins w:id="2475" w:author="Administrator" w:date="2015-12-27T20:18:00Z"/>
                <w:color w:val="000000"/>
                <w:szCs w:val="21"/>
              </w:rPr>
            </w:pPr>
            <w:ins w:id="2476" w:author="Administrator" w:date="2015-12-27T20:19:00Z">
              <w:r>
                <w:rPr>
                  <w:rFonts w:hint="eastAsia"/>
                  <w:color w:val="000000"/>
                  <w:szCs w:val="21"/>
                </w:rPr>
                <w:t>BussinessHall</w:t>
              </w:r>
            </w:ins>
            <w:ins w:id="2477" w:author="Administrator" w:date="2015-12-27T20:18:00Z">
              <w:r>
                <w:rPr>
                  <w:rFonts w:eastAsia="Times New Roman" w:hint="eastAsia"/>
                  <w:color w:val="000000"/>
                  <w:szCs w:val="21"/>
                </w:rPr>
                <w:t>DataService.</w:t>
              </w:r>
              <w:r>
                <w:rPr>
                  <w:color w:val="000000"/>
                </w:rPr>
                <w:t xml:space="preserve"> </w:t>
              </w:r>
              <w:r>
                <w:rPr>
                  <w:rFonts w:ascii="宋体" w:eastAsia="Times New Roman" w:hAnsi="宋体" w:hint="eastAsia"/>
                  <w:color w:val="000000"/>
                  <w:szCs w:val="21"/>
                </w:rPr>
                <w:t>finds</w:t>
              </w:r>
            </w:ins>
            <w:ins w:id="2478" w:author="Administrator" w:date="2015-12-27T20:19:00Z">
              <w:r>
                <w:rPr>
                  <w:rFonts w:ascii="宋体" w:hAnsi="宋体" w:hint="eastAsia"/>
                  <w:color w:val="000000"/>
                  <w:szCs w:val="21"/>
                </w:rPr>
                <w:t>BussinessHall</w:t>
              </w:r>
            </w:ins>
            <w:ins w:id="2479" w:author="Administrator" w:date="2015-12-27T20:18:00Z">
              <w:r>
                <w:rPr>
                  <w:rFonts w:ascii="宋体" w:eastAsia="Times New Roman" w:hAnsi="宋体" w:hint="eastAsia"/>
                  <w:color w:val="000000"/>
                  <w:szCs w:val="21"/>
                </w:rPr>
                <w:t>PO</w:t>
              </w:r>
            </w:ins>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480" w:author="Administrator" w:date="2015-12-27T20:18:00Z"/>
                <w:rFonts w:ascii="宋体" w:hAnsi="宋体"/>
                <w:color w:val="000000"/>
                <w:szCs w:val="21"/>
              </w:rPr>
            </w:pPr>
            <w:ins w:id="2481" w:author="Administrator" w:date="2015-12-27T20:18:00Z">
              <w:r>
                <w:rPr>
                  <w:rFonts w:ascii="宋体" w:eastAsia="Times New Roman" w:hAnsi="宋体" w:hint="eastAsia"/>
                  <w:color w:val="000000"/>
                  <w:szCs w:val="21"/>
                </w:rPr>
                <w:t>语法</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482" w:author="Administrator" w:date="2015-12-27T20:18:00Z"/>
                <w:rFonts w:ascii="宋体" w:hAnsi="宋体"/>
                <w:color w:val="000000"/>
                <w:szCs w:val="21"/>
              </w:rPr>
            </w:pPr>
            <w:ins w:id="2483" w:author="Administrator" w:date="2015-12-27T20:18:00Z">
              <w:r>
                <w:rPr>
                  <w:rFonts w:ascii="宋体" w:eastAsia="Times New Roman" w:hAnsi="宋体" w:hint="eastAsia"/>
                  <w:color w:val="000000"/>
                  <w:szCs w:val="21"/>
                </w:rPr>
                <w:t>public ArrayList&lt;</w:t>
              </w:r>
            </w:ins>
            <w:ins w:id="2484" w:author="Administrator" w:date="2015-12-27T20:19:00Z">
              <w:r>
                <w:rPr>
                  <w:rFonts w:ascii="宋体" w:hAnsi="宋体" w:hint="eastAsia"/>
                  <w:color w:val="000000"/>
                  <w:szCs w:val="21"/>
                </w:rPr>
                <w:t>BussinessHall</w:t>
              </w:r>
            </w:ins>
            <w:ins w:id="2485" w:author="Administrator" w:date="2015-12-27T20:18:00Z">
              <w:r>
                <w:rPr>
                  <w:rFonts w:ascii="宋体" w:eastAsia="Times New Roman" w:hAnsi="宋体" w:hint="eastAsia"/>
                  <w:color w:val="000000"/>
                  <w:szCs w:val="21"/>
                </w:rPr>
                <w:t>PO&gt; finds</w:t>
              </w:r>
            </w:ins>
            <w:ins w:id="2486" w:author="Administrator" w:date="2015-12-27T20:19:00Z">
              <w:r>
                <w:rPr>
                  <w:rFonts w:ascii="宋体" w:hAnsi="宋体" w:hint="eastAsia"/>
                  <w:color w:val="000000"/>
                  <w:szCs w:val="21"/>
                </w:rPr>
                <w:t>BussinessHall</w:t>
              </w:r>
            </w:ins>
            <w:ins w:id="2487" w:author="Administrator" w:date="2015-12-27T20:18:00Z">
              <w:r>
                <w:rPr>
                  <w:rFonts w:ascii="宋体" w:eastAsia="Times New Roman" w:hAnsi="宋体" w:hint="eastAsia"/>
                  <w:color w:val="000000"/>
                  <w:szCs w:val="21"/>
                </w:rPr>
                <w:t>PO</w:t>
              </w:r>
            </w:ins>
            <w:ins w:id="2488" w:author="Administrator" w:date="2015-12-27T20:20:00Z">
              <w:r>
                <w:rPr>
                  <w:rFonts w:ascii="宋体" w:hAnsi="宋体" w:hint="eastAsia"/>
                  <w:color w:val="000000"/>
                  <w:szCs w:val="21"/>
                </w:rPr>
                <w:t>ByCity</w:t>
              </w:r>
            </w:ins>
            <w:ins w:id="2489" w:author="Administrator" w:date="2015-12-27T20:18:00Z">
              <w:r>
                <w:rPr>
                  <w:rFonts w:ascii="宋体" w:eastAsia="Times New Roman" w:hAnsi="宋体" w:hint="eastAsia"/>
                  <w:color w:val="000000"/>
                  <w:szCs w:val="21"/>
                </w:rPr>
                <w:t xml:space="preserve">(String </w:t>
              </w:r>
            </w:ins>
            <w:ins w:id="2490" w:author="Administrator" w:date="2015-12-27T20:19:00Z">
              <w:r>
                <w:rPr>
                  <w:rFonts w:ascii="宋体" w:hAnsi="宋体" w:hint="eastAsia"/>
                  <w:color w:val="000000"/>
                  <w:szCs w:val="21"/>
                </w:rPr>
                <w:t>city</w:t>
              </w:r>
            </w:ins>
            <w:ins w:id="2491" w:author="Administrator" w:date="2015-12-27T20:18:00Z">
              <w:r>
                <w:rPr>
                  <w:rFonts w:ascii="宋体" w:eastAsia="Times New Roman" w:hAnsi="宋体" w:hint="eastAsia"/>
                  <w:color w:val="000000"/>
                  <w:szCs w:val="21"/>
                </w:rPr>
                <w:t>) throws RemoteException;</w:t>
              </w:r>
            </w:ins>
          </w:p>
        </w:tc>
      </w:tr>
      <w:tr w:rsidR="00D960C8">
        <w:trPr>
          <w:ins w:id="2492" w:author="Administrator" w:date="2015-12-27T20:18: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493" w:author="Administrator" w:date="2015-12-27T20:18: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494" w:author="Administrator" w:date="2015-12-27T20:18:00Z"/>
                <w:rFonts w:ascii="宋体" w:hAnsi="宋体"/>
                <w:color w:val="000000"/>
                <w:szCs w:val="21"/>
              </w:rPr>
            </w:pPr>
            <w:ins w:id="2495" w:author="Administrator" w:date="2015-12-27T20:18:00Z">
              <w:r>
                <w:rPr>
                  <w:rFonts w:ascii="宋体" w:eastAsia="Times New Roman" w:hAnsi="宋体" w:hint="eastAsia"/>
                  <w:color w:val="000000"/>
                  <w:szCs w:val="21"/>
                </w:rPr>
                <w:t>前置条件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496" w:author="Administrator" w:date="2015-12-27T20:18:00Z"/>
                <w:rFonts w:ascii="宋体" w:hAnsi="宋体"/>
                <w:color w:val="000000"/>
                <w:szCs w:val="21"/>
              </w:rPr>
            </w:pPr>
            <w:ins w:id="2497" w:author="Administrator" w:date="2015-12-27T20:18:00Z">
              <w:r>
                <w:rPr>
                  <w:rFonts w:ascii="宋体" w:eastAsia="Times New Roman" w:hAnsi="宋体" w:hint="eastAsia"/>
                  <w:color w:val="000000"/>
                  <w:szCs w:val="21"/>
                </w:rPr>
                <w:t>无</w:t>
              </w:r>
            </w:ins>
          </w:p>
        </w:tc>
      </w:tr>
      <w:tr w:rsidR="00D960C8">
        <w:trPr>
          <w:ins w:id="2498" w:author="Administrator" w:date="2015-12-27T20:18: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499" w:author="Administrator" w:date="2015-12-27T20:18: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500" w:author="Administrator" w:date="2015-12-27T20:18:00Z"/>
                <w:rFonts w:ascii="宋体" w:hAnsi="宋体"/>
                <w:color w:val="000000"/>
                <w:szCs w:val="21"/>
              </w:rPr>
            </w:pPr>
            <w:ins w:id="2501" w:author="Administrator" w:date="2015-12-27T20:18:00Z">
              <w:r>
                <w:rPr>
                  <w:rFonts w:ascii="宋体" w:eastAsia="Times New Roman" w:hAnsi="宋体" w:hint="eastAsia"/>
                  <w:color w:val="000000"/>
                  <w:szCs w:val="21"/>
                </w:rPr>
                <w:t>后置条件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502" w:author="Administrator" w:date="2015-12-27T20:18:00Z"/>
                <w:rFonts w:ascii="宋体" w:hAnsi="宋体"/>
                <w:color w:val="000000"/>
                <w:szCs w:val="21"/>
              </w:rPr>
            </w:pPr>
            <w:ins w:id="2503" w:author="Administrator" w:date="2015-12-27T20:18:00Z">
              <w:r>
                <w:rPr>
                  <w:rFonts w:ascii="宋体" w:eastAsia="Times New Roman" w:hAnsi="宋体" w:hint="eastAsia"/>
                  <w:color w:val="000000"/>
                  <w:szCs w:val="21"/>
                </w:rPr>
                <w:t>按ID进行查找返回相应的</w:t>
              </w:r>
            </w:ins>
            <w:ins w:id="2504" w:author="Administrator" w:date="2015-12-27T20:19:00Z">
              <w:r>
                <w:rPr>
                  <w:rFonts w:ascii="宋体" w:hAnsi="宋体" w:hint="eastAsia"/>
                  <w:color w:val="000000"/>
                  <w:szCs w:val="21"/>
                </w:rPr>
                <w:t>BussinessHall</w:t>
              </w:r>
            </w:ins>
            <w:ins w:id="2505" w:author="Administrator" w:date="2015-12-27T20:18:00Z">
              <w:r>
                <w:rPr>
                  <w:rFonts w:ascii="宋体" w:eastAsia="Times New Roman" w:hAnsi="宋体"/>
                  <w:color w:val="000000"/>
                  <w:szCs w:val="21"/>
                </w:rPr>
                <w:t>PO</w:t>
              </w:r>
              <w:r>
                <w:rPr>
                  <w:rFonts w:ascii="宋体" w:eastAsia="Times New Roman" w:hAnsi="宋体" w:hint="eastAsia"/>
                  <w:color w:val="000000"/>
                  <w:szCs w:val="21"/>
                </w:rPr>
                <w:t>结果</w:t>
              </w:r>
            </w:ins>
          </w:p>
        </w:tc>
      </w:tr>
      <w:tr w:rsidR="00D960C8">
        <w:trPr>
          <w:ins w:id="2506" w:author="Administrator" w:date="2015-12-27T20:18:00Z"/>
        </w:trPr>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ins w:id="2507" w:author="Administrator" w:date="2015-12-27T20:18:00Z"/>
                <w:color w:val="000000"/>
                <w:szCs w:val="21"/>
              </w:rPr>
            </w:pPr>
            <w:ins w:id="2508" w:author="Administrator" w:date="2015-12-27T20:19:00Z">
              <w:r>
                <w:rPr>
                  <w:rFonts w:hint="eastAsia"/>
                  <w:color w:val="000000"/>
                  <w:szCs w:val="21"/>
                </w:rPr>
                <w:t>BussinessHall</w:t>
              </w:r>
            </w:ins>
            <w:ins w:id="2509" w:author="Administrator" w:date="2015-12-27T20:18:00Z">
              <w:r>
                <w:rPr>
                  <w:rFonts w:eastAsia="Times New Roman" w:hint="eastAsia"/>
                  <w:color w:val="000000"/>
                  <w:szCs w:val="21"/>
                </w:rPr>
                <w:t>DataService.</w:t>
              </w:r>
              <w:r>
                <w:rPr>
                  <w:color w:val="000000"/>
                </w:rPr>
                <w:t xml:space="preserve"> </w:t>
              </w:r>
              <w:r>
                <w:rPr>
                  <w:rFonts w:ascii="宋体" w:eastAsia="Times New Roman" w:hAnsi="宋体" w:hint="eastAsia"/>
                  <w:color w:val="000000"/>
                  <w:szCs w:val="21"/>
                </w:rPr>
                <w:t>finds</w:t>
              </w:r>
            </w:ins>
            <w:ins w:id="2510" w:author="Administrator" w:date="2015-12-27T20:19:00Z">
              <w:r>
                <w:rPr>
                  <w:rFonts w:ascii="宋体" w:hAnsi="宋体" w:hint="eastAsia"/>
                  <w:color w:val="000000"/>
                  <w:szCs w:val="21"/>
                </w:rPr>
                <w:t>BussinessHall</w:t>
              </w:r>
            </w:ins>
            <w:ins w:id="2511" w:author="Administrator" w:date="2015-12-27T20:18:00Z">
              <w:r>
                <w:rPr>
                  <w:rFonts w:ascii="宋体" w:eastAsia="Times New Roman" w:hAnsi="宋体" w:hint="eastAsia"/>
                  <w:color w:val="000000"/>
                  <w:szCs w:val="21"/>
                </w:rPr>
                <w:t>PO</w:t>
              </w:r>
            </w:ins>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512" w:author="Administrator" w:date="2015-12-27T20:18:00Z"/>
                <w:rFonts w:ascii="宋体" w:hAnsi="宋体"/>
                <w:color w:val="000000"/>
                <w:szCs w:val="21"/>
              </w:rPr>
            </w:pPr>
            <w:ins w:id="2513" w:author="Administrator" w:date="2015-12-27T20:18:00Z">
              <w:r>
                <w:rPr>
                  <w:rFonts w:ascii="宋体" w:eastAsia="Times New Roman" w:hAnsi="宋体" w:hint="eastAsia"/>
                  <w:color w:val="000000"/>
                  <w:szCs w:val="21"/>
                </w:rPr>
                <w:t>语法</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514" w:author="Administrator" w:date="2015-12-27T20:18:00Z"/>
                <w:rFonts w:ascii="宋体" w:hAnsi="宋体"/>
                <w:color w:val="000000"/>
                <w:szCs w:val="21"/>
              </w:rPr>
            </w:pPr>
            <w:ins w:id="2515" w:author="Administrator" w:date="2015-12-27T20:18:00Z">
              <w:r>
                <w:rPr>
                  <w:rFonts w:ascii="宋体" w:eastAsia="Times New Roman" w:hAnsi="宋体" w:hint="eastAsia"/>
                  <w:color w:val="000000"/>
                  <w:szCs w:val="21"/>
                </w:rPr>
                <w:t>public ArrayList&lt;</w:t>
              </w:r>
            </w:ins>
            <w:ins w:id="2516" w:author="Administrator" w:date="2015-12-27T20:19:00Z">
              <w:r>
                <w:rPr>
                  <w:rFonts w:ascii="宋体" w:hAnsi="宋体" w:hint="eastAsia"/>
                  <w:color w:val="000000"/>
                  <w:szCs w:val="21"/>
                </w:rPr>
                <w:t>BussinessHall</w:t>
              </w:r>
            </w:ins>
            <w:ins w:id="2517" w:author="Administrator" w:date="2015-12-27T20:18:00Z">
              <w:r>
                <w:rPr>
                  <w:rFonts w:ascii="宋体" w:eastAsia="Times New Roman" w:hAnsi="宋体" w:hint="eastAsia"/>
                  <w:color w:val="000000"/>
                  <w:szCs w:val="21"/>
                </w:rPr>
                <w:t>PO&gt; finds</w:t>
              </w:r>
            </w:ins>
            <w:ins w:id="2518" w:author="Administrator" w:date="2015-12-27T20:19:00Z">
              <w:r>
                <w:rPr>
                  <w:rFonts w:ascii="宋体" w:hAnsi="宋体" w:hint="eastAsia"/>
                  <w:color w:val="000000"/>
                  <w:szCs w:val="21"/>
                </w:rPr>
                <w:t>BussinessHall</w:t>
              </w:r>
            </w:ins>
            <w:ins w:id="2519" w:author="Administrator" w:date="2015-12-27T20:18:00Z">
              <w:r>
                <w:rPr>
                  <w:rFonts w:ascii="宋体" w:eastAsia="Times New Roman" w:hAnsi="宋体" w:hint="eastAsia"/>
                  <w:color w:val="000000"/>
                  <w:szCs w:val="21"/>
                </w:rPr>
                <w:t>PO() throws RemoteException;</w:t>
              </w:r>
            </w:ins>
          </w:p>
        </w:tc>
      </w:tr>
      <w:tr w:rsidR="00D960C8">
        <w:trPr>
          <w:ins w:id="2520" w:author="Administrator" w:date="2015-12-27T20:18: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521" w:author="Administrator" w:date="2015-12-27T20:18: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522" w:author="Administrator" w:date="2015-12-27T20:18:00Z"/>
                <w:rFonts w:ascii="宋体" w:hAnsi="宋体"/>
                <w:color w:val="000000"/>
                <w:szCs w:val="21"/>
              </w:rPr>
            </w:pPr>
            <w:ins w:id="2523" w:author="Administrator" w:date="2015-12-27T20:18:00Z">
              <w:r>
                <w:rPr>
                  <w:rFonts w:ascii="宋体" w:eastAsia="Times New Roman" w:hAnsi="宋体" w:hint="eastAsia"/>
                  <w:color w:val="000000"/>
                  <w:szCs w:val="21"/>
                </w:rPr>
                <w:t>前置条件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524" w:author="Administrator" w:date="2015-12-27T20:18:00Z"/>
                <w:rFonts w:ascii="宋体" w:hAnsi="宋体"/>
                <w:color w:val="000000"/>
                <w:szCs w:val="21"/>
              </w:rPr>
            </w:pPr>
            <w:ins w:id="2525" w:author="Administrator" w:date="2015-12-27T20:18:00Z">
              <w:r>
                <w:rPr>
                  <w:rFonts w:ascii="宋体" w:eastAsia="Times New Roman" w:hAnsi="宋体" w:hint="eastAsia"/>
                  <w:color w:val="000000"/>
                  <w:szCs w:val="21"/>
                </w:rPr>
                <w:t>无</w:t>
              </w:r>
            </w:ins>
          </w:p>
        </w:tc>
      </w:tr>
      <w:tr w:rsidR="00D960C8">
        <w:trPr>
          <w:ins w:id="2526" w:author="Administrator" w:date="2015-12-27T20:18: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527" w:author="Administrator" w:date="2015-12-27T20:18: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528" w:author="Administrator" w:date="2015-12-27T20:18:00Z"/>
                <w:rFonts w:ascii="宋体" w:hAnsi="宋体"/>
                <w:color w:val="000000"/>
                <w:szCs w:val="21"/>
              </w:rPr>
            </w:pPr>
            <w:ins w:id="2529" w:author="Administrator" w:date="2015-12-27T20:18:00Z">
              <w:r>
                <w:rPr>
                  <w:rFonts w:ascii="宋体" w:eastAsia="Times New Roman" w:hAnsi="宋体" w:hint="eastAsia"/>
                  <w:color w:val="000000"/>
                  <w:szCs w:val="21"/>
                </w:rPr>
                <w:t>后置条件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530" w:author="Administrator" w:date="2015-12-27T20:18:00Z"/>
                <w:rFonts w:ascii="宋体" w:hAnsi="宋体"/>
                <w:color w:val="000000"/>
                <w:szCs w:val="21"/>
              </w:rPr>
            </w:pPr>
            <w:ins w:id="2531" w:author="Administrator" w:date="2015-12-27T20:18:00Z">
              <w:r>
                <w:rPr>
                  <w:rFonts w:ascii="宋体" w:eastAsia="Times New Roman" w:hAnsi="宋体" w:hint="eastAsia"/>
                  <w:color w:val="000000"/>
                  <w:szCs w:val="21"/>
                </w:rPr>
                <w:t>查找返回</w:t>
              </w:r>
              <w:r>
                <w:rPr>
                  <w:rFonts w:ascii="宋体" w:hAnsi="宋体" w:hint="eastAsia"/>
                  <w:color w:val="000000"/>
                  <w:szCs w:val="21"/>
                </w:rPr>
                <w:t>所有</w:t>
              </w:r>
            </w:ins>
            <w:ins w:id="2532" w:author="Administrator" w:date="2015-12-27T20:19:00Z">
              <w:r>
                <w:rPr>
                  <w:rFonts w:ascii="宋体" w:hAnsi="宋体" w:hint="eastAsia"/>
                  <w:color w:val="000000"/>
                  <w:szCs w:val="21"/>
                </w:rPr>
                <w:t>BussinessHall</w:t>
              </w:r>
            </w:ins>
            <w:ins w:id="2533" w:author="Administrator" w:date="2015-12-27T20:18:00Z">
              <w:r>
                <w:rPr>
                  <w:rFonts w:ascii="宋体" w:eastAsia="Times New Roman" w:hAnsi="宋体"/>
                  <w:color w:val="000000"/>
                  <w:szCs w:val="21"/>
                </w:rPr>
                <w:t>PO</w:t>
              </w:r>
              <w:r>
                <w:rPr>
                  <w:rFonts w:ascii="宋体" w:eastAsia="Times New Roman" w:hAnsi="宋体" w:hint="eastAsia"/>
                  <w:color w:val="000000"/>
                  <w:szCs w:val="21"/>
                </w:rPr>
                <w:t>结果</w:t>
              </w:r>
            </w:ins>
          </w:p>
        </w:tc>
      </w:tr>
      <w:tr w:rsidR="00D960C8">
        <w:trPr>
          <w:ins w:id="2534" w:author="Administrator" w:date="2015-12-27T20:18:00Z"/>
        </w:trPr>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ins w:id="2535" w:author="Administrator" w:date="2015-12-27T20:18:00Z"/>
                <w:color w:val="000000"/>
                <w:szCs w:val="21"/>
              </w:rPr>
            </w:pPr>
            <w:ins w:id="2536" w:author="Administrator" w:date="2015-12-27T20:19:00Z">
              <w:r>
                <w:rPr>
                  <w:rFonts w:hint="eastAsia"/>
                  <w:color w:val="000000"/>
                  <w:szCs w:val="21"/>
                </w:rPr>
                <w:t>BussinessHall</w:t>
              </w:r>
            </w:ins>
            <w:ins w:id="2537" w:author="Administrator" w:date="2015-12-27T20:18:00Z">
              <w:r>
                <w:rPr>
                  <w:rFonts w:eastAsia="Times New Roman" w:hint="eastAsia"/>
                  <w:color w:val="000000"/>
                  <w:szCs w:val="21"/>
                </w:rPr>
                <w:t>DataService.</w:t>
              </w:r>
              <w:r>
                <w:rPr>
                  <w:rFonts w:ascii="宋体" w:eastAsia="Times New Roman" w:hAnsi="宋体" w:hint="eastAsia"/>
                  <w:color w:val="000000"/>
                  <w:szCs w:val="21"/>
                </w:rPr>
                <w:t>insert</w:t>
              </w:r>
            </w:ins>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538" w:author="Administrator" w:date="2015-12-27T20:18:00Z"/>
                <w:rFonts w:ascii="宋体" w:hAnsi="宋体"/>
                <w:color w:val="000000"/>
                <w:szCs w:val="21"/>
              </w:rPr>
            </w:pPr>
            <w:ins w:id="2539" w:author="Administrator" w:date="2015-12-27T20:18:00Z">
              <w:r>
                <w:rPr>
                  <w:rFonts w:ascii="宋体" w:eastAsia="Times New Roman" w:hAnsi="宋体" w:hint="eastAsia"/>
                  <w:color w:val="000000"/>
                  <w:szCs w:val="21"/>
                </w:rPr>
                <w:t>语法</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540" w:author="Administrator" w:date="2015-12-27T20:18:00Z"/>
                <w:rFonts w:ascii="宋体" w:hAnsi="宋体"/>
                <w:color w:val="000000"/>
                <w:szCs w:val="21"/>
              </w:rPr>
            </w:pPr>
            <w:ins w:id="2541" w:author="Administrator" w:date="2015-12-27T20:18:00Z">
              <w:r>
                <w:rPr>
                  <w:rFonts w:ascii="宋体" w:eastAsia="Times New Roman" w:hAnsi="宋体" w:hint="eastAsia"/>
                  <w:color w:val="000000"/>
                  <w:szCs w:val="21"/>
                </w:rPr>
                <w:t>public void insert(</w:t>
              </w:r>
            </w:ins>
            <w:ins w:id="2542" w:author="Administrator" w:date="2015-12-27T20:19:00Z">
              <w:r>
                <w:rPr>
                  <w:rFonts w:ascii="宋体" w:hAnsi="宋体" w:hint="eastAsia"/>
                  <w:color w:val="000000"/>
                  <w:szCs w:val="21"/>
                </w:rPr>
                <w:t>BussinessHall</w:t>
              </w:r>
            </w:ins>
            <w:ins w:id="2543" w:author="Administrator" w:date="2015-12-27T20:18:00Z">
              <w:r>
                <w:rPr>
                  <w:rFonts w:ascii="宋体" w:eastAsia="Times New Roman" w:hAnsi="宋体" w:hint="eastAsia"/>
                  <w:color w:val="000000"/>
                  <w:szCs w:val="21"/>
                </w:rPr>
                <w:t>PO tpo) throws RemoteException;</w:t>
              </w:r>
            </w:ins>
          </w:p>
        </w:tc>
      </w:tr>
      <w:tr w:rsidR="00D960C8">
        <w:trPr>
          <w:ins w:id="2544" w:author="Administrator" w:date="2015-12-27T20:18: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545" w:author="Administrator" w:date="2015-12-27T20:18: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546" w:author="Administrator" w:date="2015-12-27T20:18:00Z"/>
                <w:rFonts w:ascii="宋体" w:hAnsi="宋体"/>
                <w:color w:val="000000"/>
                <w:szCs w:val="21"/>
              </w:rPr>
            </w:pPr>
            <w:ins w:id="2547" w:author="Administrator" w:date="2015-12-27T20:18:00Z">
              <w:r>
                <w:rPr>
                  <w:rFonts w:ascii="宋体" w:eastAsia="Times New Roman" w:hAnsi="宋体" w:hint="eastAsia"/>
                  <w:color w:val="000000"/>
                  <w:szCs w:val="21"/>
                </w:rPr>
                <w:t>前置条件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548" w:author="Administrator" w:date="2015-12-27T20:18:00Z"/>
                <w:rFonts w:ascii="宋体" w:hAnsi="宋体"/>
                <w:color w:val="000000"/>
                <w:szCs w:val="21"/>
              </w:rPr>
            </w:pPr>
            <w:ins w:id="2549" w:author="Administrator" w:date="2015-12-27T20:18:00Z">
              <w:r>
                <w:rPr>
                  <w:rFonts w:ascii="宋体" w:eastAsia="Times New Roman" w:hAnsi="宋体" w:hint="eastAsia"/>
                  <w:color w:val="000000"/>
                  <w:szCs w:val="21"/>
                </w:rPr>
                <w:t>同样ID的po不存在</w:t>
              </w:r>
            </w:ins>
          </w:p>
        </w:tc>
      </w:tr>
      <w:tr w:rsidR="00D960C8">
        <w:trPr>
          <w:ins w:id="2550" w:author="Administrator" w:date="2015-12-27T20:18: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551" w:author="Administrator" w:date="2015-12-27T20:18: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552" w:author="Administrator" w:date="2015-12-27T20:18:00Z"/>
                <w:rFonts w:ascii="宋体" w:hAnsi="宋体"/>
                <w:color w:val="000000"/>
                <w:szCs w:val="21"/>
              </w:rPr>
            </w:pPr>
            <w:ins w:id="2553" w:author="Administrator" w:date="2015-12-27T20:18:00Z">
              <w:r>
                <w:rPr>
                  <w:rFonts w:ascii="宋体" w:eastAsia="Times New Roman" w:hAnsi="宋体" w:hint="eastAsia"/>
                  <w:color w:val="000000"/>
                  <w:szCs w:val="21"/>
                </w:rPr>
                <w:t>后置条件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554" w:author="Administrator" w:date="2015-12-27T20:18:00Z"/>
                <w:rFonts w:ascii="宋体" w:hAnsi="宋体"/>
                <w:color w:val="000000"/>
                <w:szCs w:val="21"/>
              </w:rPr>
            </w:pPr>
            <w:ins w:id="2555" w:author="Administrator" w:date="2015-12-27T20:18:00Z">
              <w:r>
                <w:rPr>
                  <w:rFonts w:ascii="宋体" w:eastAsia="Times New Roman" w:hAnsi="宋体" w:hint="eastAsia"/>
                  <w:color w:val="000000"/>
                  <w:szCs w:val="21"/>
                </w:rPr>
                <w:t>增加一个</w:t>
              </w:r>
              <w:r>
                <w:rPr>
                  <w:rFonts w:ascii="宋体" w:eastAsia="Times New Roman" w:hAnsi="宋体"/>
                  <w:color w:val="000000"/>
                  <w:szCs w:val="21"/>
                </w:rPr>
                <w:t>GoodsPO</w:t>
              </w:r>
              <w:r>
                <w:rPr>
                  <w:rFonts w:ascii="宋体" w:eastAsia="Times New Roman" w:hAnsi="宋体" w:hint="eastAsia"/>
                  <w:color w:val="000000"/>
                  <w:szCs w:val="21"/>
                </w:rPr>
                <w:t>记录</w:t>
              </w:r>
            </w:ins>
          </w:p>
        </w:tc>
      </w:tr>
      <w:tr w:rsidR="00D960C8">
        <w:trPr>
          <w:ins w:id="2556" w:author="Administrator" w:date="2015-12-27T20:18:00Z"/>
        </w:trPr>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ins w:id="2557" w:author="Administrator" w:date="2015-12-27T20:18:00Z"/>
                <w:color w:val="000000"/>
                <w:szCs w:val="21"/>
              </w:rPr>
            </w:pPr>
            <w:ins w:id="2558" w:author="Administrator" w:date="2015-12-27T20:19:00Z">
              <w:r>
                <w:rPr>
                  <w:rFonts w:hint="eastAsia"/>
                  <w:color w:val="000000"/>
                  <w:szCs w:val="21"/>
                </w:rPr>
                <w:t>BussinessHall</w:t>
              </w:r>
            </w:ins>
            <w:ins w:id="2559" w:author="Administrator" w:date="2015-12-27T20:18:00Z">
              <w:r>
                <w:rPr>
                  <w:rFonts w:eastAsia="Times New Roman" w:hint="eastAsia"/>
                  <w:color w:val="000000"/>
                  <w:szCs w:val="21"/>
                </w:rPr>
                <w:t>DataService.</w:t>
              </w:r>
              <w:r>
                <w:rPr>
                  <w:rFonts w:ascii="宋体" w:eastAsia="Times New Roman" w:hAnsi="宋体" w:hint="eastAsia"/>
                  <w:color w:val="000000"/>
                  <w:szCs w:val="21"/>
                </w:rPr>
                <w:t>update</w:t>
              </w:r>
            </w:ins>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560" w:author="Administrator" w:date="2015-12-27T20:18:00Z"/>
                <w:rFonts w:ascii="宋体" w:hAnsi="宋体"/>
                <w:color w:val="000000"/>
                <w:szCs w:val="21"/>
              </w:rPr>
            </w:pPr>
            <w:ins w:id="2561" w:author="Administrator" w:date="2015-12-27T20:18:00Z">
              <w:r>
                <w:rPr>
                  <w:rFonts w:ascii="宋体" w:eastAsia="Times New Roman" w:hAnsi="宋体" w:hint="eastAsia"/>
                  <w:color w:val="000000"/>
                  <w:szCs w:val="21"/>
                </w:rPr>
                <w:t>语法</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562" w:author="Administrator" w:date="2015-12-27T20:18:00Z"/>
                <w:rFonts w:ascii="宋体" w:hAnsi="宋体"/>
                <w:color w:val="000000"/>
                <w:szCs w:val="21"/>
              </w:rPr>
            </w:pPr>
            <w:ins w:id="2563" w:author="Administrator" w:date="2015-12-27T20:18:00Z">
              <w:r>
                <w:rPr>
                  <w:rFonts w:ascii="宋体" w:eastAsia="Times New Roman" w:hAnsi="宋体" w:hint="eastAsia"/>
                  <w:color w:val="000000"/>
                  <w:szCs w:val="21"/>
                </w:rPr>
                <w:t>public void update(String id,</w:t>
              </w:r>
            </w:ins>
            <w:ins w:id="2564" w:author="Administrator" w:date="2015-12-27T20:19:00Z">
              <w:r>
                <w:rPr>
                  <w:rFonts w:ascii="宋体" w:hAnsi="宋体" w:hint="eastAsia"/>
                  <w:color w:val="000000"/>
                  <w:szCs w:val="21"/>
                </w:rPr>
                <w:t>BussinessHall</w:t>
              </w:r>
            </w:ins>
            <w:ins w:id="2565" w:author="Administrator" w:date="2015-12-27T20:18:00Z">
              <w:r>
                <w:rPr>
                  <w:rFonts w:ascii="宋体" w:eastAsia="Times New Roman" w:hAnsi="宋体" w:hint="eastAsia"/>
                  <w:color w:val="000000"/>
                  <w:szCs w:val="21"/>
                </w:rPr>
                <w:t>PO tpo) throws RemoteException;</w:t>
              </w:r>
            </w:ins>
          </w:p>
        </w:tc>
      </w:tr>
      <w:tr w:rsidR="00D960C8">
        <w:trPr>
          <w:ins w:id="2566" w:author="Administrator" w:date="2015-12-27T20:18: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567" w:author="Administrator" w:date="2015-12-27T20:18: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568" w:author="Administrator" w:date="2015-12-27T20:18:00Z"/>
                <w:rFonts w:ascii="宋体" w:hAnsi="宋体"/>
                <w:color w:val="000000"/>
                <w:szCs w:val="21"/>
              </w:rPr>
            </w:pPr>
            <w:ins w:id="2569" w:author="Administrator" w:date="2015-12-27T20:18:00Z">
              <w:r>
                <w:rPr>
                  <w:rFonts w:ascii="宋体" w:eastAsia="Times New Roman" w:hAnsi="宋体" w:hint="eastAsia"/>
                  <w:color w:val="000000"/>
                  <w:szCs w:val="21"/>
                </w:rPr>
                <w:t>前置条件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570" w:author="Administrator" w:date="2015-12-27T20:18:00Z"/>
                <w:rFonts w:ascii="宋体" w:hAnsi="宋体"/>
                <w:color w:val="000000"/>
                <w:szCs w:val="21"/>
              </w:rPr>
            </w:pPr>
            <w:ins w:id="2571" w:author="Administrator" w:date="2015-12-27T20:18:00Z">
              <w:r>
                <w:rPr>
                  <w:rFonts w:ascii="宋体" w:eastAsia="Times New Roman" w:hAnsi="宋体" w:hint="eastAsia"/>
                  <w:color w:val="000000"/>
                  <w:szCs w:val="21"/>
                </w:rPr>
                <w:t>存在同样</w:t>
              </w:r>
              <w:r>
                <w:rPr>
                  <w:rFonts w:eastAsia="Times New Roman" w:hint="eastAsia"/>
                  <w:color w:val="000000"/>
                  <w:szCs w:val="21"/>
                </w:rPr>
                <w:t xml:space="preserve">ID </w:t>
              </w:r>
              <w:r>
                <w:rPr>
                  <w:rFonts w:ascii="宋体" w:eastAsia="Times New Roman" w:hAnsi="宋体" w:hint="eastAsia"/>
                  <w:color w:val="000000"/>
                  <w:szCs w:val="21"/>
                </w:rPr>
                <w:t>的</w:t>
              </w:r>
              <w:r>
                <w:rPr>
                  <w:rFonts w:eastAsia="Times New Roman" w:hint="eastAsia"/>
                  <w:color w:val="000000"/>
                  <w:szCs w:val="21"/>
                </w:rPr>
                <w:t>po</w:t>
              </w:r>
            </w:ins>
          </w:p>
        </w:tc>
      </w:tr>
      <w:tr w:rsidR="00D960C8">
        <w:trPr>
          <w:ins w:id="2572" w:author="Administrator" w:date="2015-12-27T20:18: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573" w:author="Administrator" w:date="2015-12-27T20:18: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574" w:author="Administrator" w:date="2015-12-27T20:18:00Z"/>
                <w:rFonts w:ascii="宋体" w:hAnsi="宋体"/>
                <w:color w:val="000000"/>
                <w:szCs w:val="21"/>
              </w:rPr>
            </w:pPr>
            <w:ins w:id="2575" w:author="Administrator" w:date="2015-12-27T20:18:00Z">
              <w:r>
                <w:rPr>
                  <w:rFonts w:ascii="宋体" w:eastAsia="Times New Roman" w:hAnsi="宋体" w:hint="eastAsia"/>
                  <w:color w:val="000000"/>
                  <w:szCs w:val="21"/>
                </w:rPr>
                <w:t>后置条件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576" w:author="Administrator" w:date="2015-12-27T20:18:00Z"/>
                <w:rFonts w:ascii="宋体" w:hAnsi="宋体"/>
                <w:color w:val="000000"/>
                <w:szCs w:val="21"/>
              </w:rPr>
            </w:pPr>
            <w:ins w:id="2577" w:author="Administrator" w:date="2015-12-27T20:18:00Z">
              <w:r>
                <w:rPr>
                  <w:rFonts w:ascii="宋体" w:hAnsi="宋体" w:hint="eastAsia"/>
                  <w:color w:val="000000"/>
                  <w:szCs w:val="21"/>
                </w:rPr>
                <w:t>更新一个</w:t>
              </w:r>
              <w:r>
                <w:rPr>
                  <w:rFonts w:ascii="宋体" w:eastAsia="Times New Roman" w:hAnsi="宋体"/>
                  <w:color w:val="000000"/>
                  <w:szCs w:val="21"/>
                </w:rPr>
                <w:t>GoodsPO</w:t>
              </w:r>
            </w:ins>
          </w:p>
        </w:tc>
      </w:tr>
      <w:tr w:rsidR="00D960C8">
        <w:trPr>
          <w:ins w:id="2578" w:author="Administrator" w:date="2015-12-27T20:18:00Z"/>
        </w:trPr>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ins w:id="2579" w:author="Administrator" w:date="2015-12-27T20:18:00Z"/>
                <w:color w:val="000000"/>
                <w:szCs w:val="21"/>
              </w:rPr>
            </w:pPr>
            <w:ins w:id="2580" w:author="Administrator" w:date="2015-12-27T20:19:00Z">
              <w:r>
                <w:rPr>
                  <w:rFonts w:hint="eastAsia"/>
                  <w:color w:val="000000"/>
                  <w:szCs w:val="21"/>
                </w:rPr>
                <w:t>BussinessHall</w:t>
              </w:r>
            </w:ins>
            <w:ins w:id="2581" w:author="Administrator" w:date="2015-12-27T20:18:00Z">
              <w:r>
                <w:rPr>
                  <w:rFonts w:eastAsia="Times New Roman" w:hint="eastAsia"/>
                  <w:color w:val="000000"/>
                  <w:szCs w:val="21"/>
                </w:rPr>
                <w:t>DataService.</w:t>
              </w:r>
              <w:r>
                <w:rPr>
                  <w:rFonts w:ascii="宋体" w:eastAsia="Times New Roman" w:hAnsi="宋体" w:hint="eastAsia"/>
                  <w:color w:val="000000"/>
                  <w:szCs w:val="21"/>
                </w:rPr>
                <w:t>delete</w:t>
              </w:r>
            </w:ins>
            <w:ins w:id="2582" w:author="Administrator" w:date="2015-12-27T20:19:00Z">
              <w:r>
                <w:rPr>
                  <w:rFonts w:ascii="宋体" w:hAnsi="宋体" w:hint="eastAsia"/>
                  <w:color w:val="000000"/>
                  <w:szCs w:val="21"/>
                </w:rPr>
                <w:t>BussinessHall</w:t>
              </w:r>
            </w:ins>
            <w:ins w:id="2583" w:author="Administrator" w:date="2015-12-27T20:18:00Z">
              <w:r>
                <w:rPr>
                  <w:rFonts w:ascii="宋体" w:eastAsia="Times New Roman" w:hAnsi="宋体" w:hint="eastAsia"/>
                  <w:color w:val="000000"/>
                  <w:szCs w:val="21"/>
                </w:rPr>
                <w:t>PO</w:t>
              </w:r>
            </w:ins>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584" w:author="Administrator" w:date="2015-12-27T20:18:00Z"/>
                <w:rFonts w:ascii="宋体" w:hAnsi="宋体"/>
                <w:color w:val="000000"/>
                <w:szCs w:val="21"/>
              </w:rPr>
            </w:pPr>
            <w:ins w:id="2585" w:author="Administrator" w:date="2015-12-27T20:18:00Z">
              <w:r>
                <w:rPr>
                  <w:rFonts w:ascii="宋体" w:eastAsia="Times New Roman" w:hAnsi="宋体" w:hint="eastAsia"/>
                  <w:color w:val="000000"/>
                  <w:szCs w:val="21"/>
                </w:rPr>
                <w:t>语法</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586" w:author="Administrator" w:date="2015-12-27T20:18:00Z"/>
                <w:rFonts w:ascii="宋体" w:hAnsi="宋体"/>
                <w:color w:val="000000"/>
                <w:szCs w:val="21"/>
              </w:rPr>
            </w:pPr>
            <w:ins w:id="2587" w:author="Administrator" w:date="2015-12-27T20:18:00Z">
              <w:r>
                <w:rPr>
                  <w:rFonts w:ascii="宋体" w:eastAsia="Times New Roman" w:hAnsi="宋体" w:hint="eastAsia"/>
                  <w:color w:val="000000"/>
                  <w:szCs w:val="21"/>
                </w:rPr>
                <w:t>public void delete</w:t>
              </w:r>
            </w:ins>
            <w:ins w:id="2588" w:author="Administrator" w:date="2015-12-27T20:19:00Z">
              <w:r>
                <w:rPr>
                  <w:rFonts w:ascii="宋体" w:hAnsi="宋体" w:hint="eastAsia"/>
                  <w:color w:val="000000"/>
                  <w:szCs w:val="21"/>
                </w:rPr>
                <w:t>BussinessHall</w:t>
              </w:r>
            </w:ins>
            <w:ins w:id="2589" w:author="Administrator" w:date="2015-12-27T20:18:00Z">
              <w:r>
                <w:rPr>
                  <w:rFonts w:ascii="宋体" w:eastAsia="Times New Roman" w:hAnsi="宋体" w:hint="eastAsia"/>
                  <w:color w:val="000000"/>
                  <w:szCs w:val="21"/>
                </w:rPr>
                <w:t>PO(String id) throws RemoteException;</w:t>
              </w:r>
            </w:ins>
          </w:p>
        </w:tc>
      </w:tr>
      <w:tr w:rsidR="00D960C8">
        <w:trPr>
          <w:ins w:id="2590" w:author="Administrator" w:date="2015-12-27T20:18: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591" w:author="Administrator" w:date="2015-12-27T20:18: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592" w:author="Administrator" w:date="2015-12-27T20:18:00Z"/>
                <w:rFonts w:ascii="宋体" w:hAnsi="宋体"/>
                <w:color w:val="000000"/>
                <w:szCs w:val="21"/>
              </w:rPr>
            </w:pPr>
            <w:ins w:id="2593" w:author="Administrator" w:date="2015-12-27T20:18:00Z">
              <w:r>
                <w:rPr>
                  <w:rFonts w:ascii="宋体" w:eastAsia="Times New Roman" w:hAnsi="宋体" w:hint="eastAsia"/>
                  <w:color w:val="000000"/>
                  <w:szCs w:val="21"/>
                </w:rPr>
                <w:t>前置条件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594" w:author="Administrator" w:date="2015-12-27T20:18:00Z"/>
                <w:rFonts w:ascii="宋体" w:hAnsi="宋体"/>
                <w:color w:val="000000"/>
                <w:szCs w:val="21"/>
              </w:rPr>
            </w:pPr>
            <w:ins w:id="2595" w:author="Administrator" w:date="2015-12-27T20:18:00Z">
              <w:r>
                <w:rPr>
                  <w:rFonts w:ascii="宋体" w:eastAsia="Times New Roman" w:hAnsi="宋体" w:hint="eastAsia"/>
                  <w:color w:val="000000"/>
                  <w:szCs w:val="21"/>
                </w:rPr>
                <w:t>存在同样</w:t>
              </w:r>
              <w:r>
                <w:rPr>
                  <w:rFonts w:eastAsia="Times New Roman" w:hint="eastAsia"/>
                  <w:color w:val="000000"/>
                  <w:szCs w:val="21"/>
                </w:rPr>
                <w:t xml:space="preserve">ID </w:t>
              </w:r>
              <w:r>
                <w:rPr>
                  <w:rFonts w:ascii="宋体" w:eastAsia="Times New Roman" w:hAnsi="宋体" w:hint="eastAsia"/>
                  <w:color w:val="000000"/>
                  <w:szCs w:val="21"/>
                </w:rPr>
                <w:t>的</w:t>
              </w:r>
              <w:r>
                <w:rPr>
                  <w:rFonts w:eastAsia="Times New Roman" w:hint="eastAsia"/>
                  <w:color w:val="000000"/>
                  <w:szCs w:val="21"/>
                </w:rPr>
                <w:t>po</w:t>
              </w:r>
            </w:ins>
          </w:p>
        </w:tc>
      </w:tr>
      <w:tr w:rsidR="00D960C8">
        <w:trPr>
          <w:ins w:id="2596" w:author="Administrator" w:date="2015-12-27T20:18: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597" w:author="Administrator" w:date="2015-12-27T20:18: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598" w:author="Administrator" w:date="2015-12-27T20:18:00Z"/>
                <w:rFonts w:ascii="宋体" w:hAnsi="宋体"/>
                <w:color w:val="000000"/>
                <w:szCs w:val="21"/>
              </w:rPr>
            </w:pPr>
            <w:ins w:id="2599" w:author="Administrator" w:date="2015-12-27T20:18:00Z">
              <w:r>
                <w:rPr>
                  <w:rFonts w:ascii="宋体" w:eastAsia="Times New Roman" w:hAnsi="宋体" w:hint="eastAsia"/>
                  <w:color w:val="000000"/>
                  <w:szCs w:val="21"/>
                </w:rPr>
                <w:t>后置条件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600" w:author="Administrator" w:date="2015-12-27T20:18:00Z"/>
                <w:rFonts w:ascii="宋体" w:hAnsi="宋体"/>
                <w:color w:val="000000"/>
                <w:szCs w:val="21"/>
              </w:rPr>
            </w:pPr>
            <w:ins w:id="2601" w:author="Administrator" w:date="2015-12-27T20:18:00Z">
              <w:r>
                <w:rPr>
                  <w:rFonts w:ascii="宋体" w:hAnsi="宋体" w:hint="eastAsia"/>
                  <w:color w:val="000000"/>
                  <w:szCs w:val="21"/>
                </w:rPr>
                <w:t>删除一个</w:t>
              </w:r>
              <w:r>
                <w:rPr>
                  <w:rFonts w:ascii="宋体" w:eastAsia="Times New Roman" w:hAnsi="宋体"/>
                  <w:color w:val="000000"/>
                  <w:szCs w:val="21"/>
                </w:rPr>
                <w:t>GoodsPO</w:t>
              </w:r>
            </w:ins>
          </w:p>
        </w:tc>
      </w:tr>
      <w:tr w:rsidR="00D960C8">
        <w:trPr>
          <w:ins w:id="2602" w:author="Administrator" w:date="2015-12-27T20:18:00Z"/>
        </w:trPr>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ins w:id="2603" w:author="Administrator" w:date="2015-12-27T20:18:00Z"/>
                <w:color w:val="000000"/>
                <w:szCs w:val="21"/>
              </w:rPr>
            </w:pPr>
            <w:ins w:id="2604" w:author="Administrator" w:date="2015-12-27T20:19:00Z">
              <w:r>
                <w:rPr>
                  <w:rFonts w:hint="eastAsia"/>
                  <w:color w:val="000000"/>
                  <w:szCs w:val="21"/>
                </w:rPr>
                <w:t>BussinessHall</w:t>
              </w:r>
            </w:ins>
            <w:ins w:id="2605" w:author="Administrator" w:date="2015-12-27T20:18:00Z">
              <w:r>
                <w:rPr>
                  <w:rFonts w:eastAsia="Times New Roman" w:hint="eastAsia"/>
                  <w:color w:val="000000"/>
                  <w:szCs w:val="21"/>
                </w:rPr>
                <w:t>DataService.finish</w:t>
              </w:r>
            </w:ins>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606" w:author="Administrator" w:date="2015-12-27T20:18:00Z"/>
                <w:color w:val="000000"/>
                <w:szCs w:val="21"/>
              </w:rPr>
            </w:pPr>
            <w:ins w:id="2607" w:author="Administrator" w:date="2015-12-27T20:18:00Z">
              <w:r>
                <w:rPr>
                  <w:rFonts w:ascii="宋体" w:hAnsi="宋体" w:cs="宋体" w:hint="eastAsia"/>
                  <w:color w:val="000000"/>
                  <w:szCs w:val="21"/>
                </w:rPr>
                <w:t>语法</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608" w:author="Administrator" w:date="2015-12-27T20:18:00Z"/>
                <w:color w:val="000000"/>
                <w:szCs w:val="21"/>
              </w:rPr>
            </w:pPr>
            <w:ins w:id="2609" w:author="Administrator" w:date="2015-12-27T20:18:00Z">
              <w:r>
                <w:rPr>
                  <w:rFonts w:eastAsia="Times New Roman"/>
                  <w:color w:val="000000"/>
                  <w:szCs w:val="21"/>
                </w:rPr>
                <w:t xml:space="preserve">public void </w:t>
              </w:r>
              <w:r>
                <w:rPr>
                  <w:rFonts w:eastAsia="Times New Roman" w:hint="eastAsia"/>
                  <w:color w:val="000000"/>
                  <w:szCs w:val="21"/>
                </w:rPr>
                <w:t>finish</w:t>
              </w:r>
              <w:r>
                <w:rPr>
                  <w:rFonts w:eastAsia="Times New Roman"/>
                  <w:color w:val="000000"/>
                  <w:szCs w:val="21"/>
                </w:rPr>
                <w:t>()throws RemoteException;</w:t>
              </w:r>
            </w:ins>
          </w:p>
        </w:tc>
      </w:tr>
      <w:tr w:rsidR="00D960C8">
        <w:trPr>
          <w:ins w:id="2610" w:author="Administrator" w:date="2015-12-27T20:18: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611" w:author="Administrator" w:date="2015-12-27T20:18: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612" w:author="Administrator" w:date="2015-12-27T20:18:00Z"/>
                <w:color w:val="000000"/>
                <w:szCs w:val="21"/>
              </w:rPr>
            </w:pPr>
            <w:ins w:id="2613" w:author="Administrator" w:date="2015-12-27T20:18:00Z">
              <w:r>
                <w:rPr>
                  <w:rFonts w:ascii="宋体" w:hAnsi="宋体" w:cs="宋体" w:hint="eastAsia"/>
                  <w:color w:val="000000"/>
                  <w:szCs w:val="21"/>
                </w:rPr>
                <w:t>前置条件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614" w:author="Administrator" w:date="2015-12-27T20:18:00Z"/>
                <w:color w:val="000000"/>
                <w:szCs w:val="21"/>
              </w:rPr>
            </w:pPr>
            <w:ins w:id="2615" w:author="Administrator" w:date="2015-12-27T20:18:00Z">
              <w:r>
                <w:rPr>
                  <w:rFonts w:ascii="宋体" w:hAnsi="宋体" w:cs="宋体" w:hint="eastAsia"/>
                  <w:color w:val="000000"/>
                  <w:szCs w:val="21"/>
                </w:rPr>
                <w:t>无</w:t>
              </w:r>
            </w:ins>
          </w:p>
        </w:tc>
      </w:tr>
      <w:tr w:rsidR="00D960C8">
        <w:trPr>
          <w:ins w:id="2616" w:author="Administrator" w:date="2015-12-27T20:18: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617" w:author="Administrator" w:date="2015-12-27T20:18: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618" w:author="Administrator" w:date="2015-12-27T20:18:00Z"/>
                <w:color w:val="000000"/>
                <w:szCs w:val="21"/>
              </w:rPr>
            </w:pPr>
            <w:ins w:id="2619" w:author="Administrator" w:date="2015-12-27T20:18:00Z">
              <w:r>
                <w:rPr>
                  <w:rFonts w:ascii="宋体" w:hAnsi="宋体" w:cs="宋体" w:hint="eastAsia"/>
                  <w:color w:val="000000"/>
                  <w:szCs w:val="21"/>
                </w:rPr>
                <w:t>后置条件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620" w:author="Administrator" w:date="2015-12-27T20:18:00Z"/>
                <w:color w:val="000000"/>
                <w:szCs w:val="21"/>
              </w:rPr>
            </w:pPr>
            <w:ins w:id="2621" w:author="Administrator" w:date="2015-12-27T20:18:00Z">
              <w:r>
                <w:rPr>
                  <w:rFonts w:ascii="宋体" w:hAnsi="宋体" w:cs="宋体" w:hint="eastAsia"/>
                  <w:color w:val="000000"/>
                  <w:szCs w:val="21"/>
                </w:rPr>
                <w:t>结束持久化数据库的使用。</w:t>
              </w:r>
            </w:ins>
          </w:p>
        </w:tc>
      </w:tr>
    </w:tbl>
    <w:p w:rsidR="00D960C8" w:rsidRDefault="00D960C8">
      <w:pPr>
        <w:rPr>
          <w:ins w:id="2622" w:author="Administrator" w:date="2015-12-27T20:20:00Z"/>
        </w:rPr>
      </w:pPr>
    </w:p>
    <w:p w:rsidR="00D960C8" w:rsidRDefault="00D960C8">
      <w:pPr>
        <w:rPr>
          <w:ins w:id="2623" w:author="Administrator" w:date="2015-12-27T20:20:00Z"/>
        </w:rPr>
      </w:pPr>
    </w:p>
    <w:p w:rsidR="00D960C8" w:rsidRDefault="00F41064">
      <w:pPr>
        <w:pStyle w:val="a4"/>
        <w:spacing w:line="276" w:lineRule="auto"/>
        <w:ind w:firstLineChars="0" w:firstLine="0"/>
        <w:jc w:val="center"/>
        <w:rPr>
          <w:ins w:id="2624" w:author="Administrator" w:date="2015-12-27T20:20:00Z"/>
        </w:rPr>
      </w:pPr>
      <w:ins w:id="2625" w:author="Administrator" w:date="2015-12-27T20:20:00Z">
        <w:r>
          <w:rPr>
            <w:rFonts w:ascii="宋体" w:hAnsi="宋体" w:hint="eastAsia"/>
            <w:b/>
            <w:sz w:val="22"/>
            <w:szCs w:val="22"/>
          </w:rPr>
          <w:t>表39</w:t>
        </w:r>
        <w:r>
          <w:rPr>
            <w:rFonts w:ascii="宋体" w:hAnsi="宋体"/>
            <w:b/>
            <w:sz w:val="22"/>
            <w:szCs w:val="22"/>
          </w:rPr>
          <w:t xml:space="preserve"> </w:t>
        </w:r>
      </w:ins>
      <w:ins w:id="2626" w:author="Administrator" w:date="2015-12-27T20:21:00Z">
        <w:r>
          <w:rPr>
            <w:rFonts w:ascii="宋体" w:hAnsi="宋体" w:hint="eastAsia"/>
            <w:b/>
            <w:sz w:val="22"/>
            <w:szCs w:val="22"/>
          </w:rPr>
          <w:t>IntermediateCenter</w:t>
        </w:r>
      </w:ins>
      <w:ins w:id="2627" w:author="Administrator" w:date="2015-12-27T20:20:00Z">
        <w:r>
          <w:rPr>
            <w:rFonts w:ascii="宋体" w:hAnsi="宋体" w:hint="eastAsia"/>
            <w:b/>
            <w:sz w:val="22"/>
            <w:szCs w:val="22"/>
          </w:rPr>
          <w:t>数据层模块的接口</w:t>
        </w:r>
      </w:ins>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264"/>
        <w:gridCol w:w="1265"/>
        <w:gridCol w:w="3943"/>
      </w:tblGrid>
      <w:tr w:rsidR="00D960C8">
        <w:trPr>
          <w:ins w:id="2628" w:author="Administrator" w:date="2015-12-27T20:20: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D960C8" w:rsidRDefault="00F41064">
            <w:pPr>
              <w:jc w:val="center"/>
              <w:rPr>
                <w:ins w:id="2629" w:author="Administrator" w:date="2015-12-27T20:20:00Z"/>
                <w:color w:val="FFFFFF"/>
                <w:szCs w:val="21"/>
              </w:rPr>
            </w:pPr>
            <w:ins w:id="2630" w:author="Administrator" w:date="2015-12-27T20:20:00Z">
              <w:r>
                <w:rPr>
                  <w:rFonts w:ascii="宋体" w:hAnsi="宋体" w:cs="宋体" w:hint="eastAsia"/>
                  <w:b/>
                  <w:bCs/>
                  <w:color w:val="FFFFFF"/>
                  <w:szCs w:val="21"/>
                </w:rPr>
                <w:t>提供的服务（供接口）</w:t>
              </w:r>
            </w:ins>
          </w:p>
        </w:tc>
      </w:tr>
      <w:tr w:rsidR="00D960C8">
        <w:trPr>
          <w:ins w:id="2631" w:author="Administrator" w:date="2015-12-27T20:20:00Z"/>
        </w:trPr>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ins w:id="2632" w:author="Administrator" w:date="2015-12-27T20:20:00Z"/>
                <w:color w:val="000000"/>
                <w:szCs w:val="21"/>
              </w:rPr>
            </w:pPr>
            <w:ins w:id="2633" w:author="Administrator" w:date="2015-12-27T20:21:00Z">
              <w:r>
                <w:rPr>
                  <w:rFonts w:hint="eastAsia"/>
                  <w:color w:val="000000"/>
                  <w:szCs w:val="21"/>
                </w:rPr>
                <w:t>IntermediateCenter</w:t>
              </w:r>
            </w:ins>
            <w:ins w:id="2634" w:author="Administrator" w:date="2015-12-27T20:20:00Z">
              <w:r>
                <w:rPr>
                  <w:rFonts w:eastAsia="Times New Roman" w:hint="eastAsia"/>
                  <w:color w:val="000000"/>
                  <w:szCs w:val="21"/>
                </w:rPr>
                <w:t>DataService.</w:t>
              </w:r>
              <w:r>
                <w:rPr>
                  <w:color w:val="000000"/>
                </w:rPr>
                <w:t xml:space="preserve"> </w:t>
              </w:r>
              <w:r>
                <w:rPr>
                  <w:rFonts w:eastAsia="Times New Roman"/>
                  <w:color w:val="000000"/>
                  <w:szCs w:val="21"/>
                </w:rPr>
                <w:t>find</w:t>
              </w:r>
            </w:ins>
            <w:ins w:id="2635" w:author="Administrator" w:date="2015-12-27T20:21:00Z">
              <w:r>
                <w:rPr>
                  <w:rFonts w:hint="eastAsia"/>
                  <w:color w:val="000000"/>
                  <w:szCs w:val="21"/>
                </w:rPr>
                <w:t>IntermediateCenter</w:t>
              </w:r>
            </w:ins>
            <w:ins w:id="2636" w:author="Administrator" w:date="2015-12-27T20:20:00Z">
              <w:r>
                <w:rPr>
                  <w:rFonts w:eastAsia="Times New Roman"/>
                  <w:color w:val="000000"/>
                  <w:szCs w:val="21"/>
                </w:rPr>
                <w:t>PO</w:t>
              </w:r>
            </w:ins>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637" w:author="Administrator" w:date="2015-12-27T20:20:00Z"/>
                <w:rFonts w:ascii="宋体" w:hAnsi="宋体"/>
                <w:color w:val="000000"/>
                <w:szCs w:val="21"/>
              </w:rPr>
            </w:pPr>
            <w:ins w:id="2638" w:author="Administrator" w:date="2015-12-27T20:20:00Z">
              <w:r>
                <w:rPr>
                  <w:rFonts w:ascii="宋体" w:eastAsia="Times New Roman" w:hAnsi="宋体" w:hint="eastAsia"/>
                  <w:color w:val="000000"/>
                  <w:szCs w:val="21"/>
                </w:rPr>
                <w:t>语法</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639" w:author="Administrator" w:date="2015-12-27T20:20:00Z"/>
                <w:rFonts w:ascii="宋体" w:hAnsi="宋体"/>
                <w:color w:val="000000"/>
                <w:szCs w:val="21"/>
              </w:rPr>
            </w:pPr>
            <w:ins w:id="2640" w:author="Administrator" w:date="2015-12-27T20:20:00Z">
              <w:r>
                <w:rPr>
                  <w:rFonts w:ascii="宋体" w:eastAsia="Times New Roman" w:hAnsi="宋体"/>
                  <w:color w:val="000000"/>
                  <w:szCs w:val="21"/>
                </w:rPr>
                <w:t xml:space="preserve">public </w:t>
              </w:r>
            </w:ins>
            <w:ins w:id="2641" w:author="Administrator" w:date="2015-12-27T20:21:00Z">
              <w:r>
                <w:rPr>
                  <w:rFonts w:ascii="宋体" w:hAnsi="宋体" w:hint="eastAsia"/>
                  <w:color w:val="000000"/>
                  <w:szCs w:val="21"/>
                </w:rPr>
                <w:t>IntermediateCenter</w:t>
              </w:r>
            </w:ins>
            <w:ins w:id="2642" w:author="Administrator" w:date="2015-12-27T20:20:00Z">
              <w:r>
                <w:rPr>
                  <w:rFonts w:ascii="宋体" w:eastAsia="Times New Roman" w:hAnsi="宋体"/>
                  <w:color w:val="000000"/>
                  <w:szCs w:val="21"/>
                </w:rPr>
                <w:t>PO find</w:t>
              </w:r>
            </w:ins>
            <w:ins w:id="2643" w:author="Administrator" w:date="2015-12-27T20:21:00Z">
              <w:r>
                <w:rPr>
                  <w:rFonts w:ascii="宋体" w:hAnsi="宋体" w:hint="eastAsia"/>
                  <w:color w:val="000000"/>
                  <w:szCs w:val="21"/>
                </w:rPr>
                <w:t>IntermediateCenter</w:t>
              </w:r>
            </w:ins>
            <w:ins w:id="2644" w:author="Administrator" w:date="2015-12-27T20:20:00Z">
              <w:r>
                <w:rPr>
                  <w:rFonts w:ascii="宋体" w:eastAsia="Times New Roman" w:hAnsi="宋体"/>
                  <w:color w:val="000000"/>
                  <w:szCs w:val="21"/>
                </w:rPr>
                <w:t>PO(</w:t>
              </w:r>
              <w:r>
                <w:rPr>
                  <w:rFonts w:ascii="宋体" w:hAnsi="宋体" w:hint="eastAsia"/>
                  <w:color w:val="000000"/>
                  <w:szCs w:val="21"/>
                </w:rPr>
                <w:t>string</w:t>
              </w:r>
              <w:r>
                <w:rPr>
                  <w:rFonts w:ascii="宋体" w:eastAsia="Times New Roman" w:hAnsi="宋体"/>
                  <w:color w:val="000000"/>
                  <w:szCs w:val="21"/>
                </w:rPr>
                <w:t xml:space="preserve"> id) throws RemoteException;</w:t>
              </w:r>
            </w:ins>
          </w:p>
        </w:tc>
      </w:tr>
      <w:tr w:rsidR="00D960C8">
        <w:trPr>
          <w:ins w:id="2645" w:author="Administrator" w:date="2015-12-27T20:20: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646" w:author="Administrator" w:date="2015-12-27T20:20: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647" w:author="Administrator" w:date="2015-12-27T20:20:00Z"/>
                <w:rFonts w:ascii="宋体" w:hAnsi="宋体"/>
                <w:color w:val="000000"/>
                <w:szCs w:val="21"/>
              </w:rPr>
            </w:pPr>
            <w:ins w:id="2648" w:author="Administrator" w:date="2015-12-27T20:20:00Z">
              <w:r>
                <w:rPr>
                  <w:rFonts w:ascii="宋体" w:eastAsia="Times New Roman" w:hAnsi="宋体" w:hint="eastAsia"/>
                  <w:color w:val="000000"/>
                  <w:szCs w:val="21"/>
                </w:rPr>
                <w:t>前置条件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649" w:author="Administrator" w:date="2015-12-27T20:20:00Z"/>
                <w:rFonts w:ascii="宋体" w:hAnsi="宋体"/>
                <w:color w:val="000000"/>
                <w:szCs w:val="21"/>
              </w:rPr>
            </w:pPr>
            <w:ins w:id="2650" w:author="Administrator" w:date="2015-12-27T20:20:00Z">
              <w:r>
                <w:rPr>
                  <w:rFonts w:ascii="宋体" w:eastAsia="Times New Roman" w:hAnsi="宋体" w:hint="eastAsia"/>
                  <w:color w:val="000000"/>
                  <w:szCs w:val="21"/>
                </w:rPr>
                <w:t>无</w:t>
              </w:r>
            </w:ins>
          </w:p>
        </w:tc>
      </w:tr>
      <w:tr w:rsidR="00D960C8">
        <w:trPr>
          <w:ins w:id="2651" w:author="Administrator" w:date="2015-12-27T20:20: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652" w:author="Administrator" w:date="2015-12-27T20:20: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653" w:author="Administrator" w:date="2015-12-27T20:20:00Z"/>
                <w:rFonts w:ascii="宋体" w:hAnsi="宋体"/>
                <w:color w:val="000000"/>
                <w:szCs w:val="21"/>
              </w:rPr>
            </w:pPr>
            <w:ins w:id="2654" w:author="Administrator" w:date="2015-12-27T20:20:00Z">
              <w:r>
                <w:rPr>
                  <w:rFonts w:ascii="宋体" w:eastAsia="Times New Roman" w:hAnsi="宋体" w:hint="eastAsia"/>
                  <w:color w:val="000000"/>
                  <w:szCs w:val="21"/>
                </w:rPr>
                <w:t>后置条件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655" w:author="Administrator" w:date="2015-12-27T20:20:00Z"/>
                <w:rFonts w:ascii="宋体" w:hAnsi="宋体"/>
                <w:color w:val="000000"/>
                <w:szCs w:val="21"/>
              </w:rPr>
            </w:pPr>
            <w:ins w:id="2656" w:author="Administrator" w:date="2015-12-27T20:20:00Z">
              <w:r>
                <w:rPr>
                  <w:rFonts w:ascii="宋体" w:eastAsia="Times New Roman" w:hAnsi="宋体" w:hint="eastAsia"/>
                  <w:color w:val="000000"/>
                  <w:szCs w:val="21"/>
                </w:rPr>
                <w:t>按ID进行查找返回相应的</w:t>
              </w:r>
            </w:ins>
            <w:ins w:id="2657" w:author="Administrator" w:date="2015-12-27T20:21:00Z">
              <w:r>
                <w:rPr>
                  <w:rFonts w:ascii="宋体" w:hAnsi="宋体" w:hint="eastAsia"/>
                  <w:color w:val="000000"/>
                  <w:szCs w:val="21"/>
                </w:rPr>
                <w:t>IntermediateCenter</w:t>
              </w:r>
            </w:ins>
            <w:ins w:id="2658" w:author="Administrator" w:date="2015-12-27T20:20:00Z">
              <w:r>
                <w:rPr>
                  <w:rFonts w:ascii="宋体" w:eastAsia="Times New Roman" w:hAnsi="宋体"/>
                  <w:color w:val="000000"/>
                  <w:szCs w:val="21"/>
                </w:rPr>
                <w:t>PO</w:t>
              </w:r>
              <w:r>
                <w:rPr>
                  <w:rFonts w:ascii="宋体" w:eastAsia="Times New Roman" w:hAnsi="宋体" w:hint="eastAsia"/>
                  <w:color w:val="000000"/>
                  <w:szCs w:val="21"/>
                </w:rPr>
                <w:t>结果</w:t>
              </w:r>
            </w:ins>
          </w:p>
        </w:tc>
      </w:tr>
      <w:tr w:rsidR="00D960C8">
        <w:trPr>
          <w:ins w:id="2659" w:author="Administrator" w:date="2015-12-27T20:20:00Z"/>
        </w:trPr>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ins w:id="2660" w:author="Administrator" w:date="2015-12-27T20:20:00Z"/>
                <w:color w:val="000000"/>
                <w:szCs w:val="21"/>
              </w:rPr>
            </w:pPr>
            <w:ins w:id="2661" w:author="Administrator" w:date="2015-12-27T20:21:00Z">
              <w:r>
                <w:rPr>
                  <w:rFonts w:hint="eastAsia"/>
                  <w:color w:val="000000"/>
                  <w:szCs w:val="21"/>
                </w:rPr>
                <w:t>IntermediateCenter</w:t>
              </w:r>
            </w:ins>
            <w:ins w:id="2662" w:author="Administrator" w:date="2015-12-27T20:20:00Z">
              <w:r>
                <w:rPr>
                  <w:rFonts w:eastAsia="Times New Roman" w:hint="eastAsia"/>
                  <w:color w:val="000000"/>
                  <w:szCs w:val="21"/>
                </w:rPr>
                <w:t>DataService.</w:t>
              </w:r>
              <w:r>
                <w:rPr>
                  <w:color w:val="000000"/>
                </w:rPr>
                <w:t xml:space="preserve"> </w:t>
              </w:r>
              <w:r>
                <w:rPr>
                  <w:rFonts w:ascii="宋体" w:eastAsia="Times New Roman" w:hAnsi="宋体" w:hint="eastAsia"/>
                  <w:color w:val="000000"/>
                  <w:szCs w:val="21"/>
                </w:rPr>
                <w:t>finds</w:t>
              </w:r>
            </w:ins>
            <w:ins w:id="2663" w:author="Administrator" w:date="2015-12-27T20:21:00Z">
              <w:r>
                <w:rPr>
                  <w:rFonts w:ascii="宋体" w:hAnsi="宋体" w:hint="eastAsia"/>
                  <w:color w:val="000000"/>
                  <w:szCs w:val="21"/>
                </w:rPr>
                <w:t>IntermediateCenter</w:t>
              </w:r>
            </w:ins>
            <w:ins w:id="2664" w:author="Administrator" w:date="2015-12-27T20:20:00Z">
              <w:r>
                <w:rPr>
                  <w:rFonts w:ascii="宋体" w:eastAsia="Times New Roman" w:hAnsi="宋体" w:hint="eastAsia"/>
                  <w:color w:val="000000"/>
                  <w:szCs w:val="21"/>
                </w:rPr>
                <w:t>PO</w:t>
              </w:r>
            </w:ins>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665" w:author="Administrator" w:date="2015-12-27T20:20:00Z"/>
                <w:rFonts w:ascii="宋体" w:hAnsi="宋体"/>
                <w:color w:val="000000"/>
                <w:szCs w:val="21"/>
              </w:rPr>
            </w:pPr>
            <w:ins w:id="2666" w:author="Administrator" w:date="2015-12-27T20:20:00Z">
              <w:r>
                <w:rPr>
                  <w:rFonts w:ascii="宋体" w:eastAsia="Times New Roman" w:hAnsi="宋体" w:hint="eastAsia"/>
                  <w:color w:val="000000"/>
                  <w:szCs w:val="21"/>
                </w:rPr>
                <w:t>语法</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667" w:author="Administrator" w:date="2015-12-27T20:20:00Z"/>
                <w:rFonts w:ascii="宋体" w:hAnsi="宋体"/>
                <w:color w:val="000000"/>
                <w:szCs w:val="21"/>
              </w:rPr>
            </w:pPr>
            <w:ins w:id="2668" w:author="Administrator" w:date="2015-12-27T20:20:00Z">
              <w:r>
                <w:rPr>
                  <w:rFonts w:ascii="宋体" w:eastAsia="Times New Roman" w:hAnsi="宋体" w:hint="eastAsia"/>
                  <w:color w:val="000000"/>
                  <w:szCs w:val="21"/>
                </w:rPr>
                <w:t>public ArrayList&lt;</w:t>
              </w:r>
            </w:ins>
            <w:ins w:id="2669" w:author="Administrator" w:date="2015-12-27T20:21:00Z">
              <w:r>
                <w:rPr>
                  <w:rFonts w:ascii="宋体" w:hAnsi="宋体" w:hint="eastAsia"/>
                  <w:color w:val="000000"/>
                  <w:szCs w:val="21"/>
                </w:rPr>
                <w:t>IntermediateCenter</w:t>
              </w:r>
            </w:ins>
            <w:ins w:id="2670" w:author="Administrator" w:date="2015-12-27T20:20:00Z">
              <w:r>
                <w:rPr>
                  <w:rFonts w:ascii="宋体" w:eastAsia="Times New Roman" w:hAnsi="宋体" w:hint="eastAsia"/>
                  <w:color w:val="000000"/>
                  <w:szCs w:val="21"/>
                </w:rPr>
                <w:t>PO&gt; finds</w:t>
              </w:r>
            </w:ins>
            <w:ins w:id="2671" w:author="Administrator" w:date="2015-12-27T20:21:00Z">
              <w:r>
                <w:rPr>
                  <w:rFonts w:ascii="宋体" w:hAnsi="宋体" w:hint="eastAsia"/>
                  <w:color w:val="000000"/>
                  <w:szCs w:val="21"/>
                </w:rPr>
                <w:t>IntermediateCenter</w:t>
              </w:r>
            </w:ins>
            <w:ins w:id="2672" w:author="Administrator" w:date="2015-12-27T20:20:00Z">
              <w:r>
                <w:rPr>
                  <w:rFonts w:ascii="宋体" w:eastAsia="Times New Roman" w:hAnsi="宋体" w:hint="eastAsia"/>
                  <w:color w:val="000000"/>
                  <w:szCs w:val="21"/>
                </w:rPr>
                <w:t>PO() throws RemoteException;</w:t>
              </w:r>
            </w:ins>
          </w:p>
        </w:tc>
      </w:tr>
      <w:tr w:rsidR="00D960C8">
        <w:trPr>
          <w:ins w:id="2673" w:author="Administrator" w:date="2015-12-27T20:20: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674" w:author="Administrator" w:date="2015-12-27T20:20: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675" w:author="Administrator" w:date="2015-12-27T20:20:00Z"/>
                <w:rFonts w:ascii="宋体" w:hAnsi="宋体"/>
                <w:color w:val="000000"/>
                <w:szCs w:val="21"/>
              </w:rPr>
            </w:pPr>
            <w:ins w:id="2676" w:author="Administrator" w:date="2015-12-27T20:20:00Z">
              <w:r>
                <w:rPr>
                  <w:rFonts w:ascii="宋体" w:eastAsia="Times New Roman" w:hAnsi="宋体" w:hint="eastAsia"/>
                  <w:color w:val="000000"/>
                  <w:szCs w:val="21"/>
                </w:rPr>
                <w:t>前置条件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677" w:author="Administrator" w:date="2015-12-27T20:20:00Z"/>
                <w:rFonts w:ascii="宋体" w:hAnsi="宋体"/>
                <w:color w:val="000000"/>
                <w:szCs w:val="21"/>
              </w:rPr>
            </w:pPr>
            <w:ins w:id="2678" w:author="Administrator" w:date="2015-12-27T20:20:00Z">
              <w:r>
                <w:rPr>
                  <w:rFonts w:ascii="宋体" w:eastAsia="Times New Roman" w:hAnsi="宋体" w:hint="eastAsia"/>
                  <w:color w:val="000000"/>
                  <w:szCs w:val="21"/>
                </w:rPr>
                <w:t>无</w:t>
              </w:r>
            </w:ins>
          </w:p>
        </w:tc>
      </w:tr>
      <w:tr w:rsidR="00D960C8">
        <w:trPr>
          <w:ins w:id="2679" w:author="Administrator" w:date="2015-12-27T20:20: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680" w:author="Administrator" w:date="2015-12-27T20:20: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681" w:author="Administrator" w:date="2015-12-27T20:20:00Z"/>
                <w:rFonts w:ascii="宋体" w:hAnsi="宋体"/>
                <w:color w:val="000000"/>
                <w:szCs w:val="21"/>
              </w:rPr>
            </w:pPr>
            <w:ins w:id="2682" w:author="Administrator" w:date="2015-12-27T20:20:00Z">
              <w:r>
                <w:rPr>
                  <w:rFonts w:ascii="宋体" w:eastAsia="Times New Roman" w:hAnsi="宋体" w:hint="eastAsia"/>
                  <w:color w:val="000000"/>
                  <w:szCs w:val="21"/>
                </w:rPr>
                <w:t>后置条件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683" w:author="Administrator" w:date="2015-12-27T20:20:00Z"/>
                <w:rFonts w:ascii="宋体" w:hAnsi="宋体"/>
                <w:color w:val="000000"/>
                <w:szCs w:val="21"/>
              </w:rPr>
            </w:pPr>
            <w:ins w:id="2684" w:author="Administrator" w:date="2015-12-27T20:20:00Z">
              <w:r>
                <w:rPr>
                  <w:rFonts w:ascii="宋体" w:eastAsia="Times New Roman" w:hAnsi="宋体" w:hint="eastAsia"/>
                  <w:color w:val="000000"/>
                  <w:szCs w:val="21"/>
                </w:rPr>
                <w:t>查找返回</w:t>
              </w:r>
              <w:r>
                <w:rPr>
                  <w:rFonts w:ascii="宋体" w:hAnsi="宋体" w:hint="eastAsia"/>
                  <w:color w:val="000000"/>
                  <w:szCs w:val="21"/>
                </w:rPr>
                <w:t>所有</w:t>
              </w:r>
            </w:ins>
            <w:ins w:id="2685" w:author="Administrator" w:date="2015-12-27T20:21:00Z">
              <w:r>
                <w:rPr>
                  <w:rFonts w:ascii="宋体" w:hAnsi="宋体" w:hint="eastAsia"/>
                  <w:color w:val="000000"/>
                  <w:szCs w:val="21"/>
                </w:rPr>
                <w:t>IntermediateCenter</w:t>
              </w:r>
            </w:ins>
            <w:ins w:id="2686" w:author="Administrator" w:date="2015-12-27T20:20:00Z">
              <w:r>
                <w:rPr>
                  <w:rFonts w:ascii="宋体" w:eastAsia="Times New Roman" w:hAnsi="宋体"/>
                  <w:color w:val="000000"/>
                  <w:szCs w:val="21"/>
                </w:rPr>
                <w:t>PO</w:t>
              </w:r>
              <w:r>
                <w:rPr>
                  <w:rFonts w:ascii="宋体" w:eastAsia="Times New Roman" w:hAnsi="宋体" w:hint="eastAsia"/>
                  <w:color w:val="000000"/>
                  <w:szCs w:val="21"/>
                </w:rPr>
                <w:t>结果</w:t>
              </w:r>
            </w:ins>
          </w:p>
        </w:tc>
      </w:tr>
      <w:tr w:rsidR="00D960C8">
        <w:trPr>
          <w:ins w:id="2687" w:author="Administrator" w:date="2015-12-27T20:20:00Z"/>
        </w:trPr>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ins w:id="2688" w:author="Administrator" w:date="2015-12-27T20:20:00Z"/>
                <w:color w:val="000000"/>
                <w:szCs w:val="21"/>
              </w:rPr>
            </w:pPr>
            <w:ins w:id="2689" w:author="Administrator" w:date="2015-12-27T20:21:00Z">
              <w:r>
                <w:rPr>
                  <w:rFonts w:hint="eastAsia"/>
                  <w:color w:val="000000"/>
                  <w:szCs w:val="21"/>
                </w:rPr>
                <w:t>IntermediateCenter</w:t>
              </w:r>
            </w:ins>
            <w:ins w:id="2690" w:author="Administrator" w:date="2015-12-27T20:20:00Z">
              <w:r>
                <w:rPr>
                  <w:rFonts w:eastAsia="Times New Roman" w:hint="eastAsia"/>
                  <w:color w:val="000000"/>
                  <w:szCs w:val="21"/>
                </w:rPr>
                <w:t>DataService.</w:t>
              </w:r>
              <w:r>
                <w:rPr>
                  <w:rFonts w:ascii="宋体" w:eastAsia="Times New Roman" w:hAnsi="宋体" w:hint="eastAsia"/>
                  <w:color w:val="000000"/>
                  <w:szCs w:val="21"/>
                </w:rPr>
                <w:t>insert</w:t>
              </w:r>
            </w:ins>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691" w:author="Administrator" w:date="2015-12-27T20:20:00Z"/>
                <w:rFonts w:ascii="宋体" w:hAnsi="宋体"/>
                <w:color w:val="000000"/>
                <w:szCs w:val="21"/>
              </w:rPr>
            </w:pPr>
            <w:ins w:id="2692" w:author="Administrator" w:date="2015-12-27T20:20:00Z">
              <w:r>
                <w:rPr>
                  <w:rFonts w:ascii="宋体" w:eastAsia="Times New Roman" w:hAnsi="宋体" w:hint="eastAsia"/>
                  <w:color w:val="000000"/>
                  <w:szCs w:val="21"/>
                </w:rPr>
                <w:t>语法</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693" w:author="Administrator" w:date="2015-12-27T20:20:00Z"/>
                <w:rFonts w:ascii="宋体" w:hAnsi="宋体"/>
                <w:color w:val="000000"/>
                <w:szCs w:val="21"/>
              </w:rPr>
            </w:pPr>
            <w:ins w:id="2694" w:author="Administrator" w:date="2015-12-27T20:20:00Z">
              <w:r>
                <w:rPr>
                  <w:rFonts w:ascii="宋体" w:eastAsia="Times New Roman" w:hAnsi="宋体" w:hint="eastAsia"/>
                  <w:color w:val="000000"/>
                  <w:szCs w:val="21"/>
                </w:rPr>
                <w:t>public void insert(</w:t>
              </w:r>
            </w:ins>
            <w:ins w:id="2695" w:author="Administrator" w:date="2015-12-27T20:21:00Z">
              <w:r>
                <w:rPr>
                  <w:rFonts w:ascii="宋体" w:hAnsi="宋体" w:hint="eastAsia"/>
                  <w:color w:val="000000"/>
                  <w:szCs w:val="21"/>
                </w:rPr>
                <w:t>IntermediateCenter</w:t>
              </w:r>
            </w:ins>
            <w:ins w:id="2696" w:author="Administrator" w:date="2015-12-27T20:20:00Z">
              <w:r>
                <w:rPr>
                  <w:rFonts w:ascii="宋体" w:eastAsia="Times New Roman" w:hAnsi="宋体" w:hint="eastAsia"/>
                  <w:color w:val="000000"/>
                  <w:szCs w:val="21"/>
                </w:rPr>
                <w:t>PO tpo) throws RemoteException;</w:t>
              </w:r>
            </w:ins>
          </w:p>
        </w:tc>
      </w:tr>
      <w:tr w:rsidR="00D960C8">
        <w:trPr>
          <w:ins w:id="2697" w:author="Administrator" w:date="2015-12-27T20:20: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698" w:author="Administrator" w:date="2015-12-27T20:20: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699" w:author="Administrator" w:date="2015-12-27T20:20:00Z"/>
                <w:rFonts w:ascii="宋体" w:hAnsi="宋体"/>
                <w:color w:val="000000"/>
                <w:szCs w:val="21"/>
              </w:rPr>
            </w:pPr>
            <w:ins w:id="2700" w:author="Administrator" w:date="2015-12-27T20:20:00Z">
              <w:r>
                <w:rPr>
                  <w:rFonts w:ascii="宋体" w:eastAsia="Times New Roman" w:hAnsi="宋体" w:hint="eastAsia"/>
                  <w:color w:val="000000"/>
                  <w:szCs w:val="21"/>
                </w:rPr>
                <w:t>前置条件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701" w:author="Administrator" w:date="2015-12-27T20:20:00Z"/>
                <w:rFonts w:ascii="宋体" w:hAnsi="宋体"/>
                <w:color w:val="000000"/>
                <w:szCs w:val="21"/>
              </w:rPr>
            </w:pPr>
            <w:ins w:id="2702" w:author="Administrator" w:date="2015-12-27T20:20:00Z">
              <w:r>
                <w:rPr>
                  <w:rFonts w:ascii="宋体" w:eastAsia="Times New Roman" w:hAnsi="宋体" w:hint="eastAsia"/>
                  <w:color w:val="000000"/>
                  <w:szCs w:val="21"/>
                </w:rPr>
                <w:t>同样ID的po不存在</w:t>
              </w:r>
            </w:ins>
          </w:p>
        </w:tc>
      </w:tr>
      <w:tr w:rsidR="00D960C8">
        <w:trPr>
          <w:ins w:id="2703" w:author="Administrator" w:date="2015-12-27T20:20: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704" w:author="Administrator" w:date="2015-12-27T20:20: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705" w:author="Administrator" w:date="2015-12-27T20:20:00Z"/>
                <w:rFonts w:ascii="宋体" w:hAnsi="宋体"/>
                <w:color w:val="000000"/>
                <w:szCs w:val="21"/>
              </w:rPr>
            </w:pPr>
            <w:ins w:id="2706" w:author="Administrator" w:date="2015-12-27T20:20:00Z">
              <w:r>
                <w:rPr>
                  <w:rFonts w:ascii="宋体" w:eastAsia="Times New Roman" w:hAnsi="宋体" w:hint="eastAsia"/>
                  <w:color w:val="000000"/>
                  <w:szCs w:val="21"/>
                </w:rPr>
                <w:t>后置条件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707" w:author="Administrator" w:date="2015-12-27T20:20:00Z"/>
                <w:rFonts w:ascii="宋体" w:hAnsi="宋体"/>
                <w:color w:val="000000"/>
                <w:szCs w:val="21"/>
              </w:rPr>
            </w:pPr>
            <w:ins w:id="2708" w:author="Administrator" w:date="2015-12-27T20:20:00Z">
              <w:r>
                <w:rPr>
                  <w:rFonts w:ascii="宋体" w:eastAsia="Times New Roman" w:hAnsi="宋体" w:hint="eastAsia"/>
                  <w:color w:val="000000"/>
                  <w:szCs w:val="21"/>
                </w:rPr>
                <w:t>增加一个</w:t>
              </w:r>
              <w:r>
                <w:rPr>
                  <w:rFonts w:ascii="宋体" w:eastAsia="Times New Roman" w:hAnsi="宋体"/>
                  <w:color w:val="000000"/>
                  <w:szCs w:val="21"/>
                </w:rPr>
                <w:t>GoodsPO</w:t>
              </w:r>
              <w:r>
                <w:rPr>
                  <w:rFonts w:ascii="宋体" w:eastAsia="Times New Roman" w:hAnsi="宋体" w:hint="eastAsia"/>
                  <w:color w:val="000000"/>
                  <w:szCs w:val="21"/>
                </w:rPr>
                <w:t>记录</w:t>
              </w:r>
            </w:ins>
          </w:p>
        </w:tc>
      </w:tr>
      <w:tr w:rsidR="00D960C8">
        <w:trPr>
          <w:ins w:id="2709" w:author="Administrator" w:date="2015-12-27T20:20:00Z"/>
        </w:trPr>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ins w:id="2710" w:author="Administrator" w:date="2015-12-27T20:20:00Z"/>
                <w:color w:val="000000"/>
                <w:szCs w:val="21"/>
              </w:rPr>
            </w:pPr>
            <w:ins w:id="2711" w:author="Administrator" w:date="2015-12-27T20:21:00Z">
              <w:r>
                <w:rPr>
                  <w:rFonts w:hint="eastAsia"/>
                  <w:color w:val="000000"/>
                  <w:szCs w:val="21"/>
                </w:rPr>
                <w:t>IntermediateCenter</w:t>
              </w:r>
            </w:ins>
            <w:ins w:id="2712" w:author="Administrator" w:date="2015-12-27T20:20:00Z">
              <w:r>
                <w:rPr>
                  <w:rFonts w:eastAsia="Times New Roman" w:hint="eastAsia"/>
                  <w:color w:val="000000"/>
                  <w:szCs w:val="21"/>
                </w:rPr>
                <w:t>DataService.</w:t>
              </w:r>
              <w:r>
                <w:rPr>
                  <w:rFonts w:ascii="宋体" w:eastAsia="Times New Roman" w:hAnsi="宋体" w:hint="eastAsia"/>
                  <w:color w:val="000000"/>
                  <w:szCs w:val="21"/>
                </w:rPr>
                <w:t>update</w:t>
              </w:r>
            </w:ins>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713" w:author="Administrator" w:date="2015-12-27T20:20:00Z"/>
                <w:rFonts w:ascii="宋体" w:hAnsi="宋体"/>
                <w:color w:val="000000"/>
                <w:szCs w:val="21"/>
              </w:rPr>
            </w:pPr>
            <w:ins w:id="2714" w:author="Administrator" w:date="2015-12-27T20:20:00Z">
              <w:r>
                <w:rPr>
                  <w:rFonts w:ascii="宋体" w:eastAsia="Times New Roman" w:hAnsi="宋体" w:hint="eastAsia"/>
                  <w:color w:val="000000"/>
                  <w:szCs w:val="21"/>
                </w:rPr>
                <w:t>语法</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715" w:author="Administrator" w:date="2015-12-27T20:20:00Z"/>
                <w:rFonts w:ascii="宋体" w:hAnsi="宋体"/>
                <w:color w:val="000000"/>
                <w:szCs w:val="21"/>
              </w:rPr>
            </w:pPr>
            <w:ins w:id="2716" w:author="Administrator" w:date="2015-12-27T20:20:00Z">
              <w:r>
                <w:rPr>
                  <w:rFonts w:ascii="宋体" w:eastAsia="Times New Roman" w:hAnsi="宋体" w:hint="eastAsia"/>
                  <w:color w:val="000000"/>
                  <w:szCs w:val="21"/>
                </w:rPr>
                <w:t>public void update(String id,</w:t>
              </w:r>
            </w:ins>
            <w:ins w:id="2717" w:author="Administrator" w:date="2015-12-27T20:21:00Z">
              <w:r>
                <w:rPr>
                  <w:rFonts w:ascii="宋体" w:hAnsi="宋体" w:hint="eastAsia"/>
                  <w:color w:val="000000"/>
                  <w:szCs w:val="21"/>
                </w:rPr>
                <w:t>IntermediateCenter</w:t>
              </w:r>
            </w:ins>
            <w:ins w:id="2718" w:author="Administrator" w:date="2015-12-27T20:20:00Z">
              <w:r>
                <w:rPr>
                  <w:rFonts w:ascii="宋体" w:eastAsia="Times New Roman" w:hAnsi="宋体" w:hint="eastAsia"/>
                  <w:color w:val="000000"/>
                  <w:szCs w:val="21"/>
                </w:rPr>
                <w:t>PO tpo) throws RemoteException;</w:t>
              </w:r>
            </w:ins>
          </w:p>
        </w:tc>
      </w:tr>
      <w:tr w:rsidR="00D960C8">
        <w:trPr>
          <w:ins w:id="2719" w:author="Administrator" w:date="2015-12-27T20:20: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720" w:author="Administrator" w:date="2015-12-27T20:20: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721" w:author="Administrator" w:date="2015-12-27T20:20:00Z"/>
                <w:rFonts w:ascii="宋体" w:hAnsi="宋体"/>
                <w:color w:val="000000"/>
                <w:szCs w:val="21"/>
              </w:rPr>
            </w:pPr>
            <w:ins w:id="2722" w:author="Administrator" w:date="2015-12-27T20:20:00Z">
              <w:r>
                <w:rPr>
                  <w:rFonts w:ascii="宋体" w:eastAsia="Times New Roman" w:hAnsi="宋体" w:hint="eastAsia"/>
                  <w:color w:val="000000"/>
                  <w:szCs w:val="21"/>
                </w:rPr>
                <w:t>前置条件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723" w:author="Administrator" w:date="2015-12-27T20:20:00Z"/>
                <w:rFonts w:ascii="宋体" w:hAnsi="宋体"/>
                <w:color w:val="000000"/>
                <w:szCs w:val="21"/>
              </w:rPr>
            </w:pPr>
            <w:ins w:id="2724" w:author="Administrator" w:date="2015-12-27T20:20:00Z">
              <w:r>
                <w:rPr>
                  <w:rFonts w:ascii="宋体" w:eastAsia="Times New Roman" w:hAnsi="宋体" w:hint="eastAsia"/>
                  <w:color w:val="000000"/>
                  <w:szCs w:val="21"/>
                </w:rPr>
                <w:t>存在同样</w:t>
              </w:r>
              <w:r>
                <w:rPr>
                  <w:rFonts w:eastAsia="Times New Roman" w:hint="eastAsia"/>
                  <w:color w:val="000000"/>
                  <w:szCs w:val="21"/>
                </w:rPr>
                <w:t xml:space="preserve">ID </w:t>
              </w:r>
              <w:r>
                <w:rPr>
                  <w:rFonts w:ascii="宋体" w:eastAsia="Times New Roman" w:hAnsi="宋体" w:hint="eastAsia"/>
                  <w:color w:val="000000"/>
                  <w:szCs w:val="21"/>
                </w:rPr>
                <w:t>的</w:t>
              </w:r>
              <w:r>
                <w:rPr>
                  <w:rFonts w:eastAsia="Times New Roman" w:hint="eastAsia"/>
                  <w:color w:val="000000"/>
                  <w:szCs w:val="21"/>
                </w:rPr>
                <w:t>po</w:t>
              </w:r>
            </w:ins>
          </w:p>
        </w:tc>
      </w:tr>
      <w:tr w:rsidR="00D960C8">
        <w:trPr>
          <w:ins w:id="2725" w:author="Administrator" w:date="2015-12-27T20:20: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726" w:author="Administrator" w:date="2015-12-27T20:20: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727" w:author="Administrator" w:date="2015-12-27T20:20:00Z"/>
                <w:rFonts w:ascii="宋体" w:hAnsi="宋体"/>
                <w:color w:val="000000"/>
                <w:szCs w:val="21"/>
              </w:rPr>
            </w:pPr>
            <w:ins w:id="2728" w:author="Administrator" w:date="2015-12-27T20:20:00Z">
              <w:r>
                <w:rPr>
                  <w:rFonts w:ascii="宋体" w:eastAsia="Times New Roman" w:hAnsi="宋体" w:hint="eastAsia"/>
                  <w:color w:val="000000"/>
                  <w:szCs w:val="21"/>
                </w:rPr>
                <w:t>后置条件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729" w:author="Administrator" w:date="2015-12-27T20:20:00Z"/>
                <w:rFonts w:ascii="宋体" w:hAnsi="宋体"/>
                <w:color w:val="000000"/>
                <w:szCs w:val="21"/>
              </w:rPr>
            </w:pPr>
            <w:ins w:id="2730" w:author="Administrator" w:date="2015-12-27T20:20:00Z">
              <w:r>
                <w:rPr>
                  <w:rFonts w:ascii="宋体" w:hAnsi="宋体" w:hint="eastAsia"/>
                  <w:color w:val="000000"/>
                  <w:szCs w:val="21"/>
                </w:rPr>
                <w:t>更新一个</w:t>
              </w:r>
              <w:r>
                <w:rPr>
                  <w:rFonts w:ascii="宋体" w:eastAsia="Times New Roman" w:hAnsi="宋体"/>
                  <w:color w:val="000000"/>
                  <w:szCs w:val="21"/>
                </w:rPr>
                <w:t>GoodsPO</w:t>
              </w:r>
            </w:ins>
          </w:p>
        </w:tc>
      </w:tr>
      <w:tr w:rsidR="00D960C8">
        <w:trPr>
          <w:ins w:id="2731" w:author="Administrator" w:date="2015-12-27T20:20:00Z"/>
        </w:trPr>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ins w:id="2732" w:author="Administrator" w:date="2015-12-27T20:20:00Z"/>
                <w:color w:val="000000"/>
                <w:szCs w:val="21"/>
              </w:rPr>
            </w:pPr>
            <w:ins w:id="2733" w:author="Administrator" w:date="2015-12-27T20:21:00Z">
              <w:r>
                <w:rPr>
                  <w:rFonts w:hint="eastAsia"/>
                  <w:color w:val="000000"/>
                  <w:szCs w:val="21"/>
                </w:rPr>
                <w:lastRenderedPageBreak/>
                <w:t>IntermediateCenter</w:t>
              </w:r>
            </w:ins>
            <w:ins w:id="2734" w:author="Administrator" w:date="2015-12-27T20:20:00Z">
              <w:r>
                <w:rPr>
                  <w:rFonts w:eastAsia="Times New Roman" w:hint="eastAsia"/>
                  <w:color w:val="000000"/>
                  <w:szCs w:val="21"/>
                </w:rPr>
                <w:t>DataService.</w:t>
              </w:r>
              <w:r>
                <w:rPr>
                  <w:rFonts w:ascii="宋体" w:eastAsia="Times New Roman" w:hAnsi="宋体" w:hint="eastAsia"/>
                  <w:color w:val="000000"/>
                  <w:szCs w:val="21"/>
                </w:rPr>
                <w:t>delete</w:t>
              </w:r>
            </w:ins>
            <w:ins w:id="2735" w:author="Administrator" w:date="2015-12-27T20:21:00Z">
              <w:r>
                <w:rPr>
                  <w:rFonts w:ascii="宋体" w:hAnsi="宋体" w:hint="eastAsia"/>
                  <w:color w:val="000000"/>
                  <w:szCs w:val="21"/>
                </w:rPr>
                <w:t>IntermediateCenter</w:t>
              </w:r>
            </w:ins>
            <w:ins w:id="2736" w:author="Administrator" w:date="2015-12-27T20:20:00Z">
              <w:r>
                <w:rPr>
                  <w:rFonts w:ascii="宋体" w:eastAsia="Times New Roman" w:hAnsi="宋体" w:hint="eastAsia"/>
                  <w:color w:val="000000"/>
                  <w:szCs w:val="21"/>
                </w:rPr>
                <w:t>PO</w:t>
              </w:r>
            </w:ins>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737" w:author="Administrator" w:date="2015-12-27T20:20:00Z"/>
                <w:rFonts w:ascii="宋体" w:hAnsi="宋体"/>
                <w:color w:val="000000"/>
                <w:szCs w:val="21"/>
              </w:rPr>
            </w:pPr>
            <w:ins w:id="2738" w:author="Administrator" w:date="2015-12-27T20:20:00Z">
              <w:r>
                <w:rPr>
                  <w:rFonts w:ascii="宋体" w:eastAsia="Times New Roman" w:hAnsi="宋体" w:hint="eastAsia"/>
                  <w:color w:val="000000"/>
                  <w:szCs w:val="21"/>
                </w:rPr>
                <w:t>语法</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739" w:author="Administrator" w:date="2015-12-27T20:20:00Z"/>
                <w:rFonts w:ascii="宋体" w:hAnsi="宋体"/>
                <w:color w:val="000000"/>
                <w:szCs w:val="21"/>
              </w:rPr>
            </w:pPr>
            <w:ins w:id="2740" w:author="Administrator" w:date="2015-12-27T20:20:00Z">
              <w:r>
                <w:rPr>
                  <w:rFonts w:ascii="宋体" w:eastAsia="Times New Roman" w:hAnsi="宋体" w:hint="eastAsia"/>
                  <w:color w:val="000000"/>
                  <w:szCs w:val="21"/>
                </w:rPr>
                <w:t>public void delete</w:t>
              </w:r>
            </w:ins>
            <w:ins w:id="2741" w:author="Administrator" w:date="2015-12-27T20:21:00Z">
              <w:r>
                <w:rPr>
                  <w:rFonts w:ascii="宋体" w:hAnsi="宋体" w:hint="eastAsia"/>
                  <w:color w:val="000000"/>
                  <w:szCs w:val="21"/>
                </w:rPr>
                <w:t>IntermediateCenter</w:t>
              </w:r>
            </w:ins>
            <w:ins w:id="2742" w:author="Administrator" w:date="2015-12-27T20:20:00Z">
              <w:r>
                <w:rPr>
                  <w:rFonts w:ascii="宋体" w:eastAsia="Times New Roman" w:hAnsi="宋体" w:hint="eastAsia"/>
                  <w:color w:val="000000"/>
                  <w:szCs w:val="21"/>
                </w:rPr>
                <w:t>PO(String id) throws RemoteException;</w:t>
              </w:r>
            </w:ins>
          </w:p>
        </w:tc>
      </w:tr>
      <w:tr w:rsidR="00D960C8">
        <w:trPr>
          <w:ins w:id="2743" w:author="Administrator" w:date="2015-12-27T20:20: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744" w:author="Administrator" w:date="2015-12-27T20:20: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745" w:author="Administrator" w:date="2015-12-27T20:20:00Z"/>
                <w:rFonts w:ascii="宋体" w:hAnsi="宋体"/>
                <w:color w:val="000000"/>
                <w:szCs w:val="21"/>
              </w:rPr>
            </w:pPr>
            <w:ins w:id="2746" w:author="Administrator" w:date="2015-12-27T20:20:00Z">
              <w:r>
                <w:rPr>
                  <w:rFonts w:ascii="宋体" w:eastAsia="Times New Roman" w:hAnsi="宋体" w:hint="eastAsia"/>
                  <w:color w:val="000000"/>
                  <w:szCs w:val="21"/>
                </w:rPr>
                <w:t>前置条件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747" w:author="Administrator" w:date="2015-12-27T20:20:00Z"/>
                <w:rFonts w:ascii="宋体" w:hAnsi="宋体"/>
                <w:color w:val="000000"/>
                <w:szCs w:val="21"/>
              </w:rPr>
            </w:pPr>
            <w:ins w:id="2748" w:author="Administrator" w:date="2015-12-27T20:20:00Z">
              <w:r>
                <w:rPr>
                  <w:rFonts w:ascii="宋体" w:eastAsia="Times New Roman" w:hAnsi="宋体" w:hint="eastAsia"/>
                  <w:color w:val="000000"/>
                  <w:szCs w:val="21"/>
                </w:rPr>
                <w:t>存在同样</w:t>
              </w:r>
              <w:r>
                <w:rPr>
                  <w:rFonts w:eastAsia="Times New Roman" w:hint="eastAsia"/>
                  <w:color w:val="000000"/>
                  <w:szCs w:val="21"/>
                </w:rPr>
                <w:t xml:space="preserve">ID </w:t>
              </w:r>
              <w:r>
                <w:rPr>
                  <w:rFonts w:ascii="宋体" w:eastAsia="Times New Roman" w:hAnsi="宋体" w:hint="eastAsia"/>
                  <w:color w:val="000000"/>
                  <w:szCs w:val="21"/>
                </w:rPr>
                <w:t>的</w:t>
              </w:r>
              <w:r>
                <w:rPr>
                  <w:rFonts w:eastAsia="Times New Roman" w:hint="eastAsia"/>
                  <w:color w:val="000000"/>
                  <w:szCs w:val="21"/>
                </w:rPr>
                <w:t>po</w:t>
              </w:r>
            </w:ins>
          </w:p>
        </w:tc>
      </w:tr>
      <w:tr w:rsidR="00D960C8">
        <w:trPr>
          <w:ins w:id="2749" w:author="Administrator" w:date="2015-12-27T20:20: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750" w:author="Administrator" w:date="2015-12-27T20:20: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751" w:author="Administrator" w:date="2015-12-27T20:20:00Z"/>
                <w:rFonts w:ascii="宋体" w:hAnsi="宋体"/>
                <w:color w:val="000000"/>
                <w:szCs w:val="21"/>
              </w:rPr>
            </w:pPr>
            <w:ins w:id="2752" w:author="Administrator" w:date="2015-12-27T20:20:00Z">
              <w:r>
                <w:rPr>
                  <w:rFonts w:ascii="宋体" w:eastAsia="Times New Roman" w:hAnsi="宋体" w:hint="eastAsia"/>
                  <w:color w:val="000000"/>
                  <w:szCs w:val="21"/>
                </w:rPr>
                <w:t>后置条件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753" w:author="Administrator" w:date="2015-12-27T20:20:00Z"/>
                <w:rFonts w:ascii="宋体" w:hAnsi="宋体"/>
                <w:color w:val="000000"/>
                <w:szCs w:val="21"/>
              </w:rPr>
            </w:pPr>
            <w:ins w:id="2754" w:author="Administrator" w:date="2015-12-27T20:20:00Z">
              <w:r>
                <w:rPr>
                  <w:rFonts w:ascii="宋体" w:hAnsi="宋体" w:hint="eastAsia"/>
                  <w:color w:val="000000"/>
                  <w:szCs w:val="21"/>
                </w:rPr>
                <w:t>删除一个</w:t>
              </w:r>
              <w:r>
                <w:rPr>
                  <w:rFonts w:ascii="宋体" w:eastAsia="Times New Roman" w:hAnsi="宋体"/>
                  <w:color w:val="000000"/>
                  <w:szCs w:val="21"/>
                </w:rPr>
                <w:t>GoodsPO</w:t>
              </w:r>
            </w:ins>
          </w:p>
        </w:tc>
      </w:tr>
      <w:tr w:rsidR="00D960C8">
        <w:trPr>
          <w:ins w:id="2755" w:author="Administrator" w:date="2015-12-27T20:20:00Z"/>
        </w:trPr>
        <w:tc>
          <w:tcPr>
            <w:tcW w:w="326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F41064">
            <w:pPr>
              <w:jc w:val="center"/>
              <w:rPr>
                <w:ins w:id="2756" w:author="Administrator" w:date="2015-12-27T20:20:00Z"/>
                <w:color w:val="000000"/>
                <w:szCs w:val="21"/>
              </w:rPr>
            </w:pPr>
            <w:ins w:id="2757" w:author="Administrator" w:date="2015-12-27T20:21:00Z">
              <w:r>
                <w:rPr>
                  <w:rFonts w:hint="eastAsia"/>
                  <w:color w:val="000000"/>
                  <w:szCs w:val="21"/>
                </w:rPr>
                <w:t>IntermediateCenter</w:t>
              </w:r>
            </w:ins>
            <w:ins w:id="2758" w:author="Administrator" w:date="2015-12-27T20:20:00Z">
              <w:r>
                <w:rPr>
                  <w:rFonts w:eastAsia="Times New Roman" w:hint="eastAsia"/>
                  <w:color w:val="000000"/>
                  <w:szCs w:val="21"/>
                </w:rPr>
                <w:t>DataService.finish</w:t>
              </w:r>
            </w:ins>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759" w:author="Administrator" w:date="2015-12-27T20:20:00Z"/>
                <w:color w:val="000000"/>
                <w:szCs w:val="21"/>
              </w:rPr>
            </w:pPr>
            <w:ins w:id="2760" w:author="Administrator" w:date="2015-12-27T20:20:00Z">
              <w:r>
                <w:rPr>
                  <w:rFonts w:ascii="宋体" w:hAnsi="宋体" w:cs="宋体" w:hint="eastAsia"/>
                  <w:color w:val="000000"/>
                  <w:szCs w:val="21"/>
                </w:rPr>
                <w:t>语法</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761" w:author="Administrator" w:date="2015-12-27T20:20:00Z"/>
                <w:color w:val="000000"/>
                <w:szCs w:val="21"/>
              </w:rPr>
            </w:pPr>
            <w:ins w:id="2762" w:author="Administrator" w:date="2015-12-27T20:20:00Z">
              <w:r>
                <w:rPr>
                  <w:rFonts w:eastAsia="Times New Roman"/>
                  <w:color w:val="000000"/>
                  <w:szCs w:val="21"/>
                </w:rPr>
                <w:t xml:space="preserve">public void </w:t>
              </w:r>
              <w:r>
                <w:rPr>
                  <w:rFonts w:eastAsia="Times New Roman" w:hint="eastAsia"/>
                  <w:color w:val="000000"/>
                  <w:szCs w:val="21"/>
                </w:rPr>
                <w:t>finish</w:t>
              </w:r>
              <w:r>
                <w:rPr>
                  <w:rFonts w:eastAsia="Times New Roman"/>
                  <w:color w:val="000000"/>
                  <w:szCs w:val="21"/>
                </w:rPr>
                <w:t>()throws RemoteException;</w:t>
              </w:r>
            </w:ins>
          </w:p>
        </w:tc>
      </w:tr>
      <w:tr w:rsidR="00D960C8">
        <w:trPr>
          <w:ins w:id="2763" w:author="Administrator" w:date="2015-12-27T20:20: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764" w:author="Administrator" w:date="2015-12-27T20:20: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765" w:author="Administrator" w:date="2015-12-27T20:20:00Z"/>
                <w:color w:val="000000"/>
                <w:szCs w:val="21"/>
              </w:rPr>
            </w:pPr>
            <w:ins w:id="2766" w:author="Administrator" w:date="2015-12-27T20:20:00Z">
              <w:r>
                <w:rPr>
                  <w:rFonts w:ascii="宋体" w:hAnsi="宋体" w:cs="宋体" w:hint="eastAsia"/>
                  <w:color w:val="000000"/>
                  <w:szCs w:val="21"/>
                </w:rPr>
                <w:t>前置条件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767" w:author="Administrator" w:date="2015-12-27T20:20:00Z"/>
                <w:color w:val="000000"/>
                <w:szCs w:val="21"/>
              </w:rPr>
            </w:pPr>
            <w:ins w:id="2768" w:author="Administrator" w:date="2015-12-27T20:20:00Z">
              <w:r>
                <w:rPr>
                  <w:rFonts w:ascii="宋体" w:hAnsi="宋体" w:cs="宋体" w:hint="eastAsia"/>
                  <w:color w:val="000000"/>
                  <w:szCs w:val="21"/>
                </w:rPr>
                <w:t>无</w:t>
              </w:r>
            </w:ins>
          </w:p>
        </w:tc>
      </w:tr>
      <w:tr w:rsidR="00D960C8">
        <w:trPr>
          <w:ins w:id="2769" w:author="Administrator" w:date="2015-12-27T20:20:00Z"/>
        </w:trPr>
        <w:tc>
          <w:tcPr>
            <w:tcW w:w="326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D960C8" w:rsidRDefault="00D960C8">
            <w:pPr>
              <w:widowControl/>
              <w:jc w:val="center"/>
              <w:rPr>
                <w:ins w:id="2770" w:author="Administrator" w:date="2015-12-27T20:20:00Z"/>
                <w:color w:val="000000"/>
                <w:szCs w:val="21"/>
              </w:rPr>
            </w:pPr>
          </w:p>
        </w:tc>
        <w:tc>
          <w:tcPr>
            <w:tcW w:w="1265" w:type="dxa"/>
            <w:tcBorders>
              <w:top w:val="single" w:sz="8" w:space="0" w:color="4F81BD"/>
              <w:left w:val="dotted" w:sz="0" w:space="0" w:color="auto"/>
              <w:bottom w:val="single" w:sz="8" w:space="0" w:color="4F81BD"/>
              <w:right w:val="dotted" w:sz="4" w:space="0" w:color="auto"/>
            </w:tcBorders>
            <w:shd w:val="clear" w:color="auto" w:fill="FFFFFF"/>
            <w:vAlign w:val="center"/>
          </w:tcPr>
          <w:p w:rsidR="00D960C8" w:rsidRDefault="00F41064">
            <w:pPr>
              <w:jc w:val="center"/>
              <w:rPr>
                <w:ins w:id="2771" w:author="Administrator" w:date="2015-12-27T20:20:00Z"/>
                <w:color w:val="000000"/>
                <w:szCs w:val="21"/>
              </w:rPr>
            </w:pPr>
            <w:ins w:id="2772" w:author="Administrator" w:date="2015-12-27T20:20:00Z">
              <w:r>
                <w:rPr>
                  <w:rFonts w:ascii="宋体" w:hAnsi="宋体" w:cs="宋体" w:hint="eastAsia"/>
                  <w:color w:val="000000"/>
                  <w:szCs w:val="21"/>
                </w:rPr>
                <w:t>后置条件</w:t>
              </w:r>
            </w:ins>
          </w:p>
        </w:tc>
        <w:tc>
          <w:tcPr>
            <w:tcW w:w="3943" w:type="dxa"/>
            <w:tcBorders>
              <w:top w:val="single" w:sz="8" w:space="0" w:color="4F81BD"/>
              <w:left w:val="dotted" w:sz="0" w:space="0" w:color="auto"/>
              <w:bottom w:val="single" w:sz="8" w:space="0" w:color="4F81BD"/>
              <w:right w:val="single" w:sz="8" w:space="0" w:color="4F81BD"/>
            </w:tcBorders>
            <w:shd w:val="clear" w:color="auto" w:fill="FFFFFF"/>
          </w:tcPr>
          <w:p w:rsidR="00D960C8" w:rsidRDefault="00F41064">
            <w:pPr>
              <w:rPr>
                <w:ins w:id="2773" w:author="Administrator" w:date="2015-12-27T20:20:00Z"/>
                <w:color w:val="000000"/>
                <w:szCs w:val="21"/>
              </w:rPr>
            </w:pPr>
            <w:ins w:id="2774" w:author="Administrator" w:date="2015-12-27T20:20:00Z">
              <w:r>
                <w:rPr>
                  <w:rFonts w:ascii="宋体" w:hAnsi="宋体" w:cs="宋体" w:hint="eastAsia"/>
                  <w:color w:val="000000"/>
                  <w:szCs w:val="21"/>
                </w:rPr>
                <w:t>结束持久化数据库的使用。</w:t>
              </w:r>
            </w:ins>
          </w:p>
        </w:tc>
      </w:tr>
    </w:tbl>
    <w:p w:rsidR="00D960C8" w:rsidRDefault="00D960C8">
      <w:pPr>
        <w:rPr>
          <w:ins w:id="2775" w:author="曹姝玥" w:date="2016-01-03T08:24:00Z"/>
          <w:rFonts w:hint="eastAsia"/>
        </w:rPr>
      </w:pPr>
    </w:p>
    <w:p w:rsidR="00C61FEA" w:rsidRDefault="00C61FEA">
      <w:pPr>
        <w:rPr>
          <w:ins w:id="2776" w:author="曹姝玥" w:date="2016-01-03T08:24:00Z"/>
          <w:rFonts w:hint="eastAsia"/>
        </w:rPr>
      </w:pPr>
    </w:p>
    <w:p w:rsidR="00C61FEA" w:rsidRDefault="00C61FEA" w:rsidP="00C61FEA">
      <w:pPr>
        <w:pStyle w:val="a4"/>
        <w:spacing w:line="276" w:lineRule="auto"/>
        <w:ind w:firstLineChars="0" w:firstLine="0"/>
        <w:jc w:val="center"/>
        <w:rPr>
          <w:ins w:id="2777" w:author="曹姝玥" w:date="2016-01-03T08:24:00Z"/>
          <w:rFonts w:ascii="宋体" w:hAnsi="宋体" w:hint="eastAsia"/>
          <w:b/>
          <w:sz w:val="22"/>
          <w:szCs w:val="22"/>
        </w:rPr>
      </w:pPr>
      <w:ins w:id="2778" w:author="曹姝玥" w:date="2016-01-03T08:24:00Z">
        <w:r>
          <w:rPr>
            <w:rFonts w:hint="eastAsia"/>
          </w:rPr>
          <w:tab/>
        </w:r>
        <w:r>
          <w:rPr>
            <w:rFonts w:hint="eastAsia"/>
          </w:rPr>
          <w:tab/>
        </w:r>
        <w:r>
          <w:rPr>
            <w:rFonts w:hint="eastAsia"/>
          </w:rPr>
          <w:tab/>
        </w:r>
        <w:r>
          <w:rPr>
            <w:rFonts w:ascii="宋体" w:hAnsi="宋体" w:hint="eastAsia"/>
            <w:b/>
            <w:sz w:val="22"/>
            <w:szCs w:val="22"/>
          </w:rPr>
          <w:t>表40</w:t>
        </w:r>
        <w:r>
          <w:rPr>
            <w:rFonts w:ascii="宋体" w:hAnsi="宋体"/>
            <w:b/>
            <w:sz w:val="22"/>
            <w:szCs w:val="22"/>
          </w:rPr>
          <w:t xml:space="preserve"> </w:t>
        </w:r>
        <w:r>
          <w:rPr>
            <w:rFonts w:ascii="宋体" w:hAnsi="宋体" w:hint="eastAsia"/>
            <w:b/>
            <w:sz w:val="22"/>
            <w:szCs w:val="22"/>
          </w:rPr>
          <w:t>position数据层模块的接口</w:t>
        </w:r>
      </w:ins>
    </w:p>
    <w:tbl>
      <w:tblPr>
        <w:tblStyle w:val="a8"/>
        <w:tblW w:w="8472" w:type="dxa"/>
        <w:tblLayout w:type="fixed"/>
        <w:tblLook w:val="04A0"/>
      </w:tblPr>
      <w:tblGrid>
        <w:gridCol w:w="3353"/>
        <w:gridCol w:w="1232"/>
        <w:gridCol w:w="3887"/>
      </w:tblGrid>
      <w:tr w:rsidR="00C61FEA" w:rsidTr="00C61FEA">
        <w:trPr>
          <w:ins w:id="2779" w:author="曹姝玥" w:date="2016-01-03T08:24: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C61FEA" w:rsidRDefault="00C61FEA" w:rsidP="00C61FEA">
            <w:pPr>
              <w:jc w:val="center"/>
              <w:rPr>
                <w:ins w:id="2780" w:author="曹姝玥" w:date="2016-01-03T08:24:00Z"/>
                <w:rFonts w:ascii="宋体" w:hAnsi="宋体"/>
                <w:color w:val="FFFFFF"/>
              </w:rPr>
            </w:pPr>
            <w:ins w:id="2781" w:author="曹姝玥" w:date="2016-01-03T08:24:00Z">
              <w:r>
                <w:rPr>
                  <w:rFonts w:ascii="宋体" w:hAnsi="宋体" w:hint="eastAsia"/>
                  <w:b/>
                  <w:color w:val="FFFFFF"/>
                </w:rPr>
                <w:t>提供的服务（供接口）</w:t>
              </w:r>
            </w:ins>
          </w:p>
        </w:tc>
      </w:tr>
      <w:tr w:rsidR="00C61FEA" w:rsidTr="00C61FEA">
        <w:trPr>
          <w:ins w:id="2782" w:author="曹姝玥" w:date="2016-01-03T08:24:00Z"/>
        </w:trPr>
        <w:tc>
          <w:tcPr>
            <w:tcW w:w="335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C61FEA" w:rsidRDefault="00C61FEA" w:rsidP="00C61FEA">
            <w:pPr>
              <w:rPr>
                <w:ins w:id="2783" w:author="曹姝玥" w:date="2016-01-03T08:24:00Z"/>
                <w:color w:val="000000"/>
              </w:rPr>
            </w:pPr>
            <w:ins w:id="2784" w:author="曹姝玥" w:date="2016-01-03T08:24:00Z">
              <w:r>
                <w:rPr>
                  <w:rFonts w:hint="eastAsia"/>
                  <w:color w:val="000000"/>
                </w:rPr>
                <w:t>Position</w:t>
              </w:r>
              <w:r>
                <w:rPr>
                  <w:color w:val="000000"/>
                </w:rPr>
                <w:t>DataService.find</w:t>
              </w:r>
            </w:ins>
          </w:p>
        </w:tc>
        <w:tc>
          <w:tcPr>
            <w:tcW w:w="1232" w:type="dxa"/>
            <w:tcBorders>
              <w:top w:val="single" w:sz="8" w:space="0" w:color="4F81BD"/>
              <w:left w:val="dotted" w:sz="4" w:space="0" w:color="auto"/>
              <w:bottom w:val="single" w:sz="8" w:space="0" w:color="4F81BD"/>
              <w:right w:val="dotted" w:sz="4" w:space="0" w:color="auto"/>
            </w:tcBorders>
            <w:shd w:val="clear" w:color="auto" w:fill="FFFFFF"/>
            <w:vAlign w:val="center"/>
          </w:tcPr>
          <w:p w:rsidR="00C61FEA" w:rsidRDefault="00C61FEA" w:rsidP="00C61FEA">
            <w:pPr>
              <w:jc w:val="center"/>
              <w:rPr>
                <w:ins w:id="2785" w:author="曹姝玥" w:date="2016-01-03T08:24:00Z"/>
                <w:color w:val="000000"/>
              </w:rPr>
            </w:pPr>
            <w:ins w:id="2786" w:author="曹姝玥" w:date="2016-01-03T08:24:00Z">
              <w:r>
                <w:rPr>
                  <w:rFonts w:hAnsi="宋体"/>
                  <w:color w:val="000000"/>
                </w:rPr>
                <w:t>语法</w:t>
              </w:r>
            </w:ins>
          </w:p>
        </w:tc>
        <w:tc>
          <w:tcPr>
            <w:tcW w:w="3887" w:type="dxa"/>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2787" w:author="曹姝玥" w:date="2016-01-03T08:24:00Z"/>
                <w:rFonts w:ascii="宋体" w:hAnsi="宋体"/>
                <w:color w:val="000000"/>
              </w:rPr>
            </w:pPr>
            <w:ins w:id="2788" w:author="曹姝玥" w:date="2016-01-03T08:24:00Z">
              <w:r>
                <w:rPr>
                  <w:rFonts w:ascii="宋体" w:hAnsi="宋体"/>
                  <w:color w:val="000000"/>
                </w:rPr>
                <w:t xml:space="preserve">public </w:t>
              </w:r>
            </w:ins>
            <w:ins w:id="2789" w:author="曹姝玥" w:date="2016-01-03T08:25:00Z">
              <w:r>
                <w:rPr>
                  <w:rFonts w:ascii="宋体" w:hAnsi="宋体" w:hint="eastAsia"/>
                  <w:color w:val="000000"/>
                </w:rPr>
                <w:t>AuthorityPO</w:t>
              </w:r>
            </w:ins>
            <w:ins w:id="2790" w:author="曹姝玥" w:date="2016-01-03T08:24:00Z">
              <w:r>
                <w:rPr>
                  <w:rFonts w:ascii="宋体" w:hAnsi="宋体"/>
                  <w:color w:val="000000"/>
                </w:rPr>
                <w:t xml:space="preserve"> find (</w:t>
              </w:r>
            </w:ins>
            <w:ins w:id="2791" w:author="曹姝玥" w:date="2016-01-03T08:26:00Z">
              <w:r>
                <w:rPr>
                  <w:rFonts w:ascii="宋体" w:hAnsi="宋体" w:hint="eastAsia"/>
                  <w:color w:val="000000"/>
                </w:rPr>
                <w:t>String position</w:t>
              </w:r>
            </w:ins>
            <w:ins w:id="2792" w:author="曹姝玥" w:date="2016-01-03T08:24:00Z">
              <w:r>
                <w:rPr>
                  <w:rFonts w:ascii="宋体" w:hAnsi="宋体"/>
                  <w:color w:val="000000"/>
                </w:rPr>
                <w:t>) throws RemoteException;</w:t>
              </w:r>
            </w:ins>
          </w:p>
        </w:tc>
      </w:tr>
      <w:tr w:rsidR="00C61FEA" w:rsidTr="00C61FEA">
        <w:trPr>
          <w:ins w:id="2793" w:author="曹姝玥" w:date="2016-01-03T08:24:00Z"/>
        </w:trPr>
        <w:tc>
          <w:tcPr>
            <w:tcW w:w="335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C61FEA" w:rsidRDefault="00C61FEA" w:rsidP="00C61FEA">
            <w:pPr>
              <w:rPr>
                <w:ins w:id="2794" w:author="曹姝玥" w:date="2016-01-03T08:24:00Z"/>
                <w:color w:val="000000"/>
              </w:rPr>
            </w:pPr>
          </w:p>
        </w:tc>
        <w:tc>
          <w:tcPr>
            <w:tcW w:w="1232" w:type="dxa"/>
            <w:tcBorders>
              <w:top w:val="single" w:sz="8" w:space="0" w:color="4F81BD"/>
              <w:left w:val="dotted" w:sz="4" w:space="0" w:color="auto"/>
              <w:bottom w:val="single" w:sz="8" w:space="0" w:color="4F81BD"/>
              <w:right w:val="dotted" w:sz="4" w:space="0" w:color="auto"/>
            </w:tcBorders>
            <w:shd w:val="clear" w:color="auto" w:fill="FFFFFF"/>
            <w:vAlign w:val="center"/>
          </w:tcPr>
          <w:p w:rsidR="00C61FEA" w:rsidRDefault="00C61FEA" w:rsidP="00C61FEA">
            <w:pPr>
              <w:jc w:val="center"/>
              <w:rPr>
                <w:ins w:id="2795" w:author="曹姝玥" w:date="2016-01-03T08:24:00Z"/>
                <w:color w:val="000000"/>
              </w:rPr>
            </w:pPr>
            <w:ins w:id="2796" w:author="曹姝玥" w:date="2016-01-03T08:24:00Z">
              <w:r>
                <w:rPr>
                  <w:rFonts w:hAnsi="宋体"/>
                  <w:color w:val="000000"/>
                </w:rPr>
                <w:t>前置条件</w:t>
              </w:r>
            </w:ins>
          </w:p>
        </w:tc>
        <w:tc>
          <w:tcPr>
            <w:tcW w:w="3887" w:type="dxa"/>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2797" w:author="曹姝玥" w:date="2016-01-03T08:24:00Z"/>
                <w:rFonts w:ascii="宋体" w:hAnsi="宋体"/>
                <w:color w:val="000000"/>
              </w:rPr>
            </w:pPr>
            <w:ins w:id="2798" w:author="曹姝玥" w:date="2016-01-03T08:24:00Z">
              <w:r>
                <w:rPr>
                  <w:rFonts w:ascii="宋体" w:hAnsi="宋体"/>
                  <w:color w:val="000000"/>
                </w:rPr>
                <w:t>无</w:t>
              </w:r>
            </w:ins>
          </w:p>
        </w:tc>
      </w:tr>
      <w:tr w:rsidR="00C61FEA" w:rsidTr="00C61FEA">
        <w:trPr>
          <w:ins w:id="2799" w:author="曹姝玥" w:date="2016-01-03T08:24:00Z"/>
        </w:trPr>
        <w:tc>
          <w:tcPr>
            <w:tcW w:w="335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C61FEA" w:rsidRDefault="00C61FEA" w:rsidP="00C61FEA">
            <w:pPr>
              <w:rPr>
                <w:ins w:id="2800" w:author="曹姝玥" w:date="2016-01-03T08:24:00Z"/>
                <w:color w:val="000000"/>
              </w:rPr>
            </w:pPr>
          </w:p>
        </w:tc>
        <w:tc>
          <w:tcPr>
            <w:tcW w:w="1232" w:type="dxa"/>
            <w:tcBorders>
              <w:top w:val="single" w:sz="8" w:space="0" w:color="4F81BD"/>
              <w:left w:val="dotted" w:sz="4" w:space="0" w:color="auto"/>
              <w:bottom w:val="single" w:sz="8" w:space="0" w:color="4F81BD"/>
              <w:right w:val="dotted" w:sz="4" w:space="0" w:color="auto"/>
            </w:tcBorders>
            <w:shd w:val="clear" w:color="auto" w:fill="FFFFFF"/>
            <w:vAlign w:val="center"/>
          </w:tcPr>
          <w:p w:rsidR="00C61FEA" w:rsidRDefault="00C61FEA" w:rsidP="00C61FEA">
            <w:pPr>
              <w:jc w:val="center"/>
              <w:rPr>
                <w:ins w:id="2801" w:author="曹姝玥" w:date="2016-01-03T08:24:00Z"/>
                <w:color w:val="000000"/>
              </w:rPr>
            </w:pPr>
            <w:ins w:id="2802" w:author="曹姝玥" w:date="2016-01-03T08:24:00Z">
              <w:r>
                <w:rPr>
                  <w:rFonts w:hAnsi="宋体"/>
                  <w:color w:val="000000"/>
                </w:rPr>
                <w:t>后置条件</w:t>
              </w:r>
            </w:ins>
          </w:p>
        </w:tc>
        <w:tc>
          <w:tcPr>
            <w:tcW w:w="3887" w:type="dxa"/>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2803" w:author="曹姝玥" w:date="2016-01-03T08:24:00Z"/>
                <w:rFonts w:ascii="宋体" w:hAnsi="宋体"/>
                <w:color w:val="000000"/>
              </w:rPr>
            </w:pPr>
            <w:ins w:id="2804" w:author="曹姝玥" w:date="2016-01-03T08:24:00Z">
              <w:r>
                <w:rPr>
                  <w:rFonts w:ascii="宋体" w:hAnsi="宋体"/>
                  <w:color w:val="000000"/>
                </w:rPr>
                <w:t>按ID进行查找返回相应的PO结果</w:t>
              </w:r>
            </w:ins>
          </w:p>
        </w:tc>
      </w:tr>
      <w:tr w:rsidR="00C61FEA" w:rsidTr="00C61FEA">
        <w:trPr>
          <w:ins w:id="2805" w:author="曹姝玥" w:date="2016-01-03T08:24:00Z"/>
        </w:trPr>
        <w:tc>
          <w:tcPr>
            <w:tcW w:w="335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C61FEA" w:rsidRDefault="00C61FEA" w:rsidP="00C61FEA">
            <w:pPr>
              <w:rPr>
                <w:ins w:id="2806" w:author="曹姝玥" w:date="2016-01-03T08:24:00Z"/>
                <w:color w:val="000000"/>
              </w:rPr>
            </w:pPr>
            <w:ins w:id="2807" w:author="曹姝玥" w:date="2016-01-03T08:25:00Z">
              <w:r>
                <w:rPr>
                  <w:rFonts w:hint="eastAsia"/>
                  <w:color w:val="000000"/>
                </w:rPr>
                <w:t>Position</w:t>
              </w:r>
            </w:ins>
            <w:ins w:id="2808" w:author="曹姝玥" w:date="2016-01-03T08:24:00Z">
              <w:r>
                <w:rPr>
                  <w:color w:val="000000"/>
                </w:rPr>
                <w:t>DataService.insert</w:t>
              </w:r>
            </w:ins>
          </w:p>
        </w:tc>
        <w:tc>
          <w:tcPr>
            <w:tcW w:w="1232" w:type="dxa"/>
            <w:tcBorders>
              <w:top w:val="single" w:sz="8" w:space="0" w:color="4F81BD"/>
              <w:left w:val="dotted" w:sz="4" w:space="0" w:color="auto"/>
              <w:bottom w:val="single" w:sz="8" w:space="0" w:color="4F81BD"/>
              <w:right w:val="dotted" w:sz="4" w:space="0" w:color="auto"/>
            </w:tcBorders>
            <w:shd w:val="clear" w:color="auto" w:fill="FFFFFF"/>
            <w:vAlign w:val="center"/>
          </w:tcPr>
          <w:p w:rsidR="00C61FEA" w:rsidRDefault="00C61FEA" w:rsidP="00C61FEA">
            <w:pPr>
              <w:jc w:val="center"/>
              <w:rPr>
                <w:ins w:id="2809" w:author="曹姝玥" w:date="2016-01-03T08:24:00Z"/>
                <w:color w:val="000000"/>
              </w:rPr>
            </w:pPr>
            <w:ins w:id="2810" w:author="曹姝玥" w:date="2016-01-03T08:24:00Z">
              <w:r>
                <w:rPr>
                  <w:rFonts w:hAnsi="宋体"/>
                  <w:color w:val="000000"/>
                </w:rPr>
                <w:t>语法</w:t>
              </w:r>
            </w:ins>
          </w:p>
        </w:tc>
        <w:tc>
          <w:tcPr>
            <w:tcW w:w="3887" w:type="dxa"/>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2811" w:author="曹姝玥" w:date="2016-01-03T08:24:00Z"/>
                <w:rFonts w:ascii="宋体" w:hAnsi="宋体"/>
                <w:color w:val="000000"/>
              </w:rPr>
            </w:pPr>
            <w:ins w:id="2812" w:author="曹姝玥" w:date="2016-01-03T08:24:00Z">
              <w:r>
                <w:rPr>
                  <w:rFonts w:ascii="宋体" w:hAnsi="宋体"/>
                  <w:color w:val="000000"/>
                </w:rPr>
                <w:t>public void insert (</w:t>
              </w:r>
            </w:ins>
            <w:ins w:id="2813" w:author="曹姝玥" w:date="2016-01-03T08:26:00Z">
              <w:r>
                <w:rPr>
                  <w:rFonts w:ascii="宋体" w:hAnsi="宋体" w:hint="eastAsia"/>
                  <w:color w:val="000000"/>
                </w:rPr>
                <w:t>AuthorityPO</w:t>
              </w:r>
            </w:ins>
            <w:ins w:id="2814" w:author="曹姝玥" w:date="2016-01-03T08:24:00Z">
              <w:r>
                <w:rPr>
                  <w:rFonts w:ascii="宋体" w:hAnsi="宋体"/>
                  <w:color w:val="000000"/>
                </w:rPr>
                <w:t xml:space="preserve"> </w:t>
              </w:r>
            </w:ins>
            <w:ins w:id="2815" w:author="曹姝玥" w:date="2016-01-03T08:26:00Z">
              <w:r>
                <w:rPr>
                  <w:rFonts w:ascii="宋体" w:hAnsi="宋体" w:hint="eastAsia"/>
                  <w:color w:val="000000"/>
                </w:rPr>
                <w:t>authorityPO)</w:t>
              </w:r>
            </w:ins>
            <w:ins w:id="2816" w:author="曹姝玥" w:date="2016-01-03T08:24:00Z">
              <w:r>
                <w:rPr>
                  <w:rFonts w:ascii="宋体" w:hAnsi="宋体"/>
                  <w:color w:val="000000"/>
                </w:rPr>
                <w:t xml:space="preserve"> throws RemoteException;</w:t>
              </w:r>
            </w:ins>
          </w:p>
        </w:tc>
      </w:tr>
      <w:tr w:rsidR="00C61FEA" w:rsidTr="00C61FEA">
        <w:trPr>
          <w:ins w:id="2817" w:author="曹姝玥" w:date="2016-01-03T08:24:00Z"/>
        </w:trPr>
        <w:tc>
          <w:tcPr>
            <w:tcW w:w="335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C61FEA" w:rsidRDefault="00C61FEA" w:rsidP="00C61FEA">
            <w:pPr>
              <w:rPr>
                <w:ins w:id="2818" w:author="曹姝玥" w:date="2016-01-03T08:24:00Z"/>
                <w:color w:val="000000"/>
              </w:rPr>
            </w:pPr>
          </w:p>
        </w:tc>
        <w:tc>
          <w:tcPr>
            <w:tcW w:w="1232" w:type="dxa"/>
            <w:tcBorders>
              <w:top w:val="single" w:sz="8" w:space="0" w:color="4F81BD"/>
              <w:left w:val="dotted" w:sz="4" w:space="0" w:color="auto"/>
              <w:bottom w:val="single" w:sz="8" w:space="0" w:color="4F81BD"/>
              <w:right w:val="dotted" w:sz="4" w:space="0" w:color="auto"/>
            </w:tcBorders>
            <w:shd w:val="clear" w:color="auto" w:fill="FFFFFF"/>
            <w:vAlign w:val="center"/>
          </w:tcPr>
          <w:p w:rsidR="00C61FEA" w:rsidRDefault="00C61FEA" w:rsidP="00C61FEA">
            <w:pPr>
              <w:jc w:val="center"/>
              <w:rPr>
                <w:ins w:id="2819" w:author="曹姝玥" w:date="2016-01-03T08:24:00Z"/>
                <w:color w:val="000000"/>
              </w:rPr>
            </w:pPr>
            <w:ins w:id="2820" w:author="曹姝玥" w:date="2016-01-03T08:24:00Z">
              <w:r>
                <w:rPr>
                  <w:rFonts w:hAnsi="宋体"/>
                  <w:color w:val="000000"/>
                </w:rPr>
                <w:t>前置条件</w:t>
              </w:r>
            </w:ins>
          </w:p>
        </w:tc>
        <w:tc>
          <w:tcPr>
            <w:tcW w:w="3887" w:type="dxa"/>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2821" w:author="曹姝玥" w:date="2016-01-03T08:24:00Z"/>
                <w:rFonts w:ascii="宋体" w:hAnsi="宋体"/>
                <w:color w:val="000000"/>
              </w:rPr>
            </w:pPr>
            <w:ins w:id="2822" w:author="曹姝玥" w:date="2016-01-03T08:24:00Z">
              <w:r>
                <w:rPr>
                  <w:rFonts w:ascii="宋体" w:hAnsi="宋体"/>
                  <w:color w:val="000000"/>
                </w:rPr>
                <w:t>同样ID的po不存在</w:t>
              </w:r>
            </w:ins>
          </w:p>
        </w:tc>
      </w:tr>
      <w:tr w:rsidR="00C61FEA" w:rsidTr="00C61FEA">
        <w:trPr>
          <w:ins w:id="2823" w:author="曹姝玥" w:date="2016-01-03T08:24:00Z"/>
        </w:trPr>
        <w:tc>
          <w:tcPr>
            <w:tcW w:w="335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C61FEA" w:rsidRDefault="00C61FEA" w:rsidP="00C61FEA">
            <w:pPr>
              <w:rPr>
                <w:ins w:id="2824" w:author="曹姝玥" w:date="2016-01-03T08:24:00Z"/>
                <w:color w:val="000000"/>
              </w:rPr>
            </w:pPr>
          </w:p>
        </w:tc>
        <w:tc>
          <w:tcPr>
            <w:tcW w:w="1232" w:type="dxa"/>
            <w:tcBorders>
              <w:top w:val="single" w:sz="8" w:space="0" w:color="4F81BD"/>
              <w:left w:val="dotted" w:sz="4" w:space="0" w:color="auto"/>
              <w:bottom w:val="single" w:sz="8" w:space="0" w:color="4F81BD"/>
              <w:right w:val="dotted" w:sz="4" w:space="0" w:color="auto"/>
            </w:tcBorders>
            <w:shd w:val="clear" w:color="auto" w:fill="FFFFFF"/>
            <w:vAlign w:val="center"/>
          </w:tcPr>
          <w:p w:rsidR="00C61FEA" w:rsidRDefault="00C61FEA" w:rsidP="00C61FEA">
            <w:pPr>
              <w:jc w:val="center"/>
              <w:rPr>
                <w:ins w:id="2825" w:author="曹姝玥" w:date="2016-01-03T08:24:00Z"/>
                <w:color w:val="000000"/>
              </w:rPr>
            </w:pPr>
            <w:ins w:id="2826" w:author="曹姝玥" w:date="2016-01-03T08:24:00Z">
              <w:r>
                <w:rPr>
                  <w:rFonts w:hAnsi="宋体"/>
                  <w:color w:val="000000"/>
                </w:rPr>
                <w:t>后置条件</w:t>
              </w:r>
            </w:ins>
          </w:p>
        </w:tc>
        <w:tc>
          <w:tcPr>
            <w:tcW w:w="3887" w:type="dxa"/>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2827" w:author="曹姝玥" w:date="2016-01-03T08:24:00Z"/>
                <w:rFonts w:ascii="宋体" w:hAnsi="宋体"/>
                <w:color w:val="000000"/>
              </w:rPr>
            </w:pPr>
            <w:ins w:id="2828" w:author="曹姝玥" w:date="2016-01-03T08:24:00Z">
              <w:r>
                <w:rPr>
                  <w:rFonts w:ascii="宋体" w:hAnsi="宋体"/>
                  <w:color w:val="000000"/>
                </w:rPr>
                <w:t>增加一个po记录</w:t>
              </w:r>
            </w:ins>
          </w:p>
        </w:tc>
      </w:tr>
      <w:tr w:rsidR="00C61FEA" w:rsidTr="00C61FEA">
        <w:trPr>
          <w:ins w:id="2829" w:author="曹姝玥" w:date="2016-01-03T08:24:00Z"/>
        </w:trPr>
        <w:tc>
          <w:tcPr>
            <w:tcW w:w="335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C61FEA" w:rsidRDefault="00C61FEA" w:rsidP="00C61FEA">
            <w:pPr>
              <w:rPr>
                <w:ins w:id="2830" w:author="曹姝玥" w:date="2016-01-03T08:24:00Z"/>
                <w:color w:val="000000"/>
              </w:rPr>
            </w:pPr>
            <w:ins w:id="2831" w:author="曹姝玥" w:date="2016-01-03T08:25:00Z">
              <w:r>
                <w:rPr>
                  <w:rFonts w:hint="eastAsia"/>
                  <w:color w:val="000000"/>
                </w:rPr>
                <w:t>Position</w:t>
              </w:r>
            </w:ins>
            <w:ins w:id="2832" w:author="曹姝玥" w:date="2016-01-03T08:24:00Z">
              <w:r>
                <w:rPr>
                  <w:color w:val="000000"/>
                </w:rPr>
                <w:t>DataService.delete</w:t>
              </w:r>
            </w:ins>
          </w:p>
        </w:tc>
        <w:tc>
          <w:tcPr>
            <w:tcW w:w="1232" w:type="dxa"/>
            <w:tcBorders>
              <w:top w:val="single" w:sz="8" w:space="0" w:color="4F81BD"/>
              <w:left w:val="dotted" w:sz="4" w:space="0" w:color="auto"/>
              <w:bottom w:val="single" w:sz="8" w:space="0" w:color="4F81BD"/>
              <w:right w:val="dotted" w:sz="4" w:space="0" w:color="auto"/>
            </w:tcBorders>
            <w:shd w:val="clear" w:color="auto" w:fill="FFFFFF"/>
            <w:vAlign w:val="center"/>
          </w:tcPr>
          <w:p w:rsidR="00C61FEA" w:rsidRDefault="00C61FEA" w:rsidP="00C61FEA">
            <w:pPr>
              <w:jc w:val="center"/>
              <w:rPr>
                <w:ins w:id="2833" w:author="曹姝玥" w:date="2016-01-03T08:24:00Z"/>
                <w:color w:val="000000"/>
              </w:rPr>
            </w:pPr>
            <w:ins w:id="2834" w:author="曹姝玥" w:date="2016-01-03T08:24:00Z">
              <w:r>
                <w:rPr>
                  <w:rFonts w:hAnsi="宋体"/>
                  <w:color w:val="000000"/>
                </w:rPr>
                <w:t>语法</w:t>
              </w:r>
            </w:ins>
          </w:p>
        </w:tc>
        <w:tc>
          <w:tcPr>
            <w:tcW w:w="3887" w:type="dxa"/>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2835" w:author="曹姝玥" w:date="2016-01-03T08:24:00Z"/>
                <w:rFonts w:ascii="宋体" w:hAnsi="宋体"/>
                <w:color w:val="000000"/>
              </w:rPr>
            </w:pPr>
            <w:ins w:id="2836" w:author="曹姝玥" w:date="2016-01-03T08:24:00Z">
              <w:r>
                <w:rPr>
                  <w:rFonts w:ascii="宋体" w:hAnsi="宋体"/>
                  <w:color w:val="000000"/>
                </w:rPr>
                <w:t>public void delete (</w:t>
              </w:r>
            </w:ins>
            <w:ins w:id="2837" w:author="曹姝玥" w:date="2016-01-03T08:27:00Z">
              <w:r>
                <w:rPr>
                  <w:rFonts w:ascii="宋体" w:hAnsi="宋体" w:hint="eastAsia"/>
                  <w:color w:val="000000"/>
                </w:rPr>
                <w:t>String position</w:t>
              </w:r>
            </w:ins>
            <w:ins w:id="2838" w:author="曹姝玥" w:date="2016-01-03T08:24:00Z">
              <w:r>
                <w:rPr>
                  <w:rFonts w:ascii="宋体" w:hAnsi="宋体"/>
                  <w:color w:val="000000"/>
                </w:rPr>
                <w:t>) throws RemoteException;</w:t>
              </w:r>
            </w:ins>
          </w:p>
        </w:tc>
      </w:tr>
      <w:tr w:rsidR="00C61FEA" w:rsidTr="00C61FEA">
        <w:trPr>
          <w:ins w:id="2839" w:author="曹姝玥" w:date="2016-01-03T08:24:00Z"/>
        </w:trPr>
        <w:tc>
          <w:tcPr>
            <w:tcW w:w="335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C61FEA" w:rsidRDefault="00C61FEA" w:rsidP="00C61FEA">
            <w:pPr>
              <w:rPr>
                <w:ins w:id="2840" w:author="曹姝玥" w:date="2016-01-03T08:24:00Z"/>
                <w:color w:val="000000"/>
              </w:rPr>
            </w:pPr>
          </w:p>
        </w:tc>
        <w:tc>
          <w:tcPr>
            <w:tcW w:w="1232" w:type="dxa"/>
            <w:tcBorders>
              <w:top w:val="single" w:sz="8" w:space="0" w:color="4F81BD"/>
              <w:left w:val="dotted" w:sz="4" w:space="0" w:color="auto"/>
              <w:bottom w:val="single" w:sz="8" w:space="0" w:color="4F81BD"/>
              <w:right w:val="dotted" w:sz="4" w:space="0" w:color="auto"/>
            </w:tcBorders>
            <w:shd w:val="clear" w:color="auto" w:fill="FFFFFF"/>
            <w:vAlign w:val="center"/>
          </w:tcPr>
          <w:p w:rsidR="00C61FEA" w:rsidRDefault="00C61FEA" w:rsidP="00C61FEA">
            <w:pPr>
              <w:jc w:val="center"/>
              <w:rPr>
                <w:ins w:id="2841" w:author="曹姝玥" w:date="2016-01-03T08:24:00Z"/>
                <w:color w:val="000000"/>
              </w:rPr>
            </w:pPr>
            <w:ins w:id="2842" w:author="曹姝玥" w:date="2016-01-03T08:24:00Z">
              <w:r>
                <w:rPr>
                  <w:rFonts w:hAnsi="宋体"/>
                  <w:color w:val="000000"/>
                </w:rPr>
                <w:t>前置条件</w:t>
              </w:r>
            </w:ins>
          </w:p>
        </w:tc>
        <w:tc>
          <w:tcPr>
            <w:tcW w:w="3887" w:type="dxa"/>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2843" w:author="曹姝玥" w:date="2016-01-03T08:24:00Z"/>
                <w:rFonts w:ascii="宋体" w:hAnsi="宋体"/>
                <w:color w:val="000000"/>
              </w:rPr>
            </w:pPr>
            <w:ins w:id="2844" w:author="曹姝玥" w:date="2016-01-03T08:24:00Z">
              <w:r>
                <w:rPr>
                  <w:rFonts w:ascii="宋体" w:hAnsi="宋体"/>
                  <w:color w:val="000000"/>
                </w:rPr>
                <w:t>存在同样ID 的po</w:t>
              </w:r>
            </w:ins>
          </w:p>
        </w:tc>
      </w:tr>
      <w:tr w:rsidR="00C61FEA" w:rsidTr="00C61FEA">
        <w:trPr>
          <w:ins w:id="2845" w:author="曹姝玥" w:date="2016-01-03T08:24:00Z"/>
        </w:trPr>
        <w:tc>
          <w:tcPr>
            <w:tcW w:w="335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C61FEA" w:rsidRDefault="00C61FEA" w:rsidP="00C61FEA">
            <w:pPr>
              <w:rPr>
                <w:ins w:id="2846" w:author="曹姝玥" w:date="2016-01-03T08:24:00Z"/>
                <w:color w:val="000000"/>
              </w:rPr>
            </w:pPr>
          </w:p>
        </w:tc>
        <w:tc>
          <w:tcPr>
            <w:tcW w:w="1232" w:type="dxa"/>
            <w:tcBorders>
              <w:top w:val="single" w:sz="8" w:space="0" w:color="4F81BD"/>
              <w:left w:val="dotted" w:sz="4" w:space="0" w:color="auto"/>
              <w:bottom w:val="single" w:sz="8" w:space="0" w:color="4F81BD"/>
              <w:right w:val="dotted" w:sz="4" w:space="0" w:color="auto"/>
            </w:tcBorders>
            <w:shd w:val="clear" w:color="auto" w:fill="FFFFFF"/>
            <w:vAlign w:val="center"/>
          </w:tcPr>
          <w:p w:rsidR="00C61FEA" w:rsidRDefault="00C61FEA" w:rsidP="00C61FEA">
            <w:pPr>
              <w:jc w:val="center"/>
              <w:rPr>
                <w:ins w:id="2847" w:author="曹姝玥" w:date="2016-01-03T08:24:00Z"/>
                <w:color w:val="000000"/>
              </w:rPr>
            </w:pPr>
            <w:ins w:id="2848" w:author="曹姝玥" w:date="2016-01-03T08:24:00Z">
              <w:r>
                <w:rPr>
                  <w:rFonts w:hAnsi="宋体"/>
                  <w:color w:val="000000"/>
                </w:rPr>
                <w:t>后置条件</w:t>
              </w:r>
            </w:ins>
          </w:p>
        </w:tc>
        <w:tc>
          <w:tcPr>
            <w:tcW w:w="3887" w:type="dxa"/>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2849" w:author="曹姝玥" w:date="2016-01-03T08:24:00Z"/>
                <w:rFonts w:ascii="宋体" w:hAnsi="宋体"/>
                <w:color w:val="000000"/>
              </w:rPr>
            </w:pPr>
            <w:ins w:id="2850" w:author="曹姝玥" w:date="2016-01-03T08:24:00Z">
              <w:r>
                <w:rPr>
                  <w:rFonts w:ascii="宋体" w:hAnsi="宋体"/>
                  <w:color w:val="000000"/>
                </w:rPr>
                <w:t>删除一个po</w:t>
              </w:r>
            </w:ins>
          </w:p>
        </w:tc>
      </w:tr>
      <w:tr w:rsidR="00C61FEA" w:rsidTr="00C61FEA">
        <w:trPr>
          <w:ins w:id="2851" w:author="曹姝玥" w:date="2016-01-03T08:24:00Z"/>
        </w:trPr>
        <w:tc>
          <w:tcPr>
            <w:tcW w:w="335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C61FEA" w:rsidRDefault="00C61FEA" w:rsidP="00C61FEA">
            <w:pPr>
              <w:rPr>
                <w:ins w:id="2852" w:author="曹姝玥" w:date="2016-01-03T08:24:00Z"/>
                <w:color w:val="000000"/>
              </w:rPr>
            </w:pPr>
            <w:ins w:id="2853" w:author="曹姝玥" w:date="2016-01-03T08:25:00Z">
              <w:r>
                <w:rPr>
                  <w:rFonts w:hint="eastAsia"/>
                  <w:color w:val="000000"/>
                </w:rPr>
                <w:t>Position</w:t>
              </w:r>
            </w:ins>
            <w:ins w:id="2854" w:author="曹姝玥" w:date="2016-01-03T08:24:00Z">
              <w:r>
                <w:rPr>
                  <w:color w:val="000000"/>
                </w:rPr>
                <w:t>DataService.update</w:t>
              </w:r>
            </w:ins>
          </w:p>
        </w:tc>
        <w:tc>
          <w:tcPr>
            <w:tcW w:w="1232" w:type="dxa"/>
            <w:tcBorders>
              <w:top w:val="single" w:sz="8" w:space="0" w:color="4F81BD"/>
              <w:left w:val="dotted" w:sz="4" w:space="0" w:color="auto"/>
              <w:bottom w:val="single" w:sz="8" w:space="0" w:color="4F81BD"/>
              <w:right w:val="dotted" w:sz="4" w:space="0" w:color="auto"/>
            </w:tcBorders>
            <w:shd w:val="clear" w:color="auto" w:fill="FFFFFF"/>
            <w:vAlign w:val="center"/>
          </w:tcPr>
          <w:p w:rsidR="00C61FEA" w:rsidRDefault="00C61FEA" w:rsidP="00C61FEA">
            <w:pPr>
              <w:jc w:val="center"/>
              <w:rPr>
                <w:ins w:id="2855" w:author="曹姝玥" w:date="2016-01-03T08:24:00Z"/>
                <w:color w:val="000000"/>
              </w:rPr>
            </w:pPr>
            <w:ins w:id="2856" w:author="曹姝玥" w:date="2016-01-03T08:24:00Z">
              <w:r>
                <w:rPr>
                  <w:rFonts w:hAnsi="宋体"/>
                  <w:color w:val="000000"/>
                </w:rPr>
                <w:t>语法</w:t>
              </w:r>
            </w:ins>
          </w:p>
        </w:tc>
        <w:tc>
          <w:tcPr>
            <w:tcW w:w="3887" w:type="dxa"/>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2857" w:author="曹姝玥" w:date="2016-01-03T08:24:00Z"/>
                <w:rFonts w:ascii="宋体" w:hAnsi="宋体"/>
                <w:color w:val="000000"/>
              </w:rPr>
            </w:pPr>
            <w:ins w:id="2858" w:author="曹姝玥" w:date="2016-01-03T08:24:00Z">
              <w:r>
                <w:rPr>
                  <w:rFonts w:ascii="宋体" w:hAnsi="宋体"/>
                  <w:color w:val="000000"/>
                </w:rPr>
                <w:t>public void update (</w:t>
              </w:r>
            </w:ins>
            <w:ins w:id="2859" w:author="曹姝玥" w:date="2016-01-03T08:28:00Z">
              <w:r>
                <w:rPr>
                  <w:rFonts w:ascii="宋体" w:hAnsi="宋体" w:hint="eastAsia"/>
                  <w:color w:val="000000"/>
                </w:rPr>
                <w:t>AuthorityPO</w:t>
              </w:r>
              <w:r>
                <w:rPr>
                  <w:rFonts w:ascii="宋体" w:hAnsi="宋体"/>
                  <w:color w:val="000000"/>
                </w:rPr>
                <w:t xml:space="preserve"> </w:t>
              </w:r>
              <w:r>
                <w:rPr>
                  <w:rFonts w:ascii="宋体" w:hAnsi="宋体" w:hint="eastAsia"/>
                  <w:color w:val="000000"/>
                </w:rPr>
                <w:t>authorityPO</w:t>
              </w:r>
            </w:ins>
            <w:ins w:id="2860" w:author="曹姝玥" w:date="2016-01-03T08:24:00Z">
              <w:r>
                <w:rPr>
                  <w:rFonts w:ascii="宋体" w:hAnsi="宋体"/>
                  <w:color w:val="000000"/>
                </w:rPr>
                <w:t>) throws RemoteException;</w:t>
              </w:r>
            </w:ins>
          </w:p>
        </w:tc>
      </w:tr>
      <w:tr w:rsidR="00C61FEA" w:rsidTr="00C61FEA">
        <w:trPr>
          <w:ins w:id="2861" w:author="曹姝玥" w:date="2016-01-03T08:24:00Z"/>
        </w:trPr>
        <w:tc>
          <w:tcPr>
            <w:tcW w:w="335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C61FEA" w:rsidRDefault="00C61FEA" w:rsidP="00C61FEA">
            <w:pPr>
              <w:rPr>
                <w:ins w:id="2862" w:author="曹姝玥" w:date="2016-01-03T08:24:00Z"/>
                <w:color w:val="000000"/>
              </w:rPr>
            </w:pPr>
          </w:p>
        </w:tc>
        <w:tc>
          <w:tcPr>
            <w:tcW w:w="1232" w:type="dxa"/>
            <w:tcBorders>
              <w:top w:val="single" w:sz="8" w:space="0" w:color="4F81BD"/>
              <w:left w:val="dotted" w:sz="4" w:space="0" w:color="auto"/>
              <w:bottom w:val="single" w:sz="8" w:space="0" w:color="4F81BD"/>
              <w:right w:val="dotted" w:sz="4" w:space="0" w:color="auto"/>
            </w:tcBorders>
            <w:shd w:val="clear" w:color="auto" w:fill="FFFFFF"/>
            <w:vAlign w:val="center"/>
          </w:tcPr>
          <w:p w:rsidR="00C61FEA" w:rsidRDefault="00C61FEA" w:rsidP="00C61FEA">
            <w:pPr>
              <w:jc w:val="center"/>
              <w:rPr>
                <w:ins w:id="2863" w:author="曹姝玥" w:date="2016-01-03T08:24:00Z"/>
                <w:color w:val="000000"/>
              </w:rPr>
            </w:pPr>
            <w:ins w:id="2864" w:author="曹姝玥" w:date="2016-01-03T08:24:00Z">
              <w:r>
                <w:rPr>
                  <w:rFonts w:hAnsi="宋体"/>
                  <w:color w:val="000000"/>
                </w:rPr>
                <w:t>前置条件</w:t>
              </w:r>
            </w:ins>
          </w:p>
        </w:tc>
        <w:tc>
          <w:tcPr>
            <w:tcW w:w="3887" w:type="dxa"/>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2865" w:author="曹姝玥" w:date="2016-01-03T08:24:00Z"/>
                <w:rFonts w:ascii="宋体" w:hAnsi="宋体"/>
                <w:color w:val="000000"/>
              </w:rPr>
            </w:pPr>
            <w:ins w:id="2866" w:author="曹姝玥" w:date="2016-01-03T08:24:00Z">
              <w:r>
                <w:rPr>
                  <w:rFonts w:ascii="宋体" w:hAnsi="宋体"/>
                  <w:color w:val="000000"/>
                </w:rPr>
                <w:t>存在同样ID 的po</w:t>
              </w:r>
            </w:ins>
          </w:p>
        </w:tc>
      </w:tr>
      <w:tr w:rsidR="00C61FEA" w:rsidTr="00C61FEA">
        <w:trPr>
          <w:ins w:id="2867" w:author="曹姝玥" w:date="2016-01-03T08:24:00Z"/>
        </w:trPr>
        <w:tc>
          <w:tcPr>
            <w:tcW w:w="335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C61FEA" w:rsidRDefault="00C61FEA" w:rsidP="00C61FEA">
            <w:pPr>
              <w:rPr>
                <w:ins w:id="2868" w:author="曹姝玥" w:date="2016-01-03T08:24:00Z"/>
                <w:color w:val="000000"/>
              </w:rPr>
            </w:pPr>
          </w:p>
        </w:tc>
        <w:tc>
          <w:tcPr>
            <w:tcW w:w="1232" w:type="dxa"/>
            <w:tcBorders>
              <w:top w:val="single" w:sz="8" w:space="0" w:color="4F81BD"/>
              <w:left w:val="dotted" w:sz="4" w:space="0" w:color="auto"/>
              <w:bottom w:val="single" w:sz="8" w:space="0" w:color="4F81BD"/>
              <w:right w:val="dotted" w:sz="4" w:space="0" w:color="auto"/>
            </w:tcBorders>
            <w:shd w:val="clear" w:color="auto" w:fill="FFFFFF"/>
            <w:vAlign w:val="center"/>
          </w:tcPr>
          <w:p w:rsidR="00C61FEA" w:rsidRDefault="00C61FEA" w:rsidP="00C61FEA">
            <w:pPr>
              <w:jc w:val="center"/>
              <w:rPr>
                <w:ins w:id="2869" w:author="曹姝玥" w:date="2016-01-03T08:24:00Z"/>
                <w:color w:val="000000"/>
              </w:rPr>
            </w:pPr>
            <w:ins w:id="2870" w:author="曹姝玥" w:date="2016-01-03T08:24:00Z">
              <w:r>
                <w:rPr>
                  <w:rFonts w:hAnsi="宋体"/>
                  <w:color w:val="000000"/>
                </w:rPr>
                <w:t>后置条件</w:t>
              </w:r>
            </w:ins>
          </w:p>
        </w:tc>
        <w:tc>
          <w:tcPr>
            <w:tcW w:w="3887" w:type="dxa"/>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2871" w:author="曹姝玥" w:date="2016-01-03T08:24:00Z"/>
                <w:rFonts w:ascii="宋体" w:hAnsi="宋体"/>
                <w:color w:val="000000"/>
              </w:rPr>
            </w:pPr>
            <w:ins w:id="2872" w:author="曹姝玥" w:date="2016-01-03T08:24:00Z">
              <w:r>
                <w:rPr>
                  <w:rFonts w:ascii="宋体" w:hAnsi="宋体"/>
                  <w:color w:val="000000"/>
                </w:rPr>
                <w:t>更新一个po</w:t>
              </w:r>
            </w:ins>
          </w:p>
        </w:tc>
      </w:tr>
      <w:tr w:rsidR="00C61FEA" w:rsidTr="00C61FEA">
        <w:trPr>
          <w:ins w:id="2873" w:author="曹姝玥" w:date="2016-01-03T08:24:00Z"/>
        </w:trPr>
        <w:tc>
          <w:tcPr>
            <w:tcW w:w="335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C61FEA" w:rsidRDefault="00C61FEA" w:rsidP="00C61FEA">
            <w:pPr>
              <w:rPr>
                <w:ins w:id="2874" w:author="曹姝玥" w:date="2016-01-03T08:24:00Z"/>
                <w:color w:val="000000"/>
              </w:rPr>
            </w:pPr>
            <w:ins w:id="2875" w:author="曹姝玥" w:date="2016-01-03T08:25:00Z">
              <w:r>
                <w:rPr>
                  <w:rFonts w:hint="eastAsia"/>
                  <w:color w:val="000000"/>
                </w:rPr>
                <w:t>Position</w:t>
              </w:r>
            </w:ins>
            <w:ins w:id="2876" w:author="曹姝玥" w:date="2016-01-03T08:24:00Z">
              <w:r>
                <w:rPr>
                  <w:color w:val="000000"/>
                </w:rPr>
                <w:t>DataService.find</w:t>
              </w:r>
              <w:r>
                <w:rPr>
                  <w:rFonts w:hint="eastAsia"/>
                  <w:color w:val="000000"/>
                </w:rPr>
                <w:t>s</w:t>
              </w:r>
            </w:ins>
          </w:p>
        </w:tc>
        <w:tc>
          <w:tcPr>
            <w:tcW w:w="1232" w:type="dxa"/>
            <w:tcBorders>
              <w:top w:val="single" w:sz="8" w:space="0" w:color="4F81BD"/>
              <w:left w:val="dotted" w:sz="4" w:space="0" w:color="auto"/>
              <w:bottom w:val="single" w:sz="8" w:space="0" w:color="4F81BD"/>
              <w:right w:val="dotted" w:sz="4" w:space="0" w:color="auto"/>
            </w:tcBorders>
            <w:shd w:val="clear" w:color="auto" w:fill="FFFFFF"/>
            <w:vAlign w:val="center"/>
          </w:tcPr>
          <w:p w:rsidR="00C61FEA" w:rsidRDefault="00C61FEA" w:rsidP="00C61FEA">
            <w:pPr>
              <w:jc w:val="center"/>
              <w:rPr>
                <w:ins w:id="2877" w:author="曹姝玥" w:date="2016-01-03T08:24:00Z"/>
                <w:color w:val="000000"/>
              </w:rPr>
            </w:pPr>
            <w:ins w:id="2878" w:author="曹姝玥" w:date="2016-01-03T08:24:00Z">
              <w:r>
                <w:rPr>
                  <w:rFonts w:hAnsi="宋体"/>
                  <w:color w:val="000000"/>
                </w:rPr>
                <w:t>语法</w:t>
              </w:r>
            </w:ins>
          </w:p>
        </w:tc>
        <w:tc>
          <w:tcPr>
            <w:tcW w:w="3887" w:type="dxa"/>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2879" w:author="曹姝玥" w:date="2016-01-03T08:24:00Z"/>
                <w:rFonts w:ascii="宋体" w:hAnsi="宋体"/>
                <w:color w:val="000000"/>
              </w:rPr>
            </w:pPr>
            <w:ins w:id="2880" w:author="曹姝玥" w:date="2016-01-03T08:24:00Z">
              <w:r>
                <w:rPr>
                  <w:rFonts w:ascii="宋体" w:hAnsi="宋体"/>
                  <w:color w:val="000000"/>
                </w:rPr>
                <w:t>public ArrayList&lt;</w:t>
              </w:r>
            </w:ins>
            <w:ins w:id="2881" w:author="曹姝玥" w:date="2016-01-03T08:28:00Z">
              <w:r>
                <w:rPr>
                  <w:rFonts w:ascii="宋体" w:hAnsi="宋体" w:hint="eastAsia"/>
                  <w:color w:val="000000"/>
                </w:rPr>
                <w:t>Authority</w:t>
              </w:r>
            </w:ins>
            <w:ins w:id="2882" w:author="曹姝玥" w:date="2016-01-03T08:24:00Z">
              <w:r>
                <w:rPr>
                  <w:rFonts w:ascii="宋体" w:hAnsi="宋体"/>
                  <w:color w:val="000000"/>
                </w:rPr>
                <w:t>PO&gt; find</w:t>
              </w:r>
              <w:r>
                <w:rPr>
                  <w:rFonts w:ascii="宋体" w:hAnsi="宋体" w:hint="eastAsia"/>
                  <w:color w:val="000000"/>
                </w:rPr>
                <w:t>s</w:t>
              </w:r>
              <w:r>
                <w:rPr>
                  <w:rFonts w:ascii="宋体" w:hAnsi="宋体"/>
                  <w:color w:val="000000"/>
                </w:rPr>
                <w:t>() throws RemoteException;</w:t>
              </w:r>
            </w:ins>
          </w:p>
        </w:tc>
      </w:tr>
      <w:tr w:rsidR="00C61FEA" w:rsidTr="00C61FEA">
        <w:trPr>
          <w:ins w:id="2883" w:author="曹姝玥" w:date="2016-01-03T08:24:00Z"/>
        </w:trPr>
        <w:tc>
          <w:tcPr>
            <w:tcW w:w="3353" w:type="dxa"/>
            <w:vMerge/>
            <w:tcBorders>
              <w:top w:val="single" w:sz="8" w:space="0" w:color="4F81BD"/>
              <w:left w:val="single" w:sz="8" w:space="0" w:color="4F81BD"/>
              <w:bottom w:val="single" w:sz="8" w:space="0" w:color="4F81BD"/>
              <w:right w:val="dotted" w:sz="4" w:space="0" w:color="auto"/>
            </w:tcBorders>
            <w:shd w:val="clear" w:color="auto" w:fill="FFFFFF"/>
          </w:tcPr>
          <w:p w:rsidR="00C61FEA" w:rsidRDefault="00C61FEA" w:rsidP="00C61FEA">
            <w:pPr>
              <w:rPr>
                <w:ins w:id="2884" w:author="曹姝玥" w:date="2016-01-03T08:24:00Z"/>
                <w:color w:val="000000"/>
              </w:rPr>
            </w:pPr>
          </w:p>
        </w:tc>
        <w:tc>
          <w:tcPr>
            <w:tcW w:w="1232" w:type="dxa"/>
            <w:tcBorders>
              <w:top w:val="single" w:sz="8" w:space="0" w:color="4F81BD"/>
              <w:left w:val="dotted" w:sz="4" w:space="0" w:color="auto"/>
              <w:bottom w:val="single" w:sz="8" w:space="0" w:color="4F81BD"/>
              <w:right w:val="dotted" w:sz="4" w:space="0" w:color="auto"/>
            </w:tcBorders>
            <w:shd w:val="clear" w:color="auto" w:fill="FFFFFF"/>
            <w:vAlign w:val="center"/>
          </w:tcPr>
          <w:p w:rsidR="00C61FEA" w:rsidRDefault="00C61FEA" w:rsidP="00C61FEA">
            <w:pPr>
              <w:jc w:val="center"/>
              <w:rPr>
                <w:ins w:id="2885" w:author="曹姝玥" w:date="2016-01-03T08:24:00Z"/>
                <w:color w:val="000000"/>
              </w:rPr>
            </w:pPr>
            <w:ins w:id="2886" w:author="曹姝玥" w:date="2016-01-03T08:24:00Z">
              <w:r>
                <w:rPr>
                  <w:rFonts w:hAnsi="宋体"/>
                  <w:color w:val="000000"/>
                </w:rPr>
                <w:t>前置条件</w:t>
              </w:r>
            </w:ins>
          </w:p>
        </w:tc>
        <w:tc>
          <w:tcPr>
            <w:tcW w:w="3887" w:type="dxa"/>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2887" w:author="曹姝玥" w:date="2016-01-03T08:24:00Z"/>
                <w:rFonts w:ascii="宋体" w:hAnsi="宋体"/>
                <w:color w:val="000000"/>
              </w:rPr>
            </w:pPr>
            <w:ins w:id="2888" w:author="曹姝玥" w:date="2016-01-03T08:24:00Z">
              <w:r>
                <w:rPr>
                  <w:rFonts w:ascii="宋体" w:hAnsi="宋体"/>
                  <w:color w:val="000000"/>
                </w:rPr>
                <w:t>无</w:t>
              </w:r>
            </w:ins>
          </w:p>
        </w:tc>
      </w:tr>
      <w:tr w:rsidR="00C61FEA" w:rsidTr="00C61FEA">
        <w:trPr>
          <w:ins w:id="2889" w:author="曹姝玥" w:date="2016-01-03T08:24:00Z"/>
        </w:trPr>
        <w:tc>
          <w:tcPr>
            <w:tcW w:w="3353" w:type="dxa"/>
            <w:vMerge/>
            <w:tcBorders>
              <w:top w:val="single" w:sz="8" w:space="0" w:color="4F81BD"/>
              <w:left w:val="single" w:sz="8" w:space="0" w:color="4F81BD"/>
              <w:bottom w:val="single" w:sz="8" w:space="0" w:color="4F81BD"/>
              <w:right w:val="dotted" w:sz="4" w:space="0" w:color="auto"/>
            </w:tcBorders>
            <w:shd w:val="clear" w:color="auto" w:fill="FFFFFF"/>
          </w:tcPr>
          <w:p w:rsidR="00C61FEA" w:rsidRDefault="00C61FEA" w:rsidP="00C61FEA">
            <w:pPr>
              <w:rPr>
                <w:ins w:id="2890" w:author="曹姝玥" w:date="2016-01-03T08:24:00Z"/>
                <w:color w:val="000000"/>
              </w:rPr>
            </w:pPr>
          </w:p>
        </w:tc>
        <w:tc>
          <w:tcPr>
            <w:tcW w:w="1232" w:type="dxa"/>
            <w:tcBorders>
              <w:top w:val="single" w:sz="8" w:space="0" w:color="4F81BD"/>
              <w:left w:val="dotted" w:sz="4" w:space="0" w:color="auto"/>
              <w:bottom w:val="single" w:sz="8" w:space="0" w:color="4F81BD"/>
              <w:right w:val="dotted" w:sz="4" w:space="0" w:color="auto"/>
            </w:tcBorders>
            <w:shd w:val="clear" w:color="auto" w:fill="FFFFFF"/>
            <w:vAlign w:val="center"/>
          </w:tcPr>
          <w:p w:rsidR="00C61FEA" w:rsidRDefault="00C61FEA" w:rsidP="00C61FEA">
            <w:pPr>
              <w:jc w:val="center"/>
              <w:rPr>
                <w:ins w:id="2891" w:author="曹姝玥" w:date="2016-01-03T08:24:00Z"/>
                <w:color w:val="000000"/>
              </w:rPr>
            </w:pPr>
            <w:ins w:id="2892" w:author="曹姝玥" w:date="2016-01-03T08:24:00Z">
              <w:r>
                <w:rPr>
                  <w:rFonts w:hAnsi="宋体"/>
                  <w:color w:val="000000"/>
                </w:rPr>
                <w:t>后置条件</w:t>
              </w:r>
            </w:ins>
          </w:p>
        </w:tc>
        <w:tc>
          <w:tcPr>
            <w:tcW w:w="3887" w:type="dxa"/>
            <w:tcBorders>
              <w:top w:val="single" w:sz="8" w:space="0" w:color="4F81BD"/>
              <w:left w:val="dotted" w:sz="4" w:space="0" w:color="auto"/>
              <w:bottom w:val="single" w:sz="8" w:space="0" w:color="4F81BD"/>
              <w:right w:val="single" w:sz="8" w:space="0" w:color="4F81BD"/>
            </w:tcBorders>
            <w:shd w:val="clear" w:color="auto" w:fill="FFFFFF"/>
          </w:tcPr>
          <w:p w:rsidR="00C61FEA" w:rsidRDefault="00C61FEA" w:rsidP="00C61FEA">
            <w:pPr>
              <w:rPr>
                <w:ins w:id="2893" w:author="曹姝玥" w:date="2016-01-03T08:24:00Z"/>
                <w:rFonts w:ascii="宋体" w:hAnsi="宋体"/>
                <w:color w:val="000000"/>
              </w:rPr>
            </w:pPr>
            <w:ins w:id="2894" w:author="曹姝玥" w:date="2016-01-03T08:24:00Z">
              <w:r>
                <w:rPr>
                  <w:rFonts w:ascii="宋体" w:hAnsi="宋体"/>
                  <w:color w:val="000000"/>
                </w:rPr>
                <w:t>返回所有PO结果</w:t>
              </w:r>
            </w:ins>
          </w:p>
        </w:tc>
      </w:tr>
    </w:tbl>
    <w:p w:rsidR="00C61FEA" w:rsidRDefault="00C61FEA" w:rsidP="00C61FEA">
      <w:pPr>
        <w:pStyle w:val="a4"/>
        <w:spacing w:line="276" w:lineRule="auto"/>
        <w:ind w:firstLineChars="0" w:firstLine="0"/>
        <w:jc w:val="center"/>
        <w:rPr>
          <w:ins w:id="2895" w:author="曹姝玥" w:date="2016-01-03T08:24:00Z"/>
        </w:rPr>
      </w:pPr>
    </w:p>
    <w:p w:rsidR="00C61FEA" w:rsidRDefault="00C61FEA"/>
    <w:p w:rsidR="00D960C8" w:rsidRDefault="00F41064">
      <w:pPr>
        <w:pStyle w:val="1"/>
      </w:pPr>
      <w:bookmarkStart w:id="2896" w:name="_Toc401040360"/>
      <w:bookmarkStart w:id="2897" w:name="_Toc16197"/>
      <w:r>
        <w:rPr>
          <w:rFonts w:hint="eastAsia"/>
        </w:rPr>
        <w:t xml:space="preserve">6 </w:t>
      </w:r>
      <w:r>
        <w:rPr>
          <w:rFonts w:hint="eastAsia"/>
        </w:rPr>
        <w:t>信息视角</w:t>
      </w:r>
      <w:bookmarkEnd w:id="2896"/>
      <w:bookmarkEnd w:id="2897"/>
    </w:p>
    <w:p w:rsidR="00D960C8" w:rsidRDefault="00F41064">
      <w:pPr>
        <w:pStyle w:val="2"/>
      </w:pPr>
      <w:bookmarkStart w:id="2898" w:name="_Toc401040361"/>
      <w:r>
        <w:rPr>
          <w:rFonts w:hint="eastAsia"/>
        </w:rPr>
        <w:t xml:space="preserve">  </w:t>
      </w:r>
      <w:bookmarkStart w:id="2899" w:name="_Toc23896"/>
      <w:r>
        <w:rPr>
          <w:rFonts w:hint="eastAsia"/>
        </w:rPr>
        <w:t>6.1</w:t>
      </w:r>
      <w:r>
        <w:rPr>
          <w:rFonts w:hint="eastAsia"/>
        </w:rPr>
        <w:t>数据持久化对象</w:t>
      </w:r>
      <w:bookmarkEnd w:id="2898"/>
      <w:bookmarkEnd w:id="2899"/>
    </w:p>
    <w:p w:rsidR="00D960C8" w:rsidRDefault="00F41064">
      <w:pPr>
        <w:ind w:firstLine="420"/>
        <w:rPr>
          <w:rFonts w:ascii="宋体" w:hAnsi="宋体"/>
        </w:rPr>
      </w:pPr>
      <w:r>
        <w:rPr>
          <w:rFonts w:ascii="宋体" w:hAnsi="宋体" w:hint="eastAsia"/>
        </w:rPr>
        <w:t>系统的PO类就是对应的相关的实体类，在此只做简单的介绍。</w:t>
      </w:r>
    </w:p>
    <w:p w:rsidR="00D960C8" w:rsidRDefault="00F41064">
      <w:pPr>
        <w:pStyle w:val="21"/>
        <w:numPr>
          <w:ilvl w:val="1"/>
          <w:numId w:val="3"/>
        </w:numPr>
        <w:ind w:firstLineChars="0"/>
        <w:rPr>
          <w:rFonts w:ascii="宋体" w:hAnsi="宋体" w:cs="宋体"/>
        </w:rPr>
      </w:pPr>
      <w:r>
        <w:rPr>
          <w:rFonts w:ascii="宋体" w:hAnsi="宋体" w:cs="宋体" w:hint="eastAsia"/>
        </w:rPr>
        <w:lastRenderedPageBreak/>
        <w:t>ConstantPO类是保存系统常量的类，包括城市距离常量和价格常量。</w:t>
      </w:r>
    </w:p>
    <w:p w:rsidR="00D960C8" w:rsidRDefault="00F41064">
      <w:pPr>
        <w:pStyle w:val="21"/>
        <w:numPr>
          <w:ilvl w:val="1"/>
          <w:numId w:val="3"/>
        </w:numPr>
        <w:ind w:firstLineChars="0"/>
        <w:rPr>
          <w:rFonts w:ascii="宋体" w:hAnsi="宋体" w:cs="宋体"/>
        </w:rPr>
      </w:pPr>
      <w:r>
        <w:rPr>
          <w:rFonts w:ascii="宋体" w:hAnsi="宋体" w:cs="宋体" w:hint="eastAsia"/>
        </w:rPr>
        <w:t>LogPO类包含操作日志信息的职位、姓名、操作名称和时间。</w:t>
      </w:r>
    </w:p>
    <w:p w:rsidR="00D960C8" w:rsidRDefault="00F41064">
      <w:pPr>
        <w:pStyle w:val="21"/>
        <w:numPr>
          <w:ilvl w:val="1"/>
          <w:numId w:val="3"/>
        </w:numPr>
        <w:ind w:firstLineChars="0"/>
        <w:rPr>
          <w:rFonts w:ascii="宋体" w:hAnsi="宋体" w:cs="宋体"/>
        </w:rPr>
      </w:pPr>
      <w:r>
        <w:rPr>
          <w:rFonts w:ascii="宋体" w:hAnsi="宋体" w:cs="宋体" w:hint="eastAsia"/>
        </w:rPr>
        <w:t>OrderSheetPO类包含订单信息的快递物流编号、寄件人姓名、住址、单位、电话、手机、收件人姓名、住址、单位、电话、手机、收件状态和收件时间。</w:t>
      </w:r>
    </w:p>
    <w:p w:rsidR="00D960C8" w:rsidRDefault="00F41064">
      <w:pPr>
        <w:pStyle w:val="21"/>
        <w:numPr>
          <w:ilvl w:val="1"/>
          <w:numId w:val="3"/>
        </w:numPr>
        <w:ind w:firstLineChars="0"/>
        <w:rPr>
          <w:rFonts w:ascii="宋体" w:hAnsi="宋体" w:cs="宋体"/>
        </w:rPr>
      </w:pPr>
      <w:r>
        <w:rPr>
          <w:rFonts w:ascii="宋体" w:hAnsi="宋体" w:cs="宋体" w:hint="eastAsia"/>
        </w:rPr>
        <w:t>PaymentSheetPO类包含付款单信息的</w:t>
      </w:r>
      <w:r>
        <w:rPr>
          <w:rFonts w:ascii="宋体" w:hAnsi="宋体" w:cs="宋体" w:hint="eastAsia"/>
          <w:color w:val="000000"/>
        </w:rPr>
        <w:t>付款日期、付款金额、付款人、付款账号、条目和备注部分</w:t>
      </w:r>
      <w:r>
        <w:rPr>
          <w:rFonts w:ascii="宋体" w:hAnsi="宋体" w:cs="宋体" w:hint="eastAsia"/>
        </w:rPr>
        <w:t>。</w:t>
      </w:r>
    </w:p>
    <w:p w:rsidR="00D960C8" w:rsidRDefault="00F41064">
      <w:pPr>
        <w:numPr>
          <w:ilvl w:val="1"/>
          <w:numId w:val="4"/>
        </w:numPr>
        <w:rPr>
          <w:rFonts w:ascii="宋体" w:hAnsi="宋体" w:cs="宋体"/>
          <w:szCs w:val="21"/>
        </w:rPr>
      </w:pPr>
      <w:r>
        <w:rPr>
          <w:rFonts w:ascii="宋体" w:hAnsi="宋体" w:cs="宋体" w:hint="eastAsia"/>
          <w:szCs w:val="21"/>
        </w:rPr>
        <w:t>StorageInSheetPO类包含快递编号，入库日期，目的地，区号，排号，架号，位号几个属性。</w:t>
      </w:r>
    </w:p>
    <w:p w:rsidR="00D960C8" w:rsidRDefault="00F41064">
      <w:pPr>
        <w:numPr>
          <w:ilvl w:val="1"/>
          <w:numId w:val="4"/>
        </w:numPr>
        <w:rPr>
          <w:rFonts w:ascii="宋体" w:hAnsi="宋体" w:cs="宋体"/>
          <w:szCs w:val="21"/>
        </w:rPr>
      </w:pPr>
      <w:r>
        <w:rPr>
          <w:rFonts w:ascii="宋体" w:hAnsi="宋体" w:cs="宋体" w:hint="eastAsia"/>
          <w:szCs w:val="21"/>
        </w:rPr>
        <w:t>StorageOutSheetPO类是包含快递编号，入库日期，目的地，装运形式，中转单编号，汽运编号几个属性。</w:t>
      </w:r>
    </w:p>
    <w:p w:rsidR="00D960C8" w:rsidRDefault="00F41064">
      <w:pPr>
        <w:numPr>
          <w:ilvl w:val="1"/>
          <w:numId w:val="4"/>
        </w:numPr>
        <w:rPr>
          <w:rFonts w:ascii="宋体" w:hAnsi="宋体" w:cs="宋体"/>
          <w:szCs w:val="21"/>
        </w:rPr>
      </w:pPr>
      <w:r>
        <w:rPr>
          <w:rFonts w:ascii="宋体" w:hAnsi="宋体" w:cs="宋体" w:hint="eastAsia"/>
          <w:szCs w:val="21"/>
        </w:rPr>
        <w:t>ReceiveSheetPO类包含到达日期、中转中心编号、出发地、货物到达状态和接收的业务员。</w:t>
      </w:r>
    </w:p>
    <w:p w:rsidR="00D960C8" w:rsidRDefault="00F41064">
      <w:pPr>
        <w:numPr>
          <w:ilvl w:val="1"/>
          <w:numId w:val="4"/>
        </w:numPr>
        <w:rPr>
          <w:rFonts w:ascii="宋体" w:hAnsi="宋体" w:cs="宋体"/>
          <w:szCs w:val="21"/>
        </w:rPr>
      </w:pPr>
      <w:r>
        <w:rPr>
          <w:rFonts w:ascii="宋体" w:hAnsi="宋体" w:cs="宋体" w:hint="eastAsia"/>
          <w:szCs w:val="21"/>
        </w:rPr>
        <w:t>SendSheetPO类包括出发日期、到达日期、出发地、到达地、托运订单条形码号和派送员。</w:t>
      </w:r>
    </w:p>
    <w:p w:rsidR="00D960C8" w:rsidRDefault="00F41064">
      <w:pPr>
        <w:numPr>
          <w:ilvl w:val="1"/>
          <w:numId w:val="4"/>
        </w:numPr>
        <w:rPr>
          <w:rFonts w:ascii="宋体" w:hAnsi="宋体" w:cs="宋体"/>
          <w:szCs w:val="21"/>
        </w:rPr>
      </w:pPr>
      <w:r>
        <w:rPr>
          <w:rFonts w:ascii="宋体" w:hAnsi="宋体" w:cs="宋体" w:hint="eastAsia"/>
          <w:szCs w:val="21"/>
        </w:rPr>
        <w:t>CashPO类包括了收款日期、收款金额、收款快递员、对应的所有快递订单条形码号</w:t>
      </w:r>
    </w:p>
    <w:p w:rsidR="00D960C8" w:rsidRDefault="00F41064">
      <w:pPr>
        <w:numPr>
          <w:ilvl w:val="1"/>
          <w:numId w:val="4"/>
        </w:numPr>
        <w:rPr>
          <w:rFonts w:ascii="宋体" w:hAnsi="宋体" w:cs="宋体"/>
          <w:szCs w:val="21"/>
        </w:rPr>
      </w:pPr>
      <w:r>
        <w:rPr>
          <w:rFonts w:ascii="宋体" w:hAnsi="宋体" w:cs="宋体" w:hint="eastAsia"/>
          <w:szCs w:val="21"/>
        </w:rPr>
        <w:t>GoodsPO类包含物流状态，原件数量，货物的长宽高，实际重量，体积，内件品名，快递方式，包装方式，快递编号，入库日期，目的地，区号，排号，架号，位号，装运形式，中转单编号，汽运编号几个属性。</w:t>
      </w:r>
    </w:p>
    <w:p w:rsidR="00D960C8" w:rsidRDefault="00F41064">
      <w:pPr>
        <w:pStyle w:val="21"/>
        <w:numPr>
          <w:ilvl w:val="1"/>
          <w:numId w:val="3"/>
        </w:numPr>
        <w:ind w:firstLineChars="0"/>
        <w:rPr>
          <w:rFonts w:ascii="宋体" w:hAnsi="宋体" w:cs="宋体"/>
        </w:rPr>
      </w:pPr>
      <w:r>
        <w:rPr>
          <w:rFonts w:ascii="宋体" w:hAnsi="宋体" w:cs="宋体" w:hint="eastAsia"/>
          <w:szCs w:val="21"/>
        </w:rPr>
        <w:t>StoragePO类包含商品库存数量，警戒比例几个属性。</w:t>
      </w:r>
    </w:p>
    <w:p w:rsidR="00D960C8" w:rsidRDefault="00F41064">
      <w:pPr>
        <w:pStyle w:val="21"/>
        <w:numPr>
          <w:ilvl w:val="1"/>
          <w:numId w:val="3"/>
        </w:numPr>
        <w:ind w:firstLineChars="0"/>
        <w:rPr>
          <w:rFonts w:ascii="宋体" w:hAnsi="宋体" w:cs="宋体"/>
        </w:rPr>
      </w:pPr>
      <w:r>
        <w:rPr>
          <w:rFonts w:ascii="宋体" w:hAnsi="宋体" w:cs="宋体" w:hint="eastAsia"/>
          <w:szCs w:val="21"/>
        </w:rPr>
        <w:t>AccountPO类包含账户名、银行账号和金额。</w:t>
      </w:r>
    </w:p>
    <w:p w:rsidR="00D960C8" w:rsidRDefault="00F41064">
      <w:pPr>
        <w:pStyle w:val="21"/>
        <w:numPr>
          <w:ilvl w:val="1"/>
          <w:numId w:val="3"/>
        </w:numPr>
        <w:ind w:firstLineChars="0"/>
        <w:rPr>
          <w:rFonts w:ascii="宋体" w:hAnsi="宋体" w:cs="宋体"/>
        </w:rPr>
      </w:pPr>
      <w:r>
        <w:rPr>
          <w:rFonts w:ascii="宋体" w:hAnsi="宋体" w:cs="宋体" w:hint="eastAsia"/>
        </w:rPr>
        <w:t>BeginInfoPO</w:t>
      </w:r>
      <w:r>
        <w:rPr>
          <w:rFonts w:ascii="宋体" w:hAnsi="宋体" w:cs="宋体" w:hint="eastAsia"/>
          <w:szCs w:val="21"/>
        </w:rPr>
        <w:t>类包含常量信息、库存信息、人员机构信息、银行账户信息和司机车辆信息。</w:t>
      </w:r>
    </w:p>
    <w:p w:rsidR="00D960C8" w:rsidRDefault="00F41064">
      <w:pPr>
        <w:pStyle w:val="21"/>
        <w:numPr>
          <w:ilvl w:val="1"/>
          <w:numId w:val="3"/>
        </w:numPr>
        <w:ind w:firstLineChars="0"/>
        <w:rPr>
          <w:rFonts w:ascii="宋体" w:hAnsi="宋体" w:cs="宋体"/>
        </w:rPr>
      </w:pPr>
      <w:r>
        <w:rPr>
          <w:rFonts w:ascii="宋体" w:hAnsi="宋体" w:cs="宋体" w:hint="eastAsia"/>
        </w:rPr>
        <w:t>UserPO类包含用户的工号、账号、密码、姓名、职位、权限和薪水。</w:t>
      </w:r>
    </w:p>
    <w:p w:rsidR="00D960C8" w:rsidRDefault="00F41064">
      <w:pPr>
        <w:pStyle w:val="21"/>
        <w:numPr>
          <w:ilvl w:val="1"/>
          <w:numId w:val="3"/>
        </w:numPr>
        <w:ind w:firstLineChars="0"/>
        <w:rPr>
          <w:ins w:id="2900" w:author="曹姝玥" w:date="2016-01-03T08:23:00Z"/>
          <w:rFonts w:ascii="宋体" w:hAnsi="宋体" w:cs="宋体" w:hint="eastAsia"/>
        </w:rPr>
      </w:pPr>
      <w:r>
        <w:rPr>
          <w:rFonts w:ascii="宋体" w:hAnsi="宋体" w:cs="宋体" w:hint="eastAsia"/>
        </w:rPr>
        <w:t>InstitutionPO类包含机构的编号、名字、职能、员工信息。</w:t>
      </w:r>
    </w:p>
    <w:p w:rsidR="00C61FEA" w:rsidRDefault="00C61FEA">
      <w:pPr>
        <w:pStyle w:val="21"/>
        <w:numPr>
          <w:ilvl w:val="1"/>
          <w:numId w:val="3"/>
        </w:numPr>
        <w:ind w:firstLineChars="0"/>
        <w:rPr>
          <w:rFonts w:ascii="宋体" w:hAnsi="宋体" w:cs="宋体"/>
        </w:rPr>
      </w:pPr>
      <w:ins w:id="2901" w:author="曹姝玥" w:date="2016-01-03T08:23:00Z">
        <w:r>
          <w:rPr>
            <w:rFonts w:ascii="宋体" w:hAnsi="宋体" w:cs="宋体" w:hint="eastAsia"/>
          </w:rPr>
          <w:t>AuthorityPO类包含职位的名称和权限</w:t>
        </w:r>
      </w:ins>
    </w:p>
    <w:p w:rsidR="00D960C8" w:rsidRDefault="00F41064">
      <w:pPr>
        <w:pStyle w:val="21"/>
        <w:ind w:left="480" w:firstLineChars="0" w:firstLine="0"/>
        <w:rPr>
          <w:rFonts w:ascii="宋体" w:hAnsi="宋体" w:cs="宋体"/>
        </w:rPr>
      </w:pPr>
      <w:r>
        <w:rPr>
          <w:rFonts w:ascii="宋体" w:hAnsi="宋体" w:cs="宋体" w:hint="eastAsia"/>
        </w:rPr>
        <w:t>持久化对象定义详情见代码。</w:t>
      </w:r>
    </w:p>
    <w:p w:rsidR="00D960C8" w:rsidRDefault="00D960C8"/>
    <w:sectPr w:rsidR="00D960C8" w:rsidSect="00D960C8">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30DF" w:rsidRDefault="007630DF" w:rsidP="00D960C8">
      <w:r>
        <w:separator/>
      </w:r>
    </w:p>
  </w:endnote>
  <w:endnote w:type="continuationSeparator" w:id="0">
    <w:p w:rsidR="007630DF" w:rsidRDefault="007630DF" w:rsidP="00D960C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细黑">
    <w:altName w:val="Microsoft JhengHei Light"/>
    <w:charset w:val="86"/>
    <w:family w:val="auto"/>
    <w:pitch w:val="variable"/>
    <w:sig w:usb0="00000287" w:usb1="080F0000" w:usb2="00000010" w:usb3="00000000" w:csb0="0004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1FEA" w:rsidRDefault="00C61FEA">
    <w:pPr>
      <w:pStyle w:val="a6"/>
    </w:pPr>
    <w:r>
      <w:pict>
        <v:shapetype id="_x0000_t202" coordsize="21600,21600" o:spt="202" path="m,l,21600r21600,l21600,xe">
          <v:stroke joinstyle="miter"/>
          <v:path gradientshapeok="t" o:connecttype="rect"/>
        </v:shapetype>
        <v:shape id="文本框 6" o:spid="_x0000_s3073" type="#_x0000_t202" style="position:absolute;margin-left:180.8pt;margin-top:.1pt;width:82.3pt;height:11.65pt;z-index:251658240;mso-position-horizontal-relative:margin" o:preferrelative="t" filled="f" stroked="f">
          <v:textbox inset="0,0,0,0">
            <w:txbxContent>
              <w:p w:rsidR="00C61FEA" w:rsidRDefault="00C61FEA">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A60B13">
                  <w:rPr>
                    <w:noProof/>
                    <w:sz w:val="18"/>
                  </w:rPr>
                  <w:t>48</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fldSimple w:instr=" NUMPAGES  \* MERGEFORMAT ">
                  <w:ins w:id="0" w:author="曹姝玥" w:date="2016-01-03T08:35:00Z">
                    <w:r w:rsidR="00A60B13" w:rsidRPr="00A60B13">
                      <w:rPr>
                        <w:noProof/>
                        <w:sz w:val="18"/>
                        <w:rPrChange w:id="1" w:author="曹姝玥" w:date="2016-01-03T08:35:00Z">
                          <w:rPr/>
                        </w:rPrChange>
                      </w:rPr>
                      <w:t>48</w:t>
                    </w:r>
                  </w:ins>
                  <w:del w:id="2" w:author="曹姝玥" w:date="2016-01-03T08:32:00Z">
                    <w:r w:rsidRPr="00C61FEA" w:rsidDel="00C61FEA">
                      <w:rPr>
                        <w:noProof/>
                        <w:sz w:val="18"/>
                      </w:rPr>
                      <w:delText>49</w:delText>
                    </w:r>
                  </w:del>
                </w:fldSimple>
                <w:r>
                  <w:rPr>
                    <w:rFonts w:hint="eastAsia"/>
                    <w:sz w:val="18"/>
                  </w:rPr>
                  <w:t xml:space="preserve"> </w:t>
                </w:r>
                <w:r>
                  <w:rPr>
                    <w:rFonts w:hint="eastAsia"/>
                    <w:sz w:val="18"/>
                  </w:rPr>
                  <w:t>页</w:t>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30DF" w:rsidRDefault="007630DF" w:rsidP="00D960C8">
      <w:r>
        <w:separator/>
      </w:r>
    </w:p>
  </w:footnote>
  <w:footnote w:type="continuationSeparator" w:id="0">
    <w:p w:rsidR="007630DF" w:rsidRDefault="007630DF" w:rsidP="00D960C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1FEA" w:rsidRDefault="00C61FEA">
    <w:pPr>
      <w:pStyle w:val="a7"/>
      <w:jc w:val="both"/>
      <w:rPr>
        <w:color w:val="969696"/>
      </w:rPr>
    </w:pPr>
    <w:r>
      <w:rPr>
        <w:rFonts w:hint="eastAsia"/>
        <w:color w:val="969696"/>
      </w:rPr>
      <w:t>快递物流系统</w:t>
    </w:r>
    <w:r>
      <w:rPr>
        <w:rFonts w:hint="eastAsia"/>
        <w:color w:val="969696"/>
      </w:rPr>
      <w:t xml:space="preserve">  </w:t>
    </w:r>
    <w:r>
      <w:rPr>
        <w:rFonts w:hint="eastAsia"/>
        <w:color w:val="969696"/>
      </w:rPr>
      <w:t>开发人员：曹姝玥</w:t>
    </w:r>
    <w:r>
      <w:rPr>
        <w:rFonts w:hint="eastAsia"/>
        <w:color w:val="969696"/>
      </w:rPr>
      <w:t xml:space="preserve"> </w:t>
    </w:r>
    <w:r>
      <w:rPr>
        <w:rFonts w:hint="eastAsia"/>
        <w:color w:val="969696"/>
      </w:rPr>
      <w:t>雷婷</w:t>
    </w:r>
    <w:r>
      <w:rPr>
        <w:rFonts w:hint="eastAsia"/>
        <w:color w:val="969696"/>
      </w:rPr>
      <w:t xml:space="preserve"> </w:t>
    </w:r>
    <w:r>
      <w:rPr>
        <w:rFonts w:hint="eastAsia"/>
        <w:color w:val="969696"/>
      </w:rPr>
      <w:t>李莹</w:t>
    </w:r>
    <w:r>
      <w:rPr>
        <w:rFonts w:hint="eastAsia"/>
        <w:color w:val="969696"/>
      </w:rPr>
      <w:t xml:space="preserve"> </w:t>
    </w:r>
    <w:r>
      <w:rPr>
        <w:rFonts w:hint="eastAsia"/>
        <w:color w:val="969696"/>
      </w:rPr>
      <w:t>徐海溦</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87353A2"/>
    <w:multiLevelType w:val="multilevel"/>
    <w:tmpl w:val="387353A2"/>
    <w:lvl w:ilvl="0" w:tentative="1">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1">
    <w:nsid w:val="3F821066"/>
    <w:multiLevelType w:val="multilevel"/>
    <w:tmpl w:val="3F821066"/>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nsid w:val="4E1252C0"/>
    <w:multiLevelType w:val="multilevel"/>
    <w:tmpl w:val="4E1252C0"/>
    <w:lvl w:ilvl="0" w:tentative="1">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3">
    <w:nsid w:val="563DB8A7"/>
    <w:multiLevelType w:val="singleLevel"/>
    <w:tmpl w:val="563DB8A7"/>
    <w:lvl w:ilvl="0">
      <w:start w:val="1"/>
      <w:numFmt w:val="decimal"/>
      <w:suff w:val="nothing"/>
      <w:lvlText w:val="%1、"/>
      <w:lvlJc w:val="left"/>
    </w:lvl>
  </w:abstractNum>
  <w:num w:numId="1">
    <w:abstractNumId w:val="3"/>
  </w:num>
  <w:num w:numId="2">
    <w:abstractNumId w:val="1"/>
  </w:num>
  <w:num w:numId="3">
    <w:abstractNumId w:val="0"/>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李莹">
    <w15:presenceInfo w15:providerId="Windows Live" w15:userId="9d96f701f2318b42"/>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7170"/>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172A27"/>
    <w:rsid w:val="000030F4"/>
    <w:rsid w:val="000B7A34"/>
    <w:rsid w:val="000E2A39"/>
    <w:rsid w:val="00135ACF"/>
    <w:rsid w:val="00136CB0"/>
    <w:rsid w:val="00172A27"/>
    <w:rsid w:val="001C5678"/>
    <w:rsid w:val="002B61B7"/>
    <w:rsid w:val="00311DF0"/>
    <w:rsid w:val="00315B4F"/>
    <w:rsid w:val="0036599E"/>
    <w:rsid w:val="00374734"/>
    <w:rsid w:val="003F6415"/>
    <w:rsid w:val="00403BAA"/>
    <w:rsid w:val="004F4EBA"/>
    <w:rsid w:val="005D0D81"/>
    <w:rsid w:val="006108DA"/>
    <w:rsid w:val="00652F3A"/>
    <w:rsid w:val="006B6364"/>
    <w:rsid w:val="006B6C16"/>
    <w:rsid w:val="006F1977"/>
    <w:rsid w:val="007630DF"/>
    <w:rsid w:val="00792063"/>
    <w:rsid w:val="008271E6"/>
    <w:rsid w:val="008964D6"/>
    <w:rsid w:val="008B2811"/>
    <w:rsid w:val="00987E1E"/>
    <w:rsid w:val="009E181A"/>
    <w:rsid w:val="00A60B13"/>
    <w:rsid w:val="00A70A7E"/>
    <w:rsid w:val="00AA4499"/>
    <w:rsid w:val="00AA6CE9"/>
    <w:rsid w:val="00C176CD"/>
    <w:rsid w:val="00C61FEA"/>
    <w:rsid w:val="00CA572F"/>
    <w:rsid w:val="00D960C8"/>
    <w:rsid w:val="00DB14D3"/>
    <w:rsid w:val="00E02488"/>
    <w:rsid w:val="00E57DF8"/>
    <w:rsid w:val="00E70AE1"/>
    <w:rsid w:val="00EA0BFA"/>
    <w:rsid w:val="00EB5E12"/>
    <w:rsid w:val="00EC2861"/>
    <w:rsid w:val="00F32C84"/>
    <w:rsid w:val="00F41064"/>
    <w:rsid w:val="00F8033A"/>
    <w:rsid w:val="00F868C5"/>
    <w:rsid w:val="00F962AD"/>
    <w:rsid w:val="00FB6F27"/>
    <w:rsid w:val="07553340"/>
    <w:rsid w:val="08FF1C4F"/>
    <w:rsid w:val="091927F9"/>
    <w:rsid w:val="0C360518"/>
    <w:rsid w:val="0C8F6628"/>
    <w:rsid w:val="0EDB61ED"/>
    <w:rsid w:val="121C2E46"/>
    <w:rsid w:val="1677276B"/>
    <w:rsid w:val="16DF0E96"/>
    <w:rsid w:val="17EE79CE"/>
    <w:rsid w:val="1AE767B2"/>
    <w:rsid w:val="1CC80EC6"/>
    <w:rsid w:val="2119168B"/>
    <w:rsid w:val="234052E2"/>
    <w:rsid w:val="24B31941"/>
    <w:rsid w:val="24E14A0E"/>
    <w:rsid w:val="279A7186"/>
    <w:rsid w:val="28072A05"/>
    <w:rsid w:val="2A012DF7"/>
    <w:rsid w:val="2AD21379"/>
    <w:rsid w:val="2BA534A8"/>
    <w:rsid w:val="2C6D2EF1"/>
    <w:rsid w:val="30542857"/>
    <w:rsid w:val="30CF5A24"/>
    <w:rsid w:val="32705150"/>
    <w:rsid w:val="33766BFC"/>
    <w:rsid w:val="34A614EC"/>
    <w:rsid w:val="353A55E3"/>
    <w:rsid w:val="3622425C"/>
    <w:rsid w:val="374804E7"/>
    <w:rsid w:val="3A382193"/>
    <w:rsid w:val="3AC455FA"/>
    <w:rsid w:val="3ADC2CA1"/>
    <w:rsid w:val="3AF13B40"/>
    <w:rsid w:val="3B915C47"/>
    <w:rsid w:val="3C134F1C"/>
    <w:rsid w:val="3D5D3C39"/>
    <w:rsid w:val="3D900F90"/>
    <w:rsid w:val="4205365D"/>
    <w:rsid w:val="436C1CAB"/>
    <w:rsid w:val="44C37CDE"/>
    <w:rsid w:val="453F2EAB"/>
    <w:rsid w:val="459C1443"/>
    <w:rsid w:val="4B2038D0"/>
    <w:rsid w:val="4C272DFE"/>
    <w:rsid w:val="4D276224"/>
    <w:rsid w:val="4D357738"/>
    <w:rsid w:val="4DA71FF5"/>
    <w:rsid w:val="4DC43B24"/>
    <w:rsid w:val="4DE26957"/>
    <w:rsid w:val="4DE44058"/>
    <w:rsid w:val="50816EA0"/>
    <w:rsid w:val="50B84DFB"/>
    <w:rsid w:val="50BF4786"/>
    <w:rsid w:val="5146160F"/>
    <w:rsid w:val="52EB3A96"/>
    <w:rsid w:val="553D5564"/>
    <w:rsid w:val="57BE4890"/>
    <w:rsid w:val="5876152E"/>
    <w:rsid w:val="5A9418A9"/>
    <w:rsid w:val="5B164401"/>
    <w:rsid w:val="5BC31F9B"/>
    <w:rsid w:val="5C60569C"/>
    <w:rsid w:val="5D4B0B1D"/>
    <w:rsid w:val="5DD43000"/>
    <w:rsid w:val="60A42E1E"/>
    <w:rsid w:val="61770BF8"/>
    <w:rsid w:val="62583769"/>
    <w:rsid w:val="66464C58"/>
    <w:rsid w:val="6A5034F9"/>
    <w:rsid w:val="6D0C6BF5"/>
    <w:rsid w:val="6F8040FB"/>
    <w:rsid w:val="701658F3"/>
    <w:rsid w:val="709B5B4C"/>
    <w:rsid w:val="71A01B77"/>
    <w:rsid w:val="72070621"/>
    <w:rsid w:val="721B72C2"/>
    <w:rsid w:val="726F0F4A"/>
    <w:rsid w:val="733A3E96"/>
    <w:rsid w:val="73D7089D"/>
    <w:rsid w:val="77FF66EE"/>
    <w:rsid w:val="7844395F"/>
    <w:rsid w:val="79294ED6"/>
    <w:rsid w:val="7DAB46BB"/>
    <w:rsid w:val="7E2A080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lsdException w:name="toc 3" w:semiHidden="0" w:uiPriority="39" w:qFormat="1"/>
    <w:lsdException w:name="toc 4" w:semiHidden="0" w:uiPriority="39"/>
    <w:lsdException w:name="toc 5" w:semiHidden="0" w:uiPriority="39" w:qFormat="1"/>
    <w:lsdException w:name="toc 6" w:semiHidden="0" w:uiPriority="39" w:qFormat="1"/>
    <w:lsdException w:name="toc 7" w:semiHidden="0" w:uiPriority="39"/>
    <w:lsdException w:name="toc 8" w:semiHidden="0" w:uiPriority="39" w:qFormat="1"/>
    <w:lsdException w:name="toc 9" w:semiHidden="0" w:uiPriority="39" w:qFormat="1"/>
    <w:lsdException w:name="header" w:semiHidden="0" w:uiPriority="0" w:qFormat="1"/>
    <w:lsdException w:name="footer" w:semiHidden="0" w:uiPriority="0" w:qFormat="1"/>
    <w:lsdException w:name="caption" w:semiHidden="0" w:uiPriority="35" w:qFormat="1"/>
    <w:lsdException w:name="Title" w:semiHidden="0" w:uiPriority="10" w:unhideWhenUsed="0" w:qFormat="1"/>
    <w:lsdException w:name="Default Paragraph Font" w:semiHidden="0" w:uiPriority="1"/>
    <w:lsdException w:name="Body Text Indent" w:semiHidden="0"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semiHidden="0" w:qFormat="1"/>
    <w:lsdException w:name="Table Grid"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60C8"/>
    <w:pPr>
      <w:widowControl w:val="0"/>
      <w:jc w:val="both"/>
    </w:pPr>
    <w:rPr>
      <w:rFonts w:ascii="Calibri" w:hAnsi="Calibri" w:cs="黑体"/>
      <w:kern w:val="2"/>
      <w:sz w:val="21"/>
      <w:szCs w:val="22"/>
    </w:rPr>
  </w:style>
  <w:style w:type="paragraph" w:styleId="1">
    <w:name w:val="heading 1"/>
    <w:basedOn w:val="a"/>
    <w:next w:val="a"/>
    <w:uiPriority w:val="9"/>
    <w:qFormat/>
    <w:rsid w:val="00D960C8"/>
    <w:pPr>
      <w:keepNext/>
      <w:keepLines/>
      <w:spacing w:line="576" w:lineRule="auto"/>
      <w:outlineLvl w:val="0"/>
    </w:pPr>
    <w:rPr>
      <w:b/>
      <w:kern w:val="44"/>
      <w:sz w:val="44"/>
    </w:rPr>
  </w:style>
  <w:style w:type="paragraph" w:styleId="2">
    <w:name w:val="heading 2"/>
    <w:basedOn w:val="a"/>
    <w:next w:val="a"/>
    <w:uiPriority w:val="9"/>
    <w:unhideWhenUsed/>
    <w:qFormat/>
    <w:rsid w:val="00D960C8"/>
    <w:pPr>
      <w:keepNext/>
      <w:keepLines/>
      <w:spacing w:line="413" w:lineRule="auto"/>
      <w:outlineLvl w:val="1"/>
    </w:pPr>
    <w:rPr>
      <w:rFonts w:ascii="Arial" w:eastAsia="黑体" w:hAnsi="Arial"/>
      <w:b/>
      <w:sz w:val="32"/>
    </w:rPr>
  </w:style>
  <w:style w:type="paragraph" w:styleId="3">
    <w:name w:val="heading 3"/>
    <w:basedOn w:val="a"/>
    <w:next w:val="a"/>
    <w:link w:val="3Char"/>
    <w:uiPriority w:val="9"/>
    <w:unhideWhenUsed/>
    <w:qFormat/>
    <w:rsid w:val="00D960C8"/>
    <w:pPr>
      <w:keepNext/>
      <w:keepLines/>
      <w:spacing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rsid w:val="00D960C8"/>
    <w:pPr>
      <w:ind w:leftChars="1200" w:left="2520"/>
    </w:pPr>
  </w:style>
  <w:style w:type="paragraph" w:styleId="a3">
    <w:name w:val="caption"/>
    <w:basedOn w:val="a"/>
    <w:next w:val="a"/>
    <w:uiPriority w:val="35"/>
    <w:unhideWhenUsed/>
    <w:qFormat/>
    <w:rsid w:val="00D960C8"/>
    <w:rPr>
      <w:rFonts w:ascii="Cambria" w:eastAsia="黑体" w:hAnsi="Cambria"/>
      <w:sz w:val="20"/>
      <w:szCs w:val="20"/>
    </w:rPr>
  </w:style>
  <w:style w:type="paragraph" w:styleId="a4">
    <w:name w:val="Body Text Indent"/>
    <w:basedOn w:val="a"/>
    <w:uiPriority w:val="99"/>
    <w:unhideWhenUsed/>
    <w:qFormat/>
    <w:rsid w:val="00D960C8"/>
    <w:pPr>
      <w:spacing w:line="360" w:lineRule="auto"/>
      <w:ind w:firstLineChars="200" w:firstLine="480"/>
    </w:pPr>
    <w:rPr>
      <w:rFonts w:ascii="Times New Roman" w:hAnsi="Times New Roman" w:cs="Times New Roman"/>
      <w:sz w:val="24"/>
      <w:szCs w:val="24"/>
    </w:rPr>
  </w:style>
  <w:style w:type="paragraph" w:styleId="5">
    <w:name w:val="toc 5"/>
    <w:basedOn w:val="a"/>
    <w:next w:val="a"/>
    <w:uiPriority w:val="39"/>
    <w:unhideWhenUsed/>
    <w:qFormat/>
    <w:rsid w:val="00D960C8"/>
    <w:pPr>
      <w:ind w:leftChars="800" w:left="1680"/>
    </w:pPr>
  </w:style>
  <w:style w:type="paragraph" w:styleId="30">
    <w:name w:val="toc 3"/>
    <w:basedOn w:val="a"/>
    <w:next w:val="a"/>
    <w:uiPriority w:val="39"/>
    <w:unhideWhenUsed/>
    <w:qFormat/>
    <w:rsid w:val="00D960C8"/>
    <w:pPr>
      <w:ind w:leftChars="400" w:left="840"/>
    </w:pPr>
  </w:style>
  <w:style w:type="paragraph" w:styleId="8">
    <w:name w:val="toc 8"/>
    <w:basedOn w:val="a"/>
    <w:next w:val="a"/>
    <w:uiPriority w:val="39"/>
    <w:unhideWhenUsed/>
    <w:qFormat/>
    <w:rsid w:val="00D960C8"/>
    <w:pPr>
      <w:ind w:leftChars="1400" w:left="2940"/>
    </w:pPr>
  </w:style>
  <w:style w:type="paragraph" w:styleId="a5">
    <w:name w:val="Balloon Text"/>
    <w:basedOn w:val="a"/>
    <w:link w:val="Char"/>
    <w:uiPriority w:val="99"/>
    <w:unhideWhenUsed/>
    <w:qFormat/>
    <w:rsid w:val="00D960C8"/>
    <w:rPr>
      <w:sz w:val="18"/>
      <w:szCs w:val="18"/>
    </w:rPr>
  </w:style>
  <w:style w:type="paragraph" w:styleId="a6">
    <w:name w:val="footer"/>
    <w:basedOn w:val="a"/>
    <w:unhideWhenUsed/>
    <w:qFormat/>
    <w:rsid w:val="00D960C8"/>
    <w:pPr>
      <w:tabs>
        <w:tab w:val="center" w:pos="4153"/>
        <w:tab w:val="right" w:pos="8306"/>
      </w:tabs>
      <w:snapToGrid w:val="0"/>
      <w:jc w:val="left"/>
    </w:pPr>
    <w:rPr>
      <w:sz w:val="18"/>
      <w:szCs w:val="18"/>
    </w:rPr>
  </w:style>
  <w:style w:type="paragraph" w:styleId="a7">
    <w:name w:val="header"/>
    <w:basedOn w:val="a"/>
    <w:unhideWhenUsed/>
    <w:qFormat/>
    <w:rsid w:val="00D960C8"/>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D960C8"/>
  </w:style>
  <w:style w:type="paragraph" w:styleId="4">
    <w:name w:val="toc 4"/>
    <w:basedOn w:val="a"/>
    <w:next w:val="a"/>
    <w:uiPriority w:val="39"/>
    <w:unhideWhenUsed/>
    <w:rsid w:val="00D960C8"/>
    <w:pPr>
      <w:ind w:leftChars="600" w:left="1260"/>
    </w:pPr>
  </w:style>
  <w:style w:type="paragraph" w:styleId="6">
    <w:name w:val="toc 6"/>
    <w:basedOn w:val="a"/>
    <w:next w:val="a"/>
    <w:uiPriority w:val="39"/>
    <w:unhideWhenUsed/>
    <w:qFormat/>
    <w:rsid w:val="00D960C8"/>
    <w:pPr>
      <w:ind w:leftChars="1000" w:left="2100"/>
    </w:pPr>
  </w:style>
  <w:style w:type="paragraph" w:styleId="20">
    <w:name w:val="toc 2"/>
    <w:basedOn w:val="a"/>
    <w:next w:val="a"/>
    <w:uiPriority w:val="39"/>
    <w:unhideWhenUsed/>
    <w:rsid w:val="00D960C8"/>
    <w:pPr>
      <w:ind w:leftChars="200" w:left="420"/>
    </w:pPr>
  </w:style>
  <w:style w:type="paragraph" w:styleId="9">
    <w:name w:val="toc 9"/>
    <w:basedOn w:val="a"/>
    <w:next w:val="a"/>
    <w:uiPriority w:val="39"/>
    <w:unhideWhenUsed/>
    <w:qFormat/>
    <w:rsid w:val="00D960C8"/>
    <w:pPr>
      <w:ind w:leftChars="1600" w:left="3360"/>
    </w:pPr>
  </w:style>
  <w:style w:type="table" w:styleId="a8">
    <w:name w:val="Table Grid"/>
    <w:basedOn w:val="a1"/>
    <w:uiPriority w:val="99"/>
    <w:unhideWhenUsed/>
    <w:qFormat/>
    <w:rsid w:val="00D960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无间隔1"/>
    <w:uiPriority w:val="1"/>
    <w:qFormat/>
    <w:rsid w:val="00D960C8"/>
    <w:rPr>
      <w:rFonts w:ascii="Calibri" w:hAnsi="Calibri"/>
      <w:sz w:val="22"/>
      <w:szCs w:val="22"/>
    </w:rPr>
  </w:style>
  <w:style w:type="paragraph" w:customStyle="1" w:styleId="12">
    <w:name w:val="列出段落1"/>
    <w:basedOn w:val="a"/>
    <w:uiPriority w:val="34"/>
    <w:qFormat/>
    <w:rsid w:val="00D960C8"/>
    <w:pPr>
      <w:ind w:firstLineChars="200" w:firstLine="420"/>
    </w:pPr>
  </w:style>
  <w:style w:type="paragraph" w:customStyle="1" w:styleId="21">
    <w:name w:val="列出段落2"/>
    <w:basedOn w:val="a"/>
    <w:uiPriority w:val="34"/>
    <w:qFormat/>
    <w:rsid w:val="00D960C8"/>
    <w:pPr>
      <w:ind w:firstLineChars="200" w:firstLine="420"/>
    </w:pPr>
  </w:style>
  <w:style w:type="paragraph" w:customStyle="1" w:styleId="13">
    <w:name w:val="正文1"/>
    <w:qFormat/>
    <w:rsid w:val="00D960C8"/>
    <w:pPr>
      <w:jc w:val="both"/>
    </w:pPr>
    <w:rPr>
      <w:kern w:val="2"/>
      <w:sz w:val="21"/>
      <w:szCs w:val="21"/>
    </w:rPr>
  </w:style>
  <w:style w:type="paragraph" w:customStyle="1" w:styleId="14">
    <w:name w:val="样式1"/>
    <w:basedOn w:val="a4"/>
    <w:link w:val="1Char"/>
    <w:qFormat/>
    <w:rsid w:val="00D960C8"/>
  </w:style>
  <w:style w:type="paragraph" w:customStyle="1" w:styleId="22">
    <w:name w:val="样式2"/>
    <w:basedOn w:val="a4"/>
    <w:link w:val="2Char"/>
    <w:qFormat/>
    <w:rsid w:val="00D960C8"/>
  </w:style>
  <w:style w:type="character" w:customStyle="1" w:styleId="1Char">
    <w:name w:val="样式1 Char"/>
    <w:link w:val="14"/>
    <w:qFormat/>
    <w:rsid w:val="00D960C8"/>
  </w:style>
  <w:style w:type="character" w:customStyle="1" w:styleId="2Char">
    <w:name w:val="样式2 Char"/>
    <w:link w:val="22"/>
    <w:qFormat/>
    <w:rsid w:val="00D960C8"/>
  </w:style>
  <w:style w:type="character" w:customStyle="1" w:styleId="3Char">
    <w:name w:val="标题 3 Char"/>
    <w:link w:val="3"/>
    <w:qFormat/>
    <w:rsid w:val="00D960C8"/>
    <w:rPr>
      <w:b/>
      <w:sz w:val="32"/>
    </w:rPr>
  </w:style>
  <w:style w:type="character" w:customStyle="1" w:styleId="Char">
    <w:name w:val="批注框文本 Char"/>
    <w:basedOn w:val="a0"/>
    <w:link w:val="a5"/>
    <w:uiPriority w:val="99"/>
    <w:semiHidden/>
    <w:qFormat/>
    <w:rsid w:val="00D960C8"/>
    <w:rPr>
      <w:rFonts w:ascii="Calibri" w:hAnsi="Calibri" w:cs="黑体"/>
      <w:kern w:val="2"/>
      <w:sz w:val="18"/>
      <w:szCs w:val="18"/>
    </w:rPr>
  </w:style>
  <w:style w:type="table" w:customStyle="1" w:styleId="15">
    <w:name w:val="网格型1"/>
    <w:basedOn w:val="a1"/>
    <w:next w:val="a8"/>
    <w:uiPriority w:val="99"/>
    <w:unhideWhenUsed/>
    <w:qFormat/>
    <w:rsid w:val="00652F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emf"/><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emf"/><Relationship Id="rId33" Type="http://schemas.openxmlformats.org/officeDocument/2006/relationships/image" Target="media/image23.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4097"/>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0DCCEA-7BB9-4F45-97B9-A9368E543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48</Pages>
  <Words>5719</Words>
  <Characters>32599</Characters>
  <Application>Microsoft Office Word</Application>
  <DocSecurity>0</DocSecurity>
  <Lines>271</Lines>
  <Paragraphs>76</Paragraphs>
  <ScaleCrop>false</ScaleCrop>
  <Company/>
  <LinksUpToDate>false</LinksUpToDate>
  <CharactersWithSpaces>38242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_x0001_</dc:title>
  <dc:creator>dell</dc:creator>
  <cp:lastModifiedBy>曹姝玥</cp:lastModifiedBy>
  <cp:revision>28</cp:revision>
  <dcterms:created xsi:type="dcterms:W3CDTF">2015-10-26T12:30:00Z</dcterms:created>
  <dcterms:modified xsi:type="dcterms:W3CDTF">2016-01-03T00:35:00Z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