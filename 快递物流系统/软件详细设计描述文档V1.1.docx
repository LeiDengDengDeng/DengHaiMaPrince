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7"/>
        <w:spacing w:before="1540" w:after="240"/>
        <w:jc w:val="center"/>
        <w:rPr>
          <w:color w:val="5B9BD5"/>
        </w:rPr>
      </w:pPr>
      <w:bookmarkStart w:id="0" w:name="_Toc22017100"/>
      <w:bookmarkStart w:id="1" w:name="_Toc196292989"/>
      <w:bookmarkStart w:id="2" w:name="_Toc86901466"/>
      <w:bookmarkStart w:id="3" w:name="_Toc196293133"/>
      <w:bookmarkStart w:id="4" w:name="_Toc289420326"/>
      <w:r>
        <w:rPr>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4" r:link="rId5" cstate="print"/>
                    <a:srcRect r="-224" b="-85"/>
                    <a:stretch>
                      <a:fillRect/>
                    </a:stretch>
                  </pic:blipFill>
                  <pic:spPr>
                    <a:xfrm>
                      <a:off x="0" y="0"/>
                      <a:ext cx="1419225" cy="752475"/>
                    </a:xfrm>
                    <a:prstGeom prst="rect">
                      <a:avLst/>
                    </a:prstGeom>
                    <a:noFill/>
                    <a:ln w="9525">
                      <a:noFill/>
                      <a:miter/>
                    </a:ln>
                  </pic:spPr>
                </pic:pic>
              </a:graphicData>
            </a:graphic>
          </wp:inline>
        </w:drawing>
      </w:r>
    </w:p>
    <w:p>
      <w:pPr>
        <w:pStyle w:val="27"/>
        <w:pBdr>
          <w:top w:val="single" w:color="5B9BD5" w:sz="6" w:space="6"/>
          <w:bottom w:val="single" w:color="5B9BD5" w:sz="6" w:space="6"/>
        </w:pBdr>
        <w:spacing w:after="240"/>
        <w:jc w:val="center"/>
        <w:rPr>
          <w:rFonts w:ascii="黑体" w:hAnsi="宋体" w:eastAsia="黑体" w:cs="黑体"/>
          <w:b/>
          <w:caps/>
          <w:color w:val="5B9BD5"/>
          <w:sz w:val="96"/>
          <w:szCs w:val="96"/>
        </w:rPr>
      </w:pPr>
      <w:r>
        <w:rPr>
          <w:rFonts w:hint="eastAsia" w:ascii="黑体" w:hAnsi="宋体" w:eastAsia="黑体" w:cs="黑体"/>
          <w:b/>
          <w:caps/>
          <w:sz w:val="96"/>
          <w:szCs w:val="96"/>
        </w:rPr>
        <w:t>快递物流系统</w:t>
      </w:r>
    </w:p>
    <w:p>
      <w:pPr>
        <w:pStyle w:val="27"/>
        <w:jc w:val="center"/>
        <w:rPr>
          <w:rFonts w:ascii="黑体" w:hAnsi="宋体" w:eastAsia="黑体" w:cs="黑体"/>
          <w:b/>
          <w:color w:val="5B9BD5"/>
          <w:sz w:val="56"/>
          <w:szCs w:val="56"/>
        </w:rPr>
      </w:pPr>
      <w:r>
        <w:rPr>
          <w:rFonts w:hint="eastAsia" w:ascii="黑体" w:hAnsi="宋体" w:eastAsia="黑体" w:cs="黑体"/>
          <w:b/>
          <w:sz w:val="56"/>
          <w:szCs w:val="56"/>
        </w:rPr>
        <w:t>软件详细设计描述文档</w:t>
      </w:r>
    </w:p>
    <w:p>
      <w:pPr>
        <w:pStyle w:val="27"/>
        <w:spacing w:before="480"/>
        <w:jc w:val="center"/>
        <w:rPr>
          <w:color w:val="5B9BD5"/>
        </w:rPr>
      </w:pPr>
      <w:r>
        <w:rPr>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6" r:link="rId5" cstate="print"/>
                    <a:srcRect r="-420"/>
                    <a:stretch>
                      <a:fillRect/>
                    </a:stretch>
                  </pic:blipFill>
                  <pic:spPr>
                    <a:xfrm>
                      <a:off x="0" y="0"/>
                      <a:ext cx="762000" cy="485775"/>
                    </a:xfrm>
                    <a:prstGeom prst="rect">
                      <a:avLst/>
                    </a:prstGeom>
                    <a:noFill/>
                    <a:ln w="9525">
                      <a:noFill/>
                      <a:miter/>
                    </a:ln>
                  </pic:spPr>
                </pic:pic>
              </a:graphicData>
            </a:graphic>
          </wp:inline>
        </w:drawing>
      </w: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r>
        <w:rPr>
          <w:szCs w:val="20"/>
        </w:rPr>
        <w:pict>
          <v:shape id="文本框 5" o:spid="_x0000_s1026" o:spt="202" type="#_x0000_t202" style="position:absolute;left:0pt;margin-left:0pt;margin-top:593.25pt;height:175.4pt;width:576pt;mso-position-horizontal-relative:margin;mso-position-vertical-relative:page;z-index:250609664;mso-width-relative:margin;mso-height-relative:page;mso-width-percent:1000;" filled="f" stroked="f" coordsize="21600,21600"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v:path/>
            <v:fill on="f" focussize="0,0"/>
            <v:stroke on="f" weight="0.5pt" joinstyle="miter"/>
            <v:imagedata o:title=""/>
            <o:lock v:ext="edit"/>
            <v:textbox inset="0mm,0mm,0mm,0mm">
              <w:txbxContent>
                <w:p>
                  <w:pPr>
                    <w:pStyle w:val="27"/>
                    <w:spacing w:after="40"/>
                    <w:rPr>
                      <w:rFonts w:ascii="黑体" w:hAnsi="宋体" w:eastAsia="黑体" w:cs="黑体"/>
                      <w:b/>
                      <w:color w:val="5B9BD5"/>
                      <w:sz w:val="36"/>
                      <w:szCs w:val="36"/>
                    </w:rPr>
                  </w:pPr>
                </w:p>
                <w:p>
                  <w:pPr>
                    <w:pStyle w:val="27"/>
                    <w:jc w:val="center"/>
                    <w:rPr>
                      <w:rFonts w:ascii="黑体" w:hAnsi="宋体" w:eastAsia="黑体" w:cs="黑体"/>
                      <w:b/>
                      <w:color w:val="5B9BD5"/>
                      <w:sz w:val="36"/>
                      <w:szCs w:val="36"/>
                    </w:rPr>
                  </w:pPr>
                </w:p>
              </w:txbxContent>
            </v:textbox>
          </v:shape>
        </w:pict>
      </w:r>
      <w:r>
        <w:pict>
          <v:shape id="文本框 142" o:spid="_x0000_s1027" o:spt="202" type="#_x0000_t202" style="position:absolute;left:0pt;margin-left:0pt;margin-top:596.25pt;height:172.55pt;width:576pt;mso-position-horizontal-relative:margin;mso-position-vertical-relative:page;z-index:251658240;mso-width-relative:margin;mso-height-relative:page;mso-width-percent:1000;" filled="f" stroked="f" coordsize="21600,21600"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v:path/>
            <v:fill on="f" focussize="0,0"/>
            <v:stroke on="f" weight="0.5pt" joinstyle="miter"/>
            <v:imagedata o:title=""/>
            <o:lock v:ext="edit"/>
            <v:textbox inset="0mm,0mm,0mm,0mm">
              <w:txbxContent>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V1.1 正式版</w:t>
                  </w:r>
                </w:p>
                <w:p>
                  <w:pPr>
                    <w:pStyle w:val="27"/>
                    <w:spacing w:after="40"/>
                    <w:jc w:val="center"/>
                    <w:rPr>
                      <w:rFonts w:ascii="黑体" w:hAnsi="宋体" w:eastAsia="黑体" w:cs="黑体"/>
                      <w:b/>
                      <w:caps/>
                      <w:sz w:val="36"/>
                      <w:szCs w:val="36"/>
                    </w:rPr>
                  </w:pPr>
                </w:p>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2015-11-07</w:t>
                  </w:r>
                </w:p>
                <w:p>
                  <w:pPr>
                    <w:pStyle w:val="27"/>
                    <w:spacing w:after="40"/>
                    <w:jc w:val="center"/>
                    <w:rPr>
                      <w:rFonts w:ascii="黑体" w:hAnsi="宋体" w:eastAsia="黑体" w:cs="黑体"/>
                      <w:b/>
                      <w:caps/>
                      <w:sz w:val="36"/>
                      <w:szCs w:val="36"/>
                    </w:rPr>
                  </w:pPr>
                </w:p>
                <w:p>
                  <w:pPr>
                    <w:widowControl/>
                    <w:jc w:val="center"/>
                    <w:rPr>
                      <w:rFonts w:ascii="黑体" w:hAnsi="黑体" w:eastAsia="黑体"/>
                      <w:b/>
                      <w:sz w:val="36"/>
                      <w:szCs w:val="36"/>
                    </w:rPr>
                  </w:pPr>
                  <w:r>
                    <w:rPr>
                      <w:rFonts w:hint="eastAsia" w:ascii="黑体" w:hAnsi="黑体" w:eastAsia="黑体"/>
                      <w:b/>
                      <w:sz w:val="36"/>
                      <w:szCs w:val="36"/>
                    </w:rPr>
                    <w:t>噔海马小王子Team</w:t>
                  </w:r>
                </w:p>
                <w:p>
                  <w:pPr>
                    <w:pStyle w:val="27"/>
                    <w:spacing w:after="40"/>
                    <w:jc w:val="center"/>
                    <w:rPr>
                      <w:rFonts w:ascii="黑体" w:hAnsi="宋体" w:eastAsia="黑体" w:cs="黑体"/>
                      <w:b/>
                      <w:caps/>
                      <w:sz w:val="36"/>
                      <w:szCs w:val="36"/>
                    </w:rPr>
                  </w:pPr>
                </w:p>
              </w:txbxContent>
            </v:textbox>
          </v:shape>
        </w:pict>
      </w:r>
      <w:bookmarkEnd w:id="0"/>
      <w:bookmarkEnd w:id="1"/>
      <w:bookmarkEnd w:id="2"/>
      <w:bookmarkEnd w:id="3"/>
      <w:bookmarkEnd w:id="4"/>
    </w:p>
    <w:p>
      <w:pPr>
        <w:pStyle w:val="29"/>
        <w:rPr>
          <w:color w:val="auto"/>
          <w:sz w:val="40"/>
          <w:szCs w:val="40"/>
          <w:lang w:val="zh-CN"/>
        </w:rPr>
      </w:pPr>
      <w:r>
        <w:rPr>
          <w:rFonts w:hint="eastAsia" w:cs="宋体"/>
          <w:color w:val="auto"/>
          <w:sz w:val="40"/>
          <w:szCs w:val="40"/>
          <w:lang w:val="zh-CN"/>
        </w:rPr>
        <w:t>目录</w:t>
      </w:r>
    </w:p>
    <w:p>
      <w:pPr>
        <w:pStyle w:val="12"/>
        <w:widowControl/>
        <w:tabs>
          <w:tab w:val="right" w:leader="dot" w:pos="8296"/>
        </w:tabs>
        <w:rPr>
          <w:rFonts w:ascii="Calibri" w:hAnsi="Calibri" w:cs="Calibri"/>
          <w:szCs w:val="22"/>
        </w:rPr>
      </w:pPr>
      <w:r>
        <w:fldChar w:fldCharType="begin"/>
      </w:r>
      <w:r>
        <w:instrText xml:space="preserve"> TOC \o "1-3" \h \z \u </w:instrText>
      </w:r>
      <w:r>
        <w:fldChar w:fldCharType="separate"/>
      </w:r>
      <w:r>
        <w:fldChar w:fldCharType="begin"/>
      </w:r>
      <w:r>
        <w:instrText xml:space="preserve"> HYPERLINK "file:///C:\\Users\\Administrator\\Desktop\\大作业\\DDL6-11.05\\详细设计文档.doc" \l "_Toc402982450" </w:instrText>
      </w:r>
      <w:r>
        <w:fldChar w:fldCharType="separate"/>
      </w:r>
      <w:r>
        <w:rPr>
          <w:rStyle w:val="18"/>
          <w:rFonts w:hint="eastAsia" w:cs="宋体"/>
        </w:rPr>
        <w:t>文档修改历史</w:t>
      </w:r>
      <w:r>
        <w:rPr>
          <w:rStyle w:val="18"/>
          <w:rFonts w:hint="eastAsia" w:ascii="宋体" w:hAnsi="宋体" w:cs="宋体"/>
          <w:bCs/>
        </w:rPr>
        <w:t>：</w:t>
      </w:r>
      <w:r>
        <w:rPr>
          <w:rStyle w:val="18"/>
          <w:color w:val="auto"/>
          <w:u w:val="none"/>
        </w:rPr>
        <w:tab/>
      </w:r>
      <w:r>
        <w:rPr>
          <w:rStyle w:val="18"/>
          <w:color w:val="auto"/>
          <w:u w:val="none"/>
        </w:rPr>
        <w:fldChar w:fldCharType="begin"/>
      </w:r>
      <w:r>
        <w:rPr>
          <w:rStyle w:val="18"/>
          <w:color w:val="auto"/>
          <w:u w:val="none"/>
        </w:rPr>
        <w:instrText xml:space="preserve"> PAGEREF _Toc402982450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"_Toc402982451" </w:instrText>
      </w:r>
      <w:r>
        <w:fldChar w:fldCharType="separate"/>
      </w:r>
      <w:r>
        <w:rPr>
          <w:rStyle w:val="18"/>
          <w:rFonts w:hint="eastAsia" w:ascii="宋体" w:hAnsi="宋体" w:cs="宋体"/>
          <w:bCs/>
        </w:rPr>
        <w:t>小组成员：</w:t>
      </w:r>
      <w:r>
        <w:rPr>
          <w:rStyle w:val="18"/>
          <w:color w:val="auto"/>
          <w:u w:val="none"/>
        </w:rPr>
        <w:tab/>
      </w:r>
      <w:r>
        <w:rPr>
          <w:rStyle w:val="18"/>
          <w:color w:val="auto"/>
          <w:u w:val="none"/>
        </w:rPr>
        <w:fldChar w:fldCharType="begin"/>
      </w:r>
      <w:r>
        <w:rPr>
          <w:rStyle w:val="18"/>
          <w:color w:val="auto"/>
          <w:u w:val="none"/>
        </w:rPr>
        <w:instrText xml:space="preserve"> PAGEREF _Toc402982451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"_Toc402982452" </w:instrText>
      </w:r>
      <w:r>
        <w:fldChar w:fldCharType="separate"/>
      </w:r>
      <w:r>
        <w:rPr>
          <w:rStyle w:val="18"/>
        </w:rPr>
        <w:t>1.</w:t>
      </w:r>
      <w:r>
        <w:rPr>
          <w:rStyle w:val="18"/>
          <w:rFonts w:hint="eastAsia" w:cs="宋体"/>
        </w:rPr>
        <w:t>引言</w:t>
      </w:r>
      <w:r>
        <w:rPr>
          <w:rStyle w:val="18"/>
          <w:color w:val="auto"/>
          <w:u w:val="none"/>
        </w:rPr>
        <w:tab/>
      </w:r>
      <w:r>
        <w:rPr>
          <w:rStyle w:val="18"/>
          <w:color w:val="auto"/>
          <w:u w:val="none"/>
        </w:rPr>
        <w:fldChar w:fldCharType="begin"/>
      </w:r>
      <w:r>
        <w:rPr>
          <w:rStyle w:val="18"/>
          <w:color w:val="auto"/>
          <w:u w:val="none"/>
        </w:rPr>
        <w:instrText xml:space="preserve"> PAGEREF _Toc402982452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"_Toc402982453" </w:instrText>
      </w:r>
      <w:r>
        <w:fldChar w:fldCharType="separate"/>
      </w:r>
      <w:r>
        <w:rPr>
          <w:rStyle w:val="18"/>
        </w:rPr>
        <w:t>1.1.</w:t>
      </w:r>
      <w:r>
        <w:rPr>
          <w:rStyle w:val="18"/>
          <w:rFonts w:hint="eastAsia" w:cs="宋体"/>
        </w:rPr>
        <w:t>编制目的</w:t>
      </w:r>
      <w:r>
        <w:rPr>
          <w:rStyle w:val="18"/>
          <w:color w:val="auto"/>
          <w:u w:val="none"/>
        </w:rPr>
        <w:tab/>
      </w:r>
      <w:r>
        <w:rPr>
          <w:rStyle w:val="18"/>
          <w:color w:val="auto"/>
          <w:u w:val="none"/>
        </w:rPr>
        <w:fldChar w:fldCharType="begin"/>
      </w:r>
      <w:r>
        <w:rPr>
          <w:rStyle w:val="18"/>
          <w:color w:val="auto"/>
          <w:u w:val="none"/>
        </w:rPr>
        <w:instrText xml:space="preserve"> PAGEREF _Toc402982453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"_Toc402982454" </w:instrText>
      </w:r>
      <w:r>
        <w:fldChar w:fldCharType="separate"/>
      </w:r>
      <w:r>
        <w:rPr>
          <w:rStyle w:val="18"/>
        </w:rPr>
        <w:t>1.2.</w:t>
      </w:r>
      <w:r>
        <w:rPr>
          <w:rStyle w:val="18"/>
          <w:rFonts w:hint="eastAsia" w:cs="宋体"/>
        </w:rPr>
        <w:t>词汇表</w:t>
      </w:r>
      <w:r>
        <w:rPr>
          <w:rStyle w:val="18"/>
          <w:color w:val="auto"/>
          <w:u w:val="none"/>
        </w:rPr>
        <w:tab/>
      </w:r>
      <w:r>
        <w:rPr>
          <w:rStyle w:val="18"/>
          <w:color w:val="auto"/>
          <w:u w:val="none"/>
        </w:rPr>
        <w:fldChar w:fldCharType="begin"/>
      </w:r>
      <w:r>
        <w:rPr>
          <w:rStyle w:val="18"/>
          <w:color w:val="auto"/>
          <w:u w:val="none"/>
        </w:rPr>
        <w:instrText xml:space="preserve"> PAGEREF _Toc402982454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"_Toc402982455" </w:instrText>
      </w:r>
      <w:r>
        <w:fldChar w:fldCharType="separate"/>
      </w:r>
      <w:r>
        <w:rPr>
          <w:rStyle w:val="18"/>
        </w:rPr>
        <w:t>1.3.</w:t>
      </w:r>
      <w:r>
        <w:rPr>
          <w:rStyle w:val="18"/>
          <w:rFonts w:hint="eastAsia" w:cs="宋体"/>
        </w:rPr>
        <w:t>参考资料</w:t>
      </w:r>
      <w:r>
        <w:rPr>
          <w:rStyle w:val="18"/>
          <w:color w:val="auto"/>
          <w:u w:val="none"/>
        </w:rPr>
        <w:tab/>
      </w:r>
      <w:r>
        <w:rPr>
          <w:rStyle w:val="18"/>
          <w:color w:val="auto"/>
          <w:u w:val="none"/>
        </w:rPr>
        <w:fldChar w:fldCharType="begin"/>
      </w:r>
      <w:r>
        <w:rPr>
          <w:rStyle w:val="18"/>
          <w:color w:val="auto"/>
          <w:u w:val="none"/>
        </w:rPr>
        <w:instrText xml:space="preserve"> PAGEREF _Toc402982455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"_Toc402982456" </w:instrText>
      </w:r>
      <w:r>
        <w:fldChar w:fldCharType="separate"/>
      </w:r>
      <w:r>
        <w:rPr>
          <w:rStyle w:val="18"/>
        </w:rPr>
        <w:t>2.</w:t>
      </w:r>
      <w:r>
        <w:rPr>
          <w:rStyle w:val="18"/>
          <w:rFonts w:hint="eastAsia" w:cs="宋体"/>
        </w:rPr>
        <w:t>产品概述</w:t>
      </w:r>
      <w:r>
        <w:rPr>
          <w:rStyle w:val="18"/>
          <w:color w:val="auto"/>
          <w:u w:val="none"/>
        </w:rPr>
        <w:tab/>
      </w:r>
      <w:r>
        <w:rPr>
          <w:rStyle w:val="18"/>
          <w:color w:val="auto"/>
          <w:u w:val="none"/>
        </w:rPr>
        <w:fldChar w:fldCharType="begin"/>
      </w:r>
      <w:r>
        <w:rPr>
          <w:rStyle w:val="18"/>
          <w:color w:val="auto"/>
          <w:u w:val="none"/>
        </w:rPr>
        <w:instrText xml:space="preserve"> PAGEREF _Toc402982456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"_Toc402982457" </w:instrText>
      </w:r>
      <w:r>
        <w:fldChar w:fldCharType="separate"/>
      </w:r>
      <w:r>
        <w:rPr>
          <w:rStyle w:val="18"/>
        </w:rPr>
        <w:t>3.</w:t>
      </w:r>
      <w:r>
        <w:rPr>
          <w:rStyle w:val="18"/>
          <w:rFonts w:hint="eastAsia" w:cs="宋体"/>
        </w:rPr>
        <w:t>体系结构设计概述</w:t>
      </w:r>
      <w:r>
        <w:rPr>
          <w:rStyle w:val="18"/>
          <w:color w:val="auto"/>
          <w:u w:val="none"/>
        </w:rPr>
        <w:tab/>
      </w:r>
      <w:r>
        <w:rPr>
          <w:rStyle w:val="18"/>
          <w:color w:val="auto"/>
          <w:u w:val="none"/>
        </w:rPr>
        <w:fldChar w:fldCharType="begin"/>
      </w:r>
      <w:r>
        <w:rPr>
          <w:rStyle w:val="18"/>
          <w:color w:val="auto"/>
          <w:u w:val="none"/>
        </w:rPr>
        <w:instrText xml:space="preserve"> PAGEREF _Toc402982457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"_Toc402982458" </w:instrText>
      </w:r>
      <w:r>
        <w:fldChar w:fldCharType="separate"/>
      </w:r>
      <w:r>
        <w:rPr>
          <w:rStyle w:val="18"/>
        </w:rPr>
        <w:t>4.</w:t>
      </w:r>
      <w:r>
        <w:rPr>
          <w:rStyle w:val="18"/>
          <w:rFonts w:hint="eastAsia" w:cs="宋体"/>
        </w:rPr>
        <w:t>中层设计</w:t>
      </w:r>
      <w:r>
        <w:rPr>
          <w:rStyle w:val="18"/>
          <w:color w:val="auto"/>
          <w:u w:val="none"/>
        </w:rPr>
        <w:tab/>
      </w:r>
      <w:r>
        <w:rPr>
          <w:rStyle w:val="18"/>
          <w:color w:val="auto"/>
          <w:u w:val="none"/>
        </w:rPr>
        <w:fldChar w:fldCharType="begin"/>
      </w:r>
      <w:r>
        <w:rPr>
          <w:rStyle w:val="18"/>
          <w:color w:val="auto"/>
          <w:u w:val="none"/>
        </w:rPr>
        <w:instrText xml:space="preserve"> PAGEREF _Toc402982458 \h </w:instrText>
      </w:r>
      <w:r>
        <w:rPr>
          <w:rStyle w:val="18"/>
          <w:color w:val="auto"/>
          <w:u w:val="none"/>
        </w:rPr>
        <w:fldChar w:fldCharType="separate"/>
      </w:r>
      <w:r>
        <w:rPr>
          <w:rStyle w:val="18"/>
          <w:color w:val="auto"/>
          <w:u w:val="none"/>
        </w:rPr>
        <w:t>4</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"_Toc402982459" </w:instrText>
      </w:r>
      <w:r>
        <w:fldChar w:fldCharType="separate"/>
      </w:r>
      <w:r>
        <w:rPr>
          <w:rStyle w:val="18"/>
        </w:rPr>
        <w:t>4.1.</w:t>
      </w:r>
      <w:r>
        <w:rPr>
          <w:rStyle w:val="18"/>
          <w:rFonts w:hint="eastAsia" w:cs="宋体"/>
        </w:rPr>
        <w:t>客户端展示层模块的静态结构和动态职责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_Toc402982459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"_Toc402982460" </w:instrText>
      </w:r>
      <w:r>
        <w:fldChar w:fldCharType="separate"/>
      </w:r>
      <w:r>
        <w:rPr>
          <w:rStyle w:val="18"/>
        </w:rPr>
        <w:t>4.1.1.</w:t>
      </w:r>
      <w:r>
        <w:rPr>
          <w:rStyle w:val="18"/>
          <w:rFonts w:hint="eastAsia" w:cs="宋体"/>
        </w:rPr>
        <w:t>客户端展示层模块局部模块的职责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_Toc402982460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"_Toc402982461" </w:instrText>
      </w:r>
      <w:r>
        <w:fldChar w:fldCharType="separate"/>
      </w:r>
      <w:r>
        <w:rPr>
          <w:rStyle w:val="18"/>
        </w:rPr>
        <w:t>4.1.2.</w:t>
      </w:r>
      <w:r>
        <w:rPr>
          <w:rStyle w:val="18"/>
          <w:rFonts w:hint="eastAsia" w:cs="宋体"/>
        </w:rPr>
        <w:t>客户端展示层模块局部模块的接口规范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_Toc402982461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"_Toc402982462" </w:instrText>
      </w:r>
      <w:r>
        <w:fldChar w:fldCharType="separate"/>
      </w:r>
      <w:r>
        <w:rPr>
          <w:rStyle w:val="18"/>
          <w:rFonts w:hint="eastAsia" w:ascii="宋体" w:hAnsi="宋体" w:cs="宋体"/>
        </w:rPr>
        <w:t>4.1.2.1.mainui模块的接口规范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_Toc402982462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"_Toc402982463" </w:instrText>
      </w:r>
      <w:r>
        <w:fldChar w:fldCharType="separate"/>
      </w:r>
      <w:r>
        <w:rPr>
          <w:rStyle w:val="18"/>
          <w:rFonts w:hint="eastAsia" w:ascii="宋体" w:hAnsi="宋体" w:cs="宋体"/>
        </w:rPr>
        <w:t>4.1.2.2.userui模块的接口规范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_Toc402982463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"_Toc402982464" </w:instrText>
      </w:r>
      <w:r>
        <w:fldChar w:fldCharType="separate"/>
      </w:r>
      <w:r>
        <w:rPr>
          <w:rStyle w:val="18"/>
          <w:rFonts w:hint="eastAsia" w:ascii="宋体" w:hAnsi="宋体" w:cs="宋体"/>
        </w:rPr>
        <w:t>4.1.2.3.nonuserui模块的接口规范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_Toc402982464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"_Toc402982465" </w:instrText>
      </w:r>
      <w:r>
        <w:fldChar w:fldCharType="separate"/>
      </w:r>
      <w:r>
        <w:rPr>
          <w:rStyle w:val="18"/>
          <w:rFonts w:hint="eastAsia" w:ascii="宋体" w:hAnsi="宋体" w:cs="宋体"/>
        </w:rPr>
        <w:t>4.1.2.4.insititutionui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_Toc402982465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"_Toc402982466" </w:instrText>
      </w:r>
      <w:r>
        <w:fldChar w:fldCharType="separate"/>
      </w:r>
      <w:r>
        <w:rPr>
          <w:rStyle w:val="18"/>
          <w:rFonts w:hint="eastAsia" w:ascii="宋体" w:hAnsi="宋体" w:cs="宋体"/>
        </w:rPr>
        <w:t>4.1.2.5.commodityui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_Toc402982466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"_Toc402982467" </w:instrText>
      </w:r>
      <w:r>
        <w:fldChar w:fldCharType="separate"/>
      </w:r>
      <w:r>
        <w:rPr>
          <w:rStyle w:val="18"/>
          <w:rFonts w:hint="eastAsia" w:ascii="宋体" w:hAnsi="宋体" w:cs="宋体"/>
        </w:rPr>
        <w:t>4.1.2.6.logui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_Toc402982467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"_Toc402982468" </w:instrText>
      </w:r>
      <w:r>
        <w:fldChar w:fldCharType="separate"/>
      </w:r>
      <w:r>
        <w:rPr>
          <w:rStyle w:val="18"/>
          <w:rFonts w:hint="eastAsia" w:ascii="宋体" w:hAnsi="宋体" w:cs="宋体"/>
        </w:rPr>
        <w:t>4.1.2.7.sheetui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_Toc402982468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"_Toc402982469" </w:instrText>
      </w:r>
      <w:r>
        <w:fldChar w:fldCharType="separate"/>
      </w:r>
      <w:r>
        <w:rPr>
          <w:rStyle w:val="18"/>
          <w:rFonts w:hint="eastAsia" w:ascii="宋体" w:hAnsi="宋体" w:cs="宋体"/>
        </w:rPr>
        <w:t>4.1.2.8.begininfoui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_Toc402982469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"_Toc402982470" </w:instrText>
      </w:r>
      <w:r>
        <w:fldChar w:fldCharType="separate"/>
      </w:r>
      <w:r>
        <w:rPr>
          <w:rStyle w:val="18"/>
          <w:rFonts w:hint="eastAsia" w:ascii="宋体" w:hAnsi="宋体" w:cs="宋体"/>
        </w:rPr>
        <w:t>4.1.2.9.accountui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_Toc402982470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ins w:id="0" w:author="曹姝玥" w:date="2015-12-31T20:57:00Z"/>
          <w:rFonts w:hint="eastAsia"/>
        </w:rPr>
      </w:pPr>
      <w:r>
        <w:fldChar w:fldCharType="begin"/>
      </w:r>
      <w:r>
        <w:instrText xml:space="preserve"> HYPERLINK "file:///C:\\Users\\Administrator\\Desktop\\大作业\\DDL6-11.05\\详细设计文档.doc" \l "_Toc402982471" </w:instrText>
      </w:r>
      <w:r>
        <w:fldChar w:fldCharType="separate"/>
      </w:r>
      <w:r>
        <w:rPr>
          <w:rStyle w:val="18"/>
          <w:rFonts w:hint="eastAsia" w:ascii="宋体" w:hAnsi="宋体" w:cs="宋体"/>
          <w:sz w:val="18"/>
          <w:szCs w:val="18"/>
        </w:rPr>
        <w:t>4.1.2.10.staffmanageui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_Toc402982471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widowControl/>
        <w:ind w:firstLine="1050" w:firstLineChars="500"/>
        <w:rPr>
          <w:rFonts w:ascii="Calibri" w:hAnsi="Calibri" w:cs="Calibri"/>
          <w:szCs w:val="22"/>
        </w:rPr>
        <w:pPrChange w:id="1" w:author="曹姝玥" w:date="2015-12-31T20:57:00Z">
          <w:pPr>
            <w:pStyle w:val="12"/>
            <w:widowControl/>
            <w:tabs>
              <w:tab w:val="left" w:pos="1050"/>
              <w:tab w:val="right" w:leader="dot" w:pos="8296"/>
            </w:tabs>
            <w:ind w:firstLine="1050" w:firstLineChars="500"/>
          </w:pPr>
        </w:pPrChange>
      </w:pPr>
      <w:ins w:id="2" w:author="曹姝玥" w:date="2015-12-31T20:57:00Z">
        <w:r>
          <w:rPr>
            <w:rFonts w:hint="eastAsia"/>
          </w:rPr>
          <w:tab/>
        </w:r>
      </w:ins>
      <w:ins w:id="3" w:author="曹姝玥" w:date="2015-12-31T20:57:00Z">
        <w:r>
          <w:rPr>
            <w:rFonts w:hint="eastAsia"/>
          </w:rPr>
          <w:tab/>
        </w:r>
      </w:ins>
      <w:ins w:id="4" w:author="曹姝玥" w:date="2015-12-31T20:57:00Z">
        <w:r>
          <w:rPr>
            <w:rFonts w:hint="eastAsia"/>
          </w:rPr>
          <w:t xml:space="preserve">  4.1.2.11</w:t>
        </w:r>
      </w:ins>
      <w:ins w:id="5" w:author="曹姝玥" w:date="2015-12-31T20:58:00Z">
        <w:r>
          <w:rPr>
            <w:rFonts w:hint="eastAsia"/>
          </w:rPr>
          <w:t>.</w:t>
        </w:r>
      </w:ins>
      <w:ins w:id="6" w:author="曹姝玥" w:date="2015-12-31T20:57:00Z">
        <w:r>
          <w:rPr>
            <w:rFonts w:hint="eastAsia"/>
          </w:rPr>
          <w:t xml:space="preserve"> loginui模块的接口规范</w:t>
        </w:r>
      </w:ins>
      <w:ins w:id="7" w:author="曹姝玥" w:date="2015-12-31T20:58:00Z">
        <w:r>
          <w:rPr>
            <w:rFonts w:hint="eastAsia"/>
          </w:rPr>
          <w:t>................................................................................ 8</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"_Toc402982473" </w:instrText>
      </w:r>
      <w:r>
        <w:fldChar w:fldCharType="separate"/>
      </w:r>
      <w:r>
        <w:rPr>
          <w:rStyle w:val="18"/>
        </w:rPr>
        <w:t>4.1.3.</w:t>
      </w:r>
      <w:r>
        <w:rPr>
          <w:rStyle w:val="18"/>
          <w:rFonts w:hint="eastAsia" w:cs="宋体"/>
        </w:rPr>
        <w:t>客户端展示层模块局部模块的设计原理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_Toc402982473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"_Toc402982474" </w:instrText>
      </w:r>
      <w:r>
        <w:fldChar w:fldCharType="separate"/>
      </w:r>
      <w:r>
        <w:rPr>
          <w:rStyle w:val="18"/>
        </w:rPr>
        <w:t>4.2.</w:t>
      </w:r>
      <w:r>
        <w:rPr>
          <w:rStyle w:val="18"/>
          <w:rFonts w:hint="eastAsia" w:cs="宋体"/>
        </w:rPr>
        <w:t>客户端业务逻辑层模块的静态结构和动态职责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_Toc402982474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"_Toc402982475" </w:instrText>
      </w:r>
      <w:r>
        <w:fldChar w:fldCharType="separate"/>
      </w:r>
      <w:r>
        <w:rPr>
          <w:rStyle w:val="18"/>
        </w:rPr>
        <w:t>4.2.1.</w:t>
      </w:r>
      <w:r>
        <w:rPr>
          <w:rStyle w:val="18"/>
          <w:rFonts w:hint="eastAsia" w:cs="宋体"/>
        </w:rPr>
        <w:t>客户端业务逻辑层模块局部模块的职责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_Toc402982475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"_Toc402982476" </w:instrText>
      </w:r>
      <w:r>
        <w:fldChar w:fldCharType="separate"/>
      </w:r>
      <w:r>
        <w:rPr>
          <w:rStyle w:val="18"/>
        </w:rPr>
        <w:t>4.2.2.</w:t>
      </w:r>
      <w:r>
        <w:rPr>
          <w:rStyle w:val="18"/>
          <w:rFonts w:hint="eastAsia" w:cs="宋体"/>
        </w:rPr>
        <w:t>客户端业务逻辑层模块局部模块的接口规范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_Toc402982476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"_Toc402982477" </w:instrText>
      </w:r>
      <w:r>
        <w:fldChar w:fldCharType="separate"/>
      </w:r>
      <w:r>
        <w:rPr>
          <w:rStyle w:val="18"/>
          <w:rFonts w:hint="eastAsia" w:ascii="宋体" w:hAnsi="宋体" w:cs="宋体"/>
        </w:rPr>
        <w:t>4.2.2.1.userbl模块</w:t>
      </w:r>
      <w:r>
        <w:rPr>
          <w:rStyle w:val="18"/>
          <w:color w:val="auto"/>
          <w:u w:val="none"/>
        </w:rPr>
        <w:tab/>
      </w:r>
      <w:r>
        <w:rPr>
          <w:rStyle w:val="18"/>
          <w:color w:val="auto"/>
          <w:u w:val="none"/>
        </w:rPr>
        <w:fldChar w:fldCharType="begin"/>
      </w:r>
      <w:r>
        <w:rPr>
          <w:rStyle w:val="18"/>
          <w:color w:val="auto"/>
          <w:u w:val="none"/>
        </w:rPr>
        <w:instrText xml:space="preserve"> PAGEREF _Toc402982477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"_Toc402982478" </w:instrText>
      </w:r>
      <w:r>
        <w:fldChar w:fldCharType="separate"/>
      </w:r>
      <w:r>
        <w:rPr>
          <w:rStyle w:val="18"/>
          <w:rFonts w:hint="eastAsia" w:ascii="宋体" w:hAnsi="宋体" w:cs="宋体"/>
        </w:rPr>
        <w:t>4.2.2.2.nonuserbl模块</w:t>
      </w:r>
      <w:r>
        <w:rPr>
          <w:rStyle w:val="18"/>
          <w:color w:val="auto"/>
          <w:u w:val="none"/>
        </w:rPr>
        <w:tab/>
      </w:r>
      <w:r>
        <w:rPr>
          <w:rStyle w:val="18"/>
          <w:color w:val="auto"/>
          <w:u w:val="none"/>
        </w:rPr>
        <w:fldChar w:fldCharType="begin"/>
      </w:r>
      <w:r>
        <w:rPr>
          <w:rStyle w:val="18"/>
          <w:color w:val="auto"/>
          <w:u w:val="none"/>
        </w:rPr>
        <w:instrText xml:space="preserve"> PAGEREF _Toc402982478 \h </w:instrText>
      </w:r>
      <w:r>
        <w:rPr>
          <w:rStyle w:val="18"/>
          <w:color w:val="auto"/>
          <w:u w:val="none"/>
        </w:rPr>
        <w:fldChar w:fldCharType="separate"/>
      </w:r>
      <w:r>
        <w:rPr>
          <w:rStyle w:val="18"/>
          <w:color w:val="auto"/>
          <w:u w:val="none"/>
        </w:rPr>
        <w:t>11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"_Toc402982479" </w:instrText>
      </w:r>
      <w:r>
        <w:fldChar w:fldCharType="separate"/>
      </w:r>
      <w:r>
        <w:rPr>
          <w:rStyle w:val="18"/>
          <w:rFonts w:hint="eastAsia" w:ascii="宋体" w:hAnsi="宋体" w:cs="宋体"/>
        </w:rPr>
        <w:t>4.2.2.3.insititutionbl模块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_Toc402982479 \h </w:instrText>
      </w:r>
      <w:r>
        <w:rPr>
          <w:rStyle w:val="18"/>
          <w:color w:val="auto"/>
          <w:u w:val="none"/>
        </w:rPr>
        <w:fldChar w:fldCharType="separate"/>
      </w:r>
      <w:r>
        <w:rPr>
          <w:rStyle w:val="18"/>
          <w:color w:val="auto"/>
          <w:u w:val="none"/>
        </w:rPr>
        <w:t>13</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"_Toc402982480" </w:instrText>
      </w:r>
      <w:r>
        <w:fldChar w:fldCharType="separate"/>
      </w:r>
      <w:r>
        <w:rPr>
          <w:rStyle w:val="18"/>
          <w:rFonts w:hint="eastAsia" w:ascii="宋体" w:hAnsi="宋体" w:cs="宋体"/>
        </w:rPr>
        <w:t>4.2.2.4.commoditybl模块</w:t>
      </w:r>
      <w:r>
        <w:rPr>
          <w:rStyle w:val="18"/>
          <w:color w:val="auto"/>
          <w:u w:val="none"/>
        </w:rPr>
        <w:tab/>
      </w:r>
      <w:r>
        <w:rPr>
          <w:rStyle w:val="18"/>
          <w:color w:val="auto"/>
          <w:u w:val="none"/>
        </w:rPr>
        <w:fldChar w:fldCharType="begin"/>
      </w:r>
      <w:r>
        <w:rPr>
          <w:rStyle w:val="18"/>
          <w:color w:val="auto"/>
          <w:u w:val="none"/>
        </w:rPr>
        <w:instrText xml:space="preserve"> PAGEREF _Toc402982480 \h </w:instrText>
      </w:r>
      <w:r>
        <w:rPr>
          <w:rStyle w:val="18"/>
          <w:color w:val="auto"/>
          <w:u w:val="none"/>
        </w:rPr>
        <w:fldChar w:fldCharType="separate"/>
      </w:r>
      <w:r>
        <w:rPr>
          <w:rStyle w:val="18"/>
          <w:color w:val="auto"/>
          <w:u w:val="none"/>
        </w:rPr>
        <w:t>14</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"_Toc402982481" </w:instrText>
      </w:r>
      <w:r>
        <w:fldChar w:fldCharType="separate"/>
      </w:r>
      <w:r>
        <w:rPr>
          <w:rStyle w:val="18"/>
          <w:rFonts w:hint="eastAsia" w:ascii="宋体" w:hAnsi="宋体" w:cs="宋体"/>
        </w:rPr>
        <w:t>4.2.2.5.logbl模块</w:t>
      </w:r>
      <w:r>
        <w:rPr>
          <w:rStyle w:val="18"/>
          <w:color w:val="auto"/>
          <w:u w:val="none"/>
        </w:rPr>
        <w:tab/>
      </w:r>
      <w:r>
        <w:rPr>
          <w:rStyle w:val="18"/>
          <w:color w:val="auto"/>
          <w:u w:val="none"/>
        </w:rPr>
        <w:fldChar w:fldCharType="begin"/>
      </w:r>
      <w:r>
        <w:rPr>
          <w:rStyle w:val="18"/>
          <w:color w:val="auto"/>
          <w:u w:val="none"/>
        </w:rPr>
        <w:instrText xml:space="preserve"> PAGEREF _Toc402982481 \h </w:instrText>
      </w:r>
      <w:r>
        <w:rPr>
          <w:rStyle w:val="18"/>
          <w:color w:val="auto"/>
          <w:u w:val="none"/>
        </w:rPr>
        <w:fldChar w:fldCharType="separate"/>
      </w:r>
      <w:r>
        <w:rPr>
          <w:rStyle w:val="18"/>
          <w:color w:val="auto"/>
          <w:u w:val="none"/>
        </w:rPr>
        <w:t>16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"_Toc402982482" </w:instrText>
      </w:r>
      <w:r>
        <w:fldChar w:fldCharType="separate"/>
      </w:r>
      <w:r>
        <w:rPr>
          <w:rStyle w:val="18"/>
          <w:rFonts w:hint="eastAsia" w:ascii="宋体" w:hAnsi="宋体" w:cs="宋体"/>
        </w:rPr>
        <w:t>4.2.2.6.sheetbl模块</w:t>
      </w:r>
      <w:r>
        <w:rPr>
          <w:rStyle w:val="18"/>
          <w:color w:val="auto"/>
          <w:u w:val="none"/>
        </w:rPr>
        <w:tab/>
      </w:r>
      <w:r>
        <w:rPr>
          <w:rStyle w:val="18"/>
          <w:color w:val="auto"/>
          <w:u w:val="none"/>
        </w:rPr>
        <w:fldChar w:fldCharType="begin"/>
      </w:r>
      <w:r>
        <w:rPr>
          <w:rStyle w:val="18"/>
          <w:color w:val="auto"/>
          <w:u w:val="none"/>
        </w:rPr>
        <w:instrText xml:space="preserve"> PAGEREF _Toc402982482 \h </w:instrText>
      </w:r>
      <w:r>
        <w:rPr>
          <w:rStyle w:val="18"/>
          <w:color w:val="auto"/>
          <w:u w:val="none"/>
        </w:rPr>
        <w:fldChar w:fldCharType="separate"/>
      </w:r>
      <w:r>
        <w:rPr>
          <w:rStyle w:val="18"/>
          <w:color w:val="auto"/>
          <w:u w:val="none"/>
        </w:rPr>
        <w:t>18</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"_Toc402982483" </w:instrText>
      </w:r>
      <w:r>
        <w:fldChar w:fldCharType="separate"/>
      </w:r>
      <w:r>
        <w:rPr>
          <w:rStyle w:val="18"/>
          <w:rFonts w:hint="eastAsia" w:ascii="宋体" w:hAnsi="宋体" w:cs="宋体"/>
        </w:rPr>
        <w:t>4.2.2.7.begininfobl模块</w:t>
      </w:r>
      <w:r>
        <w:rPr>
          <w:rStyle w:val="18"/>
          <w:color w:val="auto"/>
          <w:u w:val="none"/>
        </w:rPr>
        <w:tab/>
      </w:r>
      <w:r>
        <w:rPr>
          <w:rStyle w:val="18"/>
          <w:color w:val="auto"/>
          <w:u w:val="none"/>
        </w:rPr>
        <w:fldChar w:fldCharType="begin"/>
      </w:r>
      <w:r>
        <w:rPr>
          <w:rStyle w:val="18"/>
          <w:color w:val="auto"/>
          <w:u w:val="none"/>
        </w:rPr>
        <w:instrText xml:space="preserve"> PAGEREF _Toc402982483 \h </w:instrText>
      </w:r>
      <w:r>
        <w:rPr>
          <w:rStyle w:val="18"/>
          <w:color w:val="auto"/>
          <w:u w:val="none"/>
        </w:rPr>
        <w:fldChar w:fldCharType="separate"/>
      </w:r>
      <w:r>
        <w:rPr>
          <w:rStyle w:val="18"/>
          <w:color w:val="auto"/>
          <w:u w:val="none"/>
        </w:rPr>
        <w:t>20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"_Toc402982484" </w:instrText>
      </w:r>
      <w:r>
        <w:fldChar w:fldCharType="separate"/>
      </w:r>
      <w:r>
        <w:rPr>
          <w:rStyle w:val="18"/>
          <w:rFonts w:hint="eastAsia" w:ascii="宋体" w:hAnsi="宋体" w:cs="宋体"/>
        </w:rPr>
        <w:t>4.2.2.8.accountbl模块</w:t>
      </w:r>
      <w:r>
        <w:rPr>
          <w:rStyle w:val="18"/>
          <w:color w:val="auto"/>
          <w:u w:val="none"/>
        </w:rPr>
        <w:tab/>
      </w:r>
      <w:r>
        <w:rPr>
          <w:rStyle w:val="18"/>
          <w:color w:val="auto"/>
          <w:u w:val="none"/>
        </w:rPr>
        <w:fldChar w:fldCharType="begin"/>
      </w:r>
      <w:r>
        <w:rPr>
          <w:rStyle w:val="18"/>
          <w:color w:val="auto"/>
          <w:u w:val="none"/>
        </w:rPr>
        <w:instrText xml:space="preserve"> PAGEREF _Toc402982484 \h </w:instrText>
      </w:r>
      <w:r>
        <w:rPr>
          <w:rStyle w:val="18"/>
          <w:color w:val="auto"/>
          <w:u w:val="none"/>
        </w:rPr>
        <w:fldChar w:fldCharType="separate"/>
      </w:r>
      <w:r>
        <w:rPr>
          <w:rStyle w:val="18"/>
          <w:color w:val="auto"/>
          <w:u w:val="none"/>
        </w:rPr>
        <w:t>21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ins w:id="8" w:author="曹姝玥" w:date="2015-12-31T20:58:00Z"/>
          <w:rFonts w:hint="eastAsia"/>
        </w:rPr>
      </w:pPr>
      <w:r>
        <w:fldChar w:fldCharType="begin"/>
      </w:r>
      <w:r>
        <w:instrText xml:space="preserve"> HYPERLINK "file:///C:\\Users\\Administrator\\Desktop\\大作业\\DDL6-11.05\\详细设计文档.doc" \l "_Toc402982485" </w:instrText>
      </w:r>
      <w:r>
        <w:fldChar w:fldCharType="separate"/>
      </w:r>
      <w:r>
        <w:rPr>
          <w:rStyle w:val="18"/>
          <w:rFonts w:hint="eastAsia" w:ascii="宋体" w:hAnsi="宋体" w:cs="宋体"/>
        </w:rPr>
        <w:t>4.2.2.9.staffmanagebl模块</w:t>
      </w:r>
      <w:r>
        <w:rPr>
          <w:rStyle w:val="18"/>
          <w:color w:val="auto"/>
          <w:u w:val="none"/>
        </w:rPr>
        <w:tab/>
      </w:r>
      <w:r>
        <w:rPr>
          <w:rStyle w:val="18"/>
          <w:color w:val="auto"/>
          <w:u w:val="none"/>
        </w:rPr>
        <w:fldChar w:fldCharType="begin"/>
      </w:r>
      <w:r>
        <w:rPr>
          <w:rStyle w:val="18"/>
          <w:color w:val="auto"/>
          <w:u w:val="none"/>
        </w:rPr>
        <w:instrText xml:space="preserve"> PAGEREF _Toc402982485 \h </w:instrText>
      </w:r>
      <w:r>
        <w:rPr>
          <w:rStyle w:val="18"/>
          <w:color w:val="auto"/>
          <w:u w:val="none"/>
        </w:rPr>
        <w:fldChar w:fldCharType="separate"/>
      </w:r>
      <w:r>
        <w:rPr>
          <w:rStyle w:val="18"/>
          <w:color w:val="auto"/>
          <w:u w:val="none"/>
        </w:rPr>
        <w:t>23</w:t>
      </w:r>
      <w:r>
        <w:rPr>
          <w:rStyle w:val="18"/>
          <w:color w:val="auto"/>
          <w:u w:val="none"/>
        </w:rPr>
        <w:fldChar w:fldCharType="end"/>
      </w:r>
      <w:r>
        <w:rPr>
          <w:rStyle w:val="18"/>
          <w:color w:val="auto"/>
          <w:u w:val="none"/>
        </w:rPr>
        <w:fldChar w:fldCharType="end"/>
      </w:r>
    </w:p>
    <w:p>
      <w:pPr>
        <w:widowControl/>
        <w:ind w:firstLine="1050" w:firstLineChars="500"/>
        <w:rPr>
          <w:rFonts w:ascii="Calibri" w:hAnsi="Calibri" w:cs="Calibri"/>
          <w:szCs w:val="22"/>
        </w:rPr>
        <w:pPrChange w:id="9" w:author="曹姝玥" w:date="2015-12-31T20:58:00Z">
          <w:pPr>
            <w:pStyle w:val="12"/>
            <w:widowControl/>
            <w:tabs>
              <w:tab w:val="left" w:pos="1260"/>
              <w:tab w:val="right" w:leader="dot" w:pos="8296"/>
            </w:tabs>
            <w:ind w:firstLine="1050" w:firstLineChars="500"/>
          </w:pPr>
        </w:pPrChange>
      </w:pPr>
      <w:ins w:id="10" w:author="曹姝玥" w:date="2015-12-31T20:58:00Z">
        <w:r>
          <w:rPr>
            <w:rFonts w:hint="eastAsia"/>
          </w:rPr>
          <w:tab/>
        </w:r>
      </w:ins>
      <w:ins w:id="11" w:author="曹姝玥" w:date="2015-12-31T20:58:00Z">
        <w:r>
          <w:rPr>
            <w:rFonts w:hint="eastAsia"/>
          </w:rPr>
          <w:tab/>
        </w:r>
      </w:ins>
      <w:ins w:id="12" w:author="曹姝玥" w:date="2015-12-31T20:58:00Z">
        <w:r>
          <w:rPr>
            <w:rFonts w:hint="eastAsia"/>
          </w:rPr>
          <w:t xml:space="preserve">  4.2.2.10.</w:t>
        </w:r>
      </w:ins>
      <w:ins w:id="13" w:author="曹姝玥" w:date="2015-12-31T20:59:00Z">
        <w:r>
          <w:rPr>
            <w:rFonts w:hint="eastAsia"/>
          </w:rPr>
          <w:t>. loginbl模块..................................................................................................24</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"_Toc402982487" </w:instrText>
      </w:r>
      <w:r>
        <w:fldChar w:fldCharType="separate"/>
      </w:r>
      <w:r>
        <w:rPr>
          <w:rStyle w:val="18"/>
        </w:rPr>
        <w:t>4.2.3.</w:t>
      </w:r>
      <w:r>
        <w:rPr>
          <w:rStyle w:val="18"/>
          <w:rFonts w:hint="eastAsia" w:cs="宋体"/>
        </w:rPr>
        <w:t>客户端业务逻辑层模块局部的行为</w:t>
      </w:r>
      <w:r>
        <w:rPr>
          <w:rStyle w:val="18"/>
          <w:color w:val="auto"/>
          <w:u w:val="none"/>
        </w:rPr>
        <w:tab/>
      </w:r>
      <w:r>
        <w:rPr>
          <w:rStyle w:val="18"/>
          <w:color w:val="auto"/>
          <w:u w:val="none"/>
        </w:rPr>
        <w:fldChar w:fldCharType="begin"/>
      </w:r>
      <w:r>
        <w:rPr>
          <w:rStyle w:val="18"/>
          <w:color w:val="auto"/>
          <w:u w:val="none"/>
        </w:rPr>
        <w:instrText xml:space="preserve"> PAGEREF _Toc402982487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"_Toc402982488" </w:instrText>
      </w:r>
      <w:r>
        <w:fldChar w:fldCharType="separate"/>
      </w:r>
      <w:r>
        <w:rPr>
          <w:rStyle w:val="18"/>
          <w:rFonts w:hint="eastAsia" w:ascii="宋体" w:hAnsi="宋体" w:cs="宋体"/>
        </w:rPr>
        <w:t>4.2.3.1.userbl模块</w:t>
      </w:r>
      <w:r>
        <w:rPr>
          <w:rStyle w:val="18"/>
          <w:color w:val="auto"/>
          <w:u w:val="none"/>
        </w:rPr>
        <w:tab/>
      </w:r>
      <w:r>
        <w:rPr>
          <w:rStyle w:val="18"/>
          <w:color w:val="auto"/>
          <w:u w:val="none"/>
        </w:rPr>
        <w:fldChar w:fldCharType="begin"/>
      </w:r>
      <w:r>
        <w:rPr>
          <w:rStyle w:val="18"/>
          <w:color w:val="auto"/>
          <w:u w:val="none"/>
        </w:rPr>
        <w:instrText xml:space="preserve"> PAGEREF _Toc402982488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945"/>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"_Toc402982489" </w:instrText>
      </w:r>
      <w:r>
        <w:fldChar w:fldCharType="separate"/>
      </w:r>
      <w:r>
        <w:rPr>
          <w:rStyle w:val="18"/>
          <w:rFonts w:hint="eastAsia" w:ascii="宋体" w:hAnsi="宋体" w:cs="宋体"/>
        </w:rPr>
        <w:t>4.2.3.2.nonuserbl模块</w:t>
      </w:r>
      <w:r>
        <w:rPr>
          <w:rStyle w:val="18"/>
          <w:color w:val="auto"/>
          <w:u w:val="none"/>
        </w:rPr>
        <w:tab/>
      </w:r>
      <w:r>
        <w:rPr>
          <w:rStyle w:val="18"/>
          <w:color w:val="auto"/>
          <w:u w:val="none"/>
        </w:rPr>
        <w:fldChar w:fldCharType="begin"/>
      </w:r>
      <w:r>
        <w:rPr>
          <w:rStyle w:val="18"/>
          <w:color w:val="auto"/>
          <w:u w:val="none"/>
        </w:rPr>
        <w:instrText xml:space="preserve"> PAGEREF _Toc402982489 \h </w:instrText>
      </w:r>
      <w:r>
        <w:rPr>
          <w:rStyle w:val="18"/>
          <w:color w:val="auto"/>
          <w:u w:val="none"/>
        </w:rPr>
        <w:fldChar w:fldCharType="separate"/>
      </w:r>
      <w:r>
        <w:rPr>
          <w:rStyle w:val="18"/>
          <w:color w:val="auto"/>
          <w:u w:val="none"/>
        </w:rPr>
        <w:t>28</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"_Toc402982490" </w:instrText>
      </w:r>
      <w:r>
        <w:fldChar w:fldCharType="separate"/>
      </w:r>
      <w:r>
        <w:rPr>
          <w:rStyle w:val="18"/>
          <w:rFonts w:hint="eastAsia" w:ascii="宋体" w:hAnsi="宋体" w:cs="宋体"/>
        </w:rPr>
        <w:t>4.2.3.3.insititutionbl模块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_Toc402982490 \h </w:instrText>
      </w:r>
      <w:r>
        <w:rPr>
          <w:rStyle w:val="18"/>
          <w:color w:val="auto"/>
          <w:u w:val="none"/>
        </w:rPr>
        <w:fldChar w:fldCharType="separate"/>
      </w:r>
      <w:r>
        <w:rPr>
          <w:rStyle w:val="18"/>
          <w:color w:val="auto"/>
          <w:u w:val="none"/>
        </w:rPr>
        <w:t>29</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"_Toc402982491" </w:instrText>
      </w:r>
      <w:r>
        <w:fldChar w:fldCharType="separate"/>
      </w:r>
      <w:r>
        <w:rPr>
          <w:rStyle w:val="18"/>
          <w:rFonts w:hint="eastAsia" w:ascii="宋体" w:hAnsi="宋体" w:cs="宋体"/>
        </w:rPr>
        <w:t>4.2.3.4.commoditybl模块</w:t>
      </w:r>
      <w:r>
        <w:rPr>
          <w:rStyle w:val="18"/>
          <w:color w:val="auto"/>
          <w:u w:val="none"/>
        </w:rPr>
        <w:tab/>
      </w:r>
      <w:r>
        <w:rPr>
          <w:rStyle w:val="18"/>
          <w:color w:val="auto"/>
          <w:u w:val="none"/>
        </w:rPr>
        <w:fldChar w:fldCharType="begin"/>
      </w:r>
      <w:r>
        <w:rPr>
          <w:rStyle w:val="18"/>
          <w:color w:val="auto"/>
          <w:u w:val="none"/>
        </w:rPr>
        <w:instrText xml:space="preserve"> PAGEREF _Toc402982491 \h </w:instrText>
      </w:r>
      <w:r>
        <w:rPr>
          <w:rStyle w:val="18"/>
          <w:color w:val="auto"/>
          <w:u w:val="none"/>
        </w:rPr>
        <w:fldChar w:fldCharType="separate"/>
      </w:r>
      <w:r>
        <w:rPr>
          <w:rStyle w:val="18"/>
          <w:color w:val="auto"/>
          <w:u w:val="none"/>
        </w:rPr>
        <w:t>30</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"_Toc402982492" </w:instrText>
      </w:r>
      <w:r>
        <w:fldChar w:fldCharType="separate"/>
      </w:r>
      <w:r>
        <w:rPr>
          <w:rStyle w:val="18"/>
          <w:rFonts w:hint="eastAsia" w:ascii="宋体" w:hAnsi="宋体" w:cs="宋体"/>
        </w:rPr>
        <w:t>4.2.3.5.logbl模块</w:t>
      </w:r>
      <w:r>
        <w:rPr>
          <w:rStyle w:val="18"/>
          <w:color w:val="auto"/>
          <w:u w:val="none"/>
        </w:rPr>
        <w:tab/>
      </w:r>
      <w:r>
        <w:rPr>
          <w:rStyle w:val="18"/>
          <w:color w:val="auto"/>
          <w:u w:val="none"/>
        </w:rPr>
        <w:fldChar w:fldCharType="begin"/>
      </w:r>
      <w:r>
        <w:rPr>
          <w:rStyle w:val="18"/>
          <w:color w:val="auto"/>
          <w:u w:val="none"/>
        </w:rPr>
        <w:instrText xml:space="preserve"> PAGEREF _Toc402982492 \h </w:instrText>
      </w:r>
      <w:r>
        <w:rPr>
          <w:rStyle w:val="18"/>
          <w:color w:val="auto"/>
          <w:u w:val="none"/>
        </w:rPr>
        <w:fldChar w:fldCharType="separate"/>
      </w:r>
      <w:r>
        <w:rPr>
          <w:rStyle w:val="18"/>
          <w:color w:val="auto"/>
          <w:u w:val="none"/>
        </w:rPr>
        <w:t>32</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"_Toc402982493" </w:instrText>
      </w:r>
      <w:r>
        <w:fldChar w:fldCharType="separate"/>
      </w:r>
      <w:r>
        <w:rPr>
          <w:rStyle w:val="18"/>
          <w:rFonts w:hint="eastAsia" w:ascii="宋体" w:hAnsi="宋体" w:cs="宋体"/>
        </w:rPr>
        <w:t>4.2.3.6.sheetbl模块</w:t>
      </w:r>
      <w:r>
        <w:rPr>
          <w:rStyle w:val="18"/>
          <w:color w:val="auto"/>
          <w:u w:val="none"/>
        </w:rPr>
        <w:tab/>
      </w:r>
      <w:r>
        <w:rPr>
          <w:rStyle w:val="18"/>
          <w:color w:val="auto"/>
          <w:u w:val="none"/>
        </w:rPr>
        <w:fldChar w:fldCharType="begin"/>
      </w:r>
      <w:r>
        <w:rPr>
          <w:rStyle w:val="18"/>
          <w:color w:val="auto"/>
          <w:u w:val="none"/>
        </w:rPr>
        <w:instrText xml:space="preserve"> PAGEREF _Toc402982493 \h </w:instrText>
      </w:r>
      <w:r>
        <w:rPr>
          <w:rStyle w:val="18"/>
          <w:color w:val="auto"/>
          <w:u w:val="none"/>
        </w:rPr>
        <w:fldChar w:fldCharType="separate"/>
      </w:r>
      <w:r>
        <w:rPr>
          <w:rStyle w:val="18"/>
          <w:color w:val="auto"/>
          <w:u w:val="none"/>
        </w:rPr>
        <w:t>35</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"_Toc402982494" </w:instrText>
      </w:r>
      <w:r>
        <w:fldChar w:fldCharType="separate"/>
      </w:r>
      <w:r>
        <w:rPr>
          <w:rStyle w:val="18"/>
          <w:rFonts w:hint="eastAsia" w:ascii="宋体" w:hAnsi="宋体" w:cs="宋体"/>
        </w:rPr>
        <w:t>4.2.3.7.begininfobl模块</w:t>
      </w:r>
      <w:r>
        <w:rPr>
          <w:rStyle w:val="18"/>
          <w:color w:val="auto"/>
          <w:u w:val="none"/>
        </w:rPr>
        <w:tab/>
      </w:r>
      <w:r>
        <w:rPr>
          <w:rStyle w:val="18"/>
          <w:color w:val="auto"/>
          <w:u w:val="none"/>
        </w:rPr>
        <w:fldChar w:fldCharType="begin"/>
      </w:r>
      <w:r>
        <w:rPr>
          <w:rStyle w:val="18"/>
          <w:color w:val="auto"/>
          <w:u w:val="none"/>
        </w:rPr>
        <w:instrText xml:space="preserve"> PAGEREF _Toc402982494 \h </w:instrText>
      </w:r>
      <w:r>
        <w:rPr>
          <w:rStyle w:val="18"/>
          <w:color w:val="auto"/>
          <w:u w:val="none"/>
        </w:rPr>
        <w:fldChar w:fldCharType="separate"/>
      </w:r>
      <w:r>
        <w:rPr>
          <w:rStyle w:val="18"/>
          <w:color w:val="auto"/>
          <w:u w:val="none"/>
        </w:rPr>
        <w:t>36</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"_Toc402982495" </w:instrText>
      </w:r>
      <w:r>
        <w:fldChar w:fldCharType="separate"/>
      </w:r>
      <w:r>
        <w:rPr>
          <w:rStyle w:val="18"/>
          <w:rFonts w:hint="eastAsia" w:ascii="宋体" w:hAnsi="宋体" w:cs="宋体"/>
        </w:rPr>
        <w:t>4.2.3.8.accountbl模块</w:t>
      </w:r>
      <w:r>
        <w:rPr>
          <w:rStyle w:val="18"/>
          <w:color w:val="auto"/>
          <w:u w:val="none"/>
        </w:rPr>
        <w:tab/>
      </w:r>
      <w:r>
        <w:rPr>
          <w:rStyle w:val="18"/>
          <w:color w:val="auto"/>
          <w:u w:val="none"/>
        </w:rPr>
        <w:fldChar w:fldCharType="begin"/>
      </w:r>
      <w:r>
        <w:rPr>
          <w:rStyle w:val="18"/>
          <w:color w:val="auto"/>
          <w:u w:val="none"/>
        </w:rPr>
        <w:instrText xml:space="preserve"> PAGEREF _Toc402982495 \h </w:instrText>
      </w:r>
      <w:r>
        <w:rPr>
          <w:rStyle w:val="18"/>
          <w:color w:val="auto"/>
          <w:u w:val="none"/>
        </w:rPr>
        <w:fldChar w:fldCharType="separate"/>
      </w:r>
      <w:r>
        <w:rPr>
          <w:rStyle w:val="18"/>
          <w:color w:val="auto"/>
          <w:u w:val="none"/>
        </w:rPr>
        <w:t>37</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ins w:id="14" w:author="曹姝玥" w:date="2015-12-31T20:59:00Z"/>
          <w:rFonts w:hint="eastAsia"/>
        </w:rPr>
      </w:pPr>
      <w:r>
        <w:fldChar w:fldCharType="begin"/>
      </w:r>
      <w:r>
        <w:instrText xml:space="preserve"> HYPERLINK "file:///C:\\Users\\Administrator\\Desktop\\大作业\\DDL6-11.05\\详细设计文档.doc" \l "_Toc402982496" </w:instrText>
      </w:r>
      <w:r>
        <w:fldChar w:fldCharType="separate"/>
      </w:r>
      <w:r>
        <w:rPr>
          <w:rStyle w:val="18"/>
          <w:rFonts w:hint="eastAsia" w:ascii="宋体" w:hAnsi="宋体" w:cs="宋体"/>
        </w:rPr>
        <w:t>4.2.3.9.staffmanagebl模块</w:t>
      </w:r>
      <w:r>
        <w:rPr>
          <w:rStyle w:val="18"/>
          <w:color w:val="auto"/>
          <w:u w:val="none"/>
        </w:rPr>
        <w:tab/>
      </w:r>
      <w:r>
        <w:rPr>
          <w:rStyle w:val="18"/>
          <w:color w:val="auto"/>
          <w:u w:val="none"/>
        </w:rPr>
        <w:fldChar w:fldCharType="begin"/>
      </w:r>
      <w:r>
        <w:rPr>
          <w:rStyle w:val="18"/>
          <w:color w:val="auto"/>
          <w:u w:val="none"/>
        </w:rPr>
        <w:instrText xml:space="preserve"> PAGEREF _Toc402982496 \h </w:instrText>
      </w:r>
      <w:r>
        <w:rPr>
          <w:rStyle w:val="18"/>
          <w:color w:val="auto"/>
          <w:u w:val="none"/>
        </w:rPr>
        <w:fldChar w:fldCharType="separate"/>
      </w:r>
      <w:r>
        <w:rPr>
          <w:rStyle w:val="18"/>
          <w:color w:val="auto"/>
          <w:u w:val="none"/>
        </w:rPr>
        <w:t>39</w:t>
      </w:r>
      <w:r>
        <w:rPr>
          <w:rStyle w:val="18"/>
          <w:color w:val="auto"/>
          <w:u w:val="none"/>
        </w:rPr>
        <w:fldChar w:fldCharType="end"/>
      </w:r>
      <w:r>
        <w:rPr>
          <w:rStyle w:val="18"/>
          <w:color w:val="auto"/>
          <w:u w:val="none"/>
        </w:rPr>
        <w:fldChar w:fldCharType="end"/>
      </w:r>
    </w:p>
    <w:p>
      <w:pPr>
        <w:widowControl/>
        <w:ind w:firstLine="1050" w:firstLineChars="500"/>
        <w:rPr>
          <w:rFonts w:ascii="Calibri" w:hAnsi="Calibri" w:cs="Calibri"/>
          <w:szCs w:val="22"/>
        </w:rPr>
        <w:pPrChange w:id="15" w:author="曹姝玥" w:date="2015-12-31T20:59:00Z">
          <w:pPr>
            <w:pStyle w:val="12"/>
            <w:widowControl/>
            <w:tabs>
              <w:tab w:val="right" w:leader="dot" w:pos="8296"/>
            </w:tabs>
            <w:ind w:firstLine="1050" w:firstLineChars="500"/>
          </w:pPr>
        </w:pPrChange>
      </w:pPr>
      <w:ins w:id="16" w:author="曹姝玥" w:date="2015-12-31T20:59:00Z">
        <w:r>
          <w:rPr>
            <w:rFonts w:hint="eastAsia"/>
          </w:rPr>
          <w:t xml:space="preserve">          4.2.3.9. loginbl</w:t>
        </w:r>
      </w:ins>
      <w:ins w:id="17" w:author="曹姝玥" w:date="2015-12-31T21:00:00Z">
        <w:r>
          <w:rPr>
            <w:rFonts w:hint="eastAsia"/>
          </w:rPr>
          <w:t>模块</w:t>
        </w:r>
      </w:ins>
      <w:ins w:id="18" w:author="曹姝玥" w:date="2015-12-31T21:02:00Z">
        <w:r>
          <w:rPr>
            <w:rFonts w:hint="eastAsia"/>
          </w:rPr>
          <w:t>.....................................................................................................40</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"_Toc402982498" </w:instrText>
      </w:r>
      <w:r>
        <w:fldChar w:fldCharType="separate"/>
      </w:r>
      <w:r>
        <w:rPr>
          <w:rStyle w:val="18"/>
        </w:rPr>
        <w:t>4.2.4.</w:t>
      </w:r>
      <w:r>
        <w:rPr>
          <w:rStyle w:val="18"/>
          <w:rFonts w:hint="eastAsia" w:cs="宋体"/>
        </w:rPr>
        <w:t>客户端业务逻辑层模块的设计原理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_Toc402982498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"_Toc402982499" </w:instrText>
      </w:r>
      <w:r>
        <w:fldChar w:fldCharType="separate"/>
      </w:r>
      <w:r>
        <w:rPr>
          <w:rStyle w:val="18"/>
        </w:rPr>
        <w:t>4.3.</w:t>
      </w:r>
      <w:r>
        <w:rPr>
          <w:rStyle w:val="18"/>
          <w:rFonts w:hint="eastAsia" w:cs="宋体"/>
        </w:rPr>
        <w:t>客户端网络模块的静态结构和动态职责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_Toc402982499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"_Toc402982500" </w:instrText>
      </w:r>
      <w:r>
        <w:fldChar w:fldCharType="separate"/>
      </w:r>
      <w:r>
        <w:rPr>
          <w:rStyle w:val="18"/>
        </w:rPr>
        <w:t>4.3.1.</w:t>
      </w:r>
      <w:r>
        <w:rPr>
          <w:rStyle w:val="18"/>
          <w:rFonts w:hint="eastAsia" w:cs="宋体"/>
        </w:rPr>
        <w:t>客户端网络模块局部模块的职责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_Toc402982500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"_Toc402982501" </w:instrText>
      </w:r>
      <w:r>
        <w:fldChar w:fldCharType="separate"/>
      </w:r>
      <w:r>
        <w:rPr>
          <w:rStyle w:val="18"/>
        </w:rPr>
        <w:t>4.4.</w:t>
      </w:r>
      <w:r>
        <w:rPr>
          <w:rStyle w:val="18"/>
          <w:rFonts w:hint="eastAsia" w:cs="宋体"/>
        </w:rPr>
        <w:t>服务器端网络模块的静态结构和动态职责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_Toc402982501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"_Toc402982502" </w:instrText>
      </w:r>
      <w:r>
        <w:fldChar w:fldCharType="separate"/>
      </w:r>
      <w:r>
        <w:rPr>
          <w:rStyle w:val="18"/>
        </w:rPr>
        <w:t>4.4.1.</w:t>
      </w:r>
      <w:r>
        <w:rPr>
          <w:rStyle w:val="18"/>
          <w:rFonts w:hint="eastAsia" w:cs="宋体"/>
        </w:rPr>
        <w:t>服务器端网络模块局部模块的职责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_Toc402982502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"_Toc402982503" </w:instrText>
      </w:r>
      <w:r>
        <w:fldChar w:fldCharType="separate"/>
      </w:r>
      <w:r>
        <w:rPr>
          <w:rStyle w:val="18"/>
        </w:rPr>
        <w:t>4.4.2.</w:t>
      </w:r>
      <w:r>
        <w:rPr>
          <w:rStyle w:val="18"/>
          <w:rFonts w:hint="eastAsia" w:cs="宋体"/>
        </w:rPr>
        <w:t>服务器端网络模块局部模块的接口规范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_Toc402982503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"_Toc402982504" </w:instrText>
      </w:r>
      <w:r>
        <w:fldChar w:fldCharType="separate"/>
      </w:r>
      <w:r>
        <w:rPr>
          <w:rStyle w:val="18"/>
        </w:rPr>
        <w:t>4.5.</w:t>
      </w:r>
      <w:r>
        <w:rPr>
          <w:rStyle w:val="18"/>
          <w:rFonts w:hint="eastAsia" w:cs="宋体"/>
        </w:rPr>
        <w:t>服务器端数据层模块的静态结构和动态职责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_Toc402982504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"_Toc402982505" </w:instrText>
      </w:r>
      <w:r>
        <w:fldChar w:fldCharType="separate"/>
      </w:r>
      <w:r>
        <w:rPr>
          <w:rStyle w:val="18"/>
        </w:rPr>
        <w:t>4.5.1.</w:t>
      </w:r>
      <w:r>
        <w:rPr>
          <w:rStyle w:val="18"/>
          <w:rFonts w:hint="eastAsia" w:cs="宋体"/>
        </w:rPr>
        <w:t>服务器端数据层模块局部模块的职责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_Toc402982505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"_Toc402982506" </w:instrText>
      </w:r>
      <w:r>
        <w:fldChar w:fldCharType="separate"/>
      </w:r>
      <w:r>
        <w:rPr>
          <w:rStyle w:val="18"/>
        </w:rPr>
        <w:t>4.5.2.</w:t>
      </w:r>
      <w:r>
        <w:rPr>
          <w:rStyle w:val="18"/>
          <w:rFonts w:hint="eastAsia" w:cs="宋体"/>
        </w:rPr>
        <w:t>服务器端数据层模块局部模块的接口规范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_Toc402982506 \h </w:instrText>
      </w:r>
      <w:r>
        <w:rPr>
          <w:rStyle w:val="18"/>
          <w:color w:val="auto"/>
          <w:u w:val="none"/>
        </w:rPr>
        <w:fldChar w:fldCharType="separate"/>
      </w:r>
      <w:r>
        <w:rPr>
          <w:rStyle w:val="18"/>
          <w:color w:val="auto"/>
          <w:u w:val="none"/>
        </w:rPr>
        <w:t>45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"_Toc402982507" </w:instrText>
      </w:r>
      <w:r>
        <w:fldChar w:fldCharType="separate"/>
      </w:r>
      <w:r>
        <w:rPr>
          <w:rStyle w:val="18"/>
        </w:rPr>
        <w:t>4.5.3.</w:t>
      </w:r>
      <w:r>
        <w:rPr>
          <w:rStyle w:val="18"/>
          <w:rFonts w:hint="eastAsia" w:cs="宋体"/>
        </w:rPr>
        <w:t>服务器端数据层模块的设计原理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_Toc402982507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"_Toc402982508" </w:instrText>
      </w:r>
      <w:r>
        <w:fldChar w:fldCharType="separate"/>
      </w:r>
      <w:r>
        <w:rPr>
          <w:rStyle w:val="18"/>
        </w:rPr>
        <w:t>5.</w:t>
      </w:r>
      <w:r>
        <w:rPr>
          <w:rStyle w:val="18"/>
          <w:rFonts w:hint="eastAsia" w:cs="宋体"/>
        </w:rPr>
        <w:t>依赖关系</w:t>
      </w:r>
      <w:r>
        <w:rPr>
          <w:rStyle w:val="18"/>
          <w:color w:val="auto"/>
          <w:u w:val="none"/>
        </w:rPr>
        <w:tab/>
      </w:r>
      <w:r>
        <w:rPr>
          <w:rStyle w:val="18"/>
          <w:color w:val="auto"/>
          <w:u w:val="none"/>
        </w:rPr>
        <w:fldChar w:fldCharType="begin"/>
      </w:r>
      <w:r>
        <w:rPr>
          <w:rStyle w:val="18"/>
          <w:color w:val="auto"/>
          <w:u w:val="none"/>
        </w:rPr>
        <w:instrText xml:space="preserve"> PAGEREF _Toc402982508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rPr>
          <w:b/>
          <w:lang w:val="zh-CN"/>
        </w:rPr>
      </w:pPr>
      <w:r>
        <w:rPr>
          <w:b/>
          <w:szCs w:val="20"/>
          <w:lang w:val="zh-CN"/>
        </w:rPr>
        <w:fldChar w:fldCharType="end"/>
      </w:r>
    </w:p>
    <w:p>
      <w:pPr>
        <w:rPr>
          <w:b/>
          <w:lang w:val="zh-CN"/>
        </w:rPr>
      </w:pPr>
    </w:p>
    <w:p>
      <w:pPr>
        <w:rPr>
          <w:b/>
          <w:lang w:val="zh-CN"/>
        </w:rPr>
      </w:pPr>
    </w:p>
    <w:p>
      <w:pPr>
        <w:rPr>
          <w:b/>
          <w:lang w:val="zh-CN"/>
        </w:rPr>
      </w:pPr>
    </w:p>
    <w:p>
      <w:pPr>
        <w:rPr>
          <w:b/>
          <w:lang w:val="zh-CN"/>
        </w:rPr>
      </w:pPr>
    </w:p>
    <w:p>
      <w:pPr>
        <w:rPr>
          <w:b/>
          <w:lang w:val="zh-CN"/>
        </w:rPr>
      </w:pPr>
    </w:p>
    <w:p>
      <w:pPr>
        <w:rPr>
          <w:b/>
          <w:lang w:val="zh-CN"/>
        </w:rPr>
      </w:pPr>
    </w:p>
    <w:p>
      <w:pPr/>
    </w:p>
    <w:p>
      <w:pPr>
        <w:widowControl/>
        <w:rPr>
          <w:rFonts w:ascii="宋体" w:hAnsi="宋体" w:cs="宋体"/>
          <w:b/>
          <w:bCs/>
          <w:sz w:val="36"/>
          <w:szCs w:val="36"/>
        </w:rPr>
      </w:pPr>
      <w:bookmarkStart w:id="5" w:name="_Toc402982450"/>
    </w:p>
    <w:bookmarkEnd w:id="5"/>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bookmarkStart w:id="6" w:name="_Toc402982452"/>
    </w:p>
    <w:p>
      <w:pPr>
        <w:widowControl/>
        <w:rPr>
          <w:rFonts w:ascii="宋体" w:hAnsi="宋体" w:cs="宋体"/>
          <w:bCs/>
          <w:sz w:val="36"/>
          <w:szCs w:val="36"/>
        </w:rPr>
      </w:pPr>
      <w:r>
        <w:rPr>
          <w:rFonts w:hint="eastAsia" w:ascii="宋体" w:hAnsi="宋体" w:cs="宋体"/>
          <w:b/>
          <w:bCs/>
          <w:sz w:val="36"/>
          <w:szCs w:val="36"/>
        </w:rPr>
        <w:t>文档修改历史：</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632"/>
        <w:gridCol w:w="3566"/>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修改人员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日期</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修改原因</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del w:id="19" w:author="曹姝玥" w:date="2015-12-31T17:59:00Z">
              <w:r>
                <w:rPr>
                  <w:rFonts w:hint="eastAsia" w:ascii="宋体" w:hAnsi="宋体" w:cs="宋体"/>
                  <w:szCs w:val="20"/>
                </w:rPr>
                <w:delText>2014</w:delText>
              </w:r>
            </w:del>
            <w:ins w:id="20" w:author="曹姝玥" w:date="2015-12-31T17:59:00Z">
              <w:r>
                <w:rPr>
                  <w:rFonts w:hint="eastAsia" w:ascii="宋体" w:hAnsi="宋体" w:cs="宋体"/>
                  <w:szCs w:val="20"/>
                </w:rPr>
                <w:t>2015</w:t>
              </w:r>
            </w:ins>
            <w:r>
              <w:rPr>
                <w:rFonts w:hint="eastAsia" w:ascii="宋体" w:hAnsi="宋体" w:cs="宋体"/>
                <w:szCs w:val="20"/>
              </w:rPr>
              <w:t>/11/07</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最初粗略草稿</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V1.0 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del w:id="21" w:author="曹姝玥" w:date="2015-12-31T17:59:00Z">
              <w:r>
                <w:rPr>
                  <w:rFonts w:hint="eastAsia" w:ascii="宋体" w:hAnsi="宋体" w:cs="宋体"/>
                  <w:szCs w:val="20"/>
                </w:rPr>
                <w:delText>2014</w:delText>
              </w:r>
            </w:del>
            <w:ins w:id="22" w:author="曹姝玥" w:date="2015-12-31T17:59:00Z">
              <w:r>
                <w:rPr>
                  <w:rFonts w:hint="eastAsia" w:ascii="宋体" w:hAnsi="宋体" w:cs="宋体"/>
                  <w:szCs w:val="20"/>
                </w:rPr>
                <w:t>2015</w:t>
              </w:r>
            </w:ins>
            <w:r>
              <w:rPr>
                <w:rFonts w:hint="eastAsia" w:ascii="宋体" w:hAnsi="宋体" w:cs="宋体"/>
                <w:szCs w:val="20"/>
              </w:rPr>
              <w:t>/11/16</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界面层接口规范完善</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V1.1 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3" w:author="曹姝玥" w:date="2015-12-31T17:58:00Z"/>
        </w:trPr>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24" w:author="曹姝玥" w:date="2015-12-31T17:58:00Z"/>
                <w:rFonts w:ascii="宋体" w:hAnsi="宋体" w:cs="宋体"/>
                <w:szCs w:val="20"/>
              </w:rPr>
            </w:pPr>
            <w:ins w:id="25" w:author="曹姝玥" w:date="2015-12-31T17:58:00Z">
              <w:r>
                <w:rPr>
                  <w:rFonts w:hint="eastAsia" w:ascii="宋体" w:hAnsi="宋体" w:cs="宋体"/>
                  <w:szCs w:val="20"/>
                </w:rPr>
                <w:t>曹姝玥</w:t>
              </w:r>
            </w:ins>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26" w:author="曹姝玥" w:date="2015-12-31T17:58:00Z"/>
                <w:rFonts w:ascii="宋体" w:hAnsi="宋体" w:cs="宋体"/>
                <w:szCs w:val="20"/>
              </w:rPr>
            </w:pPr>
            <w:ins w:id="27" w:author="曹姝玥" w:date="2015-12-31T17:58:00Z">
              <w:r>
                <w:rPr>
                  <w:rFonts w:hint="eastAsia" w:ascii="宋体" w:hAnsi="宋体" w:cs="宋体"/>
                  <w:szCs w:val="20"/>
                </w:rPr>
                <w:t>2015</w:t>
              </w:r>
            </w:ins>
            <w:ins w:id="28" w:author="曹姝玥" w:date="2015-12-31T17:59:00Z">
              <w:r>
                <w:rPr>
                  <w:rFonts w:hint="eastAsia" w:ascii="宋体" w:hAnsi="宋体" w:cs="宋体"/>
                  <w:szCs w:val="20"/>
                </w:rPr>
                <w:t>/12/31</w:t>
              </w:r>
            </w:ins>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29" w:author="曹姝玥" w:date="2015-12-31T17:58:00Z"/>
                <w:rFonts w:ascii="宋体" w:hAnsi="宋体" w:cs="宋体"/>
                <w:szCs w:val="20"/>
              </w:rPr>
            </w:pPr>
            <w:ins w:id="30" w:author="曹姝玥" w:date="2015-12-31T17:59:00Z">
              <w:r>
                <w:rPr>
                  <w:rFonts w:hint="eastAsia" w:ascii="宋体" w:hAnsi="宋体" w:cs="宋体"/>
                  <w:szCs w:val="20"/>
                </w:rPr>
                <w:t>修改部分接口规范</w:t>
              </w:r>
            </w:ins>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31" w:author="曹姝玥" w:date="2015-12-31T17:58:00Z"/>
                <w:rFonts w:ascii="宋体" w:hAnsi="宋体" w:cs="宋体"/>
                <w:szCs w:val="20"/>
              </w:rPr>
            </w:pPr>
            <w:ins w:id="32" w:author="曹姝玥" w:date="2015-12-31T17:59:00Z">
              <w:r>
                <w:rPr>
                  <w:rFonts w:hint="eastAsia" w:ascii="宋体" w:hAnsi="宋体" w:cs="宋体"/>
                  <w:szCs w:val="20"/>
                </w:rPr>
                <w:t>V1.2正式版</w:t>
              </w:r>
            </w:ins>
          </w:p>
        </w:tc>
      </w:tr>
    </w:tbl>
    <w:p>
      <w:pPr>
        <w:jc w:val="left"/>
        <w:rPr>
          <w:rFonts w:ascii="宋体" w:hAnsi="宋体" w:cs="宋体"/>
          <w:b/>
          <w:sz w:val="36"/>
          <w:szCs w:val="36"/>
        </w:rPr>
      </w:pPr>
    </w:p>
    <w:p>
      <w:pPr>
        <w:pStyle w:val="2"/>
        <w:widowControl/>
        <w:rPr>
          <w:rFonts w:ascii="宋体" w:hAnsi="宋体" w:cs="宋体"/>
          <w:sz w:val="36"/>
          <w:szCs w:val="36"/>
        </w:rPr>
      </w:pPr>
      <w:bookmarkStart w:id="7" w:name="_Toc402982451"/>
      <w:r>
        <w:rPr>
          <w:rFonts w:hint="eastAsia" w:ascii="宋体" w:hAnsi="宋体" w:cs="宋体"/>
          <w:sz w:val="36"/>
          <w:szCs w:val="36"/>
        </w:rPr>
        <w:t>小组成员：</w:t>
      </w:r>
      <w:bookmarkEnd w:id="7"/>
    </w:p>
    <w:tbl>
      <w:tblPr>
        <w:tblStyle w:val="19"/>
        <w:tblpPr w:leftFromText="180" w:rightFromText="180" w:vertAnchor="text" w:horzAnchor="margin" w:tblpY="89"/>
        <w:tblW w:w="8294" w:type="dxa"/>
        <w:tblInd w:w="0" w:type="dxa"/>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
      <w:tblGrid>
        <w:gridCol w:w="4147"/>
        <w:gridCol w:w="4147"/>
      </w:tblGrid>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pPr>
            <w:r>
              <w:rPr>
                <w:rFonts w:hint="eastAsia"/>
                <w:b/>
                <w:bCs/>
              </w:rPr>
              <w:t>姓名</w:t>
            </w:r>
          </w:p>
        </w:tc>
        <w:tc>
          <w:tcPr>
            <w:tcW w:w="4147" w:type="dxa"/>
            <w:tcBorders>
              <w:top w:val="single" w:color="9CC2E5" w:sz="2" w:space="0"/>
              <w:left w:val="single" w:color="9CC2E5" w:sz="2" w:space="0"/>
              <w:bottom w:val="single" w:color="9CC2E5" w:sz="2" w:space="0"/>
              <w:right w:val="nil"/>
            </w:tcBorders>
            <w:shd w:val="clear" w:color="auto" w:fill="DEEAF6"/>
          </w:tcPr>
          <w:p>
            <w:pPr>
              <w:jc w:val="center"/>
              <w:rPr>
                <w:b/>
              </w:rPr>
            </w:pPr>
            <w:r>
              <w:rPr>
                <w:rFonts w:hint="eastAsia"/>
                <w:b/>
              </w:rPr>
              <w:t>学号</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曹姝玥</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w:t>
            </w:r>
            <w:r>
              <w:t>1250</w:t>
            </w:r>
            <w:r>
              <w:rPr>
                <w:rFonts w:hint="eastAsia"/>
              </w:rPr>
              <w:t>005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雷婷</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141250061</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李莹</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141250065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徐海溦</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w:t>
            </w:r>
            <w:r>
              <w:t>125015</w:t>
            </w:r>
            <w:r>
              <w:rPr>
                <w:rFonts w:hint="eastAsia"/>
              </w:rPr>
              <w:t>8</w:t>
            </w:r>
          </w:p>
        </w:tc>
      </w:tr>
    </w:tbl>
    <w:p>
      <w:pPr>
        <w:pStyle w:val="7"/>
        <w:widowControl/>
        <w:spacing w:line="276" w:lineRule="auto"/>
        <w:ind w:firstLine="0" w:firstLineChars="0"/>
        <w:rPr>
          <w:rFonts w:ascii="Calibri" w:hAnsi="Calibri" w:cs="Calibri"/>
          <w:sz w:val="21"/>
          <w:szCs w:val="22"/>
        </w:rPr>
      </w:pPr>
    </w:p>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p>
    <w:p>
      <w:pPr>
        <w:pStyle w:val="2"/>
        <w:widowControl/>
        <w:numPr>
          <w:ilvl w:val="0"/>
          <w:numId w:val="1"/>
        </w:numPr>
        <w:rPr>
          <w:szCs w:val="44"/>
        </w:rPr>
      </w:pPr>
      <w:r>
        <w:rPr>
          <w:rFonts w:hint="eastAsia" w:cs="宋体"/>
          <w:szCs w:val="44"/>
        </w:rPr>
        <w:t>引言</w:t>
      </w:r>
      <w:bookmarkEnd w:id="6"/>
    </w:p>
    <w:p>
      <w:pPr>
        <w:pStyle w:val="2"/>
        <w:widowControl/>
        <w:numPr>
          <w:ilvl w:val="1"/>
          <w:numId w:val="1"/>
        </w:numPr>
        <w:rPr>
          <w:sz w:val="32"/>
          <w:szCs w:val="32"/>
        </w:rPr>
      </w:pPr>
      <w:bookmarkStart w:id="8" w:name="_Toc402982453"/>
      <w:r>
        <w:rPr>
          <w:rFonts w:hint="eastAsia" w:cs="宋体"/>
          <w:sz w:val="32"/>
          <w:szCs w:val="32"/>
        </w:rPr>
        <w:t>编制目的</w:t>
      </w:r>
      <w:bookmarkEnd w:id="8"/>
    </w:p>
    <w:p>
      <w:pPr>
        <w:pStyle w:val="7"/>
        <w:widowControl/>
        <w:spacing w:line="276" w:lineRule="auto"/>
        <w:ind w:firstLine="440"/>
        <w:rPr>
          <w:rFonts w:ascii="宋体" w:hAnsi="宋体" w:cs="宋体"/>
          <w:sz w:val="22"/>
          <w:szCs w:val="22"/>
        </w:rPr>
      </w:pPr>
      <w:bookmarkStart w:id="9" w:name="_Toc196293135"/>
      <w:bookmarkStart w:id="10" w:name="_Toc62968739"/>
      <w:bookmarkStart w:id="11" w:name="_Toc196292991"/>
      <w:bookmarkStart w:id="12" w:name="_Toc86901468"/>
      <w:r>
        <w:rPr>
          <w:rFonts w:hint="eastAsia" w:ascii="宋体" w:hAnsi="宋体" w:cs="宋体"/>
          <w:sz w:val="22"/>
          <w:szCs w:val="22"/>
        </w:rPr>
        <w:t>本报告详细完成对快递物流系统的详细设计，达到指导后续软件构造的目的，同时实现和测试人员及用户的沟通。</w:t>
      </w:r>
    </w:p>
    <w:p>
      <w:pPr>
        <w:spacing w:line="276" w:lineRule="auto"/>
        <w:ind w:firstLine="420"/>
        <w:rPr>
          <w:rFonts w:ascii="宋体" w:hAnsi="宋体" w:cs="宋体"/>
          <w:i/>
          <w:color w:val="0000FF"/>
          <w:sz w:val="22"/>
          <w:szCs w:val="22"/>
        </w:rPr>
      </w:pPr>
      <w:r>
        <w:rPr>
          <w:rFonts w:hint="eastAsia" w:ascii="宋体" w:hAnsi="宋体" w:cs="宋体"/>
          <w:sz w:val="22"/>
          <w:szCs w:val="22"/>
        </w:rPr>
        <w:t>本报告面向开发人员、测试人员及最终用户而编写，是了解系统的导航。</w:t>
      </w:r>
      <w:bookmarkEnd w:id="9"/>
      <w:bookmarkEnd w:id="10"/>
      <w:bookmarkEnd w:id="11"/>
      <w:bookmarkEnd w:id="12"/>
    </w:p>
    <w:p>
      <w:pPr>
        <w:pStyle w:val="2"/>
        <w:widowControl/>
        <w:numPr>
          <w:ilvl w:val="1"/>
          <w:numId w:val="1"/>
        </w:numPr>
        <w:rPr>
          <w:sz w:val="32"/>
          <w:szCs w:val="32"/>
        </w:rPr>
      </w:pPr>
      <w:bookmarkStart w:id="13" w:name="_Toc402982454"/>
      <w:r>
        <w:rPr>
          <w:rFonts w:hint="eastAsia" w:cs="宋体"/>
          <w:sz w:val="32"/>
          <w:szCs w:val="32"/>
        </w:rPr>
        <w:t>词汇表</w:t>
      </w:r>
      <w:bookmarkEnd w:id="13"/>
    </w:p>
    <w:tbl>
      <w:tblPr>
        <w:tblStyle w:val="19"/>
        <w:tblW w:w="82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3691"/>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词汇名称</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词汇含义</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b/>
                <w:sz w:val="22"/>
                <w:szCs w:val="22"/>
              </w:rPr>
            </w:pPr>
            <w:r>
              <w:rPr>
                <w:rFonts w:hint="eastAsia" w:cs="宋体"/>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BL</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业务逻辑（business logic）</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无</w:t>
            </w:r>
          </w:p>
        </w:tc>
      </w:tr>
    </w:tbl>
    <w:p>
      <w:pPr>
        <w:pStyle w:val="2"/>
        <w:widowControl/>
        <w:numPr>
          <w:ilvl w:val="1"/>
          <w:numId w:val="1"/>
        </w:numPr>
        <w:rPr>
          <w:sz w:val="32"/>
          <w:szCs w:val="32"/>
        </w:rPr>
      </w:pPr>
      <w:bookmarkStart w:id="14" w:name="_Toc402982455"/>
      <w:r>
        <w:rPr>
          <w:rFonts w:hint="eastAsia" w:cs="宋体"/>
          <w:sz w:val="32"/>
          <w:szCs w:val="32"/>
        </w:rPr>
        <w:t>参考资料</w:t>
      </w:r>
      <w:bookmarkEnd w:id="14"/>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软件工程与计算（卷二）——软件开发的技术基础。</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快递物流系统用例文档。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快递物流系统软件需求规格说明文档。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快递物流系统体系结构设计文档。</w:t>
      </w:r>
    </w:p>
    <w:p>
      <w:pPr>
        <w:pStyle w:val="2"/>
        <w:widowControl/>
        <w:numPr>
          <w:ilvl w:val="0"/>
          <w:numId w:val="1"/>
        </w:numPr>
        <w:rPr>
          <w:szCs w:val="44"/>
        </w:rPr>
      </w:pPr>
      <w:bookmarkStart w:id="15" w:name="_Toc402982456"/>
      <w:r>
        <w:rPr>
          <w:rFonts w:hint="eastAsia" w:cs="宋体"/>
          <w:szCs w:val="44"/>
        </w:rPr>
        <w:t>产品概述</w:t>
      </w:r>
      <w:bookmarkEnd w:id="15"/>
    </w:p>
    <w:p>
      <w:pPr>
        <w:pStyle w:val="7"/>
        <w:widowControl/>
        <w:spacing w:line="276" w:lineRule="auto"/>
        <w:ind w:firstLine="440"/>
        <w:rPr>
          <w:rFonts w:ascii="宋体" w:hAnsi="宋体" w:cs="宋体"/>
          <w:sz w:val="22"/>
        </w:rPr>
      </w:pPr>
      <w:r>
        <w:rPr>
          <w:rFonts w:hint="eastAsia" w:ascii="宋体" w:hAnsi="宋体" w:cs="宋体"/>
          <w:sz w:val="22"/>
        </w:rPr>
        <w:t>参考进销存系统用例文档和进销存系统软件需求规格说明中对产品的概括描述。</w:t>
      </w:r>
    </w:p>
    <w:p>
      <w:pPr>
        <w:pStyle w:val="2"/>
        <w:widowControl/>
        <w:numPr>
          <w:ilvl w:val="0"/>
          <w:numId w:val="1"/>
        </w:numPr>
        <w:rPr>
          <w:szCs w:val="44"/>
        </w:rPr>
      </w:pPr>
      <w:bookmarkStart w:id="16" w:name="_Toc402982457"/>
      <w:r>
        <w:rPr>
          <w:rFonts w:hint="eastAsia" w:cs="宋体"/>
          <w:szCs w:val="44"/>
        </w:rPr>
        <w:t>体系结构设计概述</w:t>
      </w:r>
      <w:bookmarkEnd w:id="16"/>
    </w:p>
    <w:p>
      <w:pPr>
        <w:pStyle w:val="7"/>
        <w:widowControl/>
        <w:spacing w:line="276" w:lineRule="auto"/>
        <w:ind w:firstLine="440"/>
        <w:rPr>
          <w:rFonts w:ascii="宋体" w:hAnsi="宋体" w:cs="宋体"/>
          <w:sz w:val="22"/>
        </w:rPr>
      </w:pPr>
      <w:r>
        <w:rPr>
          <w:rFonts w:hint="eastAsia" w:ascii="宋体" w:hAnsi="宋体" w:cs="宋体"/>
          <w:sz w:val="22"/>
        </w:rPr>
        <w:t>参考快递物流系统体系结构设计文档中对体系结构设计的概述。</w:t>
      </w:r>
    </w:p>
    <w:p>
      <w:pPr>
        <w:pStyle w:val="2"/>
        <w:widowControl/>
        <w:numPr>
          <w:ilvl w:val="0"/>
          <w:numId w:val="1"/>
        </w:numPr>
        <w:rPr>
          <w:szCs w:val="44"/>
        </w:rPr>
      </w:pPr>
      <w:bookmarkStart w:id="17" w:name="_Toc402982458"/>
      <w:r>
        <w:rPr>
          <w:rFonts w:hint="eastAsia" w:cs="宋体"/>
          <w:szCs w:val="44"/>
        </w:rPr>
        <w:t>中层设计</w:t>
      </w:r>
      <w:bookmarkEnd w:id="17"/>
    </w:p>
    <w:p>
      <w:pPr>
        <w:pStyle w:val="7"/>
        <w:widowControl/>
        <w:spacing w:line="276" w:lineRule="auto"/>
        <w:ind w:firstLine="440"/>
        <w:rPr>
          <w:rFonts w:ascii="宋体" w:hAnsi="宋体" w:cs="宋体"/>
          <w:sz w:val="22"/>
        </w:rPr>
      </w:pPr>
      <w:r>
        <w:rPr>
          <w:rFonts w:hint="eastAsia" w:ascii="宋体" w:hAnsi="宋体" w:cs="宋体"/>
          <w:sz w:val="22"/>
        </w:rPr>
        <w:t>中层设计的基本思路依托了软件体系的结构视角。</w:t>
      </w:r>
    </w:p>
    <w:p>
      <w:pPr>
        <w:pStyle w:val="7"/>
        <w:widowControl/>
        <w:spacing w:line="276" w:lineRule="auto"/>
        <w:ind w:firstLine="440"/>
        <w:rPr>
          <w:rFonts w:ascii="宋体" w:hAnsi="宋体" w:cs="宋体"/>
          <w:sz w:val="21"/>
          <w:szCs w:val="21"/>
        </w:rPr>
      </w:pPr>
      <w:r>
        <w:rPr>
          <w:rFonts w:hint="eastAsia" w:ascii="宋体" w:hAnsi="宋体" w:cs="宋体"/>
          <w:sz w:val="22"/>
        </w:rPr>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pPr>
        <w:jc w:val="center"/>
        <w:rPr>
          <w:sz w:val="22"/>
          <w:szCs w:val="22"/>
        </w:rPr>
      </w:pPr>
      <w:r>
        <w:rPr>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7" r:link="rId5" cstate="print"/>
                    <a:srcRect/>
                    <a:stretch>
                      <a:fillRect/>
                    </a:stretch>
                  </pic:blipFill>
                  <pic:spPr>
                    <a:xfrm>
                      <a:off x="0" y="0"/>
                      <a:ext cx="2762250" cy="2038350"/>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图1客户端模块视图</w:t>
      </w:r>
    </w:p>
    <w:p>
      <w:pPr>
        <w:jc w:val="center"/>
        <w:rPr>
          <w:sz w:val="22"/>
          <w:szCs w:val="22"/>
        </w:rPr>
      </w:pPr>
      <w:r>
        <w:rPr>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8" r:link="rId5" cstate="print"/>
                    <a:srcRect/>
                    <a:stretch>
                      <a:fillRect/>
                    </a:stretch>
                  </pic:blipFill>
                  <pic:spPr>
                    <a:xfrm>
                      <a:off x="0" y="0"/>
                      <a:ext cx="2771775" cy="130492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图2服务器端模块视图</w:t>
      </w:r>
    </w:p>
    <w:p>
      <w:pPr>
        <w:jc w:val="center"/>
        <w:rPr>
          <w:rFonts w:ascii="宋体" w:hAnsi="宋体" w:cs="宋体"/>
        </w:rPr>
      </w:pPr>
    </w:p>
    <w:p>
      <w:pPr>
        <w:jc w:val="center"/>
        <w:rPr>
          <w:rFonts w:ascii="宋体" w:hAnsi="宋体" w:cs="宋体"/>
          <w:b/>
          <w:bCs/>
        </w:rPr>
      </w:pPr>
      <w:r>
        <w:rPr>
          <w:rFonts w:hint="eastAsia" w:ascii="宋体" w:hAnsi="宋体" w:cs="宋体"/>
          <w:b/>
          <w:bCs/>
        </w:rPr>
        <w:t>表1 客户端各层的职责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客户端网络模块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利用Java RMI机制查找RMI服务</w:t>
            </w:r>
          </w:p>
        </w:tc>
      </w:tr>
    </w:tbl>
    <w:p>
      <w:pPr>
        <w:jc w:val="center"/>
        <w:rPr>
          <w:b/>
          <w:sz w:val="22"/>
          <w:szCs w:val="22"/>
        </w:rPr>
      </w:pPr>
    </w:p>
    <w:p>
      <w:pPr>
        <w:jc w:val="center"/>
        <w:rPr>
          <w:rFonts w:ascii="宋体" w:hAnsi="宋体" w:cs="宋体"/>
        </w:rPr>
      </w:pPr>
      <w:r>
        <w:rPr>
          <w:rFonts w:hint="eastAsia" w:ascii="宋体" w:hAnsi="宋体" w:cs="宋体"/>
          <w:b/>
          <w:bCs/>
        </w:rPr>
        <w:t>表2 服务器端各层的职责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基于窗口的进销存服务器用户界面。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bl>
    <w:p>
      <w:pPr>
        <w:rPr>
          <w:b/>
          <w:sz w:val="22"/>
          <w:szCs w:val="22"/>
        </w:rPr>
      </w:pPr>
    </w:p>
    <w:p>
      <w:pPr>
        <w:pStyle w:val="7"/>
        <w:widowControl/>
        <w:spacing w:line="276" w:lineRule="auto"/>
        <w:ind w:firstLine="440"/>
        <w:rPr>
          <w:rFonts w:ascii="宋体" w:hAnsi="宋体" w:cs="宋体"/>
          <w:sz w:val="22"/>
        </w:rPr>
      </w:pPr>
      <w:r>
        <w:rPr>
          <w:rFonts w:hint="eastAsia" w:ascii="宋体" w:hAnsi="宋体" w:cs="宋体"/>
          <w:sz w:val="22"/>
        </w:rPr>
        <w:t>每一层只是使用下方直接接触的层。层与层之间仅仅是通过接口的调用来完成的。</w:t>
      </w:r>
    </w:p>
    <w:p>
      <w:pPr>
        <w:pStyle w:val="7"/>
        <w:widowControl/>
        <w:spacing w:line="276" w:lineRule="auto"/>
        <w:ind w:firstLine="440"/>
        <w:rPr>
          <w:rFonts w:ascii="宋体" w:hAnsi="宋体" w:cs="宋体"/>
          <w:sz w:val="22"/>
        </w:rPr>
      </w:pPr>
      <w:r>
        <w:rPr>
          <w:rFonts w:hint="eastAsia" w:ascii="宋体" w:hAnsi="宋体" w:cs="宋体"/>
          <w:sz w:val="22"/>
        </w:rPr>
        <w:t>下面，根据以上对客户端和服务器的分解对各个模块进行分析与设计。</w:t>
      </w:r>
    </w:p>
    <w:p>
      <w:pPr>
        <w:pStyle w:val="2"/>
        <w:widowControl/>
        <w:numPr>
          <w:ilvl w:val="1"/>
          <w:numId w:val="1"/>
        </w:numPr>
        <w:rPr>
          <w:sz w:val="32"/>
          <w:szCs w:val="32"/>
        </w:rPr>
      </w:pPr>
      <w:bookmarkStart w:id="18" w:name="_Toc402982459"/>
      <w:r>
        <w:rPr>
          <w:rFonts w:hint="eastAsia" w:cs="宋体"/>
          <w:sz w:val="32"/>
          <w:szCs w:val="32"/>
        </w:rPr>
        <w:t>客户端展示层模块的静态结构和动态职责</w:t>
      </w:r>
      <w:bookmarkEnd w:id="18"/>
    </w:p>
    <w:p>
      <w:pPr>
        <w:pStyle w:val="7"/>
        <w:widowControl/>
        <w:spacing w:line="276" w:lineRule="auto"/>
        <w:ind w:firstLine="440"/>
        <w:rPr>
          <w:rFonts w:ascii="宋体" w:hAnsi="宋体" w:cs="宋体"/>
          <w:sz w:val="22"/>
        </w:rPr>
      </w:pPr>
      <w:r>
        <w:rPr>
          <w:rFonts w:hint="eastAsia" w:ascii="宋体" w:hAnsi="宋体" w:cs="宋体"/>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hint="eastAsia" w:ascii="宋体" w:hAnsi="宋体" w:cs="宋体"/>
          <w:sz w:val="22"/>
          <w:szCs w:val="20"/>
        </w:rPr>
        <w:t>操作日志界面</w:t>
      </w:r>
      <w:r>
        <w:rPr>
          <w:rFonts w:hint="eastAsia" w:ascii="宋体" w:hAnsi="宋体" w:cs="宋体"/>
          <w:sz w:val="22"/>
        </w:rPr>
        <w:t>。sheetui模块包含</w:t>
      </w:r>
      <w:r>
        <w:rPr>
          <w:rFonts w:hint="eastAsia" w:ascii="宋体" w:hAnsi="宋体" w:cs="宋体"/>
          <w:sz w:val="22"/>
          <w:szCs w:val="20"/>
        </w:rPr>
        <w:t>所有单据界面</w:t>
      </w:r>
      <w:r>
        <w:rPr>
          <w:rFonts w:hint="eastAsia" w:ascii="宋体" w:hAnsi="宋体" w:cs="宋体"/>
          <w:sz w:val="22"/>
        </w:rPr>
        <w:t>。begininfoui模块包含</w:t>
      </w:r>
      <w:r>
        <w:rPr>
          <w:rFonts w:hint="eastAsia" w:ascii="宋体" w:hAnsi="宋体" w:cs="宋体"/>
          <w:sz w:val="22"/>
          <w:szCs w:val="20"/>
        </w:rPr>
        <w:t>初始化信息界面</w:t>
      </w:r>
      <w:r>
        <w:rPr>
          <w:rFonts w:hint="eastAsia" w:ascii="宋体" w:hAnsi="宋体" w:cs="宋体"/>
          <w:sz w:val="22"/>
        </w:rPr>
        <w:t>。accountui模块包含</w:t>
      </w:r>
      <w:r>
        <w:rPr>
          <w:rFonts w:hint="eastAsia" w:ascii="宋体" w:hAnsi="宋体" w:cs="宋体"/>
          <w:sz w:val="22"/>
          <w:szCs w:val="20"/>
        </w:rPr>
        <w:t>账户管理界面</w:t>
      </w:r>
      <w:r>
        <w:rPr>
          <w:rFonts w:hint="eastAsia" w:ascii="宋体" w:hAnsi="宋体" w:cs="宋体"/>
          <w:sz w:val="22"/>
        </w:rPr>
        <w:t>。staffmanageui模块包含</w:t>
      </w:r>
      <w:r>
        <w:rPr>
          <w:rFonts w:hint="eastAsia" w:ascii="宋体" w:hAnsi="宋体" w:cs="宋体"/>
          <w:sz w:val="22"/>
          <w:szCs w:val="20"/>
        </w:rPr>
        <w:t>包含员工信息管理界面</w:t>
      </w:r>
      <w:r>
        <w:rPr>
          <w:rFonts w:hint="eastAsia" w:ascii="宋体" w:hAnsi="宋体" w:cs="宋体"/>
          <w:sz w:val="22"/>
        </w:rPr>
        <w:t>。</w:t>
      </w:r>
    </w:p>
    <w:p>
      <w:pPr>
        <w:pStyle w:val="2"/>
        <w:widowControl/>
        <w:numPr>
          <w:ilvl w:val="2"/>
          <w:numId w:val="1"/>
        </w:numPr>
        <w:rPr>
          <w:sz w:val="28"/>
          <w:szCs w:val="28"/>
        </w:rPr>
      </w:pPr>
      <w:bookmarkStart w:id="19" w:name="_Toc402982460"/>
      <w:r>
        <w:rPr>
          <w:rFonts w:hint="eastAsia" w:cs="宋体"/>
          <w:sz w:val="28"/>
          <w:szCs w:val="28"/>
        </w:rPr>
        <w:t>客户端展示层模块局部模块的职责</w:t>
      </w:r>
      <w:bookmarkEnd w:id="19"/>
    </w:p>
    <w:p>
      <w:pPr>
        <w:pStyle w:val="7"/>
        <w:widowControl/>
        <w:spacing w:line="276" w:lineRule="auto"/>
        <w:ind w:firstLine="440"/>
        <w:rPr>
          <w:rFonts w:ascii="宋体" w:hAnsi="宋体" w:cs="宋体"/>
          <w:sz w:val="22"/>
        </w:rPr>
      </w:pPr>
      <w:r>
        <w:rPr>
          <w:rFonts w:hint="eastAsia" w:ascii="宋体" w:hAnsi="宋体" w:cs="宋体"/>
          <w:sz w:val="22"/>
        </w:rPr>
        <w:t>客户端展示层模块的职责如下表所示。</w:t>
      </w:r>
    </w:p>
    <w:p>
      <w:pPr>
        <w:jc w:val="center"/>
        <w:rPr>
          <w:rFonts w:ascii="宋体" w:hAnsi="宋体" w:cs="宋体"/>
          <w:b/>
          <w:bCs/>
        </w:rPr>
      </w:pPr>
      <w:r>
        <w:rPr>
          <w:rFonts w:hint="eastAsia" w:ascii="宋体" w:hAnsi="宋体" w:cs="宋体"/>
          <w:b/>
          <w:bCs/>
        </w:rPr>
        <w:t>表3 客户端展示层模块的职责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Userui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包含用户</w:t>
            </w:r>
            <w:del w:id="33" w:author="曹姝玥" w:date="2015-12-31T18:01:00Z">
              <w:r>
                <w:rPr>
                  <w:rFonts w:hint="eastAsia" w:ascii="宋体" w:hAnsi="宋体" w:cs="宋体"/>
                  <w:sz w:val="22"/>
                  <w:szCs w:val="20"/>
                </w:rPr>
                <w:delText>登录和</w:delText>
              </w:r>
            </w:del>
            <w:ins w:id="34" w:author="曹姝玥" w:date="2015-12-31T18:01:00Z">
              <w:r>
                <w:rPr>
                  <w:rFonts w:hint="eastAsia" w:ascii="宋体" w:hAnsi="宋体" w:cs="宋体"/>
                  <w:sz w:val="22"/>
                  <w:szCs w:val="20"/>
                </w:rPr>
                <w:t>信息和</w:t>
              </w:r>
            </w:ins>
            <w:r>
              <w:rPr>
                <w:rFonts w:hint="eastAsia" w:ascii="宋体" w:hAnsi="宋体" w:cs="宋体"/>
                <w:sz w:val="22"/>
                <w:szCs w:val="20"/>
              </w:rPr>
              <w:t>修改密码界面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b/>
                <w:sz w:val="22"/>
                <w:szCs w:val="22"/>
              </w:rPr>
            </w:pPr>
            <w:r>
              <w:rPr>
                <w:rFonts w:hint="eastAsia"/>
                <w:sz w:val="22"/>
                <w:szCs w:val="22"/>
              </w:rPr>
              <w:t>NonUser</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color w:val="FF0000"/>
                <w:sz w:val="22"/>
                <w:szCs w:val="22"/>
              </w:rPr>
            </w:pPr>
            <w:r>
              <w:rPr>
                <w:rFonts w:hint="eastAsia" w:ascii="宋体" w:hAnsi="宋体" w:cs="宋体"/>
                <w:sz w:val="22"/>
                <w:szCs w:val="20"/>
              </w:rPr>
              <w:t>包含非用户信息管理界面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Insititution</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包含机构管理界面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Commodityui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包含库存查看、库存分区、库存盘点、库存报警，新建出入库单界面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包含操作日志界面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包含所有单据和常量制定界面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包含初始化信息界面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包含账户管理界面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宋体" w:hAnsi="宋体" w:cs="宋体"/>
                <w:sz w:val="22"/>
                <w:szCs w:val="20"/>
              </w:rPr>
            </w:pPr>
            <w:r>
              <w:rPr>
                <w:rFonts w:hint="eastAsia" w:ascii="宋体" w:hAnsi="宋体" w:cs="宋体"/>
                <w:sz w:val="22"/>
                <w:szCs w:val="20"/>
              </w:rPr>
              <w:t>包含员工信息管理界面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35" w:author="曹姝玥" w:date="2015-12-31T18:01: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36" w:author="曹姝玥" w:date="2015-12-31T18:01:00Z"/>
                <w:sz w:val="22"/>
                <w:szCs w:val="22"/>
              </w:rPr>
            </w:pPr>
            <w:ins w:id="37" w:author="曹姝玥" w:date="2015-12-31T18:02:00Z">
              <w:r>
                <w:rPr>
                  <w:rFonts w:hint="eastAsia"/>
                  <w:sz w:val="22"/>
                  <w:szCs w:val="22"/>
                </w:rPr>
                <w:t>Log</w:t>
              </w:r>
            </w:ins>
            <w:ins w:id="38" w:author="曹姝玥" w:date="2015-12-31T18:09:00Z">
              <w:r>
                <w:rPr>
                  <w:rFonts w:hint="eastAsia"/>
                  <w:sz w:val="22"/>
                  <w:szCs w:val="22"/>
                </w:rPr>
                <w:t>I</w:t>
              </w:r>
            </w:ins>
            <w:ins w:id="39" w:author="曹姝玥" w:date="2015-12-31T18:02:00Z">
              <w:r>
                <w:rPr>
                  <w:rFonts w:hint="eastAsia"/>
                  <w:sz w:val="22"/>
                  <w:szCs w:val="22"/>
                </w:rPr>
                <w:t>nui</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40" w:author="曹姝玥" w:date="2015-12-31T18:01:00Z"/>
                <w:rFonts w:ascii="宋体" w:hAnsi="宋体" w:cs="宋体"/>
                <w:sz w:val="22"/>
                <w:szCs w:val="20"/>
              </w:rPr>
            </w:pPr>
            <w:ins w:id="41" w:author="曹姝玥" w:date="2015-12-31T18:02:00Z">
              <w:r>
                <w:rPr>
                  <w:rFonts w:hint="eastAsia" w:ascii="宋体" w:hAnsi="宋体" w:cs="宋体"/>
                  <w:sz w:val="22"/>
                  <w:szCs w:val="20"/>
                </w:rPr>
                <w:t>包含登录界面</w:t>
              </w:r>
            </w:ins>
          </w:p>
        </w:tc>
      </w:tr>
    </w:tbl>
    <w:p>
      <w:pPr>
        <w:rPr>
          <w:b/>
          <w:sz w:val="22"/>
          <w:szCs w:val="22"/>
        </w:rPr>
      </w:pPr>
    </w:p>
    <w:p>
      <w:pPr>
        <w:pStyle w:val="2"/>
        <w:widowControl/>
        <w:numPr>
          <w:ilvl w:val="2"/>
          <w:numId w:val="1"/>
        </w:numPr>
        <w:rPr>
          <w:sz w:val="28"/>
          <w:szCs w:val="28"/>
        </w:rPr>
      </w:pPr>
      <w:bookmarkStart w:id="20" w:name="_Toc402982461"/>
      <w:r>
        <w:rPr>
          <w:rFonts w:hint="eastAsia" w:cs="宋体"/>
          <w:sz w:val="28"/>
          <w:szCs w:val="28"/>
        </w:rPr>
        <w:t>客户端展示层模块局部模块的接口规范</w:t>
      </w:r>
      <w:bookmarkEnd w:id="20"/>
    </w:p>
    <w:p>
      <w:pPr>
        <w:pStyle w:val="2"/>
        <w:widowControl/>
        <w:numPr>
          <w:ilvl w:val="3"/>
          <w:numId w:val="1"/>
        </w:numPr>
        <w:rPr>
          <w:rFonts w:ascii="宋体" w:hAnsi="宋体" w:cs="宋体"/>
          <w:sz w:val="24"/>
          <w:szCs w:val="28"/>
        </w:rPr>
      </w:pPr>
      <w:bookmarkStart w:id="21" w:name="_Toc402982462"/>
      <w:r>
        <w:rPr>
          <w:rFonts w:hint="eastAsia" w:ascii="宋体" w:hAnsi="宋体" w:cs="宋体"/>
          <w:sz w:val="24"/>
          <w:szCs w:val="28"/>
        </w:rPr>
        <w:t>mainui模块的接口规范</w:t>
      </w:r>
      <w:bookmarkEnd w:id="21"/>
    </w:p>
    <w:p>
      <w:pPr>
        <w:pStyle w:val="7"/>
        <w:widowControl/>
        <w:spacing w:line="276" w:lineRule="auto"/>
        <w:ind w:firstLine="440"/>
        <w:rPr>
          <w:rFonts w:ascii="宋体" w:hAnsi="宋体" w:cs="宋体"/>
          <w:sz w:val="22"/>
          <w:szCs w:val="21"/>
        </w:rPr>
      </w:pPr>
      <w:r>
        <w:rPr>
          <w:rFonts w:hint="eastAsia" w:ascii="宋体" w:hAnsi="宋体" w:cs="宋体"/>
          <w:sz w:val="22"/>
          <w:szCs w:val="21"/>
        </w:rPr>
        <w:t>mainui模块的接口规范如下表所示。</w:t>
      </w:r>
    </w:p>
    <w:p>
      <w:pPr>
        <w:jc w:val="center"/>
        <w:rPr>
          <w:rFonts w:ascii="宋体" w:hAnsi="宋体" w:cs="宋体"/>
          <w:b/>
          <w:bCs/>
        </w:rPr>
      </w:pPr>
      <w:r>
        <w:rPr>
          <w:rFonts w:hint="eastAsia" w:ascii="宋体" w:hAnsi="宋体" w:cs="宋体"/>
          <w:b/>
          <w:bCs/>
        </w:rPr>
        <w:t>表4 mainui模块的接口规范</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Mainui.init</w:t>
            </w: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语法</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Public void init(String[] args)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前置条件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后置条件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根据逻辑进行界面跳转</w:t>
            </w:r>
          </w:p>
        </w:tc>
      </w:tr>
    </w:tbl>
    <w:p>
      <w:pPr>
        <w:rPr>
          <w:rFonts w:ascii="宋体" w:hAnsi="宋体" w:cs="宋体"/>
        </w:rPr>
      </w:pPr>
    </w:p>
    <w:p>
      <w:pPr>
        <w:pStyle w:val="2"/>
        <w:widowControl/>
        <w:numPr>
          <w:ilvl w:val="3"/>
          <w:numId w:val="1"/>
        </w:numPr>
        <w:rPr>
          <w:sz w:val="24"/>
          <w:szCs w:val="28"/>
        </w:rPr>
      </w:pPr>
      <w:bookmarkStart w:id="22" w:name="_Toc402982463"/>
      <w:r>
        <w:rPr>
          <w:sz w:val="24"/>
          <w:szCs w:val="28"/>
        </w:rPr>
        <w:t>userui</w:t>
      </w:r>
      <w:r>
        <w:rPr>
          <w:rFonts w:hint="eastAsia" w:cs="宋体"/>
          <w:sz w:val="24"/>
          <w:szCs w:val="28"/>
        </w:rPr>
        <w:t>模块的接口规范</w:t>
      </w:r>
      <w:bookmarkEnd w:id="22"/>
    </w:p>
    <w:p>
      <w:pPr>
        <w:pStyle w:val="7"/>
        <w:widowControl/>
        <w:spacing w:line="276" w:lineRule="auto"/>
        <w:ind w:firstLine="440"/>
        <w:rPr>
          <w:rFonts w:ascii="宋体" w:hAnsi="宋体" w:cs="宋体"/>
          <w:sz w:val="22"/>
          <w:szCs w:val="21"/>
        </w:rPr>
      </w:pPr>
      <w:r>
        <w:rPr>
          <w:rFonts w:hint="eastAsia" w:ascii="宋体" w:hAnsi="宋体" w:cs="宋体"/>
          <w:sz w:val="22"/>
          <w:szCs w:val="21"/>
        </w:rPr>
        <w:t>userui模块的接口规范如下表所示。</w:t>
      </w:r>
    </w:p>
    <w:p>
      <w:pPr>
        <w:jc w:val="center"/>
        <w:rPr>
          <w:rFonts w:ascii="宋体" w:hAnsi="宋体" w:cs="宋体"/>
          <w:b/>
          <w:bCs/>
        </w:rPr>
      </w:pPr>
      <w:r>
        <w:rPr>
          <w:rFonts w:hint="eastAsia" w:ascii="宋体" w:hAnsi="宋体" w:cs="宋体"/>
          <w:b/>
          <w:bCs/>
        </w:rPr>
        <w:t>表5 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42" w:author="曹姝玥" w:date="2015-12-31T18:05:00Z"/>
        </w:trPr>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del w:id="43" w:author="曹姝玥" w:date="2015-12-31T18:05:00Z"/>
                <w:sz w:val="22"/>
                <w:szCs w:val="22"/>
              </w:rPr>
            </w:pPr>
            <w:del w:id="44" w:author="曹姝玥" w:date="2015-12-31T18:05:00Z">
              <w:r>
                <w:rPr>
                  <w:rFonts w:ascii="Calibri" w:hAnsi="Calibri" w:cs="Calibri"/>
                  <w:sz w:val="21"/>
                  <w:szCs w:val="21"/>
                </w:rPr>
                <w:delText>UserController.logIn(long UserId,String password)</w:delText>
              </w:r>
            </w:del>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del w:id="45" w:author="曹姝玥" w:date="2015-12-31T18:05:00Z"/>
                <w:sz w:val="22"/>
                <w:szCs w:val="22"/>
              </w:rPr>
            </w:pPr>
            <w:del w:id="46" w:author="曹姝玥" w:date="2015-12-31T18:05:00Z">
              <w:r>
                <w:rPr>
                  <w:rFonts w:hint="eastAsia" w:ascii="宋体" w:hAnsi="宋体" w:cs="宋体"/>
                  <w:sz w:val="21"/>
                  <w:szCs w:val="21"/>
                </w:rPr>
                <w:delText>登录</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UserController.getPersonalInfo</w:t>
            </w:r>
            <w:del w:id="47" w:author="曹姝玥" w:date="2015-12-31T18:13:00Z">
              <w:r>
                <w:rPr>
                  <w:rFonts w:ascii="Calibri" w:hAnsi="Calibri" w:cs="Calibri"/>
                  <w:sz w:val="21"/>
                  <w:szCs w:val="21"/>
                </w:rPr>
                <w:delText>(long UserId)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查看个人帐号信息对象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UserController.changePassword</w:t>
            </w:r>
            <w:del w:id="48" w:author="曹姝玥" w:date="2015-12-31T18:13:00Z">
              <w:r>
                <w:rPr>
                  <w:rFonts w:ascii="Calibri" w:hAnsi="Calibri" w:cs="Calibri"/>
                  <w:sz w:val="21"/>
                  <w:szCs w:val="21"/>
                </w:rPr>
                <w:delText>(String password)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UserController.initial</w:t>
            </w:r>
            <w:del w:id="49" w:author="曹姝玥" w:date="2015-12-31T18:13:00Z">
              <w:r>
                <w:rPr>
                  <w:rFonts w:ascii="Calibri" w:hAnsi="Calibri" w:cs="Calibri"/>
                  <w:sz w:val="21"/>
                  <w:szCs w:val="21"/>
                </w:rPr>
                <w:delText>(ArrayList&lt;InitUserVO&gt; User)</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50" w:author="曹姝玥" w:date="2015-12-31T18:06:00Z"/>
        </w:trPr>
        <w:tc>
          <w:tcPr>
            <w:tcW w:w="3996" w:type="dxa"/>
            <w:shd w:val="clear" w:color="auto" w:fill="FFFFFF"/>
          </w:tcPr>
          <w:p>
            <w:pPr>
              <w:pStyle w:val="7"/>
              <w:spacing w:line="276" w:lineRule="auto"/>
              <w:ind w:firstLine="0" w:firstLineChars="0"/>
              <w:rPr>
                <w:del w:id="51" w:author="曹姝玥" w:date="2015-12-31T18:06:00Z"/>
                <w:sz w:val="22"/>
                <w:szCs w:val="22"/>
              </w:rPr>
            </w:pPr>
            <w:del w:id="52" w:author="曹姝玥" w:date="2015-12-31T18:06:00Z">
              <w:r>
                <w:rPr>
                  <w:rFonts w:ascii="Calibri" w:hAnsi="Calibri" w:cs="Calibri"/>
                  <w:sz w:val="21"/>
                  <w:szCs w:val="21"/>
                </w:rPr>
                <w:delText>UserController.getCity(long UserId)</w:delText>
              </w:r>
            </w:del>
          </w:p>
        </w:tc>
        <w:tc>
          <w:tcPr>
            <w:tcW w:w="4510" w:type="dxa"/>
            <w:shd w:val="clear" w:color="auto" w:fill="FFFFFF"/>
          </w:tcPr>
          <w:p>
            <w:pPr>
              <w:pStyle w:val="7"/>
              <w:spacing w:line="276" w:lineRule="auto"/>
              <w:ind w:firstLine="0" w:firstLineChars="0"/>
              <w:jc w:val="left"/>
              <w:rPr>
                <w:del w:id="53" w:author="曹姝玥" w:date="2015-12-31T18:06:00Z"/>
                <w:sz w:val="22"/>
                <w:szCs w:val="22"/>
              </w:rPr>
            </w:pPr>
            <w:del w:id="54" w:author="曹姝玥" w:date="2015-12-31T18:06:00Z">
              <w:r>
                <w:rPr>
                  <w:rFonts w:hint="eastAsia" w:ascii="宋体" w:hAnsi="宋体" w:cs="宋体"/>
                  <w:sz w:val="21"/>
                  <w:szCs w:val="21"/>
                </w:rPr>
                <w:delText>获得所在城市信息</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UserController.changeInfo</w:t>
            </w:r>
            <w:del w:id="55" w:author="曹姝玥" w:date="2015-12-31T18:13:00Z">
              <w:r>
                <w:rPr>
                  <w:rFonts w:ascii="Calibri" w:hAnsi="Calibri" w:cs="Calibri"/>
                  <w:sz w:val="21"/>
                  <w:szCs w:val="21"/>
                </w:rPr>
                <w:delText>(UserVO userVO)</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修改个人帐号信息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del w:id="56" w:author="曹姝玥" w:date="2015-12-31T18:13:00Z">
              <w:r>
                <w:rPr>
                  <w:rFonts w:ascii="Calibri" w:hAnsi="Calibri" w:cs="Calibri"/>
                  <w:sz w:val="21"/>
                  <w:szCs w:val="21"/>
                </w:rPr>
                <w:delText>()</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rPr>
          <w:b/>
          <w:sz w:val="22"/>
          <w:szCs w:val="22"/>
        </w:rPr>
      </w:pPr>
    </w:p>
    <w:p>
      <w:pPr>
        <w:pStyle w:val="2"/>
        <w:widowControl/>
        <w:numPr>
          <w:ilvl w:val="3"/>
          <w:numId w:val="1"/>
        </w:numPr>
        <w:rPr>
          <w:sz w:val="24"/>
          <w:szCs w:val="28"/>
        </w:rPr>
      </w:pPr>
      <w:bookmarkStart w:id="23" w:name="_Toc402982464"/>
      <w:r>
        <w:rPr>
          <w:rFonts w:hint="eastAsia"/>
          <w:kern w:val="2"/>
          <w:sz w:val="22"/>
          <w:szCs w:val="22"/>
        </w:rPr>
        <w:t>insititution</w:t>
      </w:r>
      <w:r>
        <w:rPr>
          <w:sz w:val="24"/>
          <w:szCs w:val="28"/>
        </w:rPr>
        <w:t>ui</w:t>
      </w:r>
      <w:r>
        <w:rPr>
          <w:rFonts w:hint="eastAsia" w:cs="宋体"/>
          <w:sz w:val="24"/>
          <w:szCs w:val="28"/>
        </w:rPr>
        <w:t>模块的接口规范</w:t>
      </w:r>
      <w:bookmarkEnd w:id="23"/>
    </w:p>
    <w:p>
      <w:pPr>
        <w:pStyle w:val="7"/>
        <w:widowControl/>
        <w:spacing w:line="276" w:lineRule="auto"/>
        <w:ind w:firstLine="440"/>
        <w:rPr>
          <w:rFonts w:ascii="宋体" w:hAnsi="宋体" w:cs="宋体"/>
          <w:sz w:val="22"/>
          <w:szCs w:val="21"/>
        </w:rPr>
      </w:pPr>
      <w:r>
        <w:rPr>
          <w:rFonts w:hint="eastAsia" w:ascii="宋体" w:hAnsi="宋体" w:cs="宋体"/>
          <w:sz w:val="22"/>
          <w:szCs w:val="21"/>
        </w:rPr>
        <w:t>insititutionui模块的接口规范如下表所示。</w:t>
      </w:r>
    </w:p>
    <w:p>
      <w:pPr>
        <w:jc w:val="center"/>
        <w:rPr>
          <w:rFonts w:ascii="宋体" w:hAnsi="宋体" w:cs="宋体"/>
        </w:rPr>
      </w:pPr>
      <w:r>
        <w:rPr>
          <w:rFonts w:hint="eastAsia" w:ascii="宋体" w:hAnsi="宋体" w:cs="宋体"/>
          <w:b/>
          <w:bCs/>
        </w:rPr>
        <w:t xml:space="preserve">表6 </w:t>
      </w:r>
      <w:r>
        <w:rPr>
          <w:rFonts w:hint="eastAsia" w:ascii="宋体" w:hAnsi="宋体" w:cs="宋体"/>
          <w:b/>
          <w:bCs/>
          <w:sz w:val="22"/>
        </w:rPr>
        <w:t>insititution</w:t>
      </w:r>
      <w:r>
        <w:rPr>
          <w:rFonts w:hint="eastAsia" w:ascii="宋体" w:hAnsi="宋体" w:cs="宋体"/>
          <w:b/>
          <w:bCs/>
        </w:rPr>
        <w: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4"/>
        <w:gridCol w:w="4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482"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57" w:author="曹姝玥" w:date="2015-12-31T18:02:00Z">
              <w:r>
                <w:rPr>
                  <w:rFonts w:hint="eastAsia"/>
                  <w:color w:val="000000"/>
                </w:rPr>
                <w:t>Controller</w:t>
              </w:r>
            </w:ins>
            <w:r>
              <w:rPr>
                <w:rFonts w:hint="eastAsia"/>
                <w:color w:val="000000"/>
              </w:rPr>
              <w:t>.getInstitutionInfo</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查看单一机构对象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58" w:author="曹姝玥" w:date="2015-12-31T18:02:00Z">
              <w:r>
                <w:rPr>
                  <w:rFonts w:hint="eastAsia"/>
                  <w:color w:val="000000"/>
                </w:rPr>
                <w:t>Controller</w:t>
              </w:r>
            </w:ins>
            <w:r>
              <w:rPr>
                <w:rFonts w:hint="eastAsia"/>
                <w:color w:val="000000"/>
              </w:rPr>
              <w:t>.addInstitution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59" w:author="曹姝玥" w:date="2015-12-31T18:04:00Z">
              <w:r>
                <w:rPr>
                  <w:rFonts w:hint="eastAsia" w:ascii="宋体" w:hAnsi="宋体" w:cs="宋体"/>
                  <w:color w:val="000000"/>
                  <w:sz w:val="21"/>
                  <w:szCs w:val="21"/>
                </w:rPr>
                <w:delText>查看所有机构对象</w:delText>
              </w:r>
            </w:del>
            <w:ins w:id="60" w:author="曹姝玥" w:date="2015-12-31T18:05:00Z">
              <w:r>
                <w:rPr>
                  <w:rFonts w:hint="eastAsia" w:ascii="宋体" w:hAnsi="宋体" w:cs="宋体"/>
                  <w:color w:val="000000"/>
                  <w:sz w:val="21"/>
                  <w:szCs w:val="21"/>
                </w:rPr>
                <w:t>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61" w:author="曹姝玥" w:date="2015-12-31T18:02:00Z">
              <w:r>
                <w:rPr>
                  <w:rFonts w:hint="eastAsia"/>
                  <w:color w:val="000000"/>
                </w:rPr>
                <w:t>Controller</w:t>
              </w:r>
            </w:ins>
            <w:r>
              <w:rPr>
                <w:rFonts w:hint="eastAsia"/>
                <w:color w:val="000000"/>
              </w:rPr>
              <w:t>.</w:t>
            </w:r>
            <w:r>
              <w:rPr>
                <w:color w:val="000000"/>
              </w:rPr>
              <w:t xml:space="preserve"> </w:t>
            </w:r>
            <w:del w:id="62" w:author="曹姝玥" w:date="2015-12-31T18:05:00Z">
              <w:r>
                <w:rPr>
                  <w:color w:val="000000"/>
                </w:rPr>
                <w:delText>changeStaffPosition</w:delText>
              </w:r>
            </w:del>
            <w:ins w:id="63" w:author="曹姝玥" w:date="2015-12-31T18:05:00Z">
              <w:r>
                <w:rPr>
                  <w:color w:val="000000"/>
                </w:rPr>
                <w:t>change</w:t>
              </w:r>
            </w:ins>
            <w:ins w:id="64" w:author="曹姝玥" w:date="2015-12-31T18:05:00Z">
              <w:r>
                <w:rPr>
                  <w:rFonts w:hint="eastAsia"/>
                  <w:color w:val="000000"/>
                </w:rPr>
                <w:t>InstitutionInfo</w:t>
              </w:r>
            </w:ins>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65" w:author="曹姝玥" w:date="2015-12-31T18:05:00Z">
              <w:r>
                <w:rPr>
                  <w:rFonts w:hint="eastAsia" w:ascii="宋体" w:hAnsi="宋体" w:cs="宋体"/>
                  <w:color w:val="000000"/>
                  <w:sz w:val="21"/>
                  <w:szCs w:val="21"/>
                </w:rPr>
                <w:t>修改机构信息</w:t>
              </w:r>
            </w:ins>
            <w:del w:id="66" w:author="曹姝玥" w:date="2015-12-31T18:05:00Z">
              <w:r>
                <w:rPr>
                  <w:rFonts w:hint="eastAsia" w:ascii="宋体" w:hAnsi="宋体" w:cs="宋体"/>
                  <w:color w:val="000000"/>
                  <w:sz w:val="21"/>
                  <w:szCs w:val="21"/>
                </w:rPr>
                <w:delText>增加机构</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67" w:author="曹姝玥" w:date="2015-12-31T18:02:00Z">
              <w:r>
                <w:rPr>
                  <w:rFonts w:hint="eastAsia"/>
                  <w:color w:val="000000"/>
                </w:rPr>
                <w:t>Controller</w:t>
              </w:r>
            </w:ins>
            <w:r>
              <w:rPr>
                <w:rFonts w:hint="eastAsia"/>
                <w:color w:val="000000"/>
              </w:rPr>
              <w:t>.</w:t>
            </w:r>
            <w:r>
              <w:rPr>
                <w:color w:val="000000"/>
              </w:rPr>
              <w:t xml:space="preserve"> deleteInstitution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68" w:author="曹姝玥" w:date="2015-12-31T18:05:00Z">
              <w:r>
                <w:rPr>
                  <w:rFonts w:hint="eastAsia" w:ascii="宋体" w:hAnsi="宋体" w:cs="宋体"/>
                  <w:color w:val="000000"/>
                  <w:sz w:val="21"/>
                  <w:szCs w:val="21"/>
                </w:rPr>
                <w:delText>修改人员职位</w:delText>
              </w:r>
            </w:del>
            <w:ins w:id="69" w:author="曹姝玥" w:date="2015-12-31T18:05:00Z">
              <w:r>
                <w:rPr>
                  <w:rFonts w:hint="eastAsia" w:ascii="宋体" w:hAnsi="宋体" w:cs="宋体"/>
                  <w:color w:val="000000"/>
                  <w:sz w:val="21"/>
                  <w:szCs w:val="21"/>
                </w:rPr>
                <w:t>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70" w:author="曹姝玥" w:date="2015-12-31T18:04:00Z"/>
        </w:trPr>
        <w:tc>
          <w:tcPr>
            <w:tcW w:w="4024" w:type="dxa"/>
            <w:tcBorders>
              <w:top w:val="single" w:color="auto" w:sz="4" w:space="0"/>
              <w:left w:val="single" w:color="auto" w:sz="4" w:space="0"/>
              <w:bottom w:val="single" w:color="auto" w:sz="4" w:space="0"/>
              <w:right w:val="single" w:color="auto" w:sz="4" w:space="0"/>
            </w:tcBorders>
            <w:shd w:val="clear" w:color="auto" w:fill="FFFFFF"/>
          </w:tcPr>
          <w:p>
            <w:pPr>
              <w:rPr>
                <w:del w:id="71" w:author="曹姝玥" w:date="2015-12-31T18:04:00Z"/>
                <w:color w:val="000000"/>
                <w:sz w:val="22"/>
                <w:szCs w:val="22"/>
              </w:rPr>
            </w:pPr>
            <w:del w:id="72" w:author="曹姝玥" w:date="2015-12-31T18:04:00Z">
              <w:r>
                <w:rPr>
                  <w:rFonts w:hint="eastAsia"/>
                  <w:color w:val="000000"/>
                </w:rPr>
                <w:delText>Institution.</w:delText>
              </w:r>
            </w:del>
            <w:del w:id="73" w:author="曹姝玥" w:date="2015-12-31T18:04:00Z">
              <w:r>
                <w:rPr>
                  <w:color w:val="000000"/>
                </w:rPr>
                <w:delText xml:space="preserve"> changeSalary</w:delText>
              </w:r>
            </w:del>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del w:id="74" w:author="曹姝玥" w:date="2015-12-31T18:04:00Z"/>
                <w:color w:val="000000"/>
                <w:sz w:val="22"/>
                <w:szCs w:val="22"/>
              </w:rPr>
            </w:pPr>
            <w:del w:id="75" w:author="曹姝玥" w:date="2015-12-31T18:04:00Z">
              <w:r>
                <w:rPr>
                  <w:rFonts w:hint="eastAsia" w:ascii="宋体" w:hAnsi="宋体" w:cs="宋体"/>
                  <w:color w:val="000000"/>
                  <w:sz w:val="21"/>
                  <w:szCs w:val="21"/>
                </w:rPr>
                <w:delText>人员工资调整</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76" w:author="曹姝玥" w:date="2015-12-31T18:02:00Z">
              <w:r>
                <w:rPr>
                  <w:rFonts w:hint="eastAsia"/>
                  <w:color w:val="000000"/>
                </w:rPr>
                <w:t>Controller</w:t>
              </w:r>
            </w:ins>
            <w:r>
              <w:rPr>
                <w:rFonts w:hint="eastAsia"/>
                <w:color w:val="000000"/>
              </w:rPr>
              <w:t>.</w:t>
            </w:r>
            <w:r>
              <w:rPr>
                <w:color w:val="000000"/>
              </w:rPr>
              <w:t>endManagement</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77" w:author="曹姝玥" w:date="2015-12-31T18:04:00Z">
              <w:r>
                <w:rPr>
                  <w:rFonts w:hint="eastAsia" w:ascii="宋体" w:hAnsi="宋体" w:cs="宋体"/>
                  <w:color w:val="000000"/>
                  <w:sz w:val="21"/>
                  <w:szCs w:val="21"/>
                </w:rPr>
                <w:delText>删除机构</w:delText>
              </w:r>
            </w:del>
            <w:ins w:id="78" w:author="曹姝玥" w:date="2015-12-31T18:05:00Z">
              <w:r>
                <w:rPr>
                  <w:rFonts w:hint="eastAsia" w:ascii="宋体" w:hAnsi="宋体" w:cs="宋体"/>
                  <w:color w:val="000000"/>
                  <w:sz w:val="21"/>
                  <w:szCs w:val="21"/>
                </w:rPr>
                <w:t>确认</w:t>
              </w:r>
            </w:ins>
            <w:ins w:id="79" w:author="曹姝玥" w:date="2015-12-31T18:04:00Z">
              <w:r>
                <w:rPr>
                  <w:rFonts w:hint="eastAsia" w:ascii="宋体" w:hAnsi="宋体" w:cs="宋体"/>
                  <w:color w:val="000000"/>
                  <w:sz w:val="21"/>
                  <w:szCs w:val="21"/>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80" w:author="曹姝玥" w:date="2015-12-31T18:02:00Z">
              <w:r>
                <w:rPr>
                  <w:rFonts w:hint="eastAsia"/>
                  <w:color w:val="000000"/>
                </w:rPr>
                <w:t>Controller</w:t>
              </w:r>
            </w:ins>
            <w:r>
              <w:rPr>
                <w:rFonts w:hint="eastAsia"/>
                <w:color w:val="000000"/>
              </w:rPr>
              <w:t>.getAllInstitution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81" w:author="曹姝玥" w:date="2015-12-31T18:04:00Z">
              <w:r>
                <w:rPr>
                  <w:rFonts w:hint="eastAsia" w:ascii="宋体" w:hAnsi="宋体" w:cs="宋体"/>
                  <w:color w:val="000000"/>
                  <w:sz w:val="21"/>
                  <w:szCs w:val="21"/>
                </w:rPr>
                <w:t>查看所有机构对象</w:t>
              </w:r>
            </w:ins>
            <w:del w:id="82" w:author="曹姝玥" w:date="2015-12-31T18:04:00Z">
              <w:r>
                <w:rPr>
                  <w:rFonts w:hint="eastAsia" w:ascii="宋体" w:hAnsi="宋体" w:cs="宋体"/>
                  <w:color w:val="000000"/>
                  <w:sz w:val="21"/>
                  <w:szCs w:val="21"/>
                </w:rPr>
                <w:delText>确认管理</w:delText>
              </w:r>
            </w:del>
          </w:p>
        </w:tc>
      </w:tr>
    </w:tbl>
    <w:p>
      <w:pPr>
        <w:rPr>
          <w:b/>
          <w:sz w:val="22"/>
          <w:szCs w:val="22"/>
        </w:rPr>
      </w:pPr>
    </w:p>
    <w:p>
      <w:pPr>
        <w:pStyle w:val="2"/>
        <w:widowControl/>
        <w:numPr>
          <w:ilvl w:val="3"/>
          <w:numId w:val="1"/>
        </w:numPr>
        <w:rPr>
          <w:sz w:val="24"/>
          <w:szCs w:val="28"/>
        </w:rPr>
      </w:pPr>
      <w:bookmarkStart w:id="24" w:name="_Toc402982465"/>
      <w:r>
        <w:rPr>
          <w:rFonts w:hint="eastAsia"/>
          <w:sz w:val="24"/>
          <w:szCs w:val="28"/>
        </w:rPr>
        <w:t>nonuser</w:t>
      </w:r>
      <w:r>
        <w:rPr>
          <w:sz w:val="24"/>
          <w:szCs w:val="28"/>
        </w:rPr>
        <w:t>ui</w:t>
      </w:r>
      <w:r>
        <w:rPr>
          <w:rFonts w:hint="eastAsia" w:cs="宋体"/>
          <w:sz w:val="24"/>
          <w:szCs w:val="28"/>
        </w:rPr>
        <w:t>模块的接口规范</w:t>
      </w:r>
      <w:bookmarkEnd w:id="24"/>
    </w:p>
    <w:p>
      <w:pPr>
        <w:pStyle w:val="7"/>
        <w:widowControl/>
        <w:spacing w:line="276" w:lineRule="auto"/>
        <w:ind w:firstLine="440"/>
        <w:rPr>
          <w:rFonts w:ascii="宋体" w:hAnsi="宋体" w:cs="宋体"/>
          <w:sz w:val="22"/>
          <w:szCs w:val="21"/>
        </w:rPr>
      </w:pPr>
      <w:r>
        <w:rPr>
          <w:rFonts w:hint="eastAsia" w:ascii="宋体" w:hAnsi="宋体" w:cs="宋体"/>
          <w:sz w:val="22"/>
          <w:szCs w:val="21"/>
        </w:rPr>
        <w:t>nonuserui模块的接口规范如下表所示。</w:t>
      </w:r>
    </w:p>
    <w:p>
      <w:pPr>
        <w:jc w:val="center"/>
        <w:rPr>
          <w:rFonts w:ascii="宋体" w:hAnsi="宋体" w:cs="宋体"/>
          <w:b/>
          <w:bCs/>
        </w:rPr>
      </w:pPr>
      <w:r>
        <w:rPr>
          <w:rFonts w:hint="eastAsia" w:ascii="宋体" w:hAnsi="宋体" w:cs="宋体"/>
          <w:b/>
          <w:bCs/>
        </w:rPr>
        <w:t>表7 nonuserui模块的接口规范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98"/>
        <w:gridCol w:w="3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 w:author="Administrator" w:date="2016-01-01T22:46:24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84" w:author="Administrator" w:date="2016-01-01T22:46:24Z"/>
                <w:b/>
                <w:sz w:val="22"/>
                <w:szCs w:val="22"/>
              </w:rPr>
            </w:pPr>
            <w:ins w:id="85" w:author="Administrator" w:date="2016-01-01T22:46:24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87" w:author="Administrator" w:date="2016-01-01T22:46:24Z"/>
                <w:b/>
                <w:sz w:val="22"/>
                <w:szCs w:val="22"/>
              </w:rPr>
            </w:pPr>
            <w:ins w:id="88" w:author="Administrator" w:date="2016-01-01T22:46:24Z">
              <w:r>
                <w:rPr>
                  <w:rFonts w:hint="eastAsia" w:cs="宋体"/>
                  <w:b/>
                  <w:sz w:val="22"/>
                  <w:szCs w:val="22"/>
                </w:rPr>
                <w:t>服务名</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89" w:author="Administrator" w:date="2016-01-01T22:46:24Z"/>
                <w:b/>
                <w:sz w:val="22"/>
                <w:szCs w:val="22"/>
              </w:rPr>
            </w:pPr>
            <w:ins w:id="90" w:author="Administrator" w:date="2016-01-01T22:46:24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92" w:author="Administrator" w:date="2016-01-01T22:46:24Z"/>
                <w:rFonts w:ascii="Calibri" w:hAnsi="Calibri" w:cs="Calibri" w:eastAsiaTheme="majorEastAsia"/>
                <w:sz w:val="22"/>
                <w:szCs w:val="22"/>
              </w:rPr>
            </w:pPr>
            <w:ins w:id="93" w:author="Administrator" w:date="2016-01-01T22:46:24Z">
              <w:r>
                <w:rPr>
                  <w:rFonts w:ascii="Calibri" w:hAnsi="Calibri" w:cs="Calibri" w:eastAsiaTheme="majorEastAsia"/>
                  <w:color w:val="000000"/>
                </w:rPr>
                <w:t>NonUser</w:t>
              </w:r>
            </w:ins>
            <w:ins w:id="94" w:author="Administrator" w:date="2016-01-01T22:46:24Z">
              <w:r>
                <w:rPr>
                  <w:rFonts w:ascii="Calibri" w:hAnsi="Calibri" w:cs="Calibri" w:eastAsiaTheme="majorEastAsia"/>
                </w:rPr>
                <w:t>Controller</w:t>
              </w:r>
            </w:ins>
            <w:ins w:id="95" w:author="Administrator" w:date="2016-01-01T22:46:24Z">
              <w:r>
                <w:rPr>
                  <w:rFonts w:ascii="Calibri" w:hAnsi="Calibri" w:cs="Calibri" w:eastAsiaTheme="majorEastAsia"/>
                  <w:color w:val="000000"/>
                </w:rPr>
                <w:t>.getTruckInfo</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96" w:author="Administrator" w:date="2016-01-01T22:46:24Z"/>
                <w:rFonts w:asciiTheme="majorEastAsia" w:hAnsiTheme="majorEastAsia" w:eastAsiaTheme="majorEastAsia" w:cstheme="majorEastAsia"/>
                <w:sz w:val="22"/>
                <w:szCs w:val="22"/>
              </w:rPr>
            </w:pPr>
            <w:ins w:id="97" w:author="Administrator" w:date="2016-01-01T22:46:24Z">
              <w:r>
                <w:rPr>
                  <w:rFonts w:hint="eastAsia" w:asciiTheme="majorEastAsia" w:hAnsiTheme="majorEastAsia" w:eastAsiaTheme="majorEastAsia" w:cstheme="majorEastAsia"/>
                  <w:sz w:val="22"/>
                  <w:szCs w:val="22"/>
                </w:rPr>
                <w:t>得到单个车辆信息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8"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99" w:author="Administrator" w:date="2016-01-01T22:46:24Z"/>
                <w:rFonts w:ascii="Calibri" w:hAnsi="Calibri" w:cs="Calibri" w:eastAsiaTheme="majorEastAsia"/>
                <w:color w:val="000000"/>
              </w:rPr>
            </w:pPr>
            <w:ins w:id="100" w:author="Administrator" w:date="2016-01-01T22:46:24Z">
              <w:r>
                <w:rPr>
                  <w:rFonts w:ascii="Calibri" w:hAnsi="Calibri" w:cs="Calibri" w:eastAsiaTheme="majorEastAsia"/>
                  <w:color w:val="000000"/>
                </w:rPr>
                <w:t>NonUser</w:t>
              </w:r>
            </w:ins>
            <w:ins w:id="101" w:author="Administrator" w:date="2016-01-01T22:46:24Z">
              <w:r>
                <w:rPr>
                  <w:rFonts w:ascii="Calibri" w:hAnsi="Calibri" w:cs="Calibri" w:eastAsiaTheme="majorEastAsia"/>
                </w:rPr>
                <w:t>Controller</w:t>
              </w:r>
            </w:ins>
            <w:ins w:id="102" w:author="Administrator" w:date="2016-01-01T22:46:24Z">
              <w:r>
                <w:rPr>
                  <w:rFonts w:ascii="Calibri" w:hAnsi="Calibri" w:cs="Calibri" w:eastAsiaTheme="majorEastAsia"/>
                  <w:color w:val="000000"/>
                </w:rPr>
                <w:t>.getTruck</w:t>
              </w:r>
            </w:ins>
            <w:ins w:id="103" w:author="Administrator" w:date="2016-01-01T22:46:24Z">
              <w:r>
                <w:rPr>
                  <w:rFonts w:hint="eastAsia" w:ascii="Calibri" w:hAnsi="Calibri" w:cs="Calibri" w:eastAsiaTheme="majorEastAsia"/>
                  <w:color w:val="000000"/>
                  <w:lang w:val="en-US" w:eastAsia="zh-CN"/>
                </w:rPr>
                <w:t>ByBusinessHall</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04" w:author="Administrator" w:date="2016-01-01T22:46:24Z"/>
                <w:rFonts w:hint="eastAsia" w:asciiTheme="majorEastAsia" w:hAnsiTheme="majorEastAsia" w:eastAsiaTheme="majorEastAsia" w:cstheme="majorEastAsia"/>
                <w:sz w:val="22"/>
                <w:szCs w:val="22"/>
                <w:lang w:eastAsia="zh-CN"/>
              </w:rPr>
            </w:pPr>
            <w:ins w:id="105" w:author="Administrator" w:date="2016-01-01T22:46:24Z">
              <w:r>
                <w:rPr>
                  <w:rFonts w:hint="eastAsia" w:asciiTheme="majorEastAsia" w:hAnsiTheme="majorEastAsia" w:eastAsiaTheme="majorEastAsia" w:cstheme="majorEastAsia"/>
                  <w:sz w:val="22"/>
                  <w:szCs w:val="22"/>
                  <w:lang w:eastAsia="zh-CN"/>
                </w:rPr>
                <w:t>得到营业厅所属车辆信息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06" w:author="Administrator" w:date="2016-01-01T22:46:24Z"/>
        </w:trPr>
        <w:tc>
          <w:tcPr>
            <w:tcW w:w="4798" w:type="dxa"/>
            <w:shd w:val="clear" w:color="auto" w:fill="FFFFFF"/>
            <w:vAlign w:val="center"/>
          </w:tcPr>
          <w:p>
            <w:pPr>
              <w:spacing w:line="105" w:lineRule="atLeast"/>
              <w:rPr>
                <w:ins w:id="107" w:author="Administrator" w:date="2016-01-01T22:46:24Z"/>
                <w:rFonts w:ascii="Calibri" w:hAnsi="Calibri" w:cs="Calibri" w:eastAsiaTheme="majorEastAsia"/>
                <w:sz w:val="22"/>
                <w:szCs w:val="22"/>
              </w:rPr>
            </w:pPr>
            <w:ins w:id="108" w:author="Administrator" w:date="2016-01-01T22:46:24Z">
              <w:r>
                <w:rPr>
                  <w:rFonts w:ascii="Calibri" w:hAnsi="Calibri" w:cs="Calibri" w:eastAsiaTheme="majorEastAsia"/>
                  <w:color w:val="000000"/>
                </w:rPr>
                <w:t>NonUser</w:t>
              </w:r>
            </w:ins>
            <w:ins w:id="109" w:author="Administrator" w:date="2016-01-01T22:46:24Z">
              <w:r>
                <w:rPr>
                  <w:rFonts w:ascii="Calibri" w:hAnsi="Calibri" w:cs="Calibri" w:eastAsiaTheme="majorEastAsia"/>
                </w:rPr>
                <w:t>Controller</w:t>
              </w:r>
            </w:ins>
            <w:ins w:id="110" w:author="Administrator" w:date="2016-01-01T22:46:24Z">
              <w:r>
                <w:rPr>
                  <w:rFonts w:ascii="Calibri" w:hAnsi="Calibri" w:cs="Calibri" w:eastAsiaTheme="majorEastAsia"/>
                  <w:color w:val="000000"/>
                </w:rPr>
                <w:t>.getAllTruckInfo</w:t>
              </w:r>
            </w:ins>
          </w:p>
        </w:tc>
        <w:tc>
          <w:tcPr>
            <w:tcW w:w="3708" w:type="dxa"/>
          </w:tcPr>
          <w:p>
            <w:pPr>
              <w:jc w:val="left"/>
              <w:rPr>
                <w:ins w:id="111" w:author="Administrator" w:date="2016-01-01T22:46:24Z"/>
                <w:rFonts w:asciiTheme="majorEastAsia" w:hAnsiTheme="majorEastAsia" w:eastAsiaTheme="majorEastAsia" w:cstheme="majorEastAsia"/>
                <w:sz w:val="22"/>
                <w:szCs w:val="22"/>
              </w:rPr>
            </w:pPr>
            <w:ins w:id="112" w:author="Administrator" w:date="2016-01-01T22:46:24Z">
              <w:r>
                <w:rPr>
                  <w:rFonts w:hint="eastAsia" w:asciiTheme="majorEastAsia" w:hAnsiTheme="majorEastAsia" w:eastAsiaTheme="majorEastAsia" w:cstheme="majorEastAsia"/>
                  <w:sz w:val="22"/>
                  <w:szCs w:val="22"/>
                </w:rPr>
                <w:t>得到所有车辆信息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13" w:author="Administrator" w:date="2016-01-01T22:46:24Z"/>
        </w:trPr>
        <w:tc>
          <w:tcPr>
            <w:tcW w:w="4798" w:type="dxa"/>
            <w:shd w:val="clear" w:color="auto" w:fill="FFFFFF"/>
            <w:vAlign w:val="center"/>
          </w:tcPr>
          <w:p>
            <w:pPr>
              <w:rPr>
                <w:ins w:id="114" w:author="Administrator" w:date="2016-01-01T22:46:24Z"/>
                <w:rFonts w:ascii="Calibri" w:hAnsi="Calibri" w:cs="Calibri" w:eastAsiaTheme="majorEastAsia"/>
                <w:sz w:val="22"/>
                <w:szCs w:val="22"/>
              </w:rPr>
            </w:pPr>
            <w:ins w:id="115" w:author="Administrator" w:date="2016-01-01T22:46:24Z">
              <w:r>
                <w:rPr>
                  <w:rFonts w:ascii="Calibri" w:hAnsi="Calibri" w:cs="Calibri" w:eastAsiaTheme="majorEastAsia"/>
                  <w:color w:val="000000"/>
                </w:rPr>
                <w:t>NonUser</w:t>
              </w:r>
            </w:ins>
            <w:ins w:id="116" w:author="Administrator" w:date="2016-01-01T22:46:24Z">
              <w:r>
                <w:rPr>
                  <w:rFonts w:ascii="Calibri" w:hAnsi="Calibri" w:cs="Calibri" w:eastAsiaTheme="majorEastAsia"/>
                </w:rPr>
                <w:t>Controller</w:t>
              </w:r>
            </w:ins>
            <w:ins w:id="117" w:author="Administrator" w:date="2016-01-01T22:46:24Z">
              <w:r>
                <w:rPr>
                  <w:rFonts w:ascii="Calibri" w:hAnsi="Calibri" w:cs="Calibri" w:eastAsiaTheme="majorEastAsia"/>
                  <w:color w:val="000000"/>
                </w:rPr>
                <w:t>.addTruckInfo</w:t>
              </w:r>
            </w:ins>
          </w:p>
        </w:tc>
        <w:tc>
          <w:tcPr>
            <w:tcW w:w="3708" w:type="dxa"/>
          </w:tcPr>
          <w:p>
            <w:pPr>
              <w:jc w:val="left"/>
              <w:rPr>
                <w:ins w:id="118" w:author="Administrator" w:date="2016-01-01T22:46:24Z"/>
                <w:rFonts w:asciiTheme="majorEastAsia" w:hAnsiTheme="majorEastAsia" w:eastAsiaTheme="majorEastAsia" w:cstheme="majorEastAsia"/>
                <w:sz w:val="22"/>
                <w:szCs w:val="22"/>
              </w:rPr>
            </w:pPr>
            <w:ins w:id="119" w:author="Administrator" w:date="2016-01-01T22:46:24Z">
              <w:r>
                <w:rPr>
                  <w:rFonts w:hint="eastAsia" w:asciiTheme="majorEastAsia" w:hAnsiTheme="majorEastAsia" w:eastAsiaTheme="majorEastAsia" w:cstheme="majorEastAsia"/>
                  <w:sz w:val="22"/>
                  <w:szCs w:val="22"/>
                </w:rPr>
                <w:t>增加一个车辆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20" w:author="Administrator" w:date="2016-01-01T22:46:24Z"/>
        </w:trPr>
        <w:tc>
          <w:tcPr>
            <w:tcW w:w="4798" w:type="dxa"/>
            <w:shd w:val="clear" w:color="auto" w:fill="FFFFFF"/>
            <w:vAlign w:val="center"/>
          </w:tcPr>
          <w:p>
            <w:pPr>
              <w:rPr>
                <w:ins w:id="121" w:author="Administrator" w:date="2016-01-01T22:46:24Z"/>
                <w:rFonts w:ascii="Calibri" w:hAnsi="Calibri" w:cs="Calibri" w:eastAsiaTheme="majorEastAsia"/>
                <w:sz w:val="22"/>
                <w:szCs w:val="22"/>
              </w:rPr>
            </w:pPr>
            <w:ins w:id="122" w:author="Administrator" w:date="2016-01-01T22:46:24Z">
              <w:r>
                <w:rPr>
                  <w:rFonts w:ascii="Calibri" w:hAnsi="Calibri" w:cs="Calibri" w:eastAsiaTheme="majorEastAsia"/>
                  <w:color w:val="000000"/>
                </w:rPr>
                <w:t>NonUser</w:t>
              </w:r>
            </w:ins>
            <w:ins w:id="123" w:author="Administrator" w:date="2016-01-01T22:46:24Z">
              <w:r>
                <w:rPr>
                  <w:rFonts w:ascii="Calibri" w:hAnsi="Calibri" w:cs="Calibri" w:eastAsiaTheme="majorEastAsia"/>
                </w:rPr>
                <w:t>Controller</w:t>
              </w:r>
            </w:ins>
            <w:ins w:id="124" w:author="Administrator" w:date="2016-01-01T22:46:24Z">
              <w:r>
                <w:rPr>
                  <w:rFonts w:ascii="Calibri" w:hAnsi="Calibri" w:cs="Calibri" w:eastAsiaTheme="majorEastAsia"/>
                  <w:color w:val="000000"/>
                </w:rPr>
                <w:t>.deleteTruckInfo</w:t>
              </w:r>
            </w:ins>
          </w:p>
        </w:tc>
        <w:tc>
          <w:tcPr>
            <w:tcW w:w="3708" w:type="dxa"/>
          </w:tcPr>
          <w:p>
            <w:pPr>
              <w:jc w:val="left"/>
              <w:rPr>
                <w:ins w:id="125" w:author="Administrator" w:date="2016-01-01T22:46:24Z"/>
                <w:rFonts w:asciiTheme="majorEastAsia" w:hAnsiTheme="majorEastAsia" w:eastAsiaTheme="majorEastAsia" w:cstheme="majorEastAsia"/>
                <w:sz w:val="22"/>
                <w:szCs w:val="22"/>
              </w:rPr>
            </w:pPr>
            <w:ins w:id="126" w:author="Administrator" w:date="2016-01-01T22:46:24Z">
              <w:r>
                <w:rPr>
                  <w:rFonts w:hint="eastAsia" w:asciiTheme="majorEastAsia" w:hAnsiTheme="majorEastAsia" w:eastAsiaTheme="majorEastAsia" w:cstheme="majorEastAsia"/>
                  <w:sz w:val="22"/>
                  <w:szCs w:val="22"/>
                </w:rPr>
                <w:t>删除一个车辆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27" w:author="Administrator" w:date="2016-01-01T22:46:24Z"/>
        </w:trPr>
        <w:tc>
          <w:tcPr>
            <w:tcW w:w="4798" w:type="dxa"/>
            <w:shd w:val="clear" w:color="auto" w:fill="FFFFFF"/>
            <w:vAlign w:val="center"/>
          </w:tcPr>
          <w:p>
            <w:pPr>
              <w:rPr>
                <w:ins w:id="128" w:author="Administrator" w:date="2016-01-01T22:46:24Z"/>
                <w:rFonts w:ascii="Calibri" w:hAnsi="Calibri" w:cs="Calibri" w:eastAsiaTheme="majorEastAsia"/>
                <w:sz w:val="22"/>
                <w:szCs w:val="22"/>
              </w:rPr>
            </w:pPr>
            <w:ins w:id="129" w:author="Administrator" w:date="2016-01-01T22:46:24Z">
              <w:r>
                <w:rPr>
                  <w:rFonts w:ascii="Calibri" w:hAnsi="Calibri" w:cs="Calibri" w:eastAsiaTheme="majorEastAsia"/>
                  <w:color w:val="000000"/>
                </w:rPr>
                <w:t>NonUser</w:t>
              </w:r>
            </w:ins>
            <w:ins w:id="130" w:author="Administrator" w:date="2016-01-01T22:46:24Z">
              <w:r>
                <w:rPr>
                  <w:rFonts w:ascii="Calibri" w:hAnsi="Calibri" w:cs="Calibri" w:eastAsiaTheme="majorEastAsia"/>
                </w:rPr>
                <w:t>Controller</w:t>
              </w:r>
            </w:ins>
            <w:ins w:id="131" w:author="Administrator" w:date="2016-01-01T22:46:24Z">
              <w:r>
                <w:rPr>
                  <w:rFonts w:ascii="Calibri" w:hAnsi="Calibri" w:cs="Calibri" w:eastAsiaTheme="majorEastAsia"/>
                  <w:color w:val="000000"/>
                </w:rPr>
                <w:t>.changeTruckInfo</w:t>
              </w:r>
            </w:ins>
          </w:p>
        </w:tc>
        <w:tc>
          <w:tcPr>
            <w:tcW w:w="3708" w:type="dxa"/>
          </w:tcPr>
          <w:p>
            <w:pPr>
              <w:jc w:val="left"/>
              <w:rPr>
                <w:ins w:id="132" w:author="Administrator" w:date="2016-01-01T22:46:24Z"/>
                <w:rFonts w:asciiTheme="majorEastAsia" w:hAnsiTheme="majorEastAsia" w:eastAsiaTheme="majorEastAsia" w:cstheme="majorEastAsia"/>
                <w:sz w:val="22"/>
                <w:szCs w:val="22"/>
              </w:rPr>
            </w:pPr>
            <w:ins w:id="133" w:author="Administrator" w:date="2016-01-01T22:46:24Z">
              <w:r>
                <w:rPr>
                  <w:rFonts w:hint="eastAsia" w:asciiTheme="majorEastAsia" w:hAnsiTheme="majorEastAsia" w:eastAsiaTheme="majorEastAsia" w:cstheme="majorEastAsia"/>
                  <w:sz w:val="22"/>
                  <w:szCs w:val="22"/>
                </w:rPr>
                <w:t>修改车辆信息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34" w:author="Administrator" w:date="2016-01-01T22:46:24Z"/>
        </w:trPr>
        <w:tc>
          <w:tcPr>
            <w:tcW w:w="4798" w:type="dxa"/>
            <w:shd w:val="clear" w:color="auto" w:fill="FFFFFF"/>
            <w:vAlign w:val="center"/>
          </w:tcPr>
          <w:p>
            <w:pPr>
              <w:rPr>
                <w:ins w:id="135" w:author="Administrator" w:date="2016-01-01T22:46:24Z"/>
                <w:rFonts w:ascii="Calibri" w:hAnsi="Calibri" w:cs="Calibri" w:eastAsiaTheme="majorEastAsia"/>
                <w:sz w:val="22"/>
                <w:szCs w:val="22"/>
              </w:rPr>
            </w:pPr>
            <w:ins w:id="136" w:author="Administrator" w:date="2016-01-01T22:46:24Z">
              <w:r>
                <w:rPr>
                  <w:rFonts w:ascii="Calibri" w:hAnsi="Calibri" w:cs="Calibri" w:eastAsiaTheme="majorEastAsia"/>
                  <w:color w:val="000000"/>
                </w:rPr>
                <w:t>NonUser</w:t>
              </w:r>
            </w:ins>
            <w:ins w:id="137" w:author="Administrator" w:date="2016-01-01T22:46:24Z">
              <w:r>
                <w:rPr>
                  <w:rFonts w:ascii="Calibri" w:hAnsi="Calibri" w:cs="Calibri" w:eastAsiaTheme="majorEastAsia"/>
                </w:rPr>
                <w:t>Controller</w:t>
              </w:r>
            </w:ins>
            <w:ins w:id="138" w:author="Administrator" w:date="2016-01-01T22:46:24Z">
              <w:r>
                <w:rPr>
                  <w:rFonts w:ascii="Calibri" w:hAnsi="Calibri" w:cs="Calibri" w:eastAsiaTheme="majorEastAsia"/>
                  <w:color w:val="000000"/>
                </w:rPr>
                <w:t>.getDriverInfo</w:t>
              </w:r>
            </w:ins>
          </w:p>
        </w:tc>
        <w:tc>
          <w:tcPr>
            <w:tcW w:w="3708" w:type="dxa"/>
          </w:tcPr>
          <w:p>
            <w:pPr>
              <w:jc w:val="left"/>
              <w:rPr>
                <w:ins w:id="139" w:author="Administrator" w:date="2016-01-01T22:46:24Z"/>
                <w:rFonts w:asciiTheme="majorEastAsia" w:hAnsiTheme="majorEastAsia" w:eastAsiaTheme="majorEastAsia" w:cstheme="majorEastAsia"/>
                <w:sz w:val="22"/>
                <w:szCs w:val="22"/>
              </w:rPr>
            </w:pPr>
            <w:ins w:id="140" w:author="Administrator" w:date="2016-01-01T22:46:24Z">
              <w:r>
                <w:rPr>
                  <w:rFonts w:hint="eastAsia" w:asciiTheme="majorEastAsia" w:hAnsiTheme="majorEastAsia" w:eastAsiaTheme="majorEastAsia" w:cstheme="majorEastAsia"/>
                  <w:sz w:val="22"/>
                  <w:szCs w:val="22"/>
                </w:rPr>
                <w:t>得到单个司机信息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41" w:author="Administrator" w:date="2016-01-01T22:46:24Z"/>
        </w:trPr>
        <w:tc>
          <w:tcPr>
            <w:tcW w:w="4798" w:type="dxa"/>
            <w:shd w:val="clear" w:color="auto" w:fill="FFFFFF"/>
            <w:vAlign w:val="center"/>
          </w:tcPr>
          <w:p>
            <w:pPr>
              <w:rPr>
                <w:ins w:id="142" w:author="Administrator" w:date="2016-01-01T22:46:24Z"/>
                <w:rFonts w:ascii="Calibri" w:hAnsi="Calibri" w:cs="Calibri" w:eastAsiaTheme="majorEastAsia"/>
                <w:color w:val="000000"/>
              </w:rPr>
            </w:pPr>
            <w:ins w:id="143" w:author="Administrator" w:date="2016-01-01T22:46:24Z">
              <w:r>
                <w:rPr>
                  <w:rFonts w:ascii="Calibri" w:hAnsi="Calibri" w:cs="Calibri" w:eastAsiaTheme="majorEastAsia"/>
                  <w:color w:val="000000"/>
                </w:rPr>
                <w:t>NonUser</w:t>
              </w:r>
            </w:ins>
            <w:ins w:id="144" w:author="Administrator" w:date="2016-01-01T22:46:24Z">
              <w:r>
                <w:rPr>
                  <w:rFonts w:ascii="Calibri" w:hAnsi="Calibri" w:cs="Calibri" w:eastAsiaTheme="majorEastAsia"/>
                </w:rPr>
                <w:t>Controller</w:t>
              </w:r>
            </w:ins>
            <w:ins w:id="145" w:author="Administrator" w:date="2016-01-01T22:46:24Z">
              <w:r>
                <w:rPr>
                  <w:rFonts w:ascii="Calibri" w:hAnsi="Calibri" w:cs="Calibri" w:eastAsiaTheme="majorEastAsia"/>
                  <w:color w:val="000000"/>
                </w:rPr>
                <w:t>.get</w:t>
              </w:r>
            </w:ins>
            <w:ins w:id="146" w:author="Administrator" w:date="2016-01-01T22:46:24Z">
              <w:r>
                <w:rPr>
                  <w:rFonts w:hint="eastAsia" w:ascii="Calibri" w:hAnsi="Calibri" w:cs="Calibri" w:eastAsiaTheme="majorEastAsia"/>
                  <w:color w:val="000000"/>
                  <w:lang w:val="en-US" w:eastAsia="zh-CN"/>
                </w:rPr>
                <w:t>DriverByBusinessHall</w:t>
              </w:r>
            </w:ins>
          </w:p>
        </w:tc>
        <w:tc>
          <w:tcPr>
            <w:tcW w:w="3708" w:type="dxa"/>
          </w:tcPr>
          <w:p>
            <w:pPr>
              <w:jc w:val="left"/>
              <w:rPr>
                <w:ins w:id="147" w:author="Administrator" w:date="2016-01-01T22:46:24Z"/>
                <w:rFonts w:hint="eastAsia" w:asciiTheme="majorEastAsia" w:hAnsiTheme="majorEastAsia" w:eastAsiaTheme="majorEastAsia" w:cstheme="majorEastAsia"/>
                <w:sz w:val="22"/>
                <w:szCs w:val="22"/>
              </w:rPr>
            </w:pPr>
            <w:ins w:id="148" w:author="Administrator" w:date="2016-01-01T22:46:24Z">
              <w:r>
                <w:rPr>
                  <w:rFonts w:hint="eastAsia" w:asciiTheme="majorEastAsia" w:hAnsiTheme="majorEastAsia" w:eastAsiaTheme="majorEastAsia" w:cstheme="majorEastAsia"/>
                  <w:sz w:val="22"/>
                  <w:szCs w:val="22"/>
                  <w:lang w:eastAsia="zh-CN"/>
                </w:rPr>
                <w:t>得到营业厅所属司机信息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49" w:author="Administrator" w:date="2016-01-01T22:46:24Z"/>
        </w:trPr>
        <w:tc>
          <w:tcPr>
            <w:tcW w:w="4798" w:type="dxa"/>
            <w:shd w:val="clear" w:color="auto" w:fill="FFFFFF"/>
            <w:vAlign w:val="center"/>
          </w:tcPr>
          <w:p>
            <w:pPr>
              <w:rPr>
                <w:ins w:id="150" w:author="Administrator" w:date="2016-01-01T22:46:24Z"/>
                <w:rFonts w:ascii="Calibri" w:hAnsi="Calibri" w:cs="Calibri" w:eastAsiaTheme="majorEastAsia"/>
                <w:sz w:val="22"/>
                <w:szCs w:val="22"/>
              </w:rPr>
            </w:pPr>
            <w:ins w:id="151" w:author="Administrator" w:date="2016-01-01T22:46:24Z">
              <w:r>
                <w:rPr>
                  <w:rFonts w:ascii="Calibri" w:hAnsi="Calibri" w:cs="Calibri" w:eastAsiaTheme="majorEastAsia"/>
                  <w:color w:val="000000"/>
                </w:rPr>
                <w:t>NonUser</w:t>
              </w:r>
            </w:ins>
            <w:ins w:id="152" w:author="Administrator" w:date="2016-01-01T22:46:24Z">
              <w:r>
                <w:rPr>
                  <w:rFonts w:ascii="Calibri" w:hAnsi="Calibri" w:cs="Calibri" w:eastAsiaTheme="majorEastAsia"/>
                </w:rPr>
                <w:t>Controller</w:t>
              </w:r>
            </w:ins>
            <w:ins w:id="153" w:author="Administrator" w:date="2016-01-01T22:46:24Z">
              <w:r>
                <w:rPr>
                  <w:rFonts w:ascii="Calibri" w:hAnsi="Calibri" w:cs="Calibri" w:eastAsiaTheme="majorEastAsia"/>
                  <w:color w:val="000000"/>
                </w:rPr>
                <w:t>.getAllDriverInfo</w:t>
              </w:r>
            </w:ins>
          </w:p>
        </w:tc>
        <w:tc>
          <w:tcPr>
            <w:tcW w:w="3708" w:type="dxa"/>
          </w:tcPr>
          <w:p>
            <w:pPr>
              <w:jc w:val="left"/>
              <w:rPr>
                <w:ins w:id="154" w:author="Administrator" w:date="2016-01-01T22:46:24Z"/>
                <w:rFonts w:asciiTheme="majorEastAsia" w:hAnsiTheme="majorEastAsia" w:eastAsiaTheme="majorEastAsia" w:cstheme="majorEastAsia"/>
                <w:sz w:val="22"/>
                <w:szCs w:val="22"/>
              </w:rPr>
            </w:pPr>
            <w:ins w:id="155" w:author="Administrator" w:date="2016-01-01T22:46:24Z">
              <w:r>
                <w:rPr>
                  <w:rFonts w:hint="eastAsia" w:asciiTheme="majorEastAsia" w:hAnsiTheme="majorEastAsia" w:eastAsiaTheme="majorEastAsia" w:cstheme="majorEastAsia"/>
                  <w:sz w:val="22"/>
                  <w:szCs w:val="22"/>
                </w:rPr>
                <w:t>得到所有司机信息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56" w:author="Administrator" w:date="2016-01-01T22:46:24Z"/>
        </w:trPr>
        <w:tc>
          <w:tcPr>
            <w:tcW w:w="4798" w:type="dxa"/>
            <w:shd w:val="clear" w:color="auto" w:fill="FFFFFF"/>
            <w:vAlign w:val="center"/>
          </w:tcPr>
          <w:p>
            <w:pPr>
              <w:rPr>
                <w:ins w:id="157" w:author="Administrator" w:date="2016-01-01T22:46:24Z"/>
                <w:rFonts w:ascii="Calibri" w:hAnsi="Calibri" w:cs="Calibri" w:eastAsiaTheme="majorEastAsia"/>
                <w:sz w:val="22"/>
                <w:szCs w:val="22"/>
              </w:rPr>
            </w:pPr>
            <w:ins w:id="158" w:author="Administrator" w:date="2016-01-01T22:46:24Z">
              <w:r>
                <w:rPr>
                  <w:rFonts w:ascii="Calibri" w:hAnsi="Calibri" w:cs="Calibri" w:eastAsiaTheme="majorEastAsia"/>
                  <w:color w:val="000000"/>
                </w:rPr>
                <w:t>NonUser</w:t>
              </w:r>
            </w:ins>
            <w:ins w:id="159" w:author="Administrator" w:date="2016-01-01T22:46:24Z">
              <w:r>
                <w:rPr>
                  <w:rFonts w:ascii="Calibri" w:hAnsi="Calibri" w:cs="Calibri" w:eastAsiaTheme="majorEastAsia"/>
                </w:rPr>
                <w:t>Controller</w:t>
              </w:r>
            </w:ins>
            <w:ins w:id="160" w:author="Administrator" w:date="2016-01-01T22:46:24Z">
              <w:r>
                <w:rPr>
                  <w:rFonts w:ascii="Calibri" w:hAnsi="Calibri" w:cs="Calibri" w:eastAsiaTheme="majorEastAsia"/>
                  <w:color w:val="000000"/>
                </w:rPr>
                <w:t>.addDriverInfo</w:t>
              </w:r>
            </w:ins>
          </w:p>
        </w:tc>
        <w:tc>
          <w:tcPr>
            <w:tcW w:w="3708" w:type="dxa"/>
          </w:tcPr>
          <w:p>
            <w:pPr>
              <w:jc w:val="left"/>
              <w:rPr>
                <w:ins w:id="161" w:author="Administrator" w:date="2016-01-01T22:46:24Z"/>
                <w:rFonts w:asciiTheme="majorEastAsia" w:hAnsiTheme="majorEastAsia" w:eastAsiaTheme="majorEastAsia" w:cstheme="majorEastAsia"/>
                <w:sz w:val="22"/>
                <w:szCs w:val="22"/>
              </w:rPr>
            </w:pPr>
            <w:ins w:id="162" w:author="Administrator" w:date="2016-01-01T22:46:24Z">
              <w:r>
                <w:rPr>
                  <w:rFonts w:hint="eastAsia" w:asciiTheme="majorEastAsia" w:hAnsiTheme="majorEastAsia" w:eastAsiaTheme="majorEastAsia" w:cstheme="majorEastAsia"/>
                  <w:sz w:val="22"/>
                  <w:szCs w:val="22"/>
                </w:rPr>
                <w:t>增加一个司机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63" w:author="Administrator" w:date="2016-01-01T22:46:24Z"/>
        </w:trPr>
        <w:tc>
          <w:tcPr>
            <w:tcW w:w="4798" w:type="dxa"/>
            <w:shd w:val="clear" w:color="auto" w:fill="FFFFFF"/>
            <w:vAlign w:val="center"/>
          </w:tcPr>
          <w:p>
            <w:pPr>
              <w:rPr>
                <w:ins w:id="164" w:author="Administrator" w:date="2016-01-01T22:46:24Z"/>
                <w:rFonts w:ascii="Calibri" w:hAnsi="Calibri" w:cs="Calibri" w:eastAsiaTheme="majorEastAsia"/>
                <w:sz w:val="22"/>
                <w:szCs w:val="22"/>
              </w:rPr>
            </w:pPr>
            <w:ins w:id="165" w:author="Administrator" w:date="2016-01-01T22:46:24Z">
              <w:r>
                <w:rPr>
                  <w:rFonts w:ascii="Calibri" w:hAnsi="Calibri" w:cs="Calibri" w:eastAsiaTheme="majorEastAsia"/>
                  <w:color w:val="000000"/>
                </w:rPr>
                <w:t>NonUser</w:t>
              </w:r>
            </w:ins>
            <w:ins w:id="166" w:author="Administrator" w:date="2016-01-01T22:46:24Z">
              <w:r>
                <w:rPr>
                  <w:rFonts w:ascii="Calibri" w:hAnsi="Calibri" w:cs="Calibri" w:eastAsiaTheme="majorEastAsia"/>
                </w:rPr>
                <w:t>Controller</w:t>
              </w:r>
            </w:ins>
            <w:ins w:id="167" w:author="Administrator" w:date="2016-01-01T22:46:24Z">
              <w:r>
                <w:rPr>
                  <w:rFonts w:ascii="Calibri" w:hAnsi="Calibri" w:cs="Calibri" w:eastAsiaTheme="majorEastAsia"/>
                  <w:color w:val="000000"/>
                </w:rPr>
                <w:t>.deleteDriverInfo</w:t>
              </w:r>
            </w:ins>
          </w:p>
        </w:tc>
        <w:tc>
          <w:tcPr>
            <w:tcW w:w="3708" w:type="dxa"/>
          </w:tcPr>
          <w:p>
            <w:pPr>
              <w:jc w:val="left"/>
              <w:rPr>
                <w:ins w:id="168" w:author="Administrator" w:date="2016-01-01T22:46:24Z"/>
                <w:rFonts w:asciiTheme="majorEastAsia" w:hAnsiTheme="majorEastAsia" w:eastAsiaTheme="majorEastAsia" w:cstheme="majorEastAsia"/>
                <w:sz w:val="22"/>
                <w:szCs w:val="22"/>
              </w:rPr>
            </w:pPr>
            <w:ins w:id="169" w:author="Administrator" w:date="2016-01-01T22:46:24Z">
              <w:r>
                <w:rPr>
                  <w:rFonts w:hint="eastAsia" w:asciiTheme="majorEastAsia" w:hAnsiTheme="majorEastAsia" w:eastAsiaTheme="majorEastAsia" w:cstheme="majorEastAsia"/>
                  <w:sz w:val="22"/>
                  <w:szCs w:val="22"/>
                </w:rPr>
                <w:t>删除一个司机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70" w:author="Administrator" w:date="2016-01-01T22:46:24Z"/>
        </w:trPr>
        <w:tc>
          <w:tcPr>
            <w:tcW w:w="4798" w:type="dxa"/>
            <w:shd w:val="clear" w:color="auto" w:fill="FFFFFF"/>
            <w:vAlign w:val="center"/>
          </w:tcPr>
          <w:p>
            <w:pPr>
              <w:rPr>
                <w:ins w:id="171" w:author="Administrator" w:date="2016-01-01T22:46:24Z"/>
                <w:rFonts w:ascii="Calibri" w:hAnsi="Calibri" w:cs="Calibri" w:eastAsiaTheme="majorEastAsia"/>
                <w:sz w:val="22"/>
                <w:szCs w:val="22"/>
              </w:rPr>
            </w:pPr>
            <w:ins w:id="172" w:author="Administrator" w:date="2016-01-01T22:46:24Z">
              <w:r>
                <w:rPr>
                  <w:rFonts w:ascii="Calibri" w:hAnsi="Calibri" w:cs="Calibri" w:eastAsiaTheme="majorEastAsia"/>
                  <w:color w:val="000000"/>
                </w:rPr>
                <w:t>NonUser</w:t>
              </w:r>
            </w:ins>
            <w:ins w:id="173" w:author="Administrator" w:date="2016-01-01T22:46:24Z">
              <w:r>
                <w:rPr>
                  <w:rFonts w:ascii="Calibri" w:hAnsi="Calibri" w:cs="Calibri" w:eastAsiaTheme="majorEastAsia"/>
                </w:rPr>
                <w:t>Controller</w:t>
              </w:r>
            </w:ins>
            <w:ins w:id="174" w:author="Administrator" w:date="2016-01-01T22:46:24Z">
              <w:r>
                <w:rPr>
                  <w:rFonts w:ascii="Calibri" w:hAnsi="Calibri" w:cs="Calibri" w:eastAsiaTheme="majorEastAsia"/>
                  <w:color w:val="000000"/>
                </w:rPr>
                <w:t>.changeDriverInfo</w:t>
              </w:r>
            </w:ins>
          </w:p>
        </w:tc>
        <w:tc>
          <w:tcPr>
            <w:tcW w:w="3708" w:type="dxa"/>
          </w:tcPr>
          <w:p>
            <w:pPr>
              <w:jc w:val="left"/>
              <w:rPr>
                <w:ins w:id="175" w:author="Administrator" w:date="2016-01-01T22:46:24Z"/>
                <w:rFonts w:asciiTheme="majorEastAsia" w:hAnsiTheme="majorEastAsia" w:eastAsiaTheme="majorEastAsia" w:cstheme="majorEastAsia"/>
                <w:sz w:val="22"/>
                <w:szCs w:val="22"/>
              </w:rPr>
            </w:pPr>
            <w:ins w:id="176" w:author="Administrator" w:date="2016-01-01T22:46:24Z">
              <w:r>
                <w:rPr>
                  <w:rFonts w:hint="eastAsia" w:asciiTheme="majorEastAsia" w:hAnsiTheme="majorEastAsia" w:eastAsiaTheme="majorEastAsia" w:cstheme="majorEastAsia"/>
                  <w:sz w:val="22"/>
                  <w:szCs w:val="22"/>
                </w:rPr>
                <w:t>修改司机信息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77" w:author="Administrator" w:date="2016-01-01T22:46:24Z"/>
        </w:trPr>
        <w:tc>
          <w:tcPr>
            <w:tcW w:w="4798" w:type="dxa"/>
            <w:shd w:val="clear" w:color="auto" w:fill="FFFFFF"/>
            <w:vAlign w:val="center"/>
          </w:tcPr>
          <w:p>
            <w:pPr>
              <w:rPr>
                <w:ins w:id="178" w:author="Administrator" w:date="2016-01-01T22:46:24Z"/>
                <w:rFonts w:ascii="Calibri" w:hAnsi="Calibri" w:cs="Calibri" w:eastAsiaTheme="majorEastAsia"/>
                <w:sz w:val="22"/>
                <w:szCs w:val="22"/>
              </w:rPr>
            </w:pPr>
            <w:ins w:id="179" w:author="Administrator" w:date="2016-01-01T22:46:24Z">
              <w:r>
                <w:rPr>
                  <w:rFonts w:ascii="Calibri" w:hAnsi="Calibri" w:cs="Calibri" w:eastAsiaTheme="majorEastAsia"/>
                  <w:color w:val="000000"/>
                </w:rPr>
                <w:t>NonUser</w:t>
              </w:r>
            </w:ins>
            <w:ins w:id="180" w:author="Administrator" w:date="2016-01-01T22:46:24Z">
              <w:r>
                <w:rPr>
                  <w:rFonts w:ascii="Calibri" w:hAnsi="Calibri" w:cs="Calibri" w:eastAsiaTheme="majorEastAsia"/>
                </w:rPr>
                <w:t>Controller</w:t>
              </w:r>
            </w:ins>
            <w:ins w:id="181" w:author="Administrator" w:date="2016-01-01T22:46:24Z">
              <w:r>
                <w:rPr>
                  <w:rFonts w:ascii="Calibri" w:hAnsi="Calibri" w:cs="Calibri" w:eastAsiaTheme="majorEastAsia"/>
                  <w:color w:val="000000"/>
                </w:rPr>
                <w:t>.getBussinessHallInfo</w:t>
              </w:r>
            </w:ins>
          </w:p>
        </w:tc>
        <w:tc>
          <w:tcPr>
            <w:tcW w:w="3708" w:type="dxa"/>
          </w:tcPr>
          <w:p>
            <w:pPr>
              <w:jc w:val="left"/>
              <w:rPr>
                <w:ins w:id="182" w:author="Administrator" w:date="2016-01-01T22:46:24Z"/>
                <w:rFonts w:asciiTheme="majorEastAsia" w:hAnsiTheme="majorEastAsia" w:eastAsiaTheme="majorEastAsia" w:cstheme="majorEastAsia"/>
                <w:sz w:val="22"/>
                <w:szCs w:val="22"/>
              </w:rPr>
            </w:pPr>
            <w:ins w:id="183" w:author="Administrator" w:date="2016-01-01T22:46:24Z">
              <w:r>
                <w:rPr>
                  <w:rFonts w:hint="eastAsia" w:asciiTheme="majorEastAsia" w:hAnsiTheme="majorEastAsia" w:eastAsiaTheme="majorEastAsia" w:cstheme="majorEastAsia"/>
                  <w:sz w:val="22"/>
                  <w:szCs w:val="22"/>
                </w:rPr>
                <w:t>得到单个营业厅信息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84" w:author="Administrator" w:date="2016-01-01T22:46:24Z"/>
        </w:trPr>
        <w:tc>
          <w:tcPr>
            <w:tcW w:w="4798" w:type="dxa"/>
            <w:shd w:val="clear" w:color="auto" w:fill="FFFFFF"/>
            <w:vAlign w:val="center"/>
          </w:tcPr>
          <w:p>
            <w:pPr>
              <w:rPr>
                <w:ins w:id="185" w:author="Administrator" w:date="2016-01-01T22:46:24Z"/>
                <w:rFonts w:ascii="Calibri" w:hAnsi="Calibri" w:cs="Calibri" w:eastAsiaTheme="majorEastAsia"/>
                <w:color w:val="000000"/>
              </w:rPr>
            </w:pPr>
            <w:ins w:id="186" w:author="Administrator" w:date="2016-01-01T22:46:24Z">
              <w:r>
                <w:rPr>
                  <w:rFonts w:ascii="Calibri" w:hAnsi="Calibri" w:cs="Calibri" w:eastAsiaTheme="majorEastAsia"/>
                  <w:color w:val="000000"/>
                </w:rPr>
                <w:t>NonUser</w:t>
              </w:r>
            </w:ins>
            <w:ins w:id="187" w:author="Administrator" w:date="2016-01-01T22:46:24Z">
              <w:r>
                <w:rPr>
                  <w:rFonts w:ascii="Calibri" w:hAnsi="Calibri" w:cs="Calibri" w:eastAsiaTheme="majorEastAsia"/>
                </w:rPr>
                <w:t>Controller</w:t>
              </w:r>
            </w:ins>
            <w:ins w:id="188" w:author="Administrator" w:date="2016-01-01T22:46:24Z">
              <w:r>
                <w:rPr>
                  <w:rFonts w:ascii="Calibri" w:hAnsi="Calibri" w:cs="Calibri" w:eastAsiaTheme="majorEastAsia"/>
                  <w:color w:val="000000"/>
                </w:rPr>
                <w:t>.getBussinessHallInfo</w:t>
              </w:r>
            </w:ins>
            <w:ins w:id="189" w:author="Administrator" w:date="2016-01-01T22:46:24Z">
              <w:r>
                <w:rPr>
                  <w:rFonts w:hint="eastAsia" w:ascii="Calibri" w:hAnsi="Calibri" w:cs="Calibri" w:eastAsiaTheme="majorEastAsia"/>
                  <w:color w:val="000000"/>
                  <w:lang w:val="en-US" w:eastAsia="zh-CN"/>
                </w:rPr>
                <w:t>ByCity</w:t>
              </w:r>
            </w:ins>
          </w:p>
        </w:tc>
        <w:tc>
          <w:tcPr>
            <w:tcW w:w="3708" w:type="dxa"/>
          </w:tcPr>
          <w:p>
            <w:pPr>
              <w:jc w:val="left"/>
              <w:rPr>
                <w:ins w:id="190" w:author="Administrator" w:date="2016-01-01T22:46:24Z"/>
                <w:rFonts w:hint="eastAsia" w:asciiTheme="majorEastAsia" w:hAnsiTheme="majorEastAsia" w:eastAsiaTheme="majorEastAsia" w:cstheme="majorEastAsia"/>
                <w:sz w:val="22"/>
                <w:szCs w:val="22"/>
                <w:lang w:eastAsia="zh-CN"/>
              </w:rPr>
            </w:pPr>
            <w:ins w:id="191" w:author="Administrator" w:date="2016-01-01T22:46:24Z">
              <w:r>
                <w:rPr>
                  <w:rFonts w:hint="eastAsia" w:asciiTheme="majorEastAsia" w:hAnsiTheme="majorEastAsia" w:eastAsiaTheme="majorEastAsia" w:cstheme="majorEastAsia"/>
                  <w:sz w:val="22"/>
                  <w:szCs w:val="22"/>
                  <w:lang w:eastAsia="zh-CN"/>
                </w:rPr>
                <w:t>得到城市所属营业厅信息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92" w:author="Administrator" w:date="2016-01-01T22:46:24Z"/>
        </w:trPr>
        <w:tc>
          <w:tcPr>
            <w:tcW w:w="4798" w:type="dxa"/>
            <w:shd w:val="clear" w:color="auto" w:fill="FFFFFF"/>
            <w:vAlign w:val="center"/>
          </w:tcPr>
          <w:p>
            <w:pPr>
              <w:rPr>
                <w:ins w:id="193" w:author="Administrator" w:date="2016-01-01T22:46:24Z"/>
                <w:rFonts w:ascii="Calibri" w:hAnsi="Calibri" w:cs="Calibri" w:eastAsiaTheme="majorEastAsia"/>
                <w:sz w:val="22"/>
                <w:szCs w:val="22"/>
              </w:rPr>
            </w:pPr>
            <w:ins w:id="194" w:author="Administrator" w:date="2016-01-01T22:46:24Z">
              <w:r>
                <w:rPr>
                  <w:rFonts w:ascii="Calibri" w:hAnsi="Calibri" w:cs="Calibri" w:eastAsiaTheme="majorEastAsia"/>
                  <w:color w:val="000000"/>
                </w:rPr>
                <w:t>NonUser</w:t>
              </w:r>
            </w:ins>
            <w:ins w:id="195" w:author="Administrator" w:date="2016-01-01T22:46:24Z">
              <w:r>
                <w:rPr>
                  <w:rFonts w:ascii="Calibri" w:hAnsi="Calibri" w:cs="Calibri" w:eastAsiaTheme="majorEastAsia"/>
                </w:rPr>
                <w:t>Controller</w:t>
              </w:r>
            </w:ins>
            <w:ins w:id="196" w:author="Administrator" w:date="2016-01-01T22:46:24Z">
              <w:r>
                <w:rPr>
                  <w:rFonts w:ascii="Calibri" w:hAnsi="Calibri" w:cs="Calibri" w:eastAsiaTheme="majorEastAsia"/>
                  <w:color w:val="000000"/>
                </w:rPr>
                <w:t>.getAllBussinessHallInfo</w:t>
              </w:r>
            </w:ins>
          </w:p>
        </w:tc>
        <w:tc>
          <w:tcPr>
            <w:tcW w:w="3708" w:type="dxa"/>
          </w:tcPr>
          <w:p>
            <w:pPr>
              <w:jc w:val="left"/>
              <w:rPr>
                <w:ins w:id="197" w:author="Administrator" w:date="2016-01-01T22:46:24Z"/>
                <w:rFonts w:asciiTheme="majorEastAsia" w:hAnsiTheme="majorEastAsia" w:eastAsiaTheme="majorEastAsia" w:cstheme="majorEastAsia"/>
                <w:sz w:val="22"/>
                <w:szCs w:val="22"/>
              </w:rPr>
            </w:pPr>
            <w:ins w:id="198" w:author="Administrator" w:date="2016-01-01T22:46:24Z">
              <w:r>
                <w:rPr>
                  <w:rFonts w:hint="eastAsia" w:asciiTheme="majorEastAsia" w:hAnsiTheme="majorEastAsia" w:eastAsiaTheme="majorEastAsia" w:cstheme="majorEastAsia"/>
                  <w:sz w:val="22"/>
                  <w:szCs w:val="22"/>
                </w:rPr>
                <w:t>得到所有营业厅信息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99" w:author="Administrator" w:date="2016-01-01T22:46:24Z"/>
        </w:trPr>
        <w:tc>
          <w:tcPr>
            <w:tcW w:w="4798" w:type="dxa"/>
            <w:shd w:val="clear" w:color="auto" w:fill="FFFFFF"/>
            <w:vAlign w:val="center"/>
          </w:tcPr>
          <w:p>
            <w:pPr>
              <w:rPr>
                <w:ins w:id="200" w:author="Administrator" w:date="2016-01-01T22:46:24Z"/>
                <w:rFonts w:ascii="Calibri" w:hAnsi="Calibri" w:cs="Calibri" w:eastAsiaTheme="majorEastAsia"/>
                <w:sz w:val="22"/>
                <w:szCs w:val="22"/>
              </w:rPr>
            </w:pPr>
            <w:ins w:id="201" w:author="Administrator" w:date="2016-01-01T22:46:24Z">
              <w:r>
                <w:rPr>
                  <w:rFonts w:ascii="Calibri" w:hAnsi="Calibri" w:cs="Calibri" w:eastAsiaTheme="majorEastAsia"/>
                  <w:color w:val="000000"/>
                </w:rPr>
                <w:t>NonUser</w:t>
              </w:r>
            </w:ins>
            <w:ins w:id="202" w:author="Administrator" w:date="2016-01-01T22:46:24Z">
              <w:r>
                <w:rPr>
                  <w:rFonts w:ascii="Calibri" w:hAnsi="Calibri" w:cs="Calibri" w:eastAsiaTheme="majorEastAsia"/>
                </w:rPr>
                <w:t>Controller</w:t>
              </w:r>
            </w:ins>
            <w:ins w:id="203" w:author="Administrator" w:date="2016-01-01T22:46:24Z">
              <w:r>
                <w:rPr>
                  <w:rFonts w:ascii="Calibri" w:hAnsi="Calibri" w:cs="Calibri" w:eastAsiaTheme="majorEastAsia"/>
                  <w:color w:val="000000"/>
                </w:rPr>
                <w:t>.</w:t>
              </w:r>
            </w:ins>
            <w:ins w:id="204" w:author="Administrator" w:date="2016-01-01T22:46:24Z">
              <w:r>
                <w:rPr>
                  <w:rFonts w:ascii="Calibri" w:hAnsi="Calibri" w:cs="Calibri" w:eastAsiaTheme="majorEastAsia"/>
                  <w:color w:val="000000"/>
                  <w:szCs w:val="20"/>
                </w:rPr>
                <w:t>addBussinessHallInfo</w:t>
              </w:r>
            </w:ins>
          </w:p>
        </w:tc>
        <w:tc>
          <w:tcPr>
            <w:tcW w:w="3708" w:type="dxa"/>
          </w:tcPr>
          <w:p>
            <w:pPr>
              <w:jc w:val="left"/>
              <w:rPr>
                <w:ins w:id="205" w:author="Administrator" w:date="2016-01-01T22:46:24Z"/>
                <w:rFonts w:asciiTheme="majorEastAsia" w:hAnsiTheme="majorEastAsia" w:eastAsiaTheme="majorEastAsia" w:cstheme="majorEastAsia"/>
                <w:sz w:val="22"/>
                <w:szCs w:val="22"/>
              </w:rPr>
            </w:pPr>
            <w:ins w:id="206" w:author="Administrator" w:date="2016-01-01T22:46:24Z">
              <w:r>
                <w:rPr>
                  <w:rFonts w:hint="eastAsia" w:asciiTheme="majorEastAsia" w:hAnsiTheme="majorEastAsia" w:eastAsiaTheme="majorEastAsia" w:cstheme="majorEastAsia"/>
                  <w:sz w:val="22"/>
                  <w:szCs w:val="22"/>
                </w:rPr>
                <w:t>增加一个营业厅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07" w:author="Administrator" w:date="2016-01-01T22:46:24Z"/>
        </w:trPr>
        <w:tc>
          <w:tcPr>
            <w:tcW w:w="4798" w:type="dxa"/>
            <w:shd w:val="clear" w:color="auto" w:fill="FFFFFF"/>
            <w:vAlign w:val="center"/>
          </w:tcPr>
          <w:p>
            <w:pPr>
              <w:rPr>
                <w:ins w:id="208" w:author="Administrator" w:date="2016-01-01T22:46:24Z"/>
                <w:rFonts w:ascii="Calibri" w:hAnsi="Calibri" w:cs="Calibri" w:eastAsiaTheme="majorEastAsia"/>
                <w:sz w:val="22"/>
                <w:szCs w:val="22"/>
              </w:rPr>
            </w:pPr>
            <w:ins w:id="209" w:author="Administrator" w:date="2016-01-01T22:46:24Z">
              <w:r>
                <w:rPr>
                  <w:rFonts w:ascii="Calibri" w:hAnsi="Calibri" w:cs="Calibri" w:eastAsiaTheme="majorEastAsia"/>
                  <w:color w:val="000000"/>
                </w:rPr>
                <w:t>NonUser</w:t>
              </w:r>
            </w:ins>
            <w:ins w:id="210" w:author="Administrator" w:date="2016-01-01T22:46:24Z">
              <w:r>
                <w:rPr>
                  <w:rFonts w:ascii="Calibri" w:hAnsi="Calibri" w:cs="Calibri" w:eastAsiaTheme="majorEastAsia"/>
                </w:rPr>
                <w:t>Controller</w:t>
              </w:r>
            </w:ins>
            <w:ins w:id="211" w:author="Administrator" w:date="2016-01-01T22:46:24Z">
              <w:r>
                <w:rPr>
                  <w:rFonts w:ascii="Calibri" w:hAnsi="Calibri" w:cs="Calibri" w:eastAsiaTheme="majorEastAsia"/>
                  <w:color w:val="000000"/>
                </w:rPr>
                <w:t>.deleteBussinessHallInfo</w:t>
              </w:r>
            </w:ins>
          </w:p>
        </w:tc>
        <w:tc>
          <w:tcPr>
            <w:tcW w:w="3708" w:type="dxa"/>
          </w:tcPr>
          <w:p>
            <w:pPr>
              <w:jc w:val="left"/>
              <w:rPr>
                <w:ins w:id="212" w:author="Administrator" w:date="2016-01-01T22:46:24Z"/>
                <w:rFonts w:asciiTheme="majorEastAsia" w:hAnsiTheme="majorEastAsia" w:eastAsiaTheme="majorEastAsia" w:cstheme="majorEastAsia"/>
                <w:sz w:val="22"/>
                <w:szCs w:val="22"/>
              </w:rPr>
            </w:pPr>
            <w:ins w:id="213" w:author="Administrator" w:date="2016-01-01T22:46:24Z">
              <w:r>
                <w:rPr>
                  <w:rFonts w:hint="eastAsia" w:asciiTheme="majorEastAsia" w:hAnsiTheme="majorEastAsia" w:eastAsiaTheme="majorEastAsia" w:cstheme="majorEastAsia"/>
                  <w:sz w:val="22"/>
                  <w:szCs w:val="22"/>
                </w:rPr>
                <w:t>删除一个营业厅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14" w:author="Administrator" w:date="2016-01-01T22:46:24Z"/>
        </w:trPr>
        <w:tc>
          <w:tcPr>
            <w:tcW w:w="4798" w:type="dxa"/>
            <w:shd w:val="clear" w:color="auto" w:fill="FFFFFF"/>
            <w:textDirection w:val="lrTb"/>
            <w:vAlign w:val="center"/>
          </w:tcPr>
          <w:p>
            <w:pPr>
              <w:rPr>
                <w:ins w:id="215" w:author="Administrator" w:date="2016-01-01T22:46:24Z"/>
                <w:rFonts w:ascii="Calibri" w:hAnsi="Calibri" w:cs="Calibri" w:eastAsiaTheme="majorEastAsia"/>
                <w:color w:val="000000"/>
              </w:rPr>
            </w:pPr>
            <w:ins w:id="216" w:author="Administrator" w:date="2016-01-01T22:46:24Z">
              <w:r>
                <w:rPr>
                  <w:rFonts w:ascii="Calibri" w:hAnsi="Calibri" w:cs="Calibri" w:eastAsiaTheme="majorEastAsia"/>
                  <w:color w:val="000000"/>
                </w:rPr>
                <w:t>NonUser</w:t>
              </w:r>
            </w:ins>
            <w:ins w:id="217" w:author="Administrator" w:date="2016-01-01T22:46:24Z">
              <w:r>
                <w:rPr>
                  <w:rFonts w:ascii="Calibri" w:hAnsi="Calibri" w:cs="Calibri" w:eastAsiaTheme="majorEastAsia"/>
                </w:rPr>
                <w:t>Controller</w:t>
              </w:r>
            </w:ins>
            <w:ins w:id="218" w:author="Administrator" w:date="2016-01-01T22:46:24Z">
              <w:r>
                <w:rPr>
                  <w:rFonts w:ascii="Calibri" w:hAnsi="Calibri" w:cs="Calibri" w:eastAsiaTheme="majorEastAsia"/>
                  <w:color w:val="000000"/>
                </w:rPr>
                <w:t>.get</w:t>
              </w:r>
            </w:ins>
            <w:ins w:id="219" w:author="Administrator" w:date="2016-01-01T22:46:24Z">
              <w:r>
                <w:rPr>
                  <w:rFonts w:hint="eastAsia" w:ascii="Calibri" w:hAnsi="Calibri" w:cs="Calibri" w:eastAsiaTheme="majorEastAsia"/>
                  <w:color w:val="000000"/>
                  <w:lang w:eastAsia="zh-CN"/>
                </w:rPr>
                <w:t>IntermediateCenter</w:t>
              </w:r>
            </w:ins>
            <w:ins w:id="220"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221" w:author="Administrator" w:date="2016-01-01T22:46:24Z"/>
                <w:rFonts w:hint="eastAsia" w:asciiTheme="majorEastAsia" w:hAnsiTheme="majorEastAsia" w:eastAsiaTheme="majorEastAsia" w:cstheme="majorEastAsia"/>
                <w:sz w:val="22"/>
                <w:szCs w:val="22"/>
              </w:rPr>
            </w:pPr>
            <w:ins w:id="222" w:author="Administrator" w:date="2016-01-01T22:46:24Z">
              <w:r>
                <w:rPr>
                  <w:rFonts w:hint="eastAsia" w:asciiTheme="majorEastAsia" w:hAnsiTheme="majorEastAsia" w:eastAsiaTheme="majorEastAsia" w:cstheme="majorEastAsia"/>
                  <w:sz w:val="22"/>
                  <w:szCs w:val="22"/>
                </w:rPr>
                <w:t>得到单个</w:t>
              </w:r>
            </w:ins>
            <w:ins w:id="223" w:author="Administrator" w:date="2016-01-01T22:46:24Z">
              <w:r>
                <w:rPr>
                  <w:rFonts w:hint="eastAsia" w:asciiTheme="majorEastAsia" w:hAnsiTheme="majorEastAsia" w:eastAsiaTheme="majorEastAsia" w:cstheme="majorEastAsia"/>
                  <w:sz w:val="22"/>
                  <w:szCs w:val="22"/>
                  <w:lang w:val="en-US" w:eastAsia="zh-CN"/>
                </w:rPr>
                <w:t>中转中心</w:t>
              </w:r>
            </w:ins>
            <w:ins w:id="224"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25" w:author="Administrator" w:date="2016-01-01T22:46:24Z"/>
        </w:trPr>
        <w:tc>
          <w:tcPr>
            <w:tcW w:w="4798" w:type="dxa"/>
            <w:shd w:val="clear" w:color="auto" w:fill="FFFFFF"/>
            <w:textDirection w:val="lrTb"/>
            <w:vAlign w:val="center"/>
          </w:tcPr>
          <w:p>
            <w:pPr>
              <w:rPr>
                <w:ins w:id="226" w:author="Administrator" w:date="2016-01-01T22:46:24Z"/>
                <w:rFonts w:ascii="Calibri" w:hAnsi="Calibri" w:cs="Calibri" w:eastAsiaTheme="majorEastAsia"/>
                <w:sz w:val="22"/>
                <w:szCs w:val="22"/>
              </w:rPr>
            </w:pPr>
            <w:ins w:id="227" w:author="Administrator" w:date="2016-01-01T22:46:24Z">
              <w:r>
                <w:rPr>
                  <w:rFonts w:ascii="Calibri" w:hAnsi="Calibri" w:cs="Calibri" w:eastAsiaTheme="majorEastAsia"/>
                  <w:color w:val="000000"/>
                </w:rPr>
                <w:t>NonUser</w:t>
              </w:r>
            </w:ins>
            <w:ins w:id="228" w:author="Administrator" w:date="2016-01-01T22:46:24Z">
              <w:r>
                <w:rPr>
                  <w:rFonts w:ascii="Calibri" w:hAnsi="Calibri" w:cs="Calibri" w:eastAsiaTheme="majorEastAsia"/>
                </w:rPr>
                <w:t>Controller</w:t>
              </w:r>
            </w:ins>
            <w:ins w:id="229" w:author="Administrator" w:date="2016-01-01T22:46:24Z">
              <w:r>
                <w:rPr>
                  <w:rFonts w:ascii="Calibri" w:hAnsi="Calibri" w:cs="Calibri" w:eastAsiaTheme="majorEastAsia"/>
                  <w:color w:val="000000"/>
                </w:rPr>
                <w:t>.getAll</w:t>
              </w:r>
            </w:ins>
            <w:ins w:id="230" w:author="Administrator" w:date="2016-01-01T22:46:24Z">
              <w:r>
                <w:rPr>
                  <w:rFonts w:hint="eastAsia" w:ascii="Calibri" w:hAnsi="Calibri" w:cs="Calibri" w:eastAsiaTheme="majorEastAsia"/>
                  <w:color w:val="000000"/>
                  <w:lang w:eastAsia="zh-CN"/>
                </w:rPr>
                <w:t>IntermediateCenter</w:t>
              </w:r>
            </w:ins>
            <w:ins w:id="231"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232" w:author="Administrator" w:date="2016-01-01T22:46:24Z"/>
                <w:rFonts w:asciiTheme="majorEastAsia" w:hAnsiTheme="majorEastAsia" w:eastAsiaTheme="majorEastAsia" w:cstheme="majorEastAsia"/>
                <w:sz w:val="22"/>
                <w:szCs w:val="22"/>
              </w:rPr>
            </w:pPr>
            <w:ins w:id="233" w:author="Administrator" w:date="2016-01-01T22:46:24Z">
              <w:r>
                <w:rPr>
                  <w:rFonts w:hint="eastAsia" w:asciiTheme="majorEastAsia" w:hAnsiTheme="majorEastAsia" w:eastAsiaTheme="majorEastAsia" w:cstheme="majorEastAsia"/>
                  <w:sz w:val="22"/>
                  <w:szCs w:val="22"/>
                </w:rPr>
                <w:t>得到所有</w:t>
              </w:r>
            </w:ins>
            <w:ins w:id="234" w:author="Administrator" w:date="2016-01-01T22:46:24Z">
              <w:r>
                <w:rPr>
                  <w:rFonts w:hint="eastAsia" w:asciiTheme="majorEastAsia" w:hAnsiTheme="majorEastAsia" w:eastAsiaTheme="majorEastAsia" w:cstheme="majorEastAsia"/>
                  <w:sz w:val="22"/>
                  <w:szCs w:val="22"/>
                  <w:lang w:eastAsia="zh-CN"/>
                </w:rPr>
                <w:t>中转中心</w:t>
              </w:r>
            </w:ins>
            <w:ins w:id="235"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36" w:author="Administrator" w:date="2016-01-01T22:46:24Z"/>
        </w:trPr>
        <w:tc>
          <w:tcPr>
            <w:tcW w:w="4798" w:type="dxa"/>
            <w:shd w:val="clear" w:color="auto" w:fill="FFFFFF"/>
            <w:textDirection w:val="lrTb"/>
            <w:vAlign w:val="center"/>
          </w:tcPr>
          <w:p>
            <w:pPr>
              <w:rPr>
                <w:ins w:id="237" w:author="Administrator" w:date="2016-01-01T22:46:24Z"/>
                <w:rFonts w:ascii="Calibri" w:hAnsi="Calibri" w:cs="Calibri" w:eastAsiaTheme="majorEastAsia"/>
                <w:color w:val="000000"/>
              </w:rPr>
            </w:pPr>
            <w:ins w:id="238" w:author="Administrator" w:date="2016-01-01T22:46:24Z">
              <w:r>
                <w:rPr>
                  <w:rFonts w:ascii="Calibri" w:hAnsi="Calibri" w:cs="Calibri" w:eastAsiaTheme="majorEastAsia"/>
                  <w:color w:val="000000"/>
                </w:rPr>
                <w:t>NonUser</w:t>
              </w:r>
            </w:ins>
            <w:ins w:id="239" w:author="Administrator" w:date="2016-01-01T22:46:24Z">
              <w:r>
                <w:rPr>
                  <w:rFonts w:ascii="Calibri" w:hAnsi="Calibri" w:cs="Calibri" w:eastAsiaTheme="majorEastAsia"/>
                </w:rPr>
                <w:t>Controller</w:t>
              </w:r>
            </w:ins>
            <w:ins w:id="240" w:author="Administrator" w:date="2016-01-01T22:46:24Z">
              <w:r>
                <w:rPr>
                  <w:rFonts w:ascii="Calibri" w:hAnsi="Calibri" w:cs="Calibri" w:eastAsiaTheme="majorEastAsia"/>
                  <w:color w:val="000000"/>
                </w:rPr>
                <w:t>.</w:t>
              </w:r>
            </w:ins>
            <w:ins w:id="241" w:author="Administrator" w:date="2016-01-01T22:46:24Z">
              <w:r>
                <w:rPr>
                  <w:rFonts w:ascii="Calibri" w:hAnsi="Calibri" w:cs="Calibri" w:eastAsiaTheme="majorEastAsia"/>
                  <w:color w:val="000000"/>
                  <w:szCs w:val="20"/>
                </w:rPr>
                <w:t>add</w:t>
              </w:r>
            </w:ins>
            <w:ins w:id="242" w:author="Administrator" w:date="2016-01-01T22:46:24Z">
              <w:r>
                <w:rPr>
                  <w:rFonts w:hint="eastAsia" w:ascii="Calibri" w:hAnsi="Calibri" w:cs="Calibri" w:eastAsiaTheme="majorEastAsia"/>
                  <w:color w:val="000000"/>
                  <w:szCs w:val="20"/>
                  <w:lang w:eastAsia="zh-CN"/>
                </w:rPr>
                <w:t>IntermediateCenter</w:t>
              </w:r>
            </w:ins>
            <w:ins w:id="243" w:author="Administrator" w:date="2016-01-01T22:46:24Z">
              <w:r>
                <w:rPr>
                  <w:rFonts w:ascii="Calibri" w:hAnsi="Calibri" w:cs="Calibri" w:eastAsiaTheme="majorEastAsia"/>
                  <w:color w:val="000000"/>
                  <w:szCs w:val="20"/>
                </w:rPr>
                <w:t>Info</w:t>
              </w:r>
            </w:ins>
          </w:p>
        </w:tc>
        <w:tc>
          <w:tcPr>
            <w:tcW w:w="3708" w:type="dxa"/>
            <w:textDirection w:val="lrTb"/>
            <w:vAlign w:val="top"/>
          </w:tcPr>
          <w:p>
            <w:pPr>
              <w:jc w:val="left"/>
              <w:rPr>
                <w:ins w:id="244" w:author="Administrator" w:date="2016-01-01T22:46:24Z"/>
                <w:rFonts w:asciiTheme="majorEastAsia" w:hAnsiTheme="majorEastAsia" w:eastAsiaTheme="majorEastAsia" w:cstheme="majorEastAsia"/>
                <w:sz w:val="22"/>
                <w:szCs w:val="22"/>
              </w:rPr>
            </w:pPr>
            <w:ins w:id="245" w:author="Administrator" w:date="2016-01-01T22:46:24Z">
              <w:r>
                <w:rPr>
                  <w:rFonts w:hint="eastAsia" w:asciiTheme="majorEastAsia" w:hAnsiTheme="majorEastAsia" w:eastAsiaTheme="majorEastAsia" w:cstheme="majorEastAsia"/>
                  <w:sz w:val="22"/>
                  <w:szCs w:val="22"/>
                </w:rPr>
                <w:t>增加一个</w:t>
              </w:r>
            </w:ins>
            <w:ins w:id="246"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47" w:author="Administrator" w:date="2016-01-01T22:46:24Z"/>
        </w:trPr>
        <w:tc>
          <w:tcPr>
            <w:tcW w:w="4798" w:type="dxa"/>
            <w:shd w:val="clear" w:color="auto" w:fill="FFFFFF"/>
            <w:textDirection w:val="lrTb"/>
            <w:vAlign w:val="center"/>
          </w:tcPr>
          <w:p>
            <w:pPr>
              <w:rPr>
                <w:ins w:id="248" w:author="Administrator" w:date="2016-01-01T22:46:24Z"/>
                <w:rFonts w:ascii="Calibri" w:hAnsi="Calibri" w:cs="Calibri" w:eastAsiaTheme="majorEastAsia"/>
                <w:color w:val="000000"/>
              </w:rPr>
            </w:pPr>
            <w:ins w:id="249" w:author="Administrator" w:date="2016-01-01T22:46:24Z">
              <w:r>
                <w:rPr>
                  <w:rFonts w:ascii="Calibri" w:hAnsi="Calibri" w:cs="Calibri" w:eastAsiaTheme="majorEastAsia"/>
                  <w:color w:val="000000"/>
                </w:rPr>
                <w:t>NonUser</w:t>
              </w:r>
            </w:ins>
            <w:ins w:id="250" w:author="Administrator" w:date="2016-01-01T22:46:24Z">
              <w:r>
                <w:rPr>
                  <w:rFonts w:ascii="Calibri" w:hAnsi="Calibri" w:cs="Calibri" w:eastAsiaTheme="majorEastAsia"/>
                </w:rPr>
                <w:t>Controller</w:t>
              </w:r>
            </w:ins>
            <w:ins w:id="251" w:author="Administrator" w:date="2016-01-01T22:46:24Z">
              <w:r>
                <w:rPr>
                  <w:rFonts w:ascii="Calibri" w:hAnsi="Calibri" w:cs="Calibri" w:eastAsiaTheme="majorEastAsia"/>
                  <w:color w:val="000000"/>
                </w:rPr>
                <w:t>.delete</w:t>
              </w:r>
            </w:ins>
            <w:ins w:id="252" w:author="Administrator" w:date="2016-01-01T22:46:24Z">
              <w:r>
                <w:rPr>
                  <w:rFonts w:hint="eastAsia" w:ascii="Calibri" w:hAnsi="Calibri" w:cs="Calibri" w:eastAsiaTheme="majorEastAsia"/>
                  <w:color w:val="000000"/>
                  <w:lang w:eastAsia="zh-CN"/>
                </w:rPr>
                <w:t>IntermediateCenter</w:t>
              </w:r>
            </w:ins>
            <w:ins w:id="253"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254" w:author="Administrator" w:date="2016-01-01T22:46:24Z"/>
                <w:rFonts w:asciiTheme="majorEastAsia" w:hAnsiTheme="majorEastAsia" w:eastAsiaTheme="majorEastAsia" w:cstheme="majorEastAsia"/>
                <w:sz w:val="22"/>
                <w:szCs w:val="22"/>
              </w:rPr>
            </w:pPr>
            <w:ins w:id="255" w:author="Administrator" w:date="2016-01-01T22:46:24Z">
              <w:r>
                <w:rPr>
                  <w:rFonts w:hint="eastAsia" w:asciiTheme="majorEastAsia" w:hAnsiTheme="majorEastAsia" w:eastAsiaTheme="majorEastAsia" w:cstheme="majorEastAsia"/>
                  <w:sz w:val="22"/>
                  <w:szCs w:val="22"/>
                </w:rPr>
                <w:t>删除一个</w:t>
              </w:r>
            </w:ins>
            <w:ins w:id="256"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57" w:author="Administrator" w:date="2016-01-01T22:46:24Z"/>
        </w:trPr>
        <w:tc>
          <w:tcPr>
            <w:tcW w:w="4798" w:type="dxa"/>
            <w:shd w:val="clear" w:color="auto" w:fill="FFFFFF"/>
            <w:textDirection w:val="lrTb"/>
            <w:vAlign w:val="center"/>
          </w:tcPr>
          <w:p>
            <w:pPr>
              <w:rPr>
                <w:ins w:id="258" w:author="Administrator" w:date="2016-01-01T22:46:24Z"/>
                <w:rFonts w:ascii="Calibri" w:hAnsi="Calibri" w:cs="Calibri" w:eastAsiaTheme="majorEastAsia"/>
                <w:color w:val="000000"/>
              </w:rPr>
            </w:pPr>
          </w:p>
        </w:tc>
        <w:tc>
          <w:tcPr>
            <w:tcW w:w="3708" w:type="dxa"/>
            <w:textDirection w:val="lrTb"/>
            <w:vAlign w:val="top"/>
          </w:tcPr>
          <w:p>
            <w:pPr>
              <w:jc w:val="left"/>
              <w:rPr>
                <w:ins w:id="259" w:author="Administrator" w:date="2016-01-01T22:46:24Z"/>
                <w:rFonts w:asciiTheme="majorEastAsia" w:hAnsiTheme="majorEastAsia" w:eastAsiaTheme="majorEastAsia" w:cstheme="majorEastAsia"/>
                <w:sz w:val="22"/>
                <w:szCs w:val="22"/>
              </w:rPr>
            </w:pPr>
          </w:p>
        </w:tc>
      </w:tr>
    </w:tbl>
    <w:p>
      <w:pPr>
        <w:rPr>
          <w:b/>
          <w:sz w:val="22"/>
          <w:szCs w:val="22"/>
        </w:rPr>
      </w:pPr>
    </w:p>
    <w:p>
      <w:pPr>
        <w:pStyle w:val="2"/>
        <w:widowControl/>
        <w:numPr>
          <w:ilvl w:val="3"/>
          <w:numId w:val="1"/>
        </w:numPr>
        <w:rPr>
          <w:sz w:val="24"/>
          <w:szCs w:val="28"/>
        </w:rPr>
      </w:pPr>
      <w:bookmarkStart w:id="25" w:name="_Toc402982466"/>
      <w:r>
        <w:rPr>
          <w:sz w:val="24"/>
          <w:szCs w:val="28"/>
        </w:rPr>
        <w:t>commodity</w:t>
      </w:r>
      <w:r>
        <w:rPr>
          <w:rFonts w:hint="eastAsia" w:cs="宋体"/>
          <w:sz w:val="24"/>
          <w:szCs w:val="28"/>
        </w:rPr>
        <w:t>模块的接口规范</w:t>
      </w:r>
      <w:bookmarkEnd w:id="25"/>
    </w:p>
    <w:p>
      <w:pPr>
        <w:pStyle w:val="7"/>
        <w:widowControl/>
        <w:spacing w:line="276" w:lineRule="auto"/>
        <w:ind w:firstLine="440"/>
        <w:rPr>
          <w:rFonts w:ascii="宋体" w:hAnsi="宋体" w:cs="宋体"/>
          <w:sz w:val="22"/>
          <w:szCs w:val="21"/>
        </w:rPr>
      </w:pPr>
      <w:r>
        <w:rPr>
          <w:rFonts w:hint="eastAsia" w:ascii="宋体" w:hAnsi="宋体" w:cs="宋体"/>
          <w:sz w:val="22"/>
          <w:szCs w:val="21"/>
        </w:rPr>
        <w:t>commodity模块的接口规范如下表所示。</w:t>
      </w:r>
    </w:p>
    <w:p>
      <w:pPr>
        <w:jc w:val="center"/>
        <w:rPr>
          <w:rFonts w:ascii="宋体" w:hAnsi="宋体" w:cs="宋体"/>
          <w:b/>
          <w:bCs/>
        </w:rPr>
      </w:pPr>
      <w:r>
        <w:rPr>
          <w:rFonts w:hint="eastAsia" w:ascii="宋体" w:hAnsi="宋体" w:cs="宋体"/>
          <w:b/>
          <w:bCs/>
        </w:rPr>
        <w:t>表8 commodityui模块的接口规范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61"/>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0" w:author="Administrator" w:date="2016-01-01T22:47:06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261" w:author="Administrator" w:date="2016-01-01T22:47:06Z"/>
                <w:b/>
                <w:sz w:val="22"/>
                <w:szCs w:val="22"/>
              </w:rPr>
            </w:pPr>
            <w:ins w:id="262" w:author="Administrator" w:date="2016-01-01T22:47:06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3" w:author="Administrator" w:date="2016-01-01T22:47:06Z"/>
        </w:trPr>
        <w:tc>
          <w:tcPr>
            <w:tcW w:w="4061"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264" w:author="Administrator" w:date="2016-01-01T22:47:06Z"/>
                <w:b/>
                <w:sz w:val="22"/>
                <w:szCs w:val="22"/>
              </w:rPr>
            </w:pPr>
            <w:ins w:id="265" w:author="Administrator" w:date="2016-01-01T22:47:06Z">
              <w:r>
                <w:rPr>
                  <w:rFonts w:hint="eastAsia" w:cs="宋体"/>
                  <w:b/>
                  <w:sz w:val="22"/>
                  <w:szCs w:val="22"/>
                </w:rPr>
                <w:t>服务名</w:t>
              </w:r>
            </w:ins>
          </w:p>
        </w:tc>
        <w:tc>
          <w:tcPr>
            <w:tcW w:w="4445"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266" w:author="Administrator" w:date="2016-01-01T22:47:06Z"/>
                <w:b/>
                <w:sz w:val="22"/>
                <w:szCs w:val="22"/>
              </w:rPr>
            </w:pPr>
            <w:ins w:id="267" w:author="Administrator" w:date="2016-01-01T22:47:06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8" w:author="Administrator" w:date="2016-01-01T22:47:06Z"/>
        </w:trPr>
        <w:tc>
          <w:tcPr>
            <w:tcW w:w="4061" w:type="dxa"/>
            <w:shd w:val="clear" w:color="auto" w:fill="FFFFFF"/>
            <w:vAlign w:val="center"/>
          </w:tcPr>
          <w:p>
            <w:pPr>
              <w:spacing w:line="105" w:lineRule="atLeast"/>
              <w:jc w:val="center"/>
              <w:rPr>
                <w:ins w:id="269" w:author="Administrator" w:date="2016-01-01T22:47:06Z"/>
                <w:sz w:val="22"/>
                <w:szCs w:val="22"/>
              </w:rPr>
            </w:pPr>
            <w:ins w:id="270" w:author="Administrator" w:date="2016-01-01T22:47:06Z">
              <w:r>
                <w:rPr>
                  <w:rFonts w:eastAsia="Times New Roman"/>
                  <w:color w:val="000000"/>
                </w:rPr>
                <w:t>Commodity</w:t>
              </w:r>
            </w:ins>
            <w:ins w:id="271" w:author="Administrator" w:date="2016-01-01T22:47:06Z">
              <w:r>
                <w:rPr>
                  <w:rFonts w:hint="eastAsia"/>
                  <w:color w:val="000000"/>
                </w:rPr>
                <w:t>Controller</w:t>
              </w:r>
            </w:ins>
            <w:ins w:id="272" w:author="Administrator" w:date="2016-01-01T22:47:06Z">
              <w:r>
                <w:rPr>
                  <w:rFonts w:eastAsia="Times New Roman"/>
                  <w:color w:val="000000"/>
                </w:rPr>
                <w:t>.</w:t>
              </w:r>
            </w:ins>
            <w:ins w:id="273" w:author="Administrator" w:date="2016-01-01T22:47:06Z">
              <w:r>
                <w:rPr>
                  <w:color w:val="000000"/>
                </w:rPr>
                <w:t>stockTaking</w:t>
              </w:r>
            </w:ins>
          </w:p>
        </w:tc>
        <w:tc>
          <w:tcPr>
            <w:tcW w:w="4445" w:type="dxa"/>
          </w:tcPr>
          <w:p>
            <w:pPr>
              <w:jc w:val="left"/>
              <w:rPr>
                <w:ins w:id="274" w:author="Administrator" w:date="2016-01-01T22:47:06Z"/>
                <w:sz w:val="22"/>
                <w:szCs w:val="22"/>
              </w:rPr>
            </w:pPr>
            <w:ins w:id="275" w:author="Administrator" w:date="2016-01-01T22:47:06Z">
              <w:r>
                <w:rPr>
                  <w:rFonts w:hint="eastAsia"/>
                  <w:sz w:val="22"/>
                  <w:szCs w:val="22"/>
                </w:rPr>
                <w:t>库存盘点</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76" w:author="Administrator" w:date="2016-01-01T22:47:06Z"/>
        </w:trPr>
        <w:tc>
          <w:tcPr>
            <w:tcW w:w="4061" w:type="dxa"/>
            <w:shd w:val="clear" w:color="auto" w:fill="FFFFFF"/>
            <w:vAlign w:val="center"/>
          </w:tcPr>
          <w:p>
            <w:pPr>
              <w:jc w:val="center"/>
              <w:rPr>
                <w:ins w:id="277" w:author="Administrator" w:date="2016-01-01T22:47:06Z"/>
                <w:sz w:val="22"/>
                <w:szCs w:val="22"/>
              </w:rPr>
            </w:pPr>
            <w:ins w:id="278" w:author="Administrator" w:date="2016-01-01T22:47:06Z">
              <w:r>
                <w:rPr>
                  <w:rFonts w:eastAsia="Times New Roman"/>
                  <w:color w:val="000000"/>
                </w:rPr>
                <w:t>Commodity</w:t>
              </w:r>
            </w:ins>
            <w:ins w:id="279" w:author="Administrator" w:date="2016-01-01T22:47:06Z">
              <w:r>
                <w:rPr>
                  <w:rFonts w:hint="eastAsia"/>
                  <w:color w:val="000000"/>
                </w:rPr>
                <w:t>Controller</w:t>
              </w:r>
            </w:ins>
            <w:ins w:id="280" w:author="Administrator" w:date="2016-01-01T22:47:06Z">
              <w:r>
                <w:rPr>
                  <w:rFonts w:eastAsia="Times New Roman"/>
                  <w:color w:val="000000"/>
                </w:rPr>
                <w:t>.</w:t>
              </w:r>
            </w:ins>
            <w:ins w:id="281" w:author="Administrator" w:date="2016-01-01T22:47:06Z">
              <w:r>
                <w:rPr>
                  <w:color w:val="000000"/>
                </w:rPr>
                <w:t>exportExcel</w:t>
              </w:r>
            </w:ins>
          </w:p>
        </w:tc>
        <w:tc>
          <w:tcPr>
            <w:tcW w:w="4445" w:type="dxa"/>
          </w:tcPr>
          <w:p>
            <w:pPr>
              <w:jc w:val="left"/>
              <w:rPr>
                <w:ins w:id="282" w:author="Administrator" w:date="2016-01-01T22:47:06Z"/>
                <w:sz w:val="22"/>
                <w:szCs w:val="22"/>
              </w:rPr>
            </w:pPr>
            <w:ins w:id="283" w:author="Administrator" w:date="2016-01-01T22:47:06Z">
              <w:r>
                <w:rPr>
                  <w:rFonts w:hint="eastAsia"/>
                  <w:sz w:val="22"/>
                  <w:szCs w:val="22"/>
                </w:rPr>
                <w:t>导出Excel</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84" w:author="Administrator" w:date="2016-01-01T22:47:06Z"/>
        </w:trPr>
        <w:tc>
          <w:tcPr>
            <w:tcW w:w="4061" w:type="dxa"/>
            <w:shd w:val="clear" w:color="auto" w:fill="FFFFFF"/>
            <w:vAlign w:val="center"/>
          </w:tcPr>
          <w:p>
            <w:pPr>
              <w:jc w:val="center"/>
              <w:rPr>
                <w:ins w:id="285" w:author="Administrator" w:date="2016-01-01T22:47:06Z"/>
                <w:sz w:val="22"/>
                <w:szCs w:val="22"/>
              </w:rPr>
            </w:pPr>
            <w:ins w:id="286" w:author="Administrator" w:date="2016-01-01T22:47:06Z">
              <w:r>
                <w:rPr>
                  <w:rFonts w:eastAsia="Times New Roman"/>
                  <w:color w:val="000000"/>
                </w:rPr>
                <w:t>Commodity</w:t>
              </w:r>
            </w:ins>
            <w:ins w:id="287" w:author="Administrator" w:date="2016-01-01T22:47:06Z">
              <w:r>
                <w:rPr>
                  <w:rFonts w:hint="eastAsia"/>
                  <w:color w:val="000000"/>
                </w:rPr>
                <w:t>Controller</w:t>
              </w:r>
            </w:ins>
            <w:ins w:id="288" w:author="Administrator" w:date="2016-01-01T22:47:06Z">
              <w:r>
                <w:rPr>
                  <w:rFonts w:eastAsia="Times New Roman"/>
                  <w:color w:val="000000"/>
                </w:rPr>
                <w:t>.</w:t>
              </w:r>
            </w:ins>
            <w:ins w:id="289" w:author="Administrator" w:date="2016-01-01T22:47:06Z">
              <w:r>
                <w:rPr>
                  <w:color w:val="000000"/>
                </w:rPr>
                <w:t>changeAlarmScale</w:t>
              </w:r>
            </w:ins>
          </w:p>
        </w:tc>
        <w:tc>
          <w:tcPr>
            <w:tcW w:w="4445" w:type="dxa"/>
          </w:tcPr>
          <w:p>
            <w:pPr>
              <w:jc w:val="left"/>
              <w:rPr>
                <w:ins w:id="290" w:author="Administrator" w:date="2016-01-01T22:47:06Z"/>
                <w:sz w:val="22"/>
                <w:szCs w:val="22"/>
              </w:rPr>
            </w:pPr>
            <w:ins w:id="291" w:author="Administrator" w:date="2016-01-01T22:47:06Z">
              <w:r>
                <w:rPr>
                  <w:rFonts w:hint="eastAsia"/>
                  <w:sz w:val="22"/>
                  <w:szCs w:val="22"/>
                </w:rPr>
                <w:t>修改警戒比例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92" w:author="Administrator" w:date="2016-01-01T22:47:06Z"/>
        </w:trPr>
        <w:tc>
          <w:tcPr>
            <w:tcW w:w="4061" w:type="dxa"/>
            <w:shd w:val="clear" w:color="auto" w:fill="FFFFFF"/>
            <w:textDirection w:val="lrTb"/>
            <w:vAlign w:val="center"/>
          </w:tcPr>
          <w:p>
            <w:pPr>
              <w:jc w:val="center"/>
              <w:rPr>
                <w:ins w:id="293" w:author="Administrator" w:date="2016-01-01T22:47:06Z"/>
                <w:rFonts w:eastAsia="Times New Roman"/>
                <w:color w:val="000000"/>
              </w:rPr>
            </w:pPr>
            <w:ins w:id="294" w:author="Administrator" w:date="2016-01-01T22:47:06Z">
              <w:r>
                <w:rPr>
                  <w:rFonts w:eastAsia="Times New Roman"/>
                  <w:color w:val="000000"/>
                </w:rPr>
                <w:t>Commodity</w:t>
              </w:r>
            </w:ins>
            <w:ins w:id="295" w:author="Administrator" w:date="2016-01-01T22:47:06Z">
              <w:r>
                <w:rPr>
                  <w:rFonts w:hint="eastAsia"/>
                  <w:color w:val="000000"/>
                </w:rPr>
                <w:t>Controller</w:t>
              </w:r>
            </w:ins>
            <w:ins w:id="296" w:author="Administrator" w:date="2016-01-01T22:47:06Z">
              <w:r>
                <w:rPr>
                  <w:rFonts w:eastAsia="Times New Roman"/>
                  <w:color w:val="000000"/>
                </w:rPr>
                <w:t>.</w:t>
              </w:r>
            </w:ins>
            <w:ins w:id="297" w:author="Administrator" w:date="2016-01-01T22:47:06Z">
              <w:r>
                <w:rPr>
                  <w:rFonts w:hint="eastAsia"/>
                  <w:color w:val="000000"/>
                  <w:lang w:val="en-US" w:eastAsia="zh-CN"/>
                </w:rPr>
                <w:t>get</w:t>
              </w:r>
            </w:ins>
            <w:ins w:id="298" w:author="Administrator" w:date="2016-01-01T22:47:06Z">
              <w:r>
                <w:rPr>
                  <w:color w:val="000000"/>
                </w:rPr>
                <w:t>AlarmScale</w:t>
              </w:r>
            </w:ins>
          </w:p>
        </w:tc>
        <w:tc>
          <w:tcPr>
            <w:tcW w:w="4445" w:type="dxa"/>
            <w:textDirection w:val="lrTb"/>
            <w:vAlign w:val="top"/>
          </w:tcPr>
          <w:p>
            <w:pPr>
              <w:jc w:val="left"/>
              <w:rPr>
                <w:ins w:id="299" w:author="Administrator" w:date="2016-01-01T22:47:06Z"/>
                <w:rFonts w:hint="eastAsia"/>
                <w:sz w:val="22"/>
                <w:szCs w:val="22"/>
              </w:rPr>
            </w:pPr>
            <w:ins w:id="300" w:author="Administrator" w:date="2016-01-01T22:47:06Z">
              <w:r>
                <w:rPr>
                  <w:rFonts w:hint="eastAsia"/>
                  <w:sz w:val="22"/>
                  <w:szCs w:val="22"/>
                  <w:lang w:eastAsia="zh-CN"/>
                </w:rPr>
                <w:t>获得</w:t>
              </w:r>
            </w:ins>
            <w:ins w:id="301" w:author="Administrator" w:date="2016-01-01T22:47:06Z">
              <w:r>
                <w:rPr>
                  <w:rFonts w:hint="eastAsia"/>
                  <w:sz w:val="22"/>
                  <w:szCs w:val="22"/>
                </w:rPr>
                <w:t>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02" w:author="Administrator" w:date="2016-01-01T22:47:06Z"/>
        </w:trPr>
        <w:tc>
          <w:tcPr>
            <w:tcW w:w="4061" w:type="dxa"/>
            <w:shd w:val="clear" w:color="auto" w:fill="FFFFFF"/>
            <w:vAlign w:val="center"/>
          </w:tcPr>
          <w:p>
            <w:pPr>
              <w:jc w:val="center"/>
              <w:rPr>
                <w:ins w:id="303" w:author="Administrator" w:date="2016-01-01T22:47:06Z"/>
                <w:sz w:val="22"/>
                <w:szCs w:val="22"/>
              </w:rPr>
            </w:pPr>
            <w:ins w:id="304" w:author="Administrator" w:date="2016-01-01T22:47:06Z">
              <w:r>
                <w:rPr>
                  <w:rFonts w:eastAsia="Times New Roman"/>
                  <w:color w:val="000000"/>
                </w:rPr>
                <w:t>Commodity</w:t>
              </w:r>
            </w:ins>
            <w:ins w:id="305" w:author="Administrator" w:date="2016-01-01T22:47:06Z">
              <w:r>
                <w:rPr>
                  <w:rFonts w:hint="eastAsia"/>
                  <w:color w:val="000000"/>
                </w:rPr>
                <w:t>Controller</w:t>
              </w:r>
            </w:ins>
            <w:ins w:id="306" w:author="Administrator" w:date="2016-01-01T22:47:06Z">
              <w:r>
                <w:rPr>
                  <w:rFonts w:eastAsia="Times New Roman"/>
                  <w:color w:val="000000"/>
                </w:rPr>
                <w:t>.</w:t>
              </w:r>
            </w:ins>
            <w:ins w:id="307" w:author="Administrator" w:date="2016-01-01T22:47:06Z">
              <w:r>
                <w:rPr>
                  <w:color w:val="000000"/>
                </w:rPr>
                <w:t>checkStorageMessage</w:t>
              </w:r>
            </w:ins>
          </w:p>
        </w:tc>
        <w:tc>
          <w:tcPr>
            <w:tcW w:w="4445" w:type="dxa"/>
          </w:tcPr>
          <w:p>
            <w:pPr>
              <w:jc w:val="left"/>
              <w:rPr>
                <w:ins w:id="308" w:author="Administrator" w:date="2016-01-01T22:47:06Z"/>
                <w:sz w:val="22"/>
                <w:szCs w:val="22"/>
              </w:rPr>
            </w:pPr>
            <w:ins w:id="309" w:author="Administrator" w:date="2016-01-01T22:47:06Z">
              <w:r>
                <w:rPr>
                  <w:rFonts w:hint="eastAsia"/>
                  <w:sz w:val="22"/>
                  <w:szCs w:val="22"/>
                </w:rPr>
                <w:t>查看库存信息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10" w:author="Administrator" w:date="2016-01-01T22:47:06Z"/>
        </w:trPr>
        <w:tc>
          <w:tcPr>
            <w:tcW w:w="4061" w:type="dxa"/>
            <w:shd w:val="clear" w:color="auto" w:fill="FFFFFF"/>
            <w:vAlign w:val="center"/>
          </w:tcPr>
          <w:p>
            <w:pPr>
              <w:jc w:val="center"/>
              <w:rPr>
                <w:ins w:id="311" w:author="Administrator" w:date="2016-01-01T22:47:06Z"/>
                <w:sz w:val="22"/>
                <w:szCs w:val="22"/>
              </w:rPr>
            </w:pPr>
            <w:ins w:id="312" w:author="Administrator" w:date="2016-01-01T22:47:06Z">
              <w:r>
                <w:rPr>
                  <w:rFonts w:eastAsia="Times New Roman"/>
                  <w:color w:val="000000"/>
                </w:rPr>
                <w:t>Commodity</w:t>
              </w:r>
            </w:ins>
            <w:ins w:id="313" w:author="Administrator" w:date="2016-01-01T22:47:06Z">
              <w:r>
                <w:rPr>
                  <w:rFonts w:hint="eastAsia"/>
                  <w:color w:val="000000"/>
                </w:rPr>
                <w:t>Controller</w:t>
              </w:r>
            </w:ins>
            <w:ins w:id="314" w:author="Administrator" w:date="2016-01-01T22:47:06Z">
              <w:r>
                <w:rPr>
                  <w:rFonts w:eastAsia="Times New Roman"/>
                  <w:color w:val="000000"/>
                </w:rPr>
                <w:t>.</w:t>
              </w:r>
            </w:ins>
            <w:ins w:id="315" w:author="Administrator" w:date="2016-01-01T22:47:06Z">
              <w:r>
                <w:rPr>
                  <w:color w:val="000000"/>
                  <w:szCs w:val="20"/>
                </w:rPr>
                <w:t xml:space="preserve"> </w:t>
              </w:r>
            </w:ins>
            <w:ins w:id="316" w:author="Administrator" w:date="2016-01-01T22:47:06Z">
              <w:r>
                <w:rPr>
                  <w:color w:val="000000"/>
                </w:rPr>
                <w:t>getStorageNum</w:t>
              </w:r>
            </w:ins>
          </w:p>
        </w:tc>
        <w:tc>
          <w:tcPr>
            <w:tcW w:w="4445" w:type="dxa"/>
          </w:tcPr>
          <w:p>
            <w:pPr>
              <w:jc w:val="left"/>
              <w:rPr>
                <w:ins w:id="317" w:author="Administrator" w:date="2016-01-01T22:47:06Z"/>
                <w:sz w:val="22"/>
                <w:szCs w:val="22"/>
              </w:rPr>
            </w:pPr>
            <w:ins w:id="318" w:author="Administrator" w:date="2016-01-01T22:47:06Z">
              <w:r>
                <w:rPr>
                  <w:rFonts w:hint="eastAsia"/>
                  <w:sz w:val="22"/>
                  <w:szCs w:val="22"/>
                </w:rPr>
                <w:t>得到库存数量</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19" w:author="Administrator" w:date="2016-01-01T22:47:06Z"/>
        </w:trPr>
        <w:tc>
          <w:tcPr>
            <w:tcW w:w="4061" w:type="dxa"/>
            <w:shd w:val="clear" w:color="auto" w:fill="FFFFFF"/>
            <w:vAlign w:val="center"/>
          </w:tcPr>
          <w:p>
            <w:pPr>
              <w:jc w:val="center"/>
              <w:rPr>
                <w:ins w:id="320" w:author="Administrator" w:date="2016-01-01T22:47:06Z"/>
                <w:sz w:val="22"/>
                <w:szCs w:val="22"/>
              </w:rPr>
            </w:pPr>
            <w:ins w:id="321" w:author="Administrator" w:date="2016-01-01T22:47:06Z">
              <w:r>
                <w:rPr>
                  <w:rFonts w:eastAsia="Times New Roman"/>
                  <w:color w:val="000000"/>
                </w:rPr>
                <w:t>Commodity</w:t>
              </w:r>
            </w:ins>
            <w:ins w:id="322" w:author="Administrator" w:date="2016-01-01T22:47:06Z">
              <w:r>
                <w:rPr>
                  <w:rFonts w:hint="eastAsia"/>
                  <w:color w:val="000000"/>
                </w:rPr>
                <w:t>Controller</w:t>
              </w:r>
            </w:ins>
            <w:ins w:id="323" w:author="Administrator" w:date="2016-01-01T22:47:06Z">
              <w:r>
                <w:rPr>
                  <w:rFonts w:eastAsia="Times New Roman"/>
                  <w:color w:val="000000"/>
                </w:rPr>
                <w:t>.</w:t>
              </w:r>
            </w:ins>
            <w:ins w:id="324" w:author="Administrator" w:date="2016-01-01T22:47:06Z">
              <w:r>
                <w:rPr>
                  <w:color w:val="000000"/>
                </w:rPr>
                <w:t>alarm</w:t>
              </w:r>
            </w:ins>
          </w:p>
        </w:tc>
        <w:tc>
          <w:tcPr>
            <w:tcW w:w="4445" w:type="dxa"/>
          </w:tcPr>
          <w:p>
            <w:pPr>
              <w:jc w:val="left"/>
              <w:rPr>
                <w:ins w:id="325" w:author="Administrator" w:date="2016-01-01T22:47:06Z"/>
                <w:sz w:val="22"/>
                <w:szCs w:val="22"/>
              </w:rPr>
            </w:pPr>
            <w:ins w:id="326" w:author="Administrator" w:date="2016-01-01T22:47:06Z">
              <w:r>
                <w:rPr>
                  <w:rFonts w:hint="eastAsia"/>
                  <w:sz w:val="22"/>
                  <w:szCs w:val="22"/>
                </w:rPr>
                <w:t>库存报警</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27" w:author="Administrator" w:date="2016-01-01T22:47:06Z"/>
        </w:trPr>
        <w:tc>
          <w:tcPr>
            <w:tcW w:w="4061" w:type="dxa"/>
            <w:shd w:val="clear" w:color="auto" w:fill="FFFFFF"/>
            <w:vAlign w:val="center"/>
          </w:tcPr>
          <w:p>
            <w:pPr>
              <w:jc w:val="center"/>
              <w:rPr>
                <w:ins w:id="328" w:author="Administrator" w:date="2016-01-01T22:47:06Z"/>
                <w:sz w:val="22"/>
                <w:szCs w:val="22"/>
              </w:rPr>
            </w:pPr>
            <w:ins w:id="329" w:author="Administrator" w:date="2016-01-01T22:47:06Z">
              <w:r>
                <w:rPr>
                  <w:rFonts w:eastAsia="Times New Roman"/>
                  <w:color w:val="000000"/>
                </w:rPr>
                <w:t>Commodity</w:t>
              </w:r>
            </w:ins>
            <w:ins w:id="330" w:author="Administrator" w:date="2016-01-01T22:47:06Z">
              <w:r>
                <w:rPr>
                  <w:rFonts w:hint="eastAsia"/>
                  <w:color w:val="000000"/>
                </w:rPr>
                <w:t>Controller</w:t>
              </w:r>
            </w:ins>
            <w:ins w:id="331" w:author="Administrator" w:date="2016-01-01T22:47:06Z">
              <w:r>
                <w:rPr>
                  <w:rFonts w:eastAsia="Times New Roman"/>
                  <w:color w:val="000000"/>
                </w:rPr>
                <w:t>.</w:t>
              </w:r>
            </w:ins>
            <w:ins w:id="332" w:author="Administrator" w:date="2016-01-01T22:47:06Z">
              <w:r>
                <w:rPr>
                  <w:color w:val="000000"/>
                </w:rPr>
                <w:t>divide</w:t>
              </w:r>
            </w:ins>
          </w:p>
        </w:tc>
        <w:tc>
          <w:tcPr>
            <w:tcW w:w="4445" w:type="dxa"/>
          </w:tcPr>
          <w:p>
            <w:pPr>
              <w:jc w:val="left"/>
              <w:rPr>
                <w:ins w:id="333" w:author="Administrator" w:date="2016-01-01T22:47:06Z"/>
                <w:sz w:val="22"/>
                <w:szCs w:val="22"/>
              </w:rPr>
            </w:pPr>
            <w:ins w:id="334" w:author="Administrator" w:date="2016-01-01T22:47:06Z">
              <w:r>
                <w:rPr>
                  <w:rFonts w:hint="eastAsia"/>
                  <w:sz w:val="22"/>
                  <w:szCs w:val="22"/>
                </w:rPr>
                <w:t>库存分区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35" w:author="Administrator" w:date="2016-01-01T22:47:06Z"/>
        </w:trPr>
        <w:tc>
          <w:tcPr>
            <w:tcW w:w="4061" w:type="dxa"/>
            <w:shd w:val="clear" w:color="auto" w:fill="FFFFFF"/>
            <w:vAlign w:val="center"/>
          </w:tcPr>
          <w:p>
            <w:pPr>
              <w:jc w:val="center"/>
              <w:rPr>
                <w:ins w:id="336" w:author="Administrator" w:date="2016-01-01T22:47:06Z"/>
                <w:sz w:val="22"/>
                <w:szCs w:val="22"/>
              </w:rPr>
            </w:pPr>
            <w:ins w:id="337" w:author="Administrator" w:date="2016-01-01T22:47:06Z">
              <w:r>
                <w:rPr>
                  <w:rFonts w:eastAsia="Times New Roman"/>
                  <w:color w:val="000000"/>
                </w:rPr>
                <w:t>Commodity</w:t>
              </w:r>
            </w:ins>
            <w:ins w:id="338" w:author="Administrator" w:date="2016-01-01T22:47:06Z">
              <w:r>
                <w:rPr>
                  <w:rFonts w:hint="eastAsia"/>
                  <w:color w:val="000000"/>
                </w:rPr>
                <w:t>Controller</w:t>
              </w:r>
            </w:ins>
            <w:ins w:id="339" w:author="Administrator" w:date="2016-01-01T22:47:06Z">
              <w:r>
                <w:rPr>
                  <w:rFonts w:eastAsia="Times New Roman"/>
                  <w:color w:val="000000"/>
                </w:rPr>
                <w:t>.</w:t>
              </w:r>
            </w:ins>
            <w:ins w:id="340" w:author="Administrator" w:date="2016-01-01T22:47:06Z">
              <w:r>
                <w:rPr>
                  <w:color w:val="000000"/>
                </w:rPr>
                <w:t>endCommodityManagement</w:t>
              </w:r>
            </w:ins>
          </w:p>
        </w:tc>
        <w:tc>
          <w:tcPr>
            <w:tcW w:w="4445" w:type="dxa"/>
          </w:tcPr>
          <w:p>
            <w:pPr>
              <w:jc w:val="left"/>
              <w:rPr>
                <w:ins w:id="341" w:author="Administrator" w:date="2016-01-01T22:47:06Z"/>
                <w:sz w:val="22"/>
                <w:szCs w:val="22"/>
              </w:rPr>
            </w:pPr>
            <w:ins w:id="342" w:author="Administrator" w:date="2016-01-01T22:47:06Z">
              <w:r>
                <w:rPr>
                  <w:rFonts w:hint="eastAsia"/>
                  <w:sz w:val="22"/>
                  <w:szCs w:val="22"/>
                </w:rPr>
                <w:t>结束库存操作</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43" w:author="Administrator" w:date="2016-01-01T22:47:06Z"/>
        </w:trPr>
        <w:tc>
          <w:tcPr>
            <w:tcW w:w="4061" w:type="dxa"/>
            <w:shd w:val="clear" w:color="auto" w:fill="FFFFFF"/>
            <w:vAlign w:val="center"/>
          </w:tcPr>
          <w:p>
            <w:pPr>
              <w:jc w:val="center"/>
              <w:rPr>
                <w:ins w:id="344" w:author="Administrator" w:date="2016-01-01T22:47:06Z"/>
                <w:sz w:val="22"/>
                <w:szCs w:val="22"/>
              </w:rPr>
            </w:pPr>
            <w:ins w:id="345" w:author="Administrator" w:date="2016-01-01T22:47:06Z">
              <w:r>
                <w:rPr>
                  <w:rFonts w:eastAsia="Times New Roman"/>
                  <w:color w:val="000000"/>
                </w:rPr>
                <w:t>Commodity</w:t>
              </w:r>
            </w:ins>
            <w:ins w:id="346" w:author="Administrator" w:date="2016-01-01T22:47:06Z">
              <w:r>
                <w:rPr>
                  <w:rFonts w:hint="eastAsia"/>
                  <w:color w:val="000000"/>
                </w:rPr>
                <w:t>Controller</w:t>
              </w:r>
            </w:ins>
            <w:ins w:id="347" w:author="Administrator" w:date="2016-01-01T22:47:06Z">
              <w:r>
                <w:rPr>
                  <w:rFonts w:eastAsia="Times New Roman"/>
                  <w:color w:val="000000"/>
                </w:rPr>
                <w:t>.</w:t>
              </w:r>
            </w:ins>
            <w:ins w:id="348" w:author="Administrator" w:date="2016-01-01T22:47:06Z">
              <w:r>
                <w:rPr>
                  <w:color w:val="000000"/>
                </w:rPr>
                <w:t>changeStorageInInfo</w:t>
              </w:r>
            </w:ins>
          </w:p>
        </w:tc>
        <w:tc>
          <w:tcPr>
            <w:tcW w:w="4445" w:type="dxa"/>
          </w:tcPr>
          <w:p>
            <w:pPr>
              <w:jc w:val="left"/>
              <w:rPr>
                <w:ins w:id="349" w:author="Administrator" w:date="2016-01-01T22:47:06Z"/>
                <w:sz w:val="22"/>
                <w:szCs w:val="22"/>
              </w:rPr>
            </w:pPr>
            <w:ins w:id="350" w:author="Administrator" w:date="2016-01-01T22:47:06Z">
              <w:r>
                <w:rPr>
                  <w:rFonts w:hint="eastAsia"/>
                  <w:sz w:val="22"/>
                  <w:szCs w:val="22"/>
                </w:rPr>
                <w:t>修改库存信息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51" w:author="Administrator" w:date="2016-01-01T22:47:06Z"/>
        </w:trPr>
        <w:tc>
          <w:tcPr>
            <w:tcW w:w="4061" w:type="dxa"/>
            <w:shd w:val="clear" w:color="auto" w:fill="FFFFFF"/>
            <w:vAlign w:val="center"/>
          </w:tcPr>
          <w:p>
            <w:pPr>
              <w:jc w:val="center"/>
              <w:rPr>
                <w:ins w:id="352" w:author="Administrator" w:date="2016-01-01T22:47:06Z"/>
                <w:sz w:val="22"/>
                <w:szCs w:val="22"/>
              </w:rPr>
            </w:pPr>
            <w:ins w:id="353" w:author="Administrator" w:date="2016-01-01T22:47:06Z">
              <w:r>
                <w:rPr>
                  <w:rFonts w:eastAsia="Times New Roman"/>
                  <w:color w:val="000000"/>
                </w:rPr>
                <w:t>Commodity</w:t>
              </w:r>
            </w:ins>
            <w:ins w:id="354" w:author="Administrator" w:date="2016-01-01T22:47:06Z">
              <w:r>
                <w:rPr>
                  <w:rFonts w:hint="eastAsia"/>
                  <w:color w:val="000000"/>
                </w:rPr>
                <w:t>Controller</w:t>
              </w:r>
            </w:ins>
            <w:ins w:id="355" w:author="Administrator" w:date="2016-01-01T22:47:06Z">
              <w:r>
                <w:rPr>
                  <w:rFonts w:eastAsia="Times New Roman"/>
                  <w:color w:val="000000"/>
                </w:rPr>
                <w:t>.</w:t>
              </w:r>
            </w:ins>
            <w:ins w:id="356" w:author="Administrator" w:date="2016-01-01T22:47:06Z">
              <w:r>
                <w:rPr>
                  <w:color w:val="000000"/>
                  <w:szCs w:val="20"/>
                </w:rPr>
                <w:t xml:space="preserve"> </w:t>
              </w:r>
            </w:ins>
            <w:ins w:id="357" w:author="Administrator" w:date="2016-01-01T22:47:06Z">
              <w:r>
                <w:rPr>
                  <w:color w:val="000000"/>
                </w:rPr>
                <w:t>initStorageInfo</w:t>
              </w:r>
            </w:ins>
          </w:p>
        </w:tc>
        <w:tc>
          <w:tcPr>
            <w:tcW w:w="4445" w:type="dxa"/>
          </w:tcPr>
          <w:p>
            <w:pPr>
              <w:jc w:val="left"/>
              <w:rPr>
                <w:ins w:id="358" w:author="Administrator" w:date="2016-01-01T22:47:06Z"/>
                <w:sz w:val="22"/>
                <w:szCs w:val="22"/>
              </w:rPr>
            </w:pPr>
            <w:ins w:id="359" w:author="Administrator" w:date="2016-01-01T22:47:06Z">
              <w:r>
                <w:rPr>
                  <w:rFonts w:hint="eastAsia"/>
                  <w:sz w:val="22"/>
                  <w:szCs w:val="22"/>
                </w:rPr>
                <w:t>初始化库存信息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60" w:author="Administrator" w:date="2016-01-01T22:47:06Z"/>
        </w:trPr>
        <w:tc>
          <w:tcPr>
            <w:tcW w:w="4061" w:type="dxa"/>
            <w:shd w:val="clear" w:color="auto" w:fill="FFFFFF"/>
            <w:vAlign w:val="center"/>
          </w:tcPr>
          <w:p>
            <w:pPr>
              <w:jc w:val="center"/>
              <w:rPr>
                <w:ins w:id="361" w:author="Administrator" w:date="2016-01-01T22:47:06Z"/>
                <w:sz w:val="22"/>
                <w:szCs w:val="22"/>
              </w:rPr>
            </w:pPr>
          </w:p>
        </w:tc>
        <w:tc>
          <w:tcPr>
            <w:tcW w:w="4445" w:type="dxa"/>
          </w:tcPr>
          <w:p>
            <w:pPr>
              <w:jc w:val="left"/>
              <w:rPr>
                <w:ins w:id="362" w:author="Administrator" w:date="2016-01-01T22:47:06Z"/>
                <w:sz w:val="22"/>
                <w:szCs w:val="22"/>
              </w:rPr>
            </w:pPr>
          </w:p>
        </w:tc>
      </w:tr>
    </w:tbl>
    <w:p>
      <w:pPr>
        <w:rPr>
          <w:b/>
          <w:sz w:val="22"/>
          <w:szCs w:val="22"/>
        </w:rPr>
      </w:pPr>
    </w:p>
    <w:p>
      <w:pPr>
        <w:pStyle w:val="2"/>
        <w:widowControl/>
        <w:numPr>
          <w:ilvl w:val="3"/>
          <w:numId w:val="1"/>
        </w:numPr>
        <w:rPr>
          <w:sz w:val="24"/>
          <w:szCs w:val="28"/>
        </w:rPr>
      </w:pPr>
      <w:bookmarkStart w:id="26" w:name="_Toc402982467"/>
      <w:r>
        <w:rPr>
          <w:rFonts w:hint="eastAsia"/>
          <w:sz w:val="24"/>
          <w:szCs w:val="28"/>
        </w:rPr>
        <w:t>log</w:t>
      </w:r>
      <w:r>
        <w:rPr>
          <w:sz w:val="24"/>
          <w:szCs w:val="28"/>
        </w:rPr>
        <w:t>ui</w:t>
      </w:r>
      <w:r>
        <w:rPr>
          <w:rFonts w:hint="eastAsia" w:cs="宋体"/>
          <w:sz w:val="24"/>
          <w:szCs w:val="28"/>
        </w:rPr>
        <w:t>模块的接口规范</w:t>
      </w:r>
      <w:bookmarkEnd w:id="26"/>
    </w:p>
    <w:p>
      <w:pPr>
        <w:pStyle w:val="7"/>
        <w:widowControl/>
        <w:spacing w:line="276" w:lineRule="auto"/>
        <w:ind w:firstLine="440"/>
        <w:rPr>
          <w:rFonts w:ascii="宋体" w:hAnsi="宋体" w:cs="宋体"/>
          <w:sz w:val="22"/>
          <w:szCs w:val="21"/>
        </w:rPr>
      </w:pPr>
      <w:r>
        <w:rPr>
          <w:rFonts w:hint="eastAsia" w:ascii="宋体" w:hAnsi="宋体" w:cs="宋体"/>
          <w:sz w:val="22"/>
          <w:szCs w:val="21"/>
        </w:rPr>
        <w:t>logui模块的接口规范如下表所示。</w:t>
      </w:r>
    </w:p>
    <w:p>
      <w:pPr>
        <w:jc w:val="center"/>
        <w:rPr>
          <w:rFonts w:ascii="宋体" w:hAnsi="宋体" w:cs="宋体"/>
          <w:b/>
          <w:bCs/>
        </w:rPr>
      </w:pPr>
      <w:r>
        <w:rPr>
          <w:rFonts w:hint="eastAsia" w:ascii="宋体" w:hAnsi="宋体" w:cs="宋体"/>
          <w:b/>
          <w:bCs/>
        </w:rPr>
        <w:t>表9 logui模块的接口规范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Log(String date)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查看日志对象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generateLog(String position, String name, String operation)</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生成日志对象</w:t>
            </w:r>
          </w:p>
        </w:tc>
      </w:tr>
    </w:tbl>
    <w:p>
      <w:pPr>
        <w:rPr>
          <w:rFonts w:ascii="宋体" w:hAnsi="宋体" w:cs="宋体"/>
        </w:rPr>
      </w:pPr>
    </w:p>
    <w:p>
      <w:pPr>
        <w:pStyle w:val="2"/>
        <w:widowControl/>
        <w:numPr>
          <w:ilvl w:val="3"/>
          <w:numId w:val="1"/>
        </w:numPr>
        <w:rPr>
          <w:sz w:val="24"/>
          <w:szCs w:val="28"/>
        </w:rPr>
      </w:pPr>
      <w:bookmarkStart w:id="27" w:name="_Toc402982468"/>
      <w:r>
        <w:rPr>
          <w:rFonts w:hint="eastAsia"/>
          <w:sz w:val="24"/>
          <w:szCs w:val="28"/>
        </w:rPr>
        <w:t>sheet</w:t>
      </w:r>
      <w:r>
        <w:rPr>
          <w:sz w:val="24"/>
          <w:szCs w:val="28"/>
        </w:rPr>
        <w:t>ui</w:t>
      </w:r>
      <w:r>
        <w:rPr>
          <w:rFonts w:hint="eastAsia" w:cs="宋体"/>
          <w:sz w:val="24"/>
          <w:szCs w:val="28"/>
        </w:rPr>
        <w:t>模块的接口规范</w:t>
      </w:r>
      <w:bookmarkEnd w:id="27"/>
    </w:p>
    <w:p>
      <w:pPr>
        <w:pStyle w:val="7"/>
        <w:widowControl/>
        <w:spacing w:line="276" w:lineRule="auto"/>
        <w:ind w:firstLine="440"/>
        <w:rPr>
          <w:rFonts w:ascii="宋体" w:hAnsi="宋体" w:cs="宋体"/>
          <w:sz w:val="22"/>
          <w:szCs w:val="21"/>
        </w:rPr>
      </w:pPr>
      <w:r>
        <w:rPr>
          <w:rFonts w:hint="eastAsia" w:ascii="宋体" w:hAnsi="宋体" w:cs="宋体"/>
          <w:sz w:val="22"/>
          <w:szCs w:val="21"/>
        </w:rPr>
        <w:t>sheetui模块的接口规范如下表所示。</w:t>
      </w:r>
    </w:p>
    <w:p>
      <w:pPr>
        <w:jc w:val="center"/>
        <w:rPr>
          <w:rFonts w:ascii="宋体" w:hAnsi="宋体" w:cs="宋体"/>
          <w:b/>
          <w:bCs/>
        </w:rPr>
      </w:pPr>
      <w:r>
        <w:rPr>
          <w:rFonts w:hint="eastAsia" w:ascii="宋体" w:hAnsi="宋体" w:cs="宋体"/>
          <w:b/>
          <w:bCs/>
        </w:rPr>
        <w:t>表10 sheetui模块的接口规范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查看表格对象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审批表格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confirmSheet(SheetVO sheet,SheetType type)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确认提交表格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jc w:val="center"/>
              <w:rPr>
                <w:sz w:val="22"/>
                <w:szCs w:val="22"/>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r>
              <w:rPr>
                <w:rFonts w:hint="eastAsia"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确认制定常量</w:t>
            </w:r>
          </w:p>
        </w:tc>
      </w:tr>
    </w:tbl>
    <w:p>
      <w:pPr>
        <w:rPr>
          <w:b/>
          <w:sz w:val="22"/>
          <w:szCs w:val="22"/>
        </w:rPr>
      </w:pPr>
    </w:p>
    <w:p>
      <w:pPr>
        <w:pStyle w:val="2"/>
        <w:widowControl/>
        <w:numPr>
          <w:ilvl w:val="3"/>
          <w:numId w:val="1"/>
        </w:numPr>
        <w:rPr>
          <w:sz w:val="24"/>
          <w:szCs w:val="28"/>
        </w:rPr>
      </w:pPr>
      <w:bookmarkStart w:id="28" w:name="_Toc402982469"/>
      <w:r>
        <w:rPr>
          <w:rFonts w:hint="eastAsia"/>
          <w:sz w:val="24"/>
          <w:szCs w:val="28"/>
        </w:rPr>
        <w:t>begininfo</w:t>
      </w:r>
      <w:r>
        <w:rPr>
          <w:sz w:val="24"/>
          <w:szCs w:val="28"/>
        </w:rPr>
        <w:t>ui</w:t>
      </w:r>
      <w:r>
        <w:rPr>
          <w:rFonts w:hint="eastAsia" w:cs="宋体"/>
          <w:sz w:val="24"/>
          <w:szCs w:val="28"/>
        </w:rPr>
        <w:t>模块的接口规范</w:t>
      </w:r>
      <w:bookmarkEnd w:id="28"/>
    </w:p>
    <w:p>
      <w:pPr>
        <w:pStyle w:val="7"/>
        <w:widowControl/>
        <w:spacing w:line="276" w:lineRule="auto"/>
        <w:ind w:firstLine="440"/>
        <w:rPr>
          <w:rFonts w:ascii="宋体" w:hAnsi="宋体" w:cs="宋体"/>
          <w:sz w:val="22"/>
          <w:szCs w:val="21"/>
        </w:rPr>
      </w:pPr>
      <w:r>
        <w:rPr>
          <w:rFonts w:hint="eastAsia" w:ascii="宋体" w:hAnsi="宋体" w:cs="宋体"/>
          <w:sz w:val="22"/>
          <w:szCs w:val="21"/>
        </w:rPr>
        <w:t>begininfoui模块的接口规范如下表所示。</w:t>
      </w:r>
    </w:p>
    <w:p>
      <w:pPr>
        <w:jc w:val="center"/>
        <w:rPr>
          <w:rFonts w:ascii="宋体" w:hAnsi="宋体" w:cs="宋体"/>
          <w:b/>
          <w:bCs/>
        </w:rPr>
      </w:pPr>
      <w:r>
        <w:rPr>
          <w:rFonts w:hint="eastAsia" w:ascii="宋体" w:hAnsi="宋体" w:cs="宋体"/>
          <w:b/>
          <w:bCs/>
        </w:rPr>
        <w:t>表11 begininfoui模块的接口规范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创建期初信息对象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获得一个期初信息对象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endBeginInfo()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检测所填写的期初信息信息是否合法</w:t>
            </w:r>
          </w:p>
        </w:tc>
      </w:tr>
    </w:tbl>
    <w:p>
      <w:pPr>
        <w:rPr>
          <w:b/>
          <w:sz w:val="22"/>
          <w:szCs w:val="22"/>
        </w:rPr>
      </w:pPr>
    </w:p>
    <w:p>
      <w:pPr>
        <w:pStyle w:val="2"/>
        <w:widowControl/>
        <w:numPr>
          <w:ilvl w:val="3"/>
          <w:numId w:val="1"/>
        </w:numPr>
        <w:rPr>
          <w:sz w:val="24"/>
          <w:szCs w:val="28"/>
        </w:rPr>
      </w:pPr>
      <w:bookmarkStart w:id="29" w:name="_Toc402982470"/>
      <w:r>
        <w:rPr>
          <w:rFonts w:hint="eastAsia"/>
          <w:sz w:val="24"/>
          <w:szCs w:val="28"/>
        </w:rPr>
        <w:t>account</w:t>
      </w:r>
      <w:r>
        <w:rPr>
          <w:sz w:val="24"/>
          <w:szCs w:val="28"/>
        </w:rPr>
        <w:t>ui</w:t>
      </w:r>
      <w:r>
        <w:rPr>
          <w:rFonts w:hint="eastAsia" w:cs="宋体"/>
          <w:sz w:val="24"/>
          <w:szCs w:val="28"/>
        </w:rPr>
        <w:t>模块的接口规范</w:t>
      </w:r>
      <w:bookmarkEnd w:id="29"/>
    </w:p>
    <w:p>
      <w:pPr>
        <w:pStyle w:val="7"/>
        <w:widowControl/>
        <w:spacing w:line="276" w:lineRule="auto"/>
        <w:ind w:firstLine="440"/>
        <w:rPr>
          <w:rFonts w:ascii="宋体" w:hAnsi="宋体" w:cs="宋体"/>
          <w:sz w:val="22"/>
          <w:szCs w:val="21"/>
        </w:rPr>
      </w:pPr>
      <w:r>
        <w:rPr>
          <w:rFonts w:hint="eastAsia" w:ascii="宋体" w:hAnsi="宋体" w:cs="宋体"/>
          <w:sz w:val="22"/>
          <w:szCs w:val="21"/>
        </w:rPr>
        <w:t>accountui模块的接口规范如下表所示。</w:t>
      </w:r>
    </w:p>
    <w:p>
      <w:pPr>
        <w:jc w:val="center"/>
        <w:rPr>
          <w:rFonts w:ascii="宋体" w:hAnsi="宋体" w:cs="宋体"/>
          <w:b/>
          <w:bCs/>
        </w:rPr>
      </w:pPr>
      <w:r>
        <w:rPr>
          <w:rFonts w:hint="eastAsia" w:ascii="宋体" w:hAnsi="宋体" w:cs="宋体"/>
          <w:b/>
          <w:bCs/>
        </w:rPr>
        <w:t>表12 accountui模块的接口规范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加入一个账户对象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删除一个账户对象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AccountController.mod</w:t>
            </w:r>
            <w:r>
              <w:rPr>
                <w:rFonts w:ascii="Calibri" w:hAnsi="Calibri" w:cs="Calibri"/>
                <w:color w:val="000000"/>
                <w:sz w:val="21"/>
                <w:szCs w:val="21"/>
              </w:rPr>
              <w:t>Accoun</w:t>
            </w:r>
            <w:r>
              <w:rPr>
                <w:rFonts w:hint="eastAsia" w:ascii="Calibri" w:hAnsi="Calibri" w:cs="Calibri"/>
                <w:color w:val="000000"/>
                <w:sz w:val="21"/>
                <w:szCs w:val="21"/>
              </w:rPr>
              <w:t>t</w:t>
            </w:r>
            <w:r>
              <w:rPr>
                <w:rFonts w:ascii="Calibri" w:hAnsi="Calibri" w:cs="宋体"/>
                <w:color w:val="000000"/>
                <w:sz w:val="21"/>
                <w:szCs w:val="21"/>
              </w:rPr>
              <w:t>(long oldID,String name,long ID)</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修改一个账户对象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getAccoun</w:t>
            </w:r>
            <w:r>
              <w:rPr>
                <w:rFonts w:hint="eastAsia" w:ascii="Calibri" w:hAnsi="Calibri" w:cs="Calibri"/>
                <w:color w:val="000000"/>
                <w:sz w:val="21"/>
                <w:szCs w:val="21"/>
              </w:rPr>
              <w:t>tList</w:t>
            </w:r>
            <w:r>
              <w:rPr>
                <w:rFonts w:ascii="Calibri" w:hAnsi="Calibri" w:cs="Calibri"/>
                <w:color w:val="000000"/>
                <w:sz w:val="21"/>
                <w:szCs w:val="21"/>
              </w:rPr>
              <w: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检测所填写的账户信息是否合法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color w:val="000000"/>
                <w:sz w:val="21"/>
              </w:rPr>
              <w:t>Account</w:t>
            </w:r>
            <w:r>
              <w:rPr>
                <w:rFonts w:hint="eastAsia" w:ascii="Calibri" w:hAnsi="Calibri" w:cs="Calibri"/>
                <w:color w:val="000000"/>
                <w:sz w:val="21"/>
                <w:szCs w:val="21"/>
              </w:rPr>
              <w:t>Controller</w:t>
            </w:r>
            <w:r>
              <w:rPr>
                <w:rFonts w:ascii="Calibri" w:hAnsi="Calibri" w:cs="Calibri"/>
                <w:color w:val="000000"/>
                <w:sz w:val="21"/>
              </w:rPr>
              <w:t>.endAccountManagement()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获得账户对象列表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结束一次银行账户管理</w:t>
            </w:r>
          </w:p>
        </w:tc>
      </w:tr>
    </w:tbl>
    <w:p>
      <w:pPr>
        <w:rPr>
          <w:rFonts w:ascii="宋体" w:hAnsi="宋体" w:cs="宋体"/>
        </w:rPr>
      </w:pPr>
    </w:p>
    <w:p>
      <w:pPr>
        <w:pStyle w:val="2"/>
        <w:widowControl/>
        <w:numPr>
          <w:ilvl w:val="3"/>
          <w:numId w:val="1"/>
        </w:numPr>
        <w:rPr>
          <w:sz w:val="24"/>
          <w:szCs w:val="28"/>
        </w:rPr>
      </w:pPr>
      <w:bookmarkStart w:id="30" w:name="_Toc402982471"/>
      <w:r>
        <w:rPr>
          <w:rFonts w:hint="eastAsia"/>
          <w:sz w:val="24"/>
          <w:szCs w:val="28"/>
        </w:rPr>
        <w:t>staffmanage</w:t>
      </w:r>
      <w:r>
        <w:rPr>
          <w:sz w:val="24"/>
          <w:szCs w:val="28"/>
        </w:rPr>
        <w:t>ui</w:t>
      </w:r>
      <w:r>
        <w:rPr>
          <w:rFonts w:hint="eastAsia" w:cs="宋体"/>
          <w:sz w:val="24"/>
          <w:szCs w:val="28"/>
        </w:rPr>
        <w:t>模块的接口规范</w:t>
      </w:r>
      <w:bookmarkEnd w:id="30"/>
    </w:p>
    <w:p>
      <w:pPr>
        <w:pStyle w:val="7"/>
        <w:widowControl/>
        <w:spacing w:line="276" w:lineRule="auto"/>
        <w:ind w:firstLine="440"/>
        <w:rPr>
          <w:rFonts w:ascii="宋体" w:hAnsi="宋体" w:cs="宋体"/>
          <w:sz w:val="22"/>
          <w:szCs w:val="21"/>
        </w:rPr>
      </w:pPr>
      <w:r>
        <w:rPr>
          <w:rFonts w:hint="eastAsia" w:ascii="宋体" w:hAnsi="宋体" w:cs="宋体"/>
          <w:sz w:val="22"/>
          <w:szCs w:val="21"/>
        </w:rPr>
        <w:t>staffmanageui模块的接口规范如下表所示。</w:t>
      </w:r>
    </w:p>
    <w:p>
      <w:pPr>
        <w:jc w:val="center"/>
        <w:rPr>
          <w:rFonts w:ascii="宋体" w:hAnsi="宋体" w:cs="宋体"/>
          <w:b/>
          <w:bCs/>
        </w:rPr>
      </w:pPr>
      <w:r>
        <w:rPr>
          <w:rFonts w:hint="eastAsia" w:ascii="宋体" w:hAnsi="宋体" w:cs="宋体"/>
          <w:b/>
          <w:bCs/>
        </w:rPr>
        <w:t>表13 staffmanageui模块的接口规范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StaffManageController.getStaffInfo</w:t>
            </w:r>
            <w:del w:id="363" w:author="曹姝玥" w:date="2015-12-31T18:14:00Z">
              <w:r>
                <w:rPr>
                  <w:rFonts w:ascii="Calibri" w:hAnsi="Calibri" w:cs="Calibri"/>
                  <w:sz w:val="21"/>
                  <w:szCs w:val="21"/>
                </w:rPr>
                <w:delText>(long StaffId)</w:delText>
              </w:r>
            </w:del>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查看单一员工信息对象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StaffManageController.getAllStaff</w:t>
            </w:r>
            <w:del w:id="364" w:author="曹姝玥" w:date="2015-12-31T18:13: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查看所有员工信息对象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StaffManageController.addStaffInfo</w:t>
            </w:r>
            <w:del w:id="365" w:author="曹姝玥" w:date="2015-12-31T18:14:00Z">
              <w:r>
                <w:rPr>
                  <w:rFonts w:ascii="Calibri" w:hAnsi="Calibri" w:cs="Calibri"/>
                  <w:sz w:val="21"/>
                  <w:szCs w:val="21"/>
                </w:rPr>
                <w:delText>(</w:delText>
              </w:r>
            </w:del>
            <w:del w:id="366" w:author="曹姝玥" w:date="2015-12-31T18:12:00Z">
              <w:r>
                <w:rPr>
                  <w:rFonts w:hint="eastAsia" w:ascii="Calibri" w:hAnsi="Calibri" w:cs="Calibri"/>
                  <w:sz w:val="21"/>
                  <w:szCs w:val="21"/>
                </w:rPr>
                <w:delText>User</w:delText>
              </w:r>
            </w:del>
            <w:del w:id="367" w:author="曹姝玥" w:date="2015-12-31T18:14:00Z">
              <w:r>
                <w:rPr>
                  <w:rFonts w:ascii="Calibri" w:hAnsi="Calibri" w:cs="Calibri"/>
                  <w:sz w:val="21"/>
                  <w:szCs w:val="21"/>
                </w:rPr>
                <w:delText>VO StaffInfo)</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增加员工帐号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StaffManageController.changeAuthority</w:t>
            </w:r>
            <w:del w:id="368" w:author="曹姝玥" w:date="2015-12-31T18:14:00Z">
              <w:r>
                <w:rPr>
                  <w:rFonts w:ascii="Calibri" w:hAnsi="Calibri" w:cs="Calibri"/>
                  <w:sz w:val="21"/>
                  <w:szCs w:val="21"/>
                </w:rPr>
                <w:delText>(ArrayList&lt;Integer&gt; authority, String position)</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修改职位权限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StaffManageController.deleteStaff</w:t>
            </w:r>
            <w:del w:id="369" w:author="曹姝玥" w:date="2015-12-31T18:14:00Z">
              <w:r>
                <w:rPr>
                  <w:rFonts w:ascii="Calibri" w:hAnsi="Calibri" w:cs="Calibri"/>
                  <w:sz w:val="21"/>
                  <w:szCs w:val="21"/>
                </w:rPr>
                <w:delText>(long StaffId)</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删除员工帐号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StaffManageController.endManagement</w:t>
            </w:r>
            <w:del w:id="370" w:author="曹姝玥" w:date="2015-12-31T18:14: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pStyle w:val="2"/>
        <w:widowControl/>
        <w:numPr>
          <w:ilvl w:val="3"/>
          <w:numId w:val="1"/>
        </w:numPr>
        <w:rPr>
          <w:ins w:id="371" w:author="曹姝玥" w:date="2015-12-31T18:06:00Z"/>
          <w:sz w:val="24"/>
          <w:szCs w:val="28"/>
        </w:rPr>
      </w:pPr>
      <w:ins w:id="372" w:author="曹姝玥" w:date="2015-12-31T18:07:00Z">
        <w:r>
          <w:rPr>
            <w:rFonts w:hint="eastAsia"/>
            <w:sz w:val="24"/>
            <w:szCs w:val="28"/>
          </w:rPr>
          <w:t>Log</w:t>
        </w:r>
      </w:ins>
      <w:ins w:id="373" w:author="曹姝玥" w:date="2015-12-31T18:09:00Z">
        <w:r>
          <w:rPr>
            <w:rFonts w:hint="eastAsia"/>
            <w:sz w:val="24"/>
            <w:szCs w:val="28"/>
          </w:rPr>
          <w:t>I</w:t>
        </w:r>
      </w:ins>
      <w:ins w:id="374" w:author="曹姝玥" w:date="2015-12-31T18:07:00Z">
        <w:r>
          <w:rPr>
            <w:rFonts w:hint="eastAsia"/>
            <w:sz w:val="24"/>
            <w:szCs w:val="28"/>
          </w:rPr>
          <w:t>n</w:t>
        </w:r>
      </w:ins>
      <w:ins w:id="375" w:author="曹姝玥" w:date="2015-12-31T18:06:00Z">
        <w:r>
          <w:rPr>
            <w:sz w:val="24"/>
            <w:szCs w:val="28"/>
          </w:rPr>
          <w:t>ui</w:t>
        </w:r>
      </w:ins>
      <w:ins w:id="376" w:author="曹姝玥" w:date="2015-12-31T18:06:00Z">
        <w:r>
          <w:rPr>
            <w:rFonts w:hint="eastAsia" w:cs="宋体"/>
            <w:sz w:val="24"/>
            <w:szCs w:val="28"/>
          </w:rPr>
          <w:t>模块的接口规范</w:t>
        </w:r>
      </w:ins>
    </w:p>
    <w:p>
      <w:pPr>
        <w:pStyle w:val="7"/>
        <w:widowControl/>
        <w:numPr>
          <w:ilvl w:val="0"/>
          <w:numId w:val="0"/>
        </w:numPr>
        <w:spacing w:line="276" w:lineRule="auto"/>
        <w:ind w:left="420" w:firstLine="0" w:firstLineChars="0"/>
        <w:rPr>
          <w:ins w:id="378" w:author="曹姝玥" w:date="2015-12-31T18:08:00Z"/>
          <w:rFonts w:ascii="宋体" w:hAnsi="宋体" w:cs="宋体"/>
          <w:sz w:val="22"/>
          <w:szCs w:val="21"/>
        </w:rPr>
        <w:pPrChange w:id="377" w:author="曹姝玥" w:date="2015-12-31T18:08:00Z">
          <w:pPr>
            <w:pStyle w:val="7"/>
            <w:widowControl/>
            <w:numPr>
              <w:ilvl w:val="0"/>
              <w:numId w:val="1"/>
            </w:numPr>
            <w:spacing w:line="276" w:lineRule="auto"/>
            <w:ind w:left="425" w:hanging="425" w:firstLineChars="0"/>
          </w:pPr>
        </w:pPrChange>
      </w:pPr>
      <w:ins w:id="379" w:author="曹姝玥" w:date="2015-12-31T18:08:00Z">
        <w:r>
          <w:rPr>
            <w:rFonts w:hint="eastAsia" w:ascii="宋体" w:hAnsi="宋体" w:cs="宋体"/>
            <w:sz w:val="22"/>
            <w:szCs w:val="21"/>
          </w:rPr>
          <w:t>Log</w:t>
        </w:r>
      </w:ins>
      <w:ins w:id="380" w:author="曹姝玥" w:date="2015-12-31T18:09:00Z">
        <w:r>
          <w:rPr>
            <w:rFonts w:hint="eastAsia" w:ascii="宋体" w:hAnsi="宋体" w:cs="宋体"/>
            <w:sz w:val="22"/>
            <w:szCs w:val="21"/>
          </w:rPr>
          <w:t>I</w:t>
        </w:r>
      </w:ins>
      <w:ins w:id="381" w:author="曹姝玥" w:date="2015-12-31T18:08:00Z">
        <w:r>
          <w:rPr>
            <w:rFonts w:hint="eastAsia" w:ascii="宋体" w:hAnsi="宋体" w:cs="宋体"/>
            <w:sz w:val="22"/>
            <w:szCs w:val="21"/>
          </w:rPr>
          <w:t>nui模块的接口规范如下表所示。</w:t>
        </w:r>
      </w:ins>
    </w:p>
    <w:p>
      <w:pPr>
        <w:pStyle w:val="41"/>
        <w:numPr>
          <w:ilvl w:val="0"/>
          <w:numId w:val="0"/>
        </w:numPr>
        <w:ind w:left="1685" w:firstLine="415" w:firstLineChars="0"/>
        <w:jc w:val="both"/>
        <w:rPr>
          <w:ins w:id="383" w:author="曹姝玥" w:date="2015-12-31T18:08:00Z"/>
          <w:rFonts w:ascii="宋体" w:hAnsi="宋体" w:cs="宋体"/>
          <w:b/>
          <w:bCs/>
        </w:rPr>
        <w:pPrChange w:id="382" w:author="曹姝玥" w:date="2015-12-31T18:08:00Z">
          <w:pPr>
            <w:pStyle w:val="41"/>
            <w:numPr>
              <w:ilvl w:val="0"/>
              <w:numId w:val="1"/>
            </w:numPr>
            <w:ind w:left="425" w:hanging="425" w:firstLineChars="0"/>
            <w:jc w:val="center"/>
          </w:pPr>
        </w:pPrChange>
      </w:pPr>
      <w:ins w:id="384" w:author="曹姝玥" w:date="2015-12-31T18:08:00Z">
        <w:r>
          <w:rPr>
            <w:rFonts w:hint="eastAsia" w:ascii="宋体" w:hAnsi="宋体" w:cs="宋体"/>
            <w:b/>
            <w:bCs/>
          </w:rPr>
          <w:t xml:space="preserve">表13 </w:t>
        </w:r>
      </w:ins>
      <w:ins w:id="385" w:author="曹姝玥" w:date="2015-12-31T18:08:00Z">
        <w:r>
          <w:rPr>
            <w:rFonts w:hint="eastAsia" w:ascii="宋体" w:hAnsi="宋体" w:cs="宋体"/>
            <w:sz w:val="22"/>
          </w:rPr>
          <w:t>Log</w:t>
        </w:r>
      </w:ins>
      <w:ins w:id="386" w:author="曹姝玥" w:date="2015-12-31T18:09:00Z">
        <w:r>
          <w:rPr>
            <w:rFonts w:hint="eastAsia" w:ascii="宋体" w:hAnsi="宋体" w:cs="宋体"/>
            <w:sz w:val="22"/>
          </w:rPr>
          <w:t>I</w:t>
        </w:r>
      </w:ins>
      <w:ins w:id="387" w:author="曹姝玥" w:date="2015-12-31T18:08:00Z">
        <w:r>
          <w:rPr>
            <w:rFonts w:hint="eastAsia" w:ascii="宋体" w:hAnsi="宋体" w:cs="宋体"/>
            <w:sz w:val="22"/>
          </w:rPr>
          <w:t>nui</w:t>
        </w:r>
      </w:ins>
      <w:ins w:id="388" w:author="曹姝玥" w:date="2015-12-31T18:08:00Z">
        <w:r>
          <w:rPr>
            <w:rFonts w:hint="eastAsia" w:ascii="宋体" w:hAnsi="宋体" w:cs="宋体"/>
            <w:b/>
            <w:bCs/>
          </w:rPr>
          <w:t>模块的接口规范</w:t>
        </w:r>
      </w:ins>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89" w:author="曹姝玥" w:date="2015-12-31T18:08:00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390" w:author="曹姝玥" w:date="2015-12-31T18:08:00Z"/>
                <w:b/>
                <w:sz w:val="22"/>
                <w:szCs w:val="22"/>
              </w:rPr>
            </w:pPr>
            <w:ins w:id="391" w:author="曹姝玥" w:date="2015-12-31T18:08:00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92"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93" w:author="曹姝玥" w:date="2015-12-31T18:08:00Z"/>
                <w:b/>
                <w:sz w:val="22"/>
                <w:szCs w:val="22"/>
              </w:rPr>
            </w:pPr>
            <w:ins w:id="394" w:author="曹姝玥" w:date="2015-12-31T18:08:00Z">
              <w:r>
                <w:rPr>
                  <w:rFonts w:hint="eastAsia" w:cs="宋体"/>
                  <w:b/>
                  <w:sz w:val="22"/>
                  <w:szCs w:val="22"/>
                </w:rPr>
                <w:t>服务名</w:t>
              </w:r>
            </w:ins>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95" w:author="曹姝玥" w:date="2015-12-31T18:08:00Z"/>
                <w:b/>
                <w:sz w:val="22"/>
                <w:szCs w:val="22"/>
              </w:rPr>
            </w:pPr>
            <w:ins w:id="396" w:author="曹姝玥" w:date="2015-12-31T18:08:00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97"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ins w:id="398" w:author="曹姝玥" w:date="2015-12-31T18:08:00Z"/>
                <w:sz w:val="22"/>
                <w:szCs w:val="22"/>
              </w:rPr>
            </w:pPr>
            <w:ins w:id="399" w:author="曹姝玥" w:date="2015-12-31T18:09:00Z">
              <w:r>
                <w:rPr>
                  <w:rFonts w:hint="eastAsia" w:ascii="Calibri" w:hAnsi="Calibri" w:cs="Calibri"/>
                  <w:sz w:val="21"/>
                  <w:szCs w:val="21"/>
                </w:rPr>
                <w:t>LogInController.</w:t>
              </w:r>
            </w:ins>
            <w:ins w:id="400" w:author="曹姝玥" w:date="2015-12-31T18:10:00Z">
              <w:r>
                <w:rPr>
                  <w:rFonts w:hint="eastAsia" w:ascii="Calibri" w:hAnsi="Calibri" w:cs="Calibri"/>
                  <w:sz w:val="21"/>
                  <w:szCs w:val="21"/>
                </w:rPr>
                <w:t>logIn</w:t>
              </w:r>
            </w:ins>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ins w:id="401" w:author="曹姝玥" w:date="2015-12-31T18:08:00Z"/>
                <w:sz w:val="22"/>
                <w:szCs w:val="22"/>
              </w:rPr>
            </w:pPr>
            <w:ins w:id="402" w:author="曹姝玥" w:date="2015-12-31T18:10:00Z">
              <w:r>
                <w:rPr>
                  <w:rFonts w:hint="eastAsia" w:ascii="宋体" w:hAnsi="宋体" w:cs="宋体"/>
                  <w:sz w:val="21"/>
                  <w:szCs w:val="21"/>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03" w:author="曹姝玥" w:date="2015-12-31T18:08:00Z"/>
        </w:trPr>
        <w:tc>
          <w:tcPr>
            <w:tcW w:w="4129" w:type="dxa"/>
            <w:shd w:val="clear" w:color="auto" w:fill="FFFFFF"/>
          </w:tcPr>
          <w:p>
            <w:pPr>
              <w:pStyle w:val="7"/>
              <w:spacing w:line="276" w:lineRule="auto"/>
              <w:ind w:firstLine="0" w:firstLineChars="0"/>
              <w:rPr>
                <w:ins w:id="404" w:author="曹姝玥" w:date="2015-12-31T18:08:00Z"/>
                <w:sz w:val="22"/>
                <w:szCs w:val="22"/>
              </w:rPr>
            </w:pPr>
            <w:ins w:id="405" w:author="曹姝玥" w:date="2015-12-31T18:10:00Z">
              <w:r>
                <w:rPr>
                  <w:rFonts w:hint="eastAsia" w:ascii="Calibri" w:hAnsi="Calibri" w:cs="Calibri"/>
                  <w:sz w:val="21"/>
                  <w:szCs w:val="21"/>
                </w:rPr>
                <w:t>LogInController.</w:t>
              </w:r>
            </w:ins>
            <w:ins w:id="406" w:author="曹姝玥" w:date="2015-12-31T18:10:00Z">
              <w:r>
                <w:rPr/>
                <w:t xml:space="preserve"> </w:t>
              </w:r>
            </w:ins>
            <w:ins w:id="407" w:author="曹姝玥" w:date="2015-12-31T18:10:00Z">
              <w:r>
                <w:rPr>
                  <w:rFonts w:ascii="Calibri" w:hAnsi="Calibri" w:cs="Calibri"/>
                  <w:sz w:val="21"/>
                  <w:szCs w:val="21"/>
                </w:rPr>
                <w:t>getCurrentUser</w:t>
              </w:r>
            </w:ins>
          </w:p>
        </w:tc>
        <w:tc>
          <w:tcPr>
            <w:tcW w:w="4377" w:type="dxa"/>
            <w:shd w:val="clear" w:color="auto" w:fill="FFFFFF"/>
          </w:tcPr>
          <w:p>
            <w:pPr>
              <w:pStyle w:val="7"/>
              <w:spacing w:line="276" w:lineRule="auto"/>
              <w:ind w:firstLine="0" w:firstLineChars="0"/>
              <w:jc w:val="left"/>
              <w:rPr>
                <w:ins w:id="408" w:author="曹姝玥" w:date="2015-12-31T18:08:00Z"/>
                <w:sz w:val="22"/>
                <w:szCs w:val="22"/>
              </w:rPr>
            </w:pPr>
            <w:ins w:id="409" w:author="曹姝玥" w:date="2015-12-31T18:10:00Z">
              <w:r>
                <w:rPr>
                  <w:rFonts w:hint="eastAsia" w:ascii="宋体" w:hAnsi="宋体" w:cs="宋体"/>
                  <w:sz w:val="21"/>
                  <w:szCs w:val="21"/>
                </w:rPr>
                <w:t>获得当前登陆者</w:t>
              </w:r>
            </w:ins>
            <w:ins w:id="410" w:author="曹姝玥" w:date="2015-12-31T18:11:00Z">
              <w:r>
                <w:rPr>
                  <w:rFonts w:hint="eastAsia" w:ascii="宋体" w:hAnsi="宋体" w:cs="宋体"/>
                  <w:sz w:val="21"/>
                  <w:szCs w:val="21"/>
                </w:rPr>
                <w:t>信息</w:t>
              </w:r>
            </w:ins>
          </w:p>
        </w:tc>
      </w:tr>
    </w:tbl>
    <w:p>
      <w:pPr>
        <w:rPr>
          <w:rFonts w:ascii="宋体" w:hAnsi="宋体" w:cs="宋体"/>
        </w:rPr>
      </w:pPr>
    </w:p>
    <w:p>
      <w:pPr>
        <w:pStyle w:val="2"/>
        <w:widowControl/>
        <w:numPr>
          <w:ilvl w:val="2"/>
          <w:numId w:val="1"/>
        </w:numPr>
        <w:rPr>
          <w:sz w:val="28"/>
          <w:szCs w:val="28"/>
        </w:rPr>
      </w:pPr>
      <w:bookmarkStart w:id="31" w:name="_Toc402982473"/>
      <w:r>
        <w:rPr>
          <w:rFonts w:hint="eastAsia" w:cs="宋体"/>
          <w:sz w:val="28"/>
          <w:szCs w:val="28"/>
        </w:rPr>
        <w:t>客户端展示层模块局部模块的设计原理</w:t>
      </w:r>
      <w:bookmarkEnd w:id="31"/>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客户端展示层模块使用了集中式的控制风格。每个界面都通过mainui模块实现跳转。</w:t>
      </w:r>
    </w:p>
    <w:p>
      <w:pPr>
        <w:pStyle w:val="7"/>
        <w:widowControl/>
        <w:spacing w:line="276" w:lineRule="auto"/>
        <w:ind w:firstLine="440"/>
        <w:rPr>
          <w:rFonts w:ascii="宋体" w:hAnsi="宋体" w:cs="宋体"/>
          <w:szCs w:val="21"/>
        </w:rPr>
      </w:pPr>
      <w:r>
        <w:rPr>
          <w:rFonts w:hint="eastAsia" w:ascii="宋体" w:hAnsi="宋体" w:cs="宋体"/>
          <w:sz w:val="22"/>
          <w:szCs w:val="21"/>
        </w:rPr>
        <w:t>客户端展示层模块使用了集中式的控制风格。每一个界面的职责从mainui之中分离并通过mainui模块实现跳转。</w:t>
      </w:r>
    </w:p>
    <w:p>
      <w:pPr>
        <w:pStyle w:val="2"/>
        <w:widowControl/>
        <w:numPr>
          <w:ilvl w:val="1"/>
          <w:numId w:val="1"/>
        </w:numPr>
        <w:rPr>
          <w:sz w:val="32"/>
          <w:szCs w:val="32"/>
        </w:rPr>
      </w:pPr>
      <w:bookmarkStart w:id="32" w:name="_Toc402982474"/>
      <w:r>
        <w:rPr>
          <w:rFonts w:hint="eastAsia" w:cs="宋体"/>
          <w:sz w:val="32"/>
          <w:szCs w:val="32"/>
        </w:rPr>
        <w:t>客户端业务逻辑层模块的静态结构和动态职责</w:t>
      </w:r>
      <w:bookmarkEnd w:id="32"/>
    </w:p>
    <w:p>
      <w:pPr>
        <w:pStyle w:val="7"/>
        <w:widowControl/>
        <w:spacing w:line="276" w:lineRule="auto"/>
        <w:ind w:firstLine="440"/>
        <w:rPr>
          <w:rFonts w:ascii="宋体" w:hAnsi="宋体" w:cs="宋体"/>
          <w:sz w:val="20"/>
          <w:szCs w:val="21"/>
        </w:rPr>
      </w:pPr>
      <w:r>
        <w:rPr>
          <w:rFonts w:hint="eastAsia" w:ascii="宋体" w:hAnsi="宋体" w:cs="宋体"/>
          <w:sz w:val="22"/>
          <w:szCs w:val="21"/>
        </w:rPr>
        <w:t>客户端业务逻辑层由9个模块组成，分别是</w:t>
      </w:r>
      <w:r>
        <w:rPr>
          <w:rFonts w:hint="eastAsia" w:ascii="宋体" w:hAnsi="宋体" w:cs="宋体"/>
          <w:sz w:val="22"/>
        </w:rPr>
        <w:t>userbl,nonuserbl, insititutionbl,logbl,commoditybl,sheetbl,begininfobl,accountbl,staffmanagebl</w:t>
      </w:r>
      <w:r>
        <w:rPr>
          <w:rFonts w:hint="eastAsia" w:ascii="宋体" w:hAnsi="宋体" w:cs="宋体"/>
          <w:sz w:val="22"/>
          <w:szCs w:val="21"/>
        </w:rPr>
        <w:t>。userbl模块负责</w:t>
      </w:r>
      <w:r>
        <w:rPr>
          <w:rFonts w:hint="eastAsia" w:cs="宋体"/>
          <w:sz w:val="22"/>
          <w:szCs w:val="22"/>
        </w:rPr>
        <w:t>实现对应登录界面和密码修改界面的服务</w:t>
      </w:r>
      <w:r>
        <w:rPr>
          <w:rFonts w:hint="eastAsia" w:ascii="宋体" w:hAnsi="宋体" w:cs="宋体"/>
          <w:sz w:val="22"/>
          <w:szCs w:val="21"/>
        </w:rPr>
        <w:t>；</w:t>
      </w:r>
      <w:r>
        <w:rPr>
          <w:rFonts w:hint="eastAsia" w:ascii="宋体" w:hAnsi="宋体" w:cs="宋体"/>
          <w:sz w:val="22"/>
        </w:rPr>
        <w:t>nonuser</w:t>
      </w:r>
      <w:r>
        <w:rPr>
          <w:rFonts w:hint="eastAsia" w:ascii="宋体" w:hAnsi="宋体" w:cs="宋体"/>
          <w:sz w:val="22"/>
          <w:szCs w:val="21"/>
        </w:rPr>
        <w:t>bl模块负责</w:t>
      </w:r>
      <w:r>
        <w:rPr>
          <w:rFonts w:hint="eastAsia" w:cs="宋体"/>
          <w:sz w:val="22"/>
          <w:szCs w:val="22"/>
        </w:rPr>
        <w:t>实现对应司机车辆营业厅信息管理的服务</w:t>
      </w:r>
      <w:r>
        <w:rPr>
          <w:rFonts w:hint="eastAsia" w:ascii="宋体" w:hAnsi="宋体" w:cs="宋体"/>
          <w:sz w:val="22"/>
          <w:szCs w:val="21"/>
        </w:rPr>
        <w:t>；</w:t>
      </w:r>
      <w:r>
        <w:rPr>
          <w:rFonts w:hint="eastAsia" w:ascii="宋体" w:hAnsi="宋体" w:cs="宋体"/>
          <w:sz w:val="22"/>
        </w:rPr>
        <w:t>insititution</w:t>
      </w:r>
      <w:r>
        <w:rPr>
          <w:rFonts w:hint="eastAsia" w:ascii="宋体" w:hAnsi="宋体" w:cs="宋体"/>
          <w:sz w:val="22"/>
          <w:szCs w:val="21"/>
        </w:rPr>
        <w:t>bl模块负责</w:t>
      </w:r>
      <w:r>
        <w:rPr>
          <w:rFonts w:hint="eastAsia" w:cs="宋体"/>
          <w:sz w:val="22"/>
          <w:szCs w:val="22"/>
        </w:rPr>
        <w:t>实现对应机构管理的服务</w:t>
      </w:r>
      <w:r>
        <w:rPr>
          <w:rFonts w:hint="eastAsia" w:ascii="宋体" w:hAnsi="宋体" w:cs="宋体"/>
          <w:sz w:val="22"/>
          <w:szCs w:val="21"/>
        </w:rPr>
        <w:t>；commoditybl模块负责</w:t>
      </w:r>
      <w:r>
        <w:rPr>
          <w:rFonts w:hint="eastAsia" w:cs="宋体"/>
          <w:sz w:val="22"/>
          <w:szCs w:val="22"/>
        </w:rPr>
        <w:t>实现对应库存查看、库存分区、库存盘点和库存报警的服务</w:t>
      </w:r>
      <w:r>
        <w:rPr>
          <w:rFonts w:hint="eastAsia" w:ascii="宋体" w:hAnsi="宋体" w:cs="宋体"/>
          <w:sz w:val="22"/>
          <w:szCs w:val="21"/>
        </w:rPr>
        <w:t>；</w:t>
      </w:r>
      <w:r>
        <w:rPr>
          <w:rFonts w:hint="eastAsia" w:ascii="宋体" w:hAnsi="宋体" w:cs="宋体"/>
          <w:sz w:val="22"/>
        </w:rPr>
        <w:t>logbl</w:t>
      </w:r>
      <w:r>
        <w:rPr>
          <w:rFonts w:hint="eastAsia" w:ascii="宋体" w:hAnsi="宋体" w:cs="宋体"/>
          <w:sz w:val="22"/>
          <w:szCs w:val="21"/>
        </w:rPr>
        <w:t>模块负责</w:t>
      </w:r>
      <w:r>
        <w:rPr>
          <w:rFonts w:hint="eastAsia" w:cs="宋体"/>
          <w:sz w:val="22"/>
          <w:szCs w:val="22"/>
        </w:rPr>
        <w:t>实现对应日志操作的服务</w:t>
      </w:r>
      <w:r>
        <w:rPr>
          <w:rFonts w:hint="eastAsia" w:ascii="宋体" w:hAnsi="宋体" w:cs="宋体"/>
          <w:sz w:val="22"/>
          <w:szCs w:val="21"/>
        </w:rPr>
        <w:t>；</w:t>
      </w:r>
      <w:r>
        <w:rPr>
          <w:rFonts w:hint="eastAsia" w:ascii="宋体" w:hAnsi="宋体" w:cs="宋体"/>
          <w:sz w:val="22"/>
        </w:rPr>
        <w:t>sheetbl</w:t>
      </w:r>
      <w:r>
        <w:rPr>
          <w:rFonts w:hint="eastAsia" w:ascii="宋体" w:hAnsi="宋体" w:cs="宋体"/>
          <w:sz w:val="22"/>
          <w:szCs w:val="21"/>
        </w:rPr>
        <w:t>模块负责</w:t>
      </w:r>
      <w:r>
        <w:rPr>
          <w:rFonts w:hint="eastAsia" w:cs="宋体"/>
          <w:sz w:val="22"/>
          <w:szCs w:val="22"/>
        </w:rPr>
        <w:t>实现对应所有单据操作的服务</w:t>
      </w:r>
      <w:r>
        <w:rPr>
          <w:rFonts w:hint="eastAsia" w:ascii="宋体" w:hAnsi="宋体" w:cs="宋体"/>
          <w:sz w:val="22"/>
          <w:szCs w:val="21"/>
        </w:rPr>
        <w:t>；</w:t>
      </w:r>
      <w:r>
        <w:rPr>
          <w:rFonts w:hint="eastAsia" w:ascii="宋体" w:hAnsi="宋体" w:cs="宋体"/>
          <w:sz w:val="22"/>
        </w:rPr>
        <w:t>begininfobl</w:t>
      </w:r>
      <w:r>
        <w:rPr>
          <w:rFonts w:hint="eastAsia" w:ascii="宋体" w:hAnsi="宋体" w:cs="宋体"/>
          <w:sz w:val="22"/>
          <w:szCs w:val="21"/>
        </w:rPr>
        <w:t>模块负责</w:t>
      </w:r>
      <w:r>
        <w:rPr>
          <w:rFonts w:hint="eastAsia" w:cs="宋体"/>
          <w:sz w:val="22"/>
          <w:szCs w:val="22"/>
        </w:rPr>
        <w:t>实现对应初始化信息的服务</w:t>
      </w:r>
      <w:r>
        <w:rPr>
          <w:rFonts w:hint="eastAsia" w:ascii="宋体" w:hAnsi="宋体" w:cs="宋体"/>
          <w:sz w:val="22"/>
          <w:szCs w:val="21"/>
        </w:rPr>
        <w:t>；</w:t>
      </w:r>
      <w:r>
        <w:rPr>
          <w:rFonts w:hint="eastAsia" w:ascii="宋体" w:hAnsi="宋体" w:cs="宋体"/>
          <w:sz w:val="22"/>
        </w:rPr>
        <w:t>accountbl</w:t>
      </w:r>
      <w:r>
        <w:rPr>
          <w:rFonts w:hint="eastAsia" w:ascii="宋体" w:hAnsi="宋体" w:cs="宋体"/>
          <w:sz w:val="22"/>
          <w:szCs w:val="21"/>
        </w:rPr>
        <w:t>模块负责</w:t>
      </w:r>
      <w:r>
        <w:rPr>
          <w:rFonts w:hint="eastAsia" w:cs="宋体"/>
          <w:sz w:val="22"/>
          <w:szCs w:val="22"/>
        </w:rPr>
        <w:t>实现对应账户管理的服务</w:t>
      </w:r>
      <w:r>
        <w:rPr>
          <w:rFonts w:hint="eastAsia" w:ascii="宋体" w:hAnsi="宋体" w:cs="宋体"/>
          <w:sz w:val="22"/>
          <w:szCs w:val="21"/>
        </w:rPr>
        <w:t>；</w:t>
      </w:r>
      <w:r>
        <w:rPr>
          <w:rFonts w:hint="eastAsia" w:ascii="宋体" w:hAnsi="宋体" w:cs="宋体"/>
          <w:sz w:val="22"/>
        </w:rPr>
        <w:t>staffmanagebl</w:t>
      </w:r>
      <w:r>
        <w:rPr>
          <w:rFonts w:hint="eastAsia" w:ascii="宋体" w:hAnsi="宋体" w:cs="宋体"/>
          <w:sz w:val="22"/>
          <w:szCs w:val="21"/>
        </w:rPr>
        <w:t>模块负责</w:t>
      </w:r>
      <w:r>
        <w:rPr>
          <w:rFonts w:hint="eastAsia" w:cs="宋体"/>
          <w:sz w:val="22"/>
          <w:szCs w:val="22"/>
        </w:rPr>
        <w:t>实现对应员工信息管理的服务</w:t>
      </w:r>
      <w:r>
        <w:rPr>
          <w:rFonts w:hint="eastAsia" w:ascii="宋体" w:hAnsi="宋体" w:cs="宋体"/>
          <w:sz w:val="22"/>
          <w:szCs w:val="21"/>
        </w:rPr>
        <w:t>。</w:t>
      </w:r>
    </w:p>
    <w:p>
      <w:pPr>
        <w:pStyle w:val="2"/>
        <w:widowControl/>
        <w:numPr>
          <w:ilvl w:val="2"/>
          <w:numId w:val="1"/>
        </w:numPr>
        <w:rPr>
          <w:sz w:val="28"/>
          <w:szCs w:val="28"/>
        </w:rPr>
      </w:pPr>
      <w:bookmarkStart w:id="33" w:name="_Toc402982475"/>
      <w:r>
        <w:rPr>
          <w:rFonts w:hint="eastAsia" w:cs="宋体"/>
          <w:sz w:val="28"/>
          <w:szCs w:val="28"/>
        </w:rPr>
        <w:t>客户端业务逻辑层模块局部模块的职责</w:t>
      </w:r>
      <w:bookmarkEnd w:id="33"/>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客户端业务逻辑层层模块的职责如下表所示。</w:t>
      </w:r>
    </w:p>
    <w:p>
      <w:pPr>
        <w:jc w:val="center"/>
        <w:rPr>
          <w:rFonts w:ascii="宋体" w:hAnsi="宋体" w:cs="宋体"/>
          <w:b/>
          <w:bCs/>
        </w:rPr>
      </w:pPr>
      <w:r>
        <w:rPr>
          <w:rFonts w:hint="eastAsia" w:ascii="宋体" w:hAnsi="宋体" w:cs="宋体"/>
          <w:b/>
          <w:bCs/>
        </w:rPr>
        <w:t>表14 客户端业务逻辑层模块的职责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Userbl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del w:id="411" w:author="曹姝玥" w:date="2015-12-31T18:14:00Z">
              <w:r>
                <w:rPr>
                  <w:rFonts w:hint="eastAsia" w:cs="宋体"/>
                  <w:sz w:val="22"/>
                  <w:szCs w:val="22"/>
                </w:rPr>
                <w:delText>负责实现对应登录界面和密码修改界面的服务</w:delText>
              </w:r>
            </w:del>
            <w:ins w:id="412" w:author="曹姝玥" w:date="2015-12-31T18:14:00Z">
              <w:r>
                <w:rPr>
                  <w:rFonts w:hint="eastAsia" w:cs="宋体"/>
                  <w:sz w:val="22"/>
                  <w:szCs w:val="22"/>
                </w:rPr>
                <w:t>负责实现对应用户信息和密码修改界面的服务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NonUser</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负责实现对应司机车辆营业厅信息管理的服务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r>
              <w:rPr>
                <w:rFonts w:hint="eastAsia"/>
                <w:sz w:val="22"/>
                <w:szCs w:val="22"/>
              </w:rPr>
              <w:t>Insititution</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sz w:val="22"/>
                <w:szCs w:val="22"/>
              </w:rPr>
            </w:pPr>
            <w:r>
              <w:rPr>
                <w:rFonts w:hint="eastAsia" w:cs="宋体"/>
                <w:sz w:val="22"/>
                <w:szCs w:val="22"/>
              </w:rPr>
              <w:t>负责实现对应机构管理的服务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C</w:t>
            </w:r>
            <w:r>
              <w:rPr>
                <w:sz w:val="22"/>
                <w:szCs w:val="22"/>
              </w:rPr>
              <w:t>ommoditybl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负责实现对应库存查看、库存分区、库存盘点和库存报警的服务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负责实现对应日志操作的服务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负责实现对应所有单据操作的服务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负责实现对应初始化信息的服务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负责实现对应账户管理的服务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负责实现对应员工信息管理的服务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413" w:author="曹姝玥" w:date="2015-12-31T18:14: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414" w:author="曹姝玥" w:date="2015-12-31T18:14:00Z"/>
                <w:sz w:val="22"/>
                <w:szCs w:val="22"/>
              </w:rPr>
            </w:pPr>
            <w:ins w:id="415" w:author="曹姝玥" w:date="2015-12-31T18:14:00Z">
              <w:r>
                <w:rPr>
                  <w:rFonts w:hint="eastAsia"/>
                  <w:sz w:val="22"/>
                  <w:szCs w:val="22"/>
                </w:rPr>
                <w:t>LogInbl</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416" w:author="曹姝玥" w:date="2015-12-31T18:14:00Z"/>
                <w:rFonts w:cs="宋体"/>
                <w:sz w:val="22"/>
                <w:szCs w:val="22"/>
              </w:rPr>
            </w:pPr>
            <w:ins w:id="417" w:author="曹姝玥" w:date="2015-12-31T18:14:00Z">
              <w:r>
                <w:rPr>
                  <w:rFonts w:hint="eastAsia" w:cs="宋体"/>
                  <w:sz w:val="22"/>
                  <w:szCs w:val="22"/>
                </w:rPr>
                <w:t>负责实现对应</w:t>
              </w:r>
            </w:ins>
            <w:ins w:id="418" w:author="曹姝玥" w:date="2015-12-31T18:15:00Z">
              <w:r>
                <w:rPr>
                  <w:rFonts w:hint="eastAsia" w:cs="宋体"/>
                  <w:sz w:val="22"/>
                  <w:szCs w:val="22"/>
                </w:rPr>
                <w:t>登陆界面</w:t>
              </w:r>
            </w:ins>
          </w:p>
        </w:tc>
      </w:tr>
    </w:tbl>
    <w:p>
      <w:pPr>
        <w:rPr>
          <w:b/>
          <w:sz w:val="22"/>
          <w:szCs w:val="22"/>
        </w:rPr>
      </w:pPr>
    </w:p>
    <w:p>
      <w:pPr>
        <w:pStyle w:val="2"/>
        <w:widowControl/>
        <w:numPr>
          <w:ilvl w:val="2"/>
          <w:numId w:val="1"/>
        </w:numPr>
        <w:rPr>
          <w:sz w:val="28"/>
          <w:szCs w:val="28"/>
        </w:rPr>
      </w:pPr>
      <w:bookmarkStart w:id="34" w:name="_Toc402982476"/>
      <w:r>
        <w:rPr>
          <w:rFonts w:hint="eastAsia" w:cs="宋体"/>
          <w:sz w:val="28"/>
          <w:szCs w:val="28"/>
        </w:rPr>
        <w:t>客户端业务逻辑层模块局部模块的接口规范</w:t>
      </w:r>
      <w:bookmarkEnd w:id="34"/>
    </w:p>
    <w:p>
      <w:pPr>
        <w:pStyle w:val="2"/>
        <w:widowControl/>
        <w:numPr>
          <w:ilvl w:val="3"/>
          <w:numId w:val="1"/>
        </w:numPr>
        <w:rPr>
          <w:rFonts w:ascii="宋体" w:hAnsi="宋体" w:cs="宋体"/>
          <w:sz w:val="24"/>
          <w:szCs w:val="28"/>
        </w:rPr>
      </w:pPr>
      <w:bookmarkStart w:id="35" w:name="_Toc402982477"/>
      <w:r>
        <w:rPr>
          <w:rFonts w:hint="eastAsia" w:ascii="宋体" w:hAnsi="宋体" w:cs="宋体"/>
          <w:sz w:val="24"/>
          <w:szCs w:val="28"/>
        </w:rPr>
        <w:t>userbl模块</w:t>
      </w:r>
      <w:bookmarkEnd w:id="35"/>
    </w:p>
    <w:p>
      <w:pPr>
        <w:pStyle w:val="38"/>
        <w:ind w:firstLine="0" w:firstLineChars="0"/>
      </w:pPr>
      <w:bookmarkStart w:id="36" w:name="_Toc402982478"/>
      <w:r>
        <w:rPr>
          <w:rFonts w:hint="eastAsia"/>
        </w:rPr>
        <w:t>（1）模块概述</w:t>
      </w:r>
    </w:p>
    <w:p>
      <w:pPr>
        <w:pStyle w:val="38"/>
        <w:ind w:firstLine="0" w:firstLineChars="0"/>
      </w:pPr>
      <w:r>
        <w:rPr>
          <w:rFonts w:hint="eastAsia"/>
        </w:rPr>
        <w:t xml:space="preserve">     </w:t>
      </w:r>
      <w:r>
        <w:t>U</w:t>
      </w:r>
      <w:r>
        <w:rPr>
          <w:rFonts w:hint="eastAsia"/>
        </w:rPr>
        <w:t>serbl模块承担的需求参见需求规格说明文档功能需求及相关非功能需求</w:t>
      </w:r>
    </w:p>
    <w:p>
      <w:pPr>
        <w:pStyle w:val="38"/>
        <w:ind w:firstLine="0" w:firstLineChars="0"/>
      </w:pPr>
      <w:r>
        <w:rPr>
          <w:rFonts w:hint="eastAsia"/>
        </w:rPr>
        <w:t xml:space="preserve">     Userbl模块的职责及接口参见软件系统结构描述文档表13</w:t>
      </w:r>
    </w:p>
    <w:p>
      <w:pPr>
        <w:pStyle w:val="38"/>
        <w:ind w:firstLine="0" w:firstLineChars="0"/>
      </w:pPr>
      <w:r>
        <w:rPr>
          <w:rFonts w:hint="eastAsia"/>
        </w:rPr>
        <w:t>（2）整体结构</w:t>
      </w:r>
    </w:p>
    <w:p>
      <w:pPr>
        <w:pStyle w:val="38"/>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接口。业务逻辑层和数据层之间添加dataservice.userdataservice接口。为了隔离业务逻辑指责和逻辑控制职责，我们增加了userController。UserPO是作为个人帐号信息的持久化对象被添加到设计模型中去的。</w:t>
      </w:r>
    </w:p>
    <w:p>
      <w:pPr>
        <w:ind w:firstLine="210" w:firstLineChars="100"/>
      </w:pPr>
    </w:p>
    <w:p>
      <w:pPr>
        <w:ind w:firstLine="211" w:firstLineChars="100"/>
        <w:jc w:val="center"/>
        <w:rPr>
          <w:b/>
          <w:bCs/>
        </w:rPr>
      </w:pPr>
      <w:r>
        <w:rPr>
          <w:rFonts w:hint="eastAsia"/>
          <w:b/>
          <w:bCs/>
        </w:rPr>
        <w:t>表15 个人帐号管理业务逻辑层详细设计的上下文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“用例三十一 账号信息管理”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UserBLService {</w:t>
            </w:r>
          </w:p>
          <w:p>
            <w:pPr>
              <w:rPr>
                <w:rFonts w:ascii="Calibri" w:hAnsi="Calibri" w:cs="Calibri"/>
              </w:rPr>
            </w:pPr>
            <w:r>
              <w:rPr>
                <w:rFonts w:hint="eastAsia" w:ascii="Calibri" w:hAnsi="Calibri" w:cs="Calibri"/>
              </w:rPr>
              <w:t xml:space="preserve">   </w:t>
            </w:r>
            <w:del w:id="419" w:author="曹姝玥" w:date="2015-12-31T18:15:00Z">
              <w:r>
                <w:rPr>
                  <w:rFonts w:hint="eastAsia" w:ascii="Calibri" w:hAnsi="Calibri" w:cs="Calibri"/>
                </w:rPr>
                <w:delText xml:space="preserve"> </w:delText>
              </w:r>
            </w:del>
            <w:del w:id="420" w:author="曹姝玥" w:date="2015-12-31T18:15:00Z">
              <w:r>
                <w:rPr>
                  <w:rFonts w:ascii="Calibri" w:hAnsi="Calibri" w:cs="Calibri"/>
                </w:rPr>
                <w:delText>public ResultMessage logIn(long UserId,String password);</w:delText>
              </w:r>
            </w:del>
          </w:p>
          <w:p>
            <w:pPr>
              <w:ind w:firstLine="420" w:firstLineChars="200"/>
              <w:rPr>
                <w:rFonts w:ascii="Calibri" w:hAnsi="Calibri" w:cs="Calibri"/>
              </w:rPr>
            </w:pPr>
            <w:r>
              <w:rPr>
                <w:rFonts w:ascii="Calibri" w:hAnsi="Calibri" w:cs="Calibri"/>
              </w:rPr>
              <w:t>public UserVO getPersonalInfo(long UserId);</w:t>
            </w:r>
          </w:p>
          <w:p>
            <w:pPr>
              <w:ind w:firstLine="420" w:firstLineChars="200"/>
              <w:rPr>
                <w:rFonts w:ascii="Calibri" w:hAnsi="Calibri" w:cs="Calibri"/>
              </w:rPr>
            </w:pPr>
            <w:r>
              <w:rPr>
                <w:rFonts w:ascii="Calibri" w:hAnsi="Calibri" w:cs="Calibri"/>
              </w:rPr>
              <w:t xml:space="preserve">public </w:t>
            </w:r>
            <w:del w:id="421" w:author="曹姝玥" w:date="2015-12-31T18:15:00Z">
              <w:r>
                <w:rPr>
                  <w:rFonts w:hint="eastAsia" w:ascii="Calibri" w:hAnsi="Calibri" w:cs="Calibri"/>
                </w:rPr>
                <w:delText>void</w:delText>
              </w:r>
            </w:del>
            <w:ins w:id="422" w:author="曹姝玥" w:date="2015-12-31T18:15:00Z">
              <w:r>
                <w:rPr>
                  <w:rFonts w:hint="eastAsia" w:ascii="Calibri" w:hAnsi="Calibri" w:cs="Calibri"/>
                </w:rPr>
                <w:t>boolean</w:t>
              </w:r>
            </w:ins>
            <w:r>
              <w:rPr>
                <w:rFonts w:ascii="Calibri" w:hAnsi="Calibri" w:cs="Calibri"/>
              </w:rPr>
              <w:t xml:space="preserve"> changePassword(String password</w:t>
            </w:r>
            <w:ins w:id="423" w:author="曹姝玥" w:date="2015-12-31T18:15:00Z">
              <w:r>
                <w:rPr>
                  <w:rFonts w:hint="eastAsia" w:ascii="Calibri" w:hAnsi="Calibri" w:cs="Calibri"/>
                </w:rPr>
                <w:t>,long UserId</w:t>
              </w:r>
            </w:ins>
            <w:r>
              <w:rPr>
                <w:rFonts w:ascii="Calibri" w:hAnsi="Calibri" w:cs="Calibri"/>
              </w:rPr>
              <w:t>);</w:t>
            </w:r>
          </w:p>
          <w:p>
            <w:pPr>
              <w:ind w:firstLine="420" w:firstLineChars="200"/>
              <w:rPr>
                <w:rFonts w:ascii="Calibri" w:hAnsi="Calibri" w:cs="Calibri"/>
              </w:rPr>
            </w:pPr>
            <w:r>
              <w:rPr>
                <w:rFonts w:ascii="Calibri" w:hAnsi="Calibri" w:cs="Calibri"/>
              </w:rPr>
              <w:t xml:space="preserve">public </w:t>
            </w:r>
            <w:ins w:id="424" w:author="曹姝玥" w:date="2015-12-31T18:15:00Z">
              <w:r>
                <w:rPr>
                  <w:rFonts w:hint="eastAsia" w:ascii="Calibri" w:hAnsi="Calibri" w:cs="Calibri"/>
                </w:rPr>
                <w:t>boolean</w:t>
              </w:r>
            </w:ins>
            <w:del w:id="425" w:author="曹姝玥" w:date="2015-12-31T18:15:00Z">
              <w:r>
                <w:rPr>
                  <w:rFonts w:ascii="Calibri" w:hAnsi="Calibri" w:cs="Calibri"/>
                </w:rPr>
                <w:delText>void</w:delText>
              </w:r>
            </w:del>
            <w:r>
              <w:rPr>
                <w:rFonts w:ascii="Calibri" w:hAnsi="Calibri" w:cs="Calibri"/>
              </w:rPr>
              <w:t xml:space="preserve"> initial(ArrayList&lt;InitUserVO&gt; User);</w:t>
            </w:r>
          </w:p>
          <w:p>
            <w:pPr>
              <w:ind w:firstLine="420" w:firstLineChars="200"/>
              <w:rPr>
                <w:rFonts w:ascii="Calibri" w:hAnsi="Calibri" w:cs="Calibri"/>
              </w:rPr>
            </w:pPr>
            <w:r>
              <w:rPr>
                <w:rFonts w:ascii="Calibri" w:hAnsi="Calibri" w:cs="Calibri"/>
              </w:rPr>
              <w:t xml:space="preserve">public </w:t>
            </w:r>
            <w:ins w:id="426" w:author="曹姝玥" w:date="2015-12-31T18:15:00Z">
              <w:r>
                <w:rPr>
                  <w:rFonts w:hint="eastAsia" w:ascii="Calibri" w:hAnsi="Calibri" w:cs="Calibri"/>
                </w:rPr>
                <w:t>boolean</w:t>
              </w:r>
            </w:ins>
            <w:del w:id="427" w:author="曹姝玥" w:date="2015-12-31T18:15:00Z">
              <w:r>
                <w:rPr>
                  <w:rFonts w:ascii="Calibri" w:hAnsi="Calibri" w:cs="Calibri"/>
                </w:rPr>
                <w:delText>void</w:delText>
              </w:r>
            </w:del>
            <w:r>
              <w:rPr>
                <w:rFonts w:ascii="Calibri" w:hAnsi="Calibri" w:cs="Calibri"/>
              </w:rPr>
              <w:t xml:space="preserve"> endManagement();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ins w:id="428" w:author="曹姝玥" w:date="2015-12-31T18:16:00Z"/>
                <w:rFonts w:ascii="Calibri" w:hAnsi="Calibri" w:cs="Calibri"/>
              </w:rPr>
            </w:pPr>
            <w:r>
              <w:rPr>
                <w:rFonts w:ascii="Calibri" w:hAnsi="Calibri" w:cs="Calibri"/>
              </w:rPr>
              <w:t>public interface UserDataService extends Remote{</w:t>
            </w:r>
          </w:p>
          <w:p>
            <w:pPr>
              <w:rPr>
                <w:rFonts w:ascii="Calibri" w:hAnsi="Calibri" w:cs="Calibri"/>
              </w:rPr>
            </w:pPr>
            <w:ins w:id="429" w:author="曹姝玥" w:date="2015-12-31T18:16:00Z">
              <w:r>
                <w:rPr>
                  <w:rFonts w:ascii="Calibri" w:hAnsi="Calibri" w:cs="Calibri"/>
                </w:rPr>
                <w:t>public void insert(ArrayList&lt;UserPO&gt; User) throws RemoteException;</w:t>
              </w:r>
            </w:ins>
          </w:p>
          <w:p>
            <w:pPr>
              <w:ind w:firstLine="420" w:firstLineChars="200"/>
              <w:rPr>
                <w:rFonts w:ascii="Calibri" w:hAnsi="Calibri" w:cs="Calibri"/>
              </w:rPr>
            </w:pPr>
            <w:r>
              <w:rPr>
                <w:rFonts w:ascii="Calibri" w:hAnsi="Calibri" w:cs="Calibri"/>
              </w:rPr>
              <w:t>public UserPO find(long UserId)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ins w:id="430" w:author="曹姝玥" w:date="2015-12-31T18:17:00Z"/>
                <w:rFonts w:ascii="Calibri" w:hAnsi="Calibri" w:cs="Calibri"/>
              </w:rPr>
            </w:pPr>
            <w:r>
              <w:rPr>
                <w:rFonts w:ascii="Calibri" w:hAnsi="Calibri" w:cs="Calibri"/>
              </w:rPr>
              <w:t>public void finish() throws RemoteException;</w:t>
            </w:r>
          </w:p>
          <w:p>
            <w:pPr>
              <w:ind w:firstLine="420" w:firstLineChars="200"/>
              <w:rPr>
                <w:ins w:id="431" w:author="曹姝玥" w:date="2015-12-31T18:17:00Z"/>
                <w:rFonts w:ascii="Calibri" w:hAnsi="Calibri" w:cs="Calibri"/>
              </w:rPr>
            </w:pPr>
            <w:ins w:id="432" w:author="曹姝玥" w:date="2015-12-31T18:17:00Z">
              <w:r>
                <w:rPr>
                  <w:rFonts w:ascii="Calibri" w:hAnsi="Calibri" w:cs="Calibri"/>
                </w:rPr>
                <w:t xml:space="preserve">public void InitialInsert(ArrayList&lt;UserPO&gt; User) throws RemoteException </w:t>
              </w:r>
            </w:ins>
            <w:ins w:id="433" w:author="曹姝玥" w:date="2015-12-31T18:17:00Z">
              <w:r>
                <w:rPr>
                  <w:rFonts w:hint="eastAsia" w:ascii="Calibri" w:hAnsi="Calibri" w:cs="Calibri"/>
                </w:rPr>
                <w:t>;</w:t>
              </w:r>
            </w:ins>
          </w:p>
          <w:p>
            <w:pPr>
              <w:ind w:firstLine="420" w:firstLineChars="200"/>
              <w:rPr>
                <w:ins w:id="434" w:author="曹姝玥" w:date="2015-12-31T18:18:00Z"/>
                <w:rFonts w:ascii="Calibri" w:hAnsi="Calibri" w:cs="Calibri"/>
              </w:rPr>
            </w:pPr>
            <w:ins w:id="435" w:author="曹姝玥" w:date="2015-12-31T18:17:00Z">
              <w:r>
                <w:rPr>
                  <w:rFonts w:ascii="Calibri" w:hAnsi="Calibri" w:cs="Calibri"/>
                </w:rPr>
                <w:t>public void delete(UserPO po) throws RemoteException</w:t>
              </w:r>
            </w:ins>
            <w:ins w:id="436" w:author="曹姝玥" w:date="2015-12-31T18:17:00Z">
              <w:r>
                <w:rPr>
                  <w:rFonts w:hint="eastAsia" w:ascii="Calibri" w:hAnsi="Calibri" w:cs="Calibri"/>
                </w:rPr>
                <w:t>;</w:t>
              </w:r>
            </w:ins>
          </w:p>
          <w:p>
            <w:pPr>
              <w:ind w:firstLine="420" w:firstLineChars="200"/>
              <w:rPr>
                <w:rFonts w:ascii="Calibri" w:hAnsi="Calibri" w:cs="Calibri"/>
              </w:rPr>
            </w:pPr>
            <w:ins w:id="437" w:author="曹姝玥" w:date="2015-12-31T18:18:00Z">
              <w:r>
                <w:rPr>
                  <w:rFonts w:ascii="Calibri" w:hAnsi="Calibri" w:cs="Calibri"/>
                </w:rPr>
                <w:t>public ArrayList&lt;UserPO&gt; finds() throws RemoteException;</w:t>
              </w:r>
            </w:ins>
          </w:p>
          <w:p>
            <w:pPr>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pPr>
        <w:pStyle w:val="38"/>
        <w:ind w:firstLine="0" w:firstLineChars="0"/>
      </w:pPr>
    </w:p>
    <w:p>
      <w:pPr>
        <w:pStyle w:val="38"/>
        <w:ind w:firstLine="0" w:firstLineChars="0"/>
      </w:pPr>
    </w:p>
    <w:p>
      <w:pPr>
        <w:pStyle w:val="38"/>
        <w:ind w:firstLine="0" w:firstLineChars="0"/>
      </w:pPr>
      <w:r>
        <w:t>（3）</w:t>
      </w:r>
      <w:r>
        <w:rPr>
          <w:rFonts w:hint="eastAsia"/>
        </w:rPr>
        <w:t>模块内部类的接口规范</w:t>
      </w:r>
      <w:r>
        <w:rPr>
          <w:rFonts w:hint="eastAsia"/>
        </w:rPr>
        <w:tab/>
      </w:r>
      <w:r>
        <w:rPr>
          <w:rFonts w:hint="eastAsia"/>
        </w:rPr>
        <w:tab/>
      </w:r>
    </w:p>
    <w:p>
      <w:pPr>
        <w:ind w:left="0" w:firstLine="0"/>
        <w:rPr>
          <w:ins w:id="439" w:author="曹姝玥" w:date="2015-12-31T18:25:00Z"/>
          <w:b/>
          <w:bCs/>
          <w:rPrChange w:id="440" w:author="曹姝玥" w:date="2015-12-31T18:52:00Z">
            <w:rPr>
              <w:ins w:id="441" w:author="曹姝玥" w:date="2015-12-31T18:25:00Z"/>
            </w:rPr>
          </w:rPrChange>
        </w:rPr>
        <w:pPrChange w:id="438" w:author="曹姝玥" w:date="2015-12-31T18:52:00Z">
          <w:pPr>
            <w:ind w:left="1680" w:firstLine="420"/>
          </w:pPr>
        </w:pPrChange>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b/>
          <w:bCs/>
        </w:rPr>
        <w:t>表16 User</w:t>
      </w:r>
      <w:ins w:id="442" w:author="曹姝玥" w:date="2015-12-31T18:25:00Z">
        <w:r>
          <w:rPr>
            <w:rFonts w:hint="eastAsia"/>
            <w:b/>
            <w:bCs/>
          </w:rPr>
          <w:t>Controller</w:t>
        </w:r>
      </w:ins>
      <w:r>
        <w:rPr>
          <w:rFonts w:hint="eastAsia"/>
          <w:b/>
          <w:bCs/>
        </w:rPr>
        <w:t>的接口规范</w:t>
      </w:r>
    </w:p>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443"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44" w:author="曹姝玥" w:date="2015-12-31T18:25:00Z"/>
                <w:color w:val="FFFFFF"/>
              </w:rPr>
            </w:pPr>
            <w:ins w:id="445" w:author="曹姝玥" w:date="2015-12-31T18:25: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446"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47" w:author="曹姝玥" w:date="2015-12-31T18:25:00Z"/>
                <w:color w:val="000000"/>
              </w:rPr>
            </w:pPr>
            <w:ins w:id="448" w:author="曹姝玥" w:date="2015-12-31T18:25:00Z">
              <w:r>
                <w:rPr>
                  <w:rFonts w:hint="eastAsia"/>
                  <w:color w:val="000000"/>
                </w:rPr>
                <w:t>User</w:t>
              </w:r>
            </w:ins>
            <w:ins w:id="449" w:author="曹姝玥" w:date="2015-12-31T18:35:00Z">
              <w:r>
                <w:rPr>
                  <w:rFonts w:hint="eastAsia"/>
                  <w:color w:val="000000"/>
                </w:rPr>
                <w:t>Controller</w:t>
              </w:r>
            </w:ins>
            <w:ins w:id="450" w:author="曹姝玥" w:date="2015-12-31T18:25:00Z">
              <w:r>
                <w:rPr>
                  <w:rFonts w:hint="eastAsia"/>
                  <w:color w:val="000000"/>
                </w:rPr>
                <w:t>.</w:t>
              </w:r>
            </w:ins>
            <w:ins w:id="451" w:author="曹姝玥" w:date="2015-12-31T18:25: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52" w:author="曹姝玥" w:date="2015-12-31T18:25:00Z"/>
                <w:color w:val="000000"/>
              </w:rPr>
            </w:pPr>
            <w:ins w:id="453"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54" w:author="曹姝玥" w:date="2015-12-31T18:25:00Z"/>
                <w:color w:val="000000"/>
              </w:rPr>
            </w:pPr>
            <w:ins w:id="455" w:author="曹姝玥" w:date="2015-12-31T18:25:00Z">
              <w:r>
                <w:rPr>
                  <w:color w:val="000000"/>
                </w:rPr>
                <w:t>P</w:t>
              </w:r>
            </w:ins>
            <w:ins w:id="456" w:author="曹姝玥" w:date="2015-12-31T18:25:00Z">
              <w:r>
                <w:rPr>
                  <w:rFonts w:hint="eastAsia"/>
                  <w:color w:val="000000"/>
                </w:rPr>
                <w:t>ublic</w:t>
              </w:r>
            </w:ins>
            <w:ins w:id="457" w:author="曹姝玥" w:date="2015-12-31T18:25:00Z">
              <w:r>
                <w:rPr>
                  <w:color w:val="000000"/>
                </w:rPr>
                <w:t xml:space="preserve"> StaffInfoVO</w:t>
              </w:r>
            </w:ins>
            <w:ins w:id="458" w:author="曹姝玥" w:date="2015-12-31T18:25:00Z">
              <w:r>
                <w:rPr>
                  <w:rFonts w:hint="eastAsia"/>
                  <w:color w:val="000000"/>
                </w:rPr>
                <w:t xml:space="preserve"> </w:t>
              </w:r>
            </w:ins>
            <w:ins w:id="459" w:author="曹姝玥" w:date="2015-12-31T18:25: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46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6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62" w:author="曹姝玥" w:date="2015-12-31T18:25:00Z"/>
                <w:color w:val="000000"/>
              </w:rPr>
            </w:pPr>
            <w:ins w:id="463"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64" w:author="曹姝玥" w:date="2015-12-31T18:25:00Z"/>
                <w:color w:val="000000"/>
              </w:rPr>
            </w:pPr>
            <w:ins w:id="465"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466"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67"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68" w:author="曹姝玥" w:date="2015-12-31T18:25:00Z"/>
                <w:color w:val="000000"/>
              </w:rPr>
            </w:pPr>
            <w:ins w:id="469"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70" w:author="曹姝玥" w:date="2015-12-31T18:25:00Z"/>
                <w:color w:val="000000"/>
              </w:rPr>
            </w:pPr>
            <w:ins w:id="471" w:author="曹姝玥" w:date="2015-12-31T18:25: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72"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73" w:author="曹姝玥" w:date="2015-12-31T18:25:00Z"/>
                <w:color w:val="000000"/>
              </w:rPr>
            </w:pPr>
            <w:ins w:id="474" w:author="曹姝玥" w:date="2015-12-31T18:25:00Z">
              <w:r>
                <w:rPr>
                  <w:rFonts w:hint="eastAsia"/>
                  <w:color w:val="000000"/>
                </w:rPr>
                <w:t>User</w:t>
              </w:r>
            </w:ins>
            <w:ins w:id="475" w:author="曹姝玥" w:date="2015-12-31T18:35:00Z">
              <w:r>
                <w:rPr>
                  <w:rFonts w:hint="eastAsia"/>
                  <w:color w:val="000000"/>
                </w:rPr>
                <w:t>Controller</w:t>
              </w:r>
            </w:ins>
            <w:ins w:id="476" w:author="曹姝玥" w:date="2015-12-31T18:25:00Z">
              <w:r>
                <w:rPr>
                  <w:rFonts w:hint="eastAsia"/>
                  <w:color w:val="000000"/>
                </w:rPr>
                <w:t>.</w:t>
              </w:r>
            </w:ins>
            <w:ins w:id="477" w:author="曹姝玥" w:date="2015-12-31T18:25: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78" w:author="曹姝玥" w:date="2015-12-31T18:25:00Z"/>
                <w:color w:val="000000"/>
              </w:rPr>
            </w:pPr>
            <w:ins w:id="479"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80" w:author="曹姝玥" w:date="2015-12-31T18:25:00Z"/>
                <w:color w:val="000000"/>
              </w:rPr>
            </w:pPr>
            <w:ins w:id="481" w:author="曹姝玥" w:date="2015-12-31T18:25:00Z">
              <w:r>
                <w:rPr>
                  <w:color w:val="000000"/>
                </w:rPr>
                <w:t>P</w:t>
              </w:r>
            </w:ins>
            <w:ins w:id="482" w:author="曹姝玥" w:date="2015-12-31T18:25:00Z">
              <w:r>
                <w:rPr>
                  <w:rFonts w:hint="eastAsia"/>
                  <w:color w:val="000000"/>
                </w:rPr>
                <w:t>ublic boolean</w:t>
              </w:r>
            </w:ins>
            <w:ins w:id="483" w:author="曹姝玥" w:date="2015-12-31T18:25:00Z">
              <w:r>
                <w:rPr>
                  <w:color w:val="000000"/>
                </w:rPr>
                <w:t xml:space="preserve"> changePassword</w:t>
              </w:r>
            </w:ins>
            <w:ins w:id="484" w:author="曹姝玥" w:date="2015-12-31T18:25:00Z">
              <w:r>
                <w:rPr>
                  <w:rFonts w:hint="eastAsia"/>
                  <w:color w:val="000000"/>
                </w:rPr>
                <w:t>(</w:t>
              </w:r>
            </w:ins>
            <w:ins w:id="485" w:author="曹姝玥" w:date="2015-12-31T18:25:00Z">
              <w:r>
                <w:rPr>
                  <w:color w:val="000000"/>
                </w:rPr>
                <w:t>String password</w:t>
              </w:r>
            </w:ins>
            <w:ins w:id="486" w:author="曹姝玥" w:date="2015-12-31T18:25: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87"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8"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89" w:author="曹姝玥" w:date="2015-12-31T18:25:00Z"/>
                <w:color w:val="000000"/>
              </w:rPr>
            </w:pPr>
            <w:ins w:id="490"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91" w:author="曹姝玥" w:date="2015-12-31T18:25:00Z"/>
                <w:color w:val="000000"/>
              </w:rPr>
            </w:pPr>
            <w:ins w:id="492"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93"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4"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495" w:author="曹姝玥" w:date="2015-12-31T18:25:00Z"/>
                <w:color w:val="000000"/>
              </w:rPr>
            </w:pPr>
            <w:ins w:id="496"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497" w:author="曹姝玥" w:date="2015-12-31T18:25:00Z"/>
                <w:color w:val="000000"/>
              </w:rPr>
            </w:pPr>
            <w:ins w:id="498" w:author="曹姝玥" w:date="2015-12-31T18:25: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499"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0" w:author="曹姝玥" w:date="2015-12-31T18:25:00Z"/>
                <w:color w:val="000000"/>
              </w:rPr>
            </w:pPr>
            <w:ins w:id="501" w:author="曹姝玥" w:date="2015-12-31T18:25:00Z">
              <w:r>
                <w:rPr>
                  <w:rFonts w:hint="eastAsia"/>
                  <w:color w:val="000000"/>
                </w:rPr>
                <w:t>User</w:t>
              </w:r>
            </w:ins>
            <w:ins w:id="502" w:author="曹姝玥" w:date="2015-12-31T18:35:00Z">
              <w:r>
                <w:rPr>
                  <w:rFonts w:hint="eastAsia"/>
                  <w:color w:val="000000"/>
                </w:rPr>
                <w:t>Controller</w:t>
              </w:r>
            </w:ins>
            <w:ins w:id="503" w:author="曹姝玥" w:date="2015-12-31T18:25:00Z">
              <w:r>
                <w:rPr>
                  <w:rFonts w:hint="eastAsia"/>
                  <w:color w:val="000000"/>
                </w:rPr>
                <w:t>.</w:t>
              </w:r>
            </w:ins>
            <w:ins w:id="504" w:author="曹姝玥" w:date="2015-12-31T18:25: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05" w:author="曹姝玥" w:date="2015-12-31T18:25:00Z"/>
                <w:color w:val="000000"/>
              </w:rPr>
            </w:pPr>
            <w:ins w:id="506"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07" w:author="曹姝玥" w:date="2015-12-31T18:25:00Z"/>
                <w:color w:val="000000"/>
              </w:rPr>
            </w:pPr>
            <w:ins w:id="508" w:author="曹姝玥" w:date="2015-12-31T18:25:00Z">
              <w:r>
                <w:rPr>
                  <w:color w:val="000000"/>
                </w:rPr>
                <w:t>P</w:t>
              </w:r>
            </w:ins>
            <w:ins w:id="509" w:author="曹姝玥" w:date="2015-12-31T18:25:00Z">
              <w:r>
                <w:rPr>
                  <w:rFonts w:hint="eastAsia"/>
                  <w:color w:val="000000"/>
                </w:rPr>
                <w:t>ublic</w:t>
              </w:r>
            </w:ins>
            <w:ins w:id="510" w:author="曹姝玥" w:date="2015-12-31T18:25:00Z">
              <w:r>
                <w:rPr>
                  <w:color w:val="000000"/>
                </w:rPr>
                <w:t xml:space="preserve"> </w:t>
              </w:r>
            </w:ins>
            <w:ins w:id="511" w:author="曹姝玥" w:date="2015-12-31T18:25:00Z">
              <w:r>
                <w:rPr>
                  <w:rFonts w:hint="eastAsia"/>
                  <w:color w:val="000000"/>
                </w:rPr>
                <w:t xml:space="preserve">boolean </w:t>
              </w:r>
            </w:ins>
            <w:ins w:id="512" w:author="曹姝玥" w:date="2015-12-31T18:25:00Z">
              <w:r>
                <w:rPr>
                  <w:color w:val="000000"/>
                </w:rPr>
                <w:t>endManagement</w:t>
              </w:r>
            </w:ins>
            <w:ins w:id="513" w:author="曹姝玥" w:date="2015-12-31T18:25: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14"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15"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16" w:author="曹姝玥" w:date="2015-12-31T18:25:00Z"/>
                <w:color w:val="000000"/>
              </w:rPr>
            </w:pPr>
            <w:ins w:id="517"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18" w:author="曹姝玥" w:date="2015-12-31T18:25:00Z"/>
                <w:color w:val="000000"/>
              </w:rPr>
            </w:pPr>
            <w:ins w:id="519" w:author="曹姝玥" w:date="2015-12-31T18:25: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2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2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22" w:author="曹姝玥" w:date="2015-12-31T18:25:00Z"/>
                <w:color w:val="000000"/>
              </w:rPr>
            </w:pPr>
            <w:ins w:id="523"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24" w:author="曹姝玥" w:date="2015-12-31T18:25:00Z"/>
                <w:color w:val="000000"/>
              </w:rPr>
            </w:pPr>
            <w:ins w:id="525" w:author="曹姝玥" w:date="2015-12-31T18:25: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26"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527" w:author="曹姝玥" w:date="2015-12-31T18:25:00Z"/>
                <w:color w:val="000000"/>
              </w:rPr>
            </w:pPr>
            <w:ins w:id="528" w:author="曹姝玥" w:date="2015-12-31T18:25:00Z">
              <w:r>
                <w:rPr>
                  <w:rFonts w:hint="eastAsia"/>
                  <w:color w:val="000000"/>
                </w:rPr>
                <w:t>User</w:t>
              </w:r>
            </w:ins>
            <w:ins w:id="529" w:author="曹姝玥" w:date="2015-12-31T18:36:00Z">
              <w:r>
                <w:rPr>
                  <w:rFonts w:hint="eastAsia"/>
                  <w:color w:val="000000"/>
                </w:rPr>
                <w:t>Controller</w:t>
              </w:r>
            </w:ins>
            <w:ins w:id="530" w:author="曹姝玥" w:date="2015-12-31T18:25:00Z">
              <w:r>
                <w:rPr>
                  <w:rFonts w:hint="eastAsia"/>
                  <w:color w:val="000000"/>
                </w:rPr>
                <w:t>.</w:t>
              </w:r>
            </w:ins>
            <w:ins w:id="531" w:author="曹姝玥" w:date="2015-12-31T18:25: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32" w:author="曹姝玥" w:date="2015-12-31T18:25:00Z"/>
                <w:color w:val="000000"/>
              </w:rPr>
            </w:pPr>
            <w:ins w:id="533"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34" w:author="曹姝玥" w:date="2015-12-31T18:25:00Z"/>
                <w:color w:val="000000"/>
              </w:rPr>
            </w:pPr>
            <w:ins w:id="535" w:author="曹姝玥" w:date="2015-12-31T18:25:00Z">
              <w:r>
                <w:rPr>
                  <w:rFonts w:hint="eastAsia"/>
                  <w:color w:val="000000"/>
                </w:rPr>
                <w:t xml:space="preserve">Public boolean </w:t>
              </w:r>
            </w:ins>
            <w:ins w:id="536" w:author="曹姝玥" w:date="2015-12-31T18:25:00Z">
              <w:r>
                <w:rPr>
                  <w:color w:val="000000"/>
                </w:rPr>
                <w:t>initial(ArrayList&lt;InitUserVO&gt;</w:t>
              </w:r>
            </w:ins>
            <w:ins w:id="537" w:author="曹姝玥" w:date="2015-12-31T18:25:00Z">
              <w:r>
                <w:rPr>
                  <w:rFonts w:hint="eastAsia"/>
                  <w:color w:val="000000"/>
                </w:rPr>
                <w:t xml:space="preserve"> User</w:t>
              </w:r>
            </w:ins>
            <w:ins w:id="538" w:author="曹姝玥" w:date="2015-12-31T18:25: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39"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40"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41" w:author="曹姝玥" w:date="2015-12-31T18:25:00Z"/>
                <w:color w:val="000000"/>
              </w:rPr>
            </w:pPr>
            <w:ins w:id="542"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43" w:author="曹姝玥" w:date="2015-12-31T18:25:00Z"/>
                <w:color w:val="000000"/>
              </w:rPr>
            </w:pPr>
            <w:ins w:id="544" w:author="曹姝玥" w:date="2015-12-31T18:25: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45"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46"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47" w:author="曹姝玥" w:date="2015-12-31T18:25:00Z"/>
                <w:color w:val="000000"/>
              </w:rPr>
            </w:pPr>
            <w:ins w:id="548"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49" w:author="曹姝玥" w:date="2015-12-31T18:25:00Z"/>
                <w:color w:val="000000"/>
              </w:rPr>
            </w:pPr>
            <w:ins w:id="550" w:author="曹姝玥" w:date="2015-12-31T18:25: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51"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552" w:author="曹姝玥" w:date="2015-12-31T18:25:00Z"/>
                <w:color w:val="000000"/>
              </w:rPr>
            </w:pPr>
            <w:ins w:id="553" w:author="曹姝玥" w:date="2015-12-31T18:25:00Z">
              <w:r>
                <w:rPr>
                  <w:rFonts w:hint="eastAsia"/>
                  <w:color w:val="000000"/>
                </w:rPr>
                <w:t>User</w:t>
              </w:r>
            </w:ins>
            <w:ins w:id="554" w:author="曹姝玥" w:date="2015-12-31T18:36:00Z">
              <w:r>
                <w:rPr>
                  <w:rFonts w:hint="eastAsia"/>
                  <w:color w:val="000000"/>
                </w:rPr>
                <w:t>Controller</w:t>
              </w:r>
            </w:ins>
            <w:ins w:id="555" w:author="曹姝玥" w:date="2015-12-31T18:25:00Z">
              <w:r>
                <w:rPr>
                  <w:rFonts w:hint="eastAsia"/>
                  <w:color w:val="000000"/>
                </w:rPr>
                <w:t>.changeInfo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56" w:author="曹姝玥" w:date="2015-12-31T18:25:00Z"/>
                <w:color w:val="000000"/>
              </w:rPr>
            </w:pPr>
            <w:ins w:id="557"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58" w:author="曹姝玥" w:date="2015-12-31T18:25:00Z"/>
                <w:color w:val="000000"/>
              </w:rPr>
            </w:pPr>
            <w:ins w:id="559" w:author="曹姝玥" w:date="2015-12-31T18:25: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6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6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62" w:author="曹姝玥" w:date="2015-12-31T18:25:00Z"/>
                <w:color w:val="000000"/>
              </w:rPr>
            </w:pPr>
            <w:ins w:id="563"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64" w:author="曹姝玥" w:date="2015-12-31T18:25:00Z"/>
                <w:color w:val="000000"/>
              </w:rPr>
            </w:pPr>
            <w:ins w:id="565" w:author="曹姝玥" w:date="2015-12-31T18:25: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66"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67"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68" w:author="曹姝玥" w:date="2015-12-31T18:25:00Z"/>
                <w:color w:val="000000"/>
              </w:rPr>
            </w:pPr>
            <w:ins w:id="569"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70" w:author="曹姝玥" w:date="2015-12-31T18:25:00Z"/>
                <w:color w:val="000000"/>
              </w:rPr>
            </w:pPr>
            <w:ins w:id="571" w:author="曹姝玥" w:date="2015-12-31T18:25: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72"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73" w:author="曹姝玥" w:date="2015-12-31T18:25:00Z"/>
                <w:color w:val="FFFFFF"/>
              </w:rPr>
            </w:pPr>
            <w:ins w:id="574" w:author="曹姝玥" w:date="2015-12-31T18:25: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75"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76" w:author="曹姝玥" w:date="2015-12-31T18:25:00Z"/>
                <w:color w:val="000000"/>
              </w:rPr>
            </w:pPr>
            <w:ins w:id="577" w:author="曹姝玥" w:date="2015-12-31T18:25: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78" w:author="曹姝玥" w:date="2015-12-31T18:25:00Z"/>
                <w:color w:val="000000"/>
              </w:rPr>
            </w:pPr>
            <w:ins w:id="579" w:author="曹姝玥" w:date="2015-12-31T18:25: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80"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81" w:author="曹姝玥" w:date="2015-12-31T18:25:00Z"/>
                <w:color w:val="000000"/>
              </w:rPr>
            </w:pPr>
            <w:ins w:id="582" w:author="曹姝玥" w:date="2015-12-31T18:26:00Z">
              <w:r>
                <w:rPr>
                  <w:rFonts w:hint="eastAsia"/>
                  <w:color w:val="000000"/>
                </w:rPr>
                <w:t>User.</w:t>
              </w:r>
            </w:ins>
            <w:ins w:id="583" w:author="曹姝玥" w:date="2015-12-31T18:26:00Z">
              <w:r>
                <w:rPr>
                  <w:color w:val="000000"/>
                </w:rPr>
                <w:t xml:space="preserve"> getPersonalInfo(long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84" w:author="曹姝玥" w:date="2015-12-31T18:25:00Z"/>
                <w:color w:val="000000"/>
              </w:rPr>
            </w:pPr>
            <w:ins w:id="585" w:author="曹姝玥" w:date="2015-12-31T18:25:00Z">
              <w:r>
                <w:rPr>
                  <w:rFonts w:hint="eastAsia"/>
                  <w:color w:val="000000"/>
                </w:rPr>
                <w:t>根据ID</w:t>
              </w:r>
            </w:ins>
            <w:ins w:id="586" w:author="曹姝玥" w:date="2015-12-31T18:27:00Z">
              <w:r>
                <w:rPr>
                  <w:rFonts w:hint="eastAsia"/>
                  <w:color w:val="000000"/>
                </w:rPr>
                <w:t>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87"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88" w:author="曹姝玥" w:date="2015-12-31T18:25:00Z"/>
                <w:color w:val="000000"/>
              </w:rPr>
            </w:pPr>
            <w:ins w:id="589" w:author="曹姝玥" w:date="2015-12-31T18:27:00Z">
              <w:r>
                <w:rPr>
                  <w:rFonts w:hint="eastAsia"/>
                  <w:color w:val="000000"/>
                </w:rPr>
                <w:t>User.</w:t>
              </w:r>
            </w:ins>
            <w:ins w:id="590" w:author="曹姝玥" w:date="2015-12-31T18:27:00Z">
              <w:r>
                <w:rPr>
                  <w:color w:val="000000"/>
                </w:rPr>
                <w:t xml:space="preserve"> changePassword</w:t>
              </w:r>
            </w:ins>
            <w:ins w:id="591" w:author="曹姝玥" w:date="2015-12-31T18:27:00Z">
              <w:r>
                <w:rPr>
                  <w:rFonts w:hint="eastAsia"/>
                  <w:color w:val="000000"/>
                </w:rPr>
                <w:t>(</w:t>
              </w:r>
            </w:ins>
            <w:ins w:id="592" w:author="曹姝玥" w:date="2015-12-31T18:27:00Z">
              <w:r>
                <w:rPr>
                  <w:color w:val="000000"/>
                </w:rPr>
                <w:t>String password</w:t>
              </w:r>
            </w:ins>
            <w:ins w:id="593" w:author="曹姝玥" w:date="2015-12-31T18:27:00Z">
              <w:r>
                <w:rPr>
                  <w:rFonts w:hint="eastAsia"/>
                  <w:color w:val="000000"/>
                </w:rPr>
                <w:t>,long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94" w:author="曹姝玥" w:date="2015-12-31T18:25:00Z"/>
                <w:color w:val="000000"/>
              </w:rPr>
            </w:pPr>
            <w:ins w:id="595" w:author="曹姝玥" w:date="2015-12-31T18:2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96" w:author="曹姝玥" w:date="2015-12-31T18:25:00Z"/>
        </w:trPr>
        <w:tc>
          <w:tcPr>
            <w:tcW w:w="2943" w:type="dxa"/>
          </w:tcPr>
          <w:p>
            <w:pPr>
              <w:rPr>
                <w:ins w:id="597" w:author="曹姝玥" w:date="2015-12-31T18:25:00Z"/>
                <w:color w:val="000000"/>
              </w:rPr>
            </w:pPr>
            <w:ins w:id="598" w:author="曹姝玥" w:date="2015-12-31T18:27:00Z">
              <w:r>
                <w:rPr>
                  <w:rFonts w:hint="eastAsia"/>
                  <w:color w:val="000000"/>
                </w:rPr>
                <w:t>User.</w:t>
              </w:r>
            </w:ins>
            <w:ins w:id="599" w:author="曹姝玥" w:date="2015-12-31T18:27:00Z">
              <w:r>
                <w:rPr>
                  <w:color w:val="000000"/>
                </w:rPr>
                <w:t xml:space="preserve"> initial(ArrayList&lt;InitUserVO&gt;</w:t>
              </w:r>
            </w:ins>
            <w:ins w:id="600" w:author="曹姝玥" w:date="2015-12-31T18:27:00Z">
              <w:r>
                <w:rPr>
                  <w:rFonts w:hint="eastAsia"/>
                  <w:color w:val="000000"/>
                </w:rPr>
                <w:t xml:space="preserve"> User</w:t>
              </w:r>
            </w:ins>
            <w:ins w:id="601" w:author="曹姝玥" w:date="2015-12-31T18:27:00Z">
              <w:r>
                <w:rPr>
                  <w:color w:val="000000"/>
                </w:rPr>
                <w:t>)</w:t>
              </w:r>
            </w:ins>
          </w:p>
        </w:tc>
        <w:tc>
          <w:tcPr>
            <w:tcW w:w="5529" w:type="dxa"/>
            <w:gridSpan w:val="2"/>
          </w:tcPr>
          <w:p>
            <w:pPr>
              <w:rPr>
                <w:ins w:id="602" w:author="曹姝玥" w:date="2015-12-31T18:25:00Z"/>
                <w:color w:val="000000"/>
              </w:rPr>
            </w:pPr>
            <w:ins w:id="603" w:author="曹姝玥" w:date="2015-12-31T18:25: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4" w:author="曹姝玥" w:date="2015-12-31T18:25:00Z"/>
        </w:trPr>
        <w:tc>
          <w:tcPr>
            <w:tcW w:w="2943" w:type="dxa"/>
          </w:tcPr>
          <w:p>
            <w:pPr>
              <w:rPr>
                <w:ins w:id="605" w:author="曹姝玥" w:date="2015-12-31T18:25:00Z"/>
                <w:color w:val="000000"/>
              </w:rPr>
            </w:pPr>
            <w:ins w:id="606" w:author="曹姝玥" w:date="2015-12-31T18:27:00Z">
              <w:r>
                <w:rPr>
                  <w:rFonts w:hint="eastAsia"/>
                  <w:color w:val="000000"/>
                </w:rPr>
                <w:t>User.</w:t>
              </w:r>
            </w:ins>
            <w:ins w:id="607" w:author="曹姝玥" w:date="2015-12-31T18:28:00Z">
              <w:r>
                <w:rPr>
                  <w:rFonts w:hint="eastAsia"/>
                  <w:color w:val="000000"/>
                </w:rPr>
                <w:t xml:space="preserve"> changeInfo(UserVO userVO)</w:t>
              </w:r>
            </w:ins>
          </w:p>
        </w:tc>
        <w:tc>
          <w:tcPr>
            <w:tcW w:w="5529" w:type="dxa"/>
            <w:gridSpan w:val="2"/>
          </w:tcPr>
          <w:p>
            <w:pPr>
              <w:rPr>
                <w:ins w:id="608" w:author="曹姝玥" w:date="2015-12-31T18:25:00Z"/>
                <w:color w:val="000000"/>
              </w:rPr>
            </w:pPr>
            <w:ins w:id="609" w:author="曹姝玥" w:date="2015-12-31T18:2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10" w:author="曹姝玥" w:date="2015-12-31T18:25:00Z"/>
        </w:trPr>
        <w:tc>
          <w:tcPr>
            <w:tcW w:w="2943" w:type="dxa"/>
          </w:tcPr>
          <w:p>
            <w:pPr>
              <w:rPr>
                <w:ins w:id="611" w:author="曹姝玥" w:date="2015-12-31T18:25:00Z"/>
                <w:color w:val="000000"/>
              </w:rPr>
            </w:pPr>
            <w:ins w:id="612" w:author="曹姝玥" w:date="2015-12-31T18:25:00Z">
              <w:r>
                <w:rPr>
                  <w:rFonts w:hint="eastAsia"/>
                  <w:color w:val="000000"/>
                </w:rPr>
                <w:t>User</w:t>
              </w:r>
            </w:ins>
            <w:ins w:id="613" w:author="曹姝玥" w:date="2015-12-31T18:25:00Z">
              <w:r>
                <w:rPr>
                  <w:color w:val="000000"/>
                </w:rPr>
                <w:t>.</w:t>
              </w:r>
            </w:ins>
            <w:ins w:id="614" w:author="曹姝玥" w:date="2015-12-31T18:29:00Z">
              <w:r>
                <w:rPr>
                  <w:color w:val="000000"/>
                </w:rPr>
                <w:t xml:space="preserve"> endManagement</w:t>
              </w:r>
            </w:ins>
            <w:ins w:id="615" w:author="曹姝玥" w:date="2015-12-31T18:29:00Z">
              <w:r>
                <w:rPr>
                  <w:rFonts w:hint="eastAsia"/>
                  <w:color w:val="000000"/>
                </w:rPr>
                <w:t>()</w:t>
              </w:r>
            </w:ins>
          </w:p>
        </w:tc>
        <w:tc>
          <w:tcPr>
            <w:tcW w:w="5529" w:type="dxa"/>
            <w:gridSpan w:val="2"/>
          </w:tcPr>
          <w:p>
            <w:pPr>
              <w:rPr>
                <w:ins w:id="616" w:author="曹姝玥" w:date="2015-12-31T18:25:00Z"/>
                <w:color w:val="000000"/>
              </w:rPr>
            </w:pPr>
            <w:ins w:id="617" w:author="曹姝玥" w:date="2015-12-31T18:29:00Z">
              <w:r>
                <w:rPr>
                  <w:rFonts w:hint="eastAsia"/>
                  <w:color w:val="000000"/>
                </w:rPr>
                <w:t>结束管理</w:t>
              </w:r>
            </w:ins>
          </w:p>
        </w:tc>
      </w:tr>
    </w:tbl>
    <w:p>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178"/>
        <w:gridCol w:w="4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18"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619" w:author="曹姝玥" w:date="2015-12-31T18:21:00Z"/>
                <w:rFonts w:ascii="Calibri" w:hAnsi="Calibri" w:cs="Calibri"/>
                <w:color w:val="FFFFFF"/>
              </w:rPr>
            </w:pPr>
            <w:del w:id="620" w:author="曹姝玥" w:date="2015-12-31T18:21: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21"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22" w:author="曹姝玥" w:date="2015-12-31T18:21:00Z"/>
                <w:rFonts w:ascii="Calibri" w:hAnsi="Calibri" w:cs="Calibri"/>
                <w:color w:val="000000"/>
              </w:rPr>
            </w:pPr>
            <w:del w:id="623" w:author="曹姝玥" w:date="2015-12-31T18:21:00Z">
              <w:r>
                <w:rPr>
                  <w:rFonts w:hint="eastAsia" w:ascii="Calibri" w:hAnsi="Calibri" w:cs="Calibri"/>
                  <w:color w:val="000000"/>
                </w:rPr>
                <w:delText>User.</w:delText>
              </w:r>
            </w:del>
            <w:del w:id="624" w:author="曹姝玥" w:date="2015-12-31T18:21:00Z">
              <w:r>
                <w:rPr>
                  <w:rFonts w:ascii="Calibri" w:hAnsi="Calibri" w:cs="Calibri"/>
                  <w:color w:val="000000"/>
                </w:rPr>
                <w:delText xml:space="preserve"> getPersonalInfo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25" w:author="曹姝玥" w:date="2015-12-31T18:21:00Z"/>
                <w:rFonts w:ascii="Calibri" w:hAnsi="Calibri" w:cs="Calibri"/>
                <w:color w:val="000000"/>
              </w:rPr>
            </w:pPr>
            <w:del w:id="626"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27" w:author="曹姝玥" w:date="2015-12-31T18:21:00Z"/>
                <w:rFonts w:ascii="Calibri" w:hAnsi="Calibri" w:cs="Calibri"/>
                <w:color w:val="000000"/>
              </w:rPr>
            </w:pPr>
            <w:del w:id="628" w:author="曹姝玥" w:date="2015-12-31T18:21:00Z">
              <w:r>
                <w:rPr>
                  <w:rFonts w:ascii="Calibri" w:hAnsi="Calibri" w:cs="Calibri"/>
                  <w:color w:val="000000"/>
                </w:rPr>
                <w:delText>P</w:delText>
              </w:r>
            </w:del>
            <w:del w:id="629" w:author="曹姝玥" w:date="2015-12-31T18:21:00Z">
              <w:r>
                <w:rPr>
                  <w:rFonts w:hint="eastAsia" w:ascii="Calibri" w:hAnsi="Calibri" w:cs="Calibri"/>
                  <w:color w:val="000000"/>
                </w:rPr>
                <w:delText>ublic</w:delText>
              </w:r>
            </w:del>
            <w:del w:id="630" w:author="曹姝玥" w:date="2015-12-31T18:21:00Z">
              <w:r>
                <w:rPr>
                  <w:rFonts w:ascii="Calibri" w:hAnsi="Calibri" w:cs="Calibri"/>
                  <w:color w:val="000000"/>
                </w:rPr>
                <w:delText xml:space="preserve"> StaffInfoVO</w:delText>
              </w:r>
            </w:del>
            <w:del w:id="631" w:author="曹姝玥" w:date="2015-12-31T18:21:00Z">
              <w:r>
                <w:rPr>
                  <w:rFonts w:hint="eastAsia" w:ascii="Calibri" w:hAnsi="Calibri" w:cs="Calibri"/>
                  <w:color w:val="000000"/>
                </w:rPr>
                <w:delText xml:space="preserve"> </w:delText>
              </w:r>
            </w:del>
            <w:del w:id="632" w:author="曹姝玥" w:date="2015-12-31T18:21:00Z">
              <w:r>
                <w:rPr>
                  <w:rFonts w:ascii="Calibri" w:hAnsi="Calibri" w:cs="Calibri"/>
                  <w:color w:val="000000"/>
                </w:rPr>
                <w:delText>getPersonalInfo(long UserId)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3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63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35" w:author="曹姝玥" w:date="2015-12-31T18:21:00Z"/>
                <w:rFonts w:ascii="Calibri" w:hAnsi="Calibri" w:cs="Calibri"/>
                <w:color w:val="000000"/>
              </w:rPr>
            </w:pPr>
            <w:del w:id="636"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37" w:author="曹姝玥" w:date="2015-12-31T18:21:00Z"/>
                <w:rFonts w:ascii="Calibri" w:hAnsi="Calibri" w:cs="Calibri"/>
                <w:color w:val="000000"/>
              </w:rPr>
            </w:pPr>
            <w:del w:id="638"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39"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640"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41" w:author="曹姝玥" w:date="2015-12-31T18:21:00Z"/>
                <w:rFonts w:ascii="Calibri" w:hAnsi="Calibri" w:cs="Calibri"/>
                <w:color w:val="000000"/>
              </w:rPr>
            </w:pPr>
            <w:del w:id="642"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43" w:author="曹姝玥" w:date="2015-12-31T18:21:00Z"/>
                <w:rFonts w:ascii="Calibri" w:hAnsi="Calibri" w:cs="Calibri"/>
                <w:color w:val="000000"/>
              </w:rPr>
            </w:pPr>
            <w:del w:id="644" w:author="曹姝玥" w:date="2015-12-31T18:21:00Z">
              <w:r>
                <w:rPr>
                  <w:rFonts w:hint="eastAsia" w:ascii="Calibri" w:hAnsi="Calibri" w:cs="Calibri"/>
                  <w:color w:val="000000"/>
                </w:rPr>
                <w:delText>在一次个人账号信息管理中获得个人帐号信息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64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46" w:author="曹姝玥" w:date="2015-12-31T18:21:00Z"/>
                <w:rFonts w:ascii="Calibri" w:hAnsi="Calibri" w:cs="Calibri"/>
                <w:color w:val="000000"/>
              </w:rPr>
            </w:pPr>
            <w:del w:id="647" w:author="曹姝玥" w:date="2015-12-31T18:21:00Z">
              <w:r>
                <w:rPr>
                  <w:rFonts w:hint="eastAsia" w:ascii="Calibri" w:hAnsi="Calibri" w:cs="Calibri"/>
                  <w:color w:val="000000"/>
                </w:rPr>
                <w:delText>User.</w:delText>
              </w:r>
            </w:del>
            <w:del w:id="648" w:author="曹姝玥" w:date="2015-12-31T18:21:00Z">
              <w:r>
                <w:rPr>
                  <w:rFonts w:ascii="Calibri" w:hAnsi="Calibri" w:cs="Calibri"/>
                  <w:color w:val="000000"/>
                </w:rPr>
                <w:delText xml:space="preserve"> changePassword</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49" w:author="曹姝玥" w:date="2015-12-31T18:21:00Z"/>
                <w:rFonts w:ascii="Calibri" w:hAnsi="Calibri" w:cs="Calibri"/>
                <w:color w:val="000000"/>
              </w:rPr>
            </w:pPr>
            <w:del w:id="650"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51" w:author="曹姝玥" w:date="2015-12-31T18:21:00Z"/>
                <w:rFonts w:ascii="Calibri" w:hAnsi="Calibri" w:cs="Calibri"/>
                <w:color w:val="000000"/>
              </w:rPr>
            </w:pPr>
            <w:del w:id="652" w:author="曹姝玥" w:date="2015-12-31T18:21:00Z">
              <w:r>
                <w:rPr>
                  <w:rFonts w:ascii="Calibri" w:hAnsi="Calibri" w:cs="Calibri"/>
                  <w:color w:val="000000"/>
                </w:rPr>
                <w:delText>P</w:delText>
              </w:r>
            </w:del>
            <w:del w:id="653" w:author="曹姝玥" w:date="2015-12-31T18:21:00Z">
              <w:r>
                <w:rPr>
                  <w:rFonts w:hint="eastAsia" w:ascii="Calibri" w:hAnsi="Calibri" w:cs="Calibri"/>
                  <w:color w:val="000000"/>
                </w:rPr>
                <w:delText xml:space="preserve">ublic </w:delText>
              </w:r>
            </w:del>
            <w:del w:id="654" w:author="曹姝玥" w:date="2015-12-31T18:21:00Z">
              <w:r>
                <w:rPr>
                  <w:rFonts w:ascii="Calibri" w:hAnsi="Calibri" w:cs="Calibri"/>
                  <w:color w:val="000000"/>
                </w:rPr>
                <w:delText>void changePassword</w:delText>
              </w:r>
            </w:del>
            <w:del w:id="655" w:author="曹姝玥" w:date="2015-12-31T18:21:00Z">
              <w:r>
                <w:rPr>
                  <w:rFonts w:hint="eastAsia" w:ascii="Calibri" w:hAnsi="Calibri" w:cs="Calibri"/>
                  <w:color w:val="000000"/>
                </w:rPr>
                <w:delText>(</w:delText>
              </w:r>
            </w:del>
            <w:del w:id="656" w:author="曹姝玥" w:date="2015-12-31T18:21:00Z">
              <w:r>
                <w:rPr>
                  <w:rFonts w:ascii="Calibri" w:hAnsi="Calibri" w:cs="Calibri"/>
                  <w:color w:val="000000"/>
                </w:rPr>
                <w:delText>String password</w:delText>
              </w:r>
            </w:del>
            <w:del w:id="657"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658"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659"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60" w:author="曹姝玥" w:date="2015-12-31T18:21:00Z"/>
                <w:rFonts w:ascii="Calibri" w:hAnsi="Calibri" w:cs="Calibri"/>
                <w:color w:val="000000"/>
              </w:rPr>
            </w:pPr>
            <w:del w:id="661"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62" w:author="曹姝玥" w:date="2015-12-31T18:21:00Z"/>
                <w:rFonts w:ascii="Calibri" w:hAnsi="Calibri" w:cs="Calibri"/>
                <w:color w:val="000000"/>
              </w:rPr>
            </w:pPr>
            <w:del w:id="663"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664"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665"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66" w:author="曹姝玥" w:date="2015-12-31T18:21:00Z"/>
                <w:rFonts w:ascii="Calibri" w:hAnsi="Calibri" w:cs="Calibri"/>
                <w:color w:val="000000"/>
              </w:rPr>
            </w:pPr>
            <w:del w:id="667"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68" w:author="曹姝玥" w:date="2015-12-31T18:21:00Z"/>
                <w:rFonts w:ascii="Calibri" w:hAnsi="Calibri" w:cs="Calibri"/>
                <w:color w:val="000000"/>
              </w:rPr>
            </w:pPr>
            <w:del w:id="669" w:author="曹姝玥" w:date="2015-12-31T18:21:00Z">
              <w:r>
                <w:rPr>
                  <w:rFonts w:hint="eastAsia" w:ascii="Calibri" w:hAnsi="Calibri" w:cs="Calibri"/>
                  <w:color w:val="000000"/>
                </w:rPr>
                <w:delText>员工在一次帐号信息管理中更改密码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70"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71" w:author="曹姝玥" w:date="2015-12-31T18:21:00Z"/>
                <w:rFonts w:ascii="Calibri" w:hAnsi="Calibri" w:cs="Calibri"/>
                <w:color w:val="000000"/>
              </w:rPr>
            </w:pPr>
            <w:del w:id="672" w:author="曹姝玥" w:date="2015-12-31T18:21:00Z">
              <w:r>
                <w:rPr>
                  <w:rFonts w:hint="eastAsia" w:ascii="Calibri" w:hAnsi="Calibri" w:cs="Calibri"/>
                  <w:color w:val="000000"/>
                </w:rPr>
                <w:delText>User.</w:delText>
              </w:r>
            </w:del>
            <w:del w:id="673" w:author="曹姝玥" w:date="2015-12-31T18:21:00Z">
              <w:r>
                <w:rPr>
                  <w:rFonts w:ascii="Calibri" w:hAnsi="Calibri" w:cs="Calibri"/>
                  <w:color w:val="000000"/>
                </w:rPr>
                <w:delText xml:space="preserve"> 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74" w:author="曹姝玥" w:date="2015-12-31T18:21:00Z"/>
                <w:rFonts w:ascii="Calibri" w:hAnsi="Calibri" w:cs="Calibri"/>
                <w:color w:val="000000"/>
              </w:rPr>
            </w:pPr>
            <w:del w:id="675"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76" w:author="曹姝玥" w:date="2015-12-31T18:21:00Z"/>
                <w:rFonts w:ascii="Calibri" w:hAnsi="Calibri" w:cs="Calibri"/>
                <w:color w:val="000000"/>
              </w:rPr>
            </w:pPr>
            <w:del w:id="677" w:author="曹姝玥" w:date="2015-12-31T18:21:00Z">
              <w:r>
                <w:rPr>
                  <w:rFonts w:ascii="Calibri" w:hAnsi="Calibri" w:cs="Calibri"/>
                  <w:color w:val="000000"/>
                </w:rPr>
                <w:delText>P</w:delText>
              </w:r>
            </w:del>
            <w:del w:id="678" w:author="曹姝玥" w:date="2015-12-31T18:21:00Z">
              <w:r>
                <w:rPr>
                  <w:rFonts w:hint="eastAsia" w:ascii="Calibri" w:hAnsi="Calibri" w:cs="Calibri"/>
                  <w:color w:val="000000"/>
                </w:rPr>
                <w:delText>ublic</w:delText>
              </w:r>
            </w:del>
            <w:del w:id="679" w:author="曹姝玥" w:date="2015-12-31T18:21:00Z">
              <w:r>
                <w:rPr>
                  <w:rFonts w:ascii="Calibri" w:hAnsi="Calibri" w:cs="Calibri"/>
                  <w:color w:val="000000"/>
                </w:rPr>
                <w:delText xml:space="preserve"> </w:delText>
              </w:r>
            </w:del>
            <w:del w:id="680" w:author="曹姝玥" w:date="2015-12-31T18:21:00Z">
              <w:r>
                <w:rPr>
                  <w:rFonts w:hint="eastAsia" w:ascii="Calibri" w:hAnsi="Calibri" w:cs="Calibri"/>
                  <w:color w:val="000000"/>
                </w:rPr>
                <w:delText xml:space="preserve">void </w:delText>
              </w:r>
            </w:del>
            <w:del w:id="681" w:author="曹姝玥" w:date="2015-12-31T18:21:00Z">
              <w:r>
                <w:rPr>
                  <w:rFonts w:ascii="Calibri" w:hAnsi="Calibri" w:cs="Calibri"/>
                  <w:color w:val="000000"/>
                </w:rPr>
                <w:delText>endManagement</w:delText>
              </w:r>
            </w:del>
            <w:del w:id="682"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8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68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85" w:author="曹姝玥" w:date="2015-12-31T18:21:00Z"/>
                <w:rFonts w:ascii="Calibri" w:hAnsi="Calibri" w:cs="Calibri"/>
                <w:color w:val="000000"/>
              </w:rPr>
            </w:pPr>
            <w:del w:id="686"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87" w:author="曹姝玥" w:date="2015-12-31T18:21:00Z"/>
                <w:rFonts w:ascii="Calibri" w:hAnsi="Calibri" w:cs="Calibri"/>
                <w:color w:val="000000"/>
              </w:rPr>
            </w:pPr>
            <w:del w:id="688" w:author="曹姝玥" w:date="2015-12-31T18:21:00Z">
              <w:r>
                <w:rPr>
                  <w:rFonts w:hint="eastAsia" w:ascii="Calibri" w:hAnsi="Calibri" w:cs="Calibri"/>
                  <w:color w:val="000000"/>
                </w:rPr>
                <w:delText>已确认所有个人信息的管理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89"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690"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91" w:author="曹姝玥" w:date="2015-12-31T18:21:00Z"/>
                <w:rFonts w:ascii="Calibri" w:hAnsi="Calibri" w:cs="Calibri"/>
                <w:color w:val="000000"/>
              </w:rPr>
            </w:pPr>
            <w:del w:id="692"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693" w:author="曹姝玥" w:date="2015-12-31T18:21:00Z"/>
                <w:rFonts w:ascii="Calibri" w:hAnsi="Calibri" w:cs="Calibri"/>
                <w:color w:val="000000"/>
              </w:rPr>
            </w:pPr>
            <w:del w:id="694" w:author="曹姝玥" w:date="2015-12-31T18:21: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96" w:author="曹姝玥" w:date="2015-12-31T18:21:00Z"/>
                <w:rFonts w:ascii="Calibri" w:hAnsi="Calibri" w:cs="Calibri"/>
                <w:color w:val="000000"/>
              </w:rPr>
            </w:pPr>
            <w:del w:id="697" w:author="曹姝玥" w:date="2015-12-31T18:21:00Z">
              <w:r>
                <w:rPr>
                  <w:rFonts w:hint="eastAsia" w:ascii="Calibri" w:hAnsi="Calibri" w:cs="Calibri"/>
                  <w:color w:val="000000"/>
                </w:rPr>
                <w:delText>User.</w:delText>
              </w:r>
            </w:del>
            <w:del w:id="698" w:author="曹姝玥" w:date="2015-12-31T18:21:00Z">
              <w:r>
                <w:rPr>
                  <w:rFonts w:ascii="Calibri" w:hAnsi="Calibri" w:cs="Calibri"/>
                  <w:color w:val="000000"/>
                </w:rPr>
                <w:delText xml:space="preserve"> Initial</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699" w:author="曹姝玥" w:date="2015-12-31T18:21:00Z"/>
                <w:rFonts w:ascii="Calibri" w:hAnsi="Calibri" w:cs="Calibri"/>
                <w:color w:val="000000"/>
              </w:rPr>
            </w:pPr>
            <w:del w:id="700"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01" w:author="曹姝玥" w:date="2015-12-31T18:21:00Z"/>
                <w:rFonts w:ascii="Calibri" w:hAnsi="Calibri" w:cs="Calibri"/>
                <w:color w:val="000000"/>
              </w:rPr>
            </w:pPr>
            <w:del w:id="702" w:author="曹姝玥" w:date="2015-12-31T18:21:00Z">
              <w:r>
                <w:rPr>
                  <w:rFonts w:hint="eastAsia" w:ascii="Calibri" w:hAnsi="Calibri" w:cs="Calibri"/>
                  <w:color w:val="000000"/>
                </w:rPr>
                <w:delText xml:space="preserve">Public void </w:delText>
              </w:r>
            </w:del>
            <w:del w:id="703" w:author="曹姝玥" w:date="2015-12-31T18:21:00Z">
              <w:r>
                <w:rPr>
                  <w:rFonts w:ascii="Calibri" w:hAnsi="Calibri" w:cs="Calibri"/>
                  <w:color w:val="000000"/>
                </w:rPr>
                <w:delText>initial(ArrayList&lt;InitUserVO&gt;</w:delText>
              </w:r>
            </w:del>
            <w:del w:id="704" w:author="曹姝玥" w:date="2015-12-31T18:21:00Z">
              <w:r>
                <w:rPr>
                  <w:rFonts w:hint="eastAsia" w:ascii="Calibri" w:hAnsi="Calibri" w:cs="Calibri"/>
                  <w:color w:val="000000"/>
                </w:rPr>
                <w:delText xml:space="preserve"> User</w:delText>
              </w:r>
            </w:del>
            <w:del w:id="705" w:author="曹姝玥" w:date="2015-12-31T18:21:00Z">
              <w:r>
                <w:rPr>
                  <w:rFonts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07"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08" w:author="曹姝玥" w:date="2015-12-31T18:21:00Z"/>
                <w:rFonts w:ascii="Calibri" w:hAnsi="Calibri" w:cs="Calibri"/>
                <w:color w:val="000000"/>
              </w:rPr>
            </w:pPr>
            <w:del w:id="709"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10" w:author="曹姝玥" w:date="2015-12-31T18:21:00Z"/>
                <w:rFonts w:ascii="Calibri" w:hAnsi="Calibri" w:cs="Calibri"/>
                <w:color w:val="000000"/>
              </w:rPr>
            </w:pPr>
            <w:del w:id="711" w:author="曹姝玥" w:date="2015-12-31T18:21:00Z">
              <w:r>
                <w:rPr>
                  <w:rFonts w:hint="eastAsia" w:ascii="Calibri" w:hAnsi="Calibri" w:cs="Calibri"/>
                  <w:color w:val="000000"/>
                </w:rPr>
                <w:delText>期初建账</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13"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14" w:author="曹姝玥" w:date="2015-12-31T18:21:00Z"/>
                <w:rFonts w:ascii="Calibri" w:hAnsi="Calibri" w:cs="Calibri"/>
                <w:color w:val="000000"/>
              </w:rPr>
            </w:pPr>
            <w:del w:id="715"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16" w:author="曹姝玥" w:date="2015-12-31T18:21:00Z"/>
                <w:rFonts w:ascii="Calibri" w:hAnsi="Calibri" w:cs="Calibri"/>
                <w:color w:val="000000"/>
              </w:rPr>
            </w:pPr>
            <w:del w:id="717" w:author="曹姝玥" w:date="2015-12-31T18:21:00Z">
              <w:r>
                <w:rPr>
                  <w:rFonts w:hint="eastAsia" w:ascii="Calibri" w:hAnsi="Calibri" w:cs="Calibri"/>
                  <w:color w:val="000000"/>
                </w:rPr>
                <w:delText>在期初建账中初始化信息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8"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9" w:author="曹姝玥" w:date="2015-12-31T18:21:00Z"/>
                <w:rFonts w:ascii="Calibri" w:hAnsi="Calibri" w:cs="Calibri"/>
                <w:color w:val="000000"/>
              </w:rPr>
            </w:pPr>
            <w:del w:id="720" w:author="曹姝玥" w:date="2015-12-31T18:21:00Z">
              <w:r>
                <w:rPr>
                  <w:rFonts w:hint="eastAsia" w:ascii="Calibri" w:hAnsi="Calibri" w:cs="Calibri"/>
                  <w:color w:val="000000"/>
                </w:rPr>
                <w:delText>User.getCity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21" w:author="曹姝玥" w:date="2015-12-31T18:21:00Z"/>
                <w:rFonts w:ascii="Calibri" w:hAnsi="Calibri" w:cs="Calibri"/>
                <w:color w:val="000000"/>
              </w:rPr>
            </w:pPr>
            <w:del w:id="722"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23" w:author="曹姝玥" w:date="2015-12-31T18:21:00Z"/>
                <w:rFonts w:ascii="Calibri" w:hAnsi="Calibri" w:cs="Calibri"/>
                <w:color w:val="000000"/>
              </w:rPr>
            </w:pPr>
            <w:del w:id="724" w:author="曹姝玥" w:date="2015-12-31T18:21:00Z">
              <w:r>
                <w:rPr>
                  <w:rFonts w:hint="eastAsia" w:ascii="Calibri" w:hAnsi="Calibri" w:cs="Calibri"/>
                  <w:color w:val="000000"/>
                </w:rPr>
                <w:delText xml:space="preserve">Public String getCity(long </w:delText>
              </w:r>
            </w:del>
            <w:del w:id="725" w:author="曹姝玥" w:date="2015-12-31T18:21:00Z">
              <w:r>
                <w:rPr>
                  <w:rFonts w:ascii="Calibri" w:hAnsi="Calibri" w:cs="Calibri"/>
                  <w:color w:val="000000"/>
                </w:rPr>
                <w:delText>UserId</w:delText>
              </w:r>
            </w:del>
            <w:del w:id="726"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7"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28"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29" w:author="曹姝玥" w:date="2015-12-31T18:21:00Z"/>
                <w:rFonts w:ascii="Calibri" w:hAnsi="Calibri" w:cs="Calibri"/>
                <w:color w:val="000000"/>
              </w:rPr>
            </w:pPr>
            <w:del w:id="730"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31" w:author="曹姝玥" w:date="2015-12-31T18:21:00Z"/>
                <w:rFonts w:ascii="Calibri" w:hAnsi="Calibri" w:cs="Calibri"/>
                <w:color w:val="000000"/>
              </w:rPr>
            </w:pPr>
            <w:del w:id="732" w:author="曹姝玥" w:date="2015-12-31T18:21:00Z">
              <w:r>
                <w:rPr>
                  <w:rFonts w:hint="eastAsia" w:ascii="Calibri" w:hAnsi="Calibri" w:cs="Calibri"/>
                  <w:color w:val="000000"/>
                </w:rPr>
                <w:delText>中转中心仓库管理员启动仓库管理回合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3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35" w:author="曹姝玥" w:date="2015-12-31T18:21:00Z"/>
                <w:rFonts w:ascii="Calibri" w:hAnsi="Calibri" w:cs="Calibri"/>
                <w:color w:val="000000"/>
              </w:rPr>
            </w:pPr>
            <w:del w:id="736"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37" w:author="曹姝玥" w:date="2015-12-31T18:21:00Z"/>
                <w:rFonts w:ascii="Calibri" w:hAnsi="Calibri" w:cs="Calibri"/>
                <w:color w:val="000000"/>
              </w:rPr>
            </w:pPr>
            <w:del w:id="738" w:author="曹姝玥" w:date="2015-12-31T18:21:00Z">
              <w:r>
                <w:rPr>
                  <w:rFonts w:hint="eastAsia" w:ascii="Calibri" w:hAnsi="Calibri" w:cs="Calibri"/>
                  <w:color w:val="000000"/>
                </w:rPr>
                <w:delText>获得仓库管理对应的城市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9"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740" w:author="曹姝玥" w:date="2015-12-31T18:21:00Z"/>
                <w:rFonts w:ascii="Calibri" w:hAnsi="Calibri" w:cs="Calibri"/>
                <w:color w:val="FFFFFF"/>
              </w:rPr>
            </w:pPr>
            <w:del w:id="741" w:author="曹姝玥" w:date="2015-12-31T18:21: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2"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743" w:author="曹姝玥" w:date="2015-12-31T18:21:00Z"/>
                <w:rFonts w:ascii="Calibri" w:hAnsi="Calibri" w:cs="Calibri"/>
                <w:color w:val="000000"/>
              </w:rPr>
            </w:pPr>
            <w:del w:id="744" w:author="曹姝玥" w:date="2015-12-31T18:21:00Z">
              <w:r>
                <w:rPr>
                  <w:rFonts w:hint="eastAsia" w:ascii="Calibri" w:hAnsi="Calibri" w:cs="Calibri"/>
                  <w:color w:val="000000"/>
                </w:rPr>
                <w:delText>服务名</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745" w:author="曹姝玥" w:date="2015-12-31T18:21:00Z"/>
                <w:rFonts w:ascii="Calibri" w:hAnsi="Calibri" w:cs="Calibri"/>
                <w:color w:val="000000"/>
              </w:rPr>
            </w:pPr>
            <w:del w:id="746" w:author="曹姝玥" w:date="2015-12-31T18:21: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7"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748" w:author="曹姝玥" w:date="2015-12-31T18:21:00Z"/>
                <w:rFonts w:ascii="Calibri" w:hAnsi="Calibri" w:cs="Calibri"/>
                <w:color w:val="000000"/>
              </w:rPr>
            </w:pPr>
            <w:del w:id="749" w:author="曹姝玥" w:date="2015-12-31T18:21:00Z">
              <w:r>
                <w:rPr>
                  <w:rFonts w:hint="eastAsia" w:ascii="Calibri" w:hAnsi="Calibri" w:cs="Calibri"/>
                  <w:color w:val="000000"/>
                </w:rPr>
                <w:delText>User</w:delText>
              </w:r>
            </w:del>
            <w:del w:id="750" w:author="曹姝玥" w:date="2015-12-31T18:21:00Z">
              <w:r>
                <w:rPr>
                  <w:rFonts w:ascii="Calibri" w:hAnsi="Calibri" w:cs="Calibri"/>
                  <w:color w:val="000000"/>
                </w:rPr>
                <w:delText>DataService.find</w:delText>
              </w:r>
            </w:del>
            <w:del w:id="751" w:author="曹姝玥" w:date="2015-12-31T18:21:00Z">
              <w:r>
                <w:rPr>
                  <w:rFonts w:hint="eastAsia" w:ascii="Calibri" w:hAnsi="Calibri" w:cs="Calibri"/>
                  <w:color w:val="000000"/>
                </w:rPr>
                <w:delText>Person</w:delText>
              </w:r>
            </w:del>
            <w:del w:id="752" w:author="曹姝玥" w:date="2015-12-31T18:21:00Z">
              <w:r>
                <w:rPr>
                  <w:rFonts w:ascii="Calibri" w:hAnsi="Calibri" w:cs="Calibri"/>
                  <w:color w:val="000000"/>
                </w:rPr>
                <w:delText>(</w:delText>
              </w:r>
            </w:del>
            <w:del w:id="753" w:author="曹姝玥" w:date="2015-12-31T18:21:00Z">
              <w:r>
                <w:rPr>
                  <w:rFonts w:hint="eastAsia" w:ascii="Calibri" w:hAnsi="Calibri" w:cs="Calibri"/>
                  <w:color w:val="000000"/>
                </w:rPr>
                <w:delText>long</w:delText>
              </w:r>
            </w:del>
            <w:del w:id="754" w:author="曹姝玥" w:date="2015-12-31T18:21:00Z">
              <w:r>
                <w:rPr>
                  <w:rFonts w:ascii="Calibri" w:hAnsi="Calibri" w:cs="Calibri"/>
                  <w:color w:val="000000"/>
                </w:rPr>
                <w:delText xml:space="preserve"> </w:delText>
              </w:r>
            </w:del>
            <w:del w:id="755" w:author="曹姝玥" w:date="2015-12-31T18:21:00Z">
              <w:r>
                <w:rPr>
                  <w:rFonts w:hint="eastAsia" w:ascii="Calibri" w:hAnsi="Calibri" w:cs="Calibri"/>
                  <w:color w:val="000000"/>
                </w:rPr>
                <w:delText>UserI</w:delText>
              </w:r>
            </w:del>
            <w:del w:id="756" w:author="曹姝玥" w:date="2015-12-31T18:21:00Z">
              <w:r>
                <w:rPr>
                  <w:rFonts w:ascii="Calibri" w:hAnsi="Calibri" w:cs="Calibri"/>
                  <w:color w:val="000000"/>
                </w:rPr>
                <w:delText>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757" w:author="曹姝玥" w:date="2015-12-31T18:21:00Z"/>
                <w:rFonts w:ascii="Calibri" w:hAnsi="Calibri" w:cs="Calibri"/>
                <w:color w:val="000000"/>
              </w:rPr>
            </w:pPr>
            <w:del w:id="758" w:author="曹姝玥" w:date="2015-12-31T18:21:00Z">
              <w:r>
                <w:rPr>
                  <w:rFonts w:hint="eastAsia" w:ascii="Calibri" w:hAnsi="Calibri" w:cs="Calibri"/>
                  <w:color w:val="000000"/>
                </w:rPr>
                <w:delText>根据ID进行</w:delText>
              </w:r>
            </w:del>
            <w:del w:id="759" w:author="曹姝玥" w:date="2015-12-31T18:21: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0"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761" w:author="曹姝玥" w:date="2015-12-31T18:21:00Z"/>
                <w:rFonts w:ascii="Calibri" w:hAnsi="Calibri" w:cs="Calibri"/>
                <w:color w:val="000000"/>
              </w:rPr>
            </w:pPr>
            <w:del w:id="762" w:author="曹姝玥" w:date="2015-12-31T18:21:00Z">
              <w:r>
                <w:rPr>
                  <w:rFonts w:hint="eastAsia" w:ascii="Calibri" w:hAnsi="Calibri" w:cs="Calibri"/>
                  <w:color w:val="000000"/>
                </w:rPr>
                <w:delText>User</w:delText>
              </w:r>
            </w:del>
            <w:del w:id="763" w:author="曹姝玥" w:date="2015-12-31T18:21:00Z">
              <w:r>
                <w:rPr>
                  <w:rFonts w:ascii="Calibri" w:hAnsi="Calibri" w:cs="Calibri"/>
                  <w:color w:val="000000"/>
                </w:rPr>
                <w:delText>DataService. updatePassword(String</w:delText>
              </w:r>
            </w:del>
            <w:del w:id="764" w:author="曹姝玥" w:date="2015-12-31T18:21:00Z">
              <w:r>
                <w:rPr>
                  <w:rFonts w:hint="eastAsia" w:ascii="Calibri" w:hAnsi="Calibri" w:cs="Calibri"/>
                  <w:color w:val="000000"/>
                </w:rPr>
                <w:delText xml:space="preserve">  </w:delText>
              </w:r>
            </w:del>
            <w:del w:id="765" w:author="曹姝玥" w:date="2015-12-31T18:21:00Z">
              <w:r>
                <w:rPr>
                  <w:rFonts w:ascii="Calibri" w:hAnsi="Calibri" w:cs="Calibri"/>
                  <w:color w:val="000000"/>
                </w:rPr>
                <w:delText>password)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766" w:author="曹姝玥" w:date="2015-12-31T18:21:00Z"/>
                <w:rFonts w:ascii="Calibri" w:hAnsi="Calibri" w:cs="Calibri"/>
                <w:color w:val="000000"/>
              </w:rPr>
            </w:pPr>
            <w:del w:id="767" w:author="曹姝玥" w:date="2015-12-31T18:21:00Z">
              <w:r>
                <w:rPr>
                  <w:rFonts w:hint="eastAsia" w:ascii="Calibri" w:hAnsi="Calibri" w:cs="Calibri"/>
                  <w:color w:val="000000"/>
                </w:rPr>
                <w:delText>更新</w:delText>
              </w:r>
            </w:del>
            <w:del w:id="768" w:author="曹姝玥" w:date="2015-12-31T18:21:00Z">
              <w:r>
                <w:rPr>
                  <w:rFonts w:ascii="Calibri" w:hAnsi="Calibri" w:cs="Calibri"/>
                  <w:color w:val="000000"/>
                </w:rPr>
                <w:delText>单一持久化对象</w:delText>
              </w:r>
            </w:del>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769" w:author="曹姝玥" w:date="2015-12-31T18:29:00Z">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943"/>
        <w:gridCol w:w="641"/>
        <w:gridCol w:w="4888"/>
        <w:tblGridChange w:id="770">
          <w:tblGrid>
            <w:gridCol w:w="2943"/>
            <w:gridCol w:w="641"/>
            <w:gridCol w:w="488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7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771"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773"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774" w:author="曹姝玥" w:date="2015-12-31T18:21:00Z"/>
                <w:color w:val="FFFFFF"/>
              </w:rPr>
            </w:pPr>
            <w:ins w:id="775" w:author="曹姝玥" w:date="2015-12-31T18:21: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7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776"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778"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779" w:author="曹姝玥" w:date="2015-12-31T18:21:00Z"/>
                <w:color w:val="000000"/>
              </w:rPr>
            </w:pPr>
            <w:ins w:id="780" w:author="曹姝玥" w:date="2015-12-31T18:21:00Z">
              <w:r>
                <w:rPr>
                  <w:rFonts w:hint="eastAsia"/>
                  <w:color w:val="000000"/>
                </w:rPr>
                <w:t>User.</w:t>
              </w:r>
            </w:ins>
            <w:ins w:id="781" w:author="曹姝玥" w:date="2015-12-31T18:21: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78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783" w:author="曹姝玥" w:date="2015-12-31T18:21:00Z"/>
                <w:color w:val="000000"/>
              </w:rPr>
            </w:pPr>
            <w:ins w:id="784"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78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786" w:author="曹姝玥" w:date="2015-12-31T18:21:00Z"/>
                <w:color w:val="000000"/>
              </w:rPr>
            </w:pPr>
            <w:ins w:id="787" w:author="曹姝玥" w:date="2015-12-31T18:21:00Z">
              <w:r>
                <w:rPr>
                  <w:color w:val="000000"/>
                </w:rPr>
                <w:t>P</w:t>
              </w:r>
            </w:ins>
            <w:ins w:id="788" w:author="曹姝玥" w:date="2015-12-31T18:21:00Z">
              <w:r>
                <w:rPr>
                  <w:rFonts w:hint="eastAsia"/>
                  <w:color w:val="000000"/>
                </w:rPr>
                <w:t>ublic</w:t>
              </w:r>
            </w:ins>
            <w:ins w:id="789" w:author="曹姝玥" w:date="2015-12-31T18:21:00Z">
              <w:r>
                <w:rPr>
                  <w:color w:val="000000"/>
                </w:rPr>
                <w:t xml:space="preserve"> StaffInfoVO</w:t>
              </w:r>
            </w:ins>
            <w:ins w:id="790" w:author="曹姝玥" w:date="2015-12-31T18:21:00Z">
              <w:r>
                <w:rPr>
                  <w:rFonts w:hint="eastAsia"/>
                  <w:color w:val="000000"/>
                </w:rPr>
                <w:t xml:space="preserve"> </w:t>
              </w:r>
            </w:ins>
            <w:ins w:id="791" w:author="曹姝玥" w:date="2015-12-31T18:21: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9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79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79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79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79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797" w:author="曹姝玥" w:date="2015-12-31T18:21:00Z"/>
                <w:color w:val="000000"/>
              </w:rPr>
            </w:pPr>
            <w:ins w:id="798"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79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00" w:author="曹姝玥" w:date="2015-12-31T18:21:00Z"/>
                <w:color w:val="000000"/>
              </w:rPr>
            </w:pPr>
            <w:ins w:id="801"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0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0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80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0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0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07" w:author="曹姝玥" w:date="2015-12-31T18:21:00Z"/>
                <w:color w:val="000000"/>
              </w:rPr>
            </w:pPr>
            <w:ins w:id="808"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0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10" w:author="曹姝玥" w:date="2015-12-31T18:21:00Z"/>
                <w:color w:val="000000"/>
              </w:rPr>
            </w:pPr>
            <w:ins w:id="811" w:author="曹姝玥" w:date="2015-12-31T18:21: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1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812" w:author="曹姝玥" w:date="2015-12-31T18:21:00Z"/>
          <w:trPrChange w:id="813" w:author="曹姝玥" w:date="2015-12-31T18:29:00Z">
            <w:trPr>
              <w:trHeight w:val="105" w:hRule="atLeast"/>
            </w:trPr>
          </w:trPrChange>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814"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15" w:author="曹姝玥" w:date="2015-12-31T18:21:00Z"/>
                <w:color w:val="000000"/>
              </w:rPr>
            </w:pPr>
            <w:ins w:id="816" w:author="曹姝玥" w:date="2015-12-31T18:21:00Z">
              <w:r>
                <w:rPr>
                  <w:rFonts w:hint="eastAsia"/>
                  <w:color w:val="000000"/>
                </w:rPr>
                <w:t>User.</w:t>
              </w:r>
            </w:ins>
            <w:ins w:id="817" w:author="曹姝玥" w:date="2015-12-31T18:21: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18"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19" w:author="曹姝玥" w:date="2015-12-31T18:21:00Z"/>
                <w:color w:val="000000"/>
              </w:rPr>
            </w:pPr>
            <w:ins w:id="820"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21"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22" w:author="曹姝玥" w:date="2015-12-31T18:21:00Z"/>
                <w:color w:val="000000"/>
              </w:rPr>
            </w:pPr>
            <w:ins w:id="823" w:author="曹姝玥" w:date="2015-12-31T18:21:00Z">
              <w:r>
                <w:rPr>
                  <w:color w:val="000000"/>
                </w:rPr>
                <w:t>P</w:t>
              </w:r>
            </w:ins>
            <w:ins w:id="824" w:author="曹姝玥" w:date="2015-12-31T18:21:00Z">
              <w:r>
                <w:rPr>
                  <w:rFonts w:hint="eastAsia"/>
                  <w:color w:val="000000"/>
                </w:rPr>
                <w:t>ublic boolean</w:t>
              </w:r>
            </w:ins>
            <w:ins w:id="825" w:author="曹姝玥" w:date="2015-12-31T18:21:00Z">
              <w:r>
                <w:rPr>
                  <w:color w:val="000000"/>
                </w:rPr>
                <w:t xml:space="preserve"> changePassword</w:t>
              </w:r>
            </w:ins>
            <w:ins w:id="826" w:author="曹姝玥" w:date="2015-12-31T18:21:00Z">
              <w:r>
                <w:rPr>
                  <w:rFonts w:hint="eastAsia"/>
                  <w:color w:val="000000"/>
                </w:rPr>
                <w:t>(</w:t>
              </w:r>
            </w:ins>
            <w:ins w:id="827" w:author="曹姝玥" w:date="2015-12-31T18:21:00Z">
              <w:r>
                <w:rPr>
                  <w:color w:val="000000"/>
                </w:rPr>
                <w:t>String password</w:t>
              </w:r>
            </w:ins>
            <w:ins w:id="828" w:author="曹姝玥" w:date="2015-12-31T18:21: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3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829" w:author="曹姝玥" w:date="2015-12-31T18:21:00Z"/>
          <w:trPrChange w:id="830"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831"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32"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33"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34" w:author="曹姝玥" w:date="2015-12-31T18:21:00Z"/>
                <w:color w:val="000000"/>
              </w:rPr>
            </w:pPr>
            <w:ins w:id="835"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36"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37" w:author="曹姝玥" w:date="2015-12-31T18:21:00Z"/>
                <w:color w:val="000000"/>
              </w:rPr>
            </w:pPr>
            <w:ins w:id="838"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4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839" w:author="曹姝玥" w:date="2015-12-31T18:21:00Z"/>
          <w:trPrChange w:id="840"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841"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42"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43"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44" w:author="曹姝玥" w:date="2015-12-31T18:21:00Z"/>
                <w:color w:val="000000"/>
              </w:rPr>
            </w:pPr>
            <w:ins w:id="845"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46"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47" w:author="曹姝玥" w:date="2015-12-31T18:21:00Z"/>
                <w:color w:val="000000"/>
              </w:rPr>
            </w:pPr>
            <w:ins w:id="848" w:author="曹姝玥" w:date="2015-12-31T18:21: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5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49"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851"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52" w:author="曹姝玥" w:date="2015-12-31T18:21:00Z"/>
                <w:color w:val="000000"/>
              </w:rPr>
            </w:pPr>
            <w:ins w:id="853" w:author="曹姝玥" w:date="2015-12-31T18:21:00Z">
              <w:r>
                <w:rPr>
                  <w:rFonts w:hint="eastAsia"/>
                  <w:color w:val="000000"/>
                </w:rPr>
                <w:t>User.</w:t>
              </w:r>
            </w:ins>
            <w:ins w:id="854" w:author="曹姝玥" w:date="2015-12-31T18:21: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5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56" w:author="曹姝玥" w:date="2015-12-31T18:21:00Z"/>
                <w:color w:val="000000"/>
              </w:rPr>
            </w:pPr>
            <w:ins w:id="857"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5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59" w:author="曹姝玥" w:date="2015-12-31T18:21:00Z"/>
                <w:color w:val="000000"/>
              </w:rPr>
            </w:pPr>
            <w:ins w:id="860" w:author="曹姝玥" w:date="2015-12-31T18:21:00Z">
              <w:r>
                <w:rPr>
                  <w:color w:val="000000"/>
                </w:rPr>
                <w:t>P</w:t>
              </w:r>
            </w:ins>
            <w:ins w:id="861" w:author="曹姝玥" w:date="2015-12-31T18:21:00Z">
              <w:r>
                <w:rPr>
                  <w:rFonts w:hint="eastAsia"/>
                  <w:color w:val="000000"/>
                </w:rPr>
                <w:t>ublic</w:t>
              </w:r>
            </w:ins>
            <w:ins w:id="862" w:author="曹姝玥" w:date="2015-12-31T18:21:00Z">
              <w:r>
                <w:rPr>
                  <w:color w:val="000000"/>
                </w:rPr>
                <w:t xml:space="preserve"> </w:t>
              </w:r>
            </w:ins>
            <w:ins w:id="863" w:author="曹姝玥" w:date="2015-12-31T18:21:00Z">
              <w:r>
                <w:rPr>
                  <w:rFonts w:hint="eastAsia"/>
                  <w:color w:val="000000"/>
                </w:rPr>
                <w:t xml:space="preserve">boolean </w:t>
              </w:r>
            </w:ins>
            <w:ins w:id="864" w:author="曹姝玥" w:date="2015-12-31T18:21:00Z">
              <w:r>
                <w:rPr>
                  <w:color w:val="000000"/>
                </w:rPr>
                <w:t>endManagement</w:t>
              </w:r>
            </w:ins>
            <w:ins w:id="865" w:author="曹姝玥" w:date="2015-12-31T18:21: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6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6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868"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869"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70"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71" w:author="曹姝玥" w:date="2015-12-31T18:21:00Z"/>
                <w:color w:val="000000"/>
              </w:rPr>
            </w:pPr>
            <w:ins w:id="872"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73"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74" w:author="曹姝玥" w:date="2015-12-31T18:21:00Z"/>
                <w:color w:val="000000"/>
              </w:rPr>
            </w:pPr>
            <w:ins w:id="875" w:author="曹姝玥" w:date="2015-12-31T18:21: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7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7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878"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879"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80"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81" w:author="曹姝玥" w:date="2015-12-31T18:21:00Z"/>
                <w:color w:val="000000"/>
              </w:rPr>
            </w:pPr>
            <w:ins w:id="882"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83"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84" w:author="曹姝玥" w:date="2015-12-31T18:21:00Z"/>
                <w:color w:val="000000"/>
              </w:rPr>
            </w:pPr>
            <w:ins w:id="885" w:author="曹姝玥" w:date="2015-12-31T18:21: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8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86"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888"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889" w:author="曹姝玥" w:date="2015-12-31T18:21:00Z"/>
                <w:color w:val="000000"/>
              </w:rPr>
            </w:pPr>
            <w:ins w:id="890" w:author="曹姝玥" w:date="2015-12-31T18:21:00Z">
              <w:r>
                <w:rPr>
                  <w:rFonts w:hint="eastAsia"/>
                  <w:color w:val="000000"/>
                </w:rPr>
                <w:t>User.</w:t>
              </w:r>
            </w:ins>
            <w:ins w:id="891" w:author="曹姝玥" w:date="2015-12-31T18:21: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9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93" w:author="曹姝玥" w:date="2015-12-31T18:21:00Z"/>
                <w:color w:val="000000"/>
              </w:rPr>
            </w:pPr>
            <w:ins w:id="894"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9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96" w:author="曹姝玥" w:date="2015-12-31T18:21:00Z"/>
                <w:color w:val="000000"/>
              </w:rPr>
            </w:pPr>
            <w:ins w:id="897" w:author="曹姝玥" w:date="2015-12-31T18:21:00Z">
              <w:r>
                <w:rPr>
                  <w:rFonts w:hint="eastAsia"/>
                  <w:color w:val="000000"/>
                </w:rPr>
                <w:t xml:space="preserve">Public boolean </w:t>
              </w:r>
            </w:ins>
            <w:ins w:id="898" w:author="曹姝玥" w:date="2015-12-31T18:21:00Z">
              <w:r>
                <w:rPr>
                  <w:color w:val="000000"/>
                </w:rPr>
                <w:t>initial(ArrayList&lt;InitUserVO&gt;</w:t>
              </w:r>
            </w:ins>
            <w:ins w:id="899" w:author="曹姝玥" w:date="2015-12-31T18:21:00Z">
              <w:r>
                <w:rPr>
                  <w:rFonts w:hint="eastAsia"/>
                  <w:color w:val="000000"/>
                </w:rPr>
                <w:t xml:space="preserve"> User</w:t>
              </w:r>
            </w:ins>
            <w:ins w:id="900" w:author="曹姝玥" w:date="2015-12-31T18:21: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0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0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0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0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0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06" w:author="曹姝玥" w:date="2015-12-31T18:21:00Z"/>
                <w:color w:val="000000"/>
              </w:rPr>
            </w:pPr>
            <w:ins w:id="907"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0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09" w:author="曹姝玥" w:date="2015-12-31T18:21:00Z"/>
                <w:color w:val="000000"/>
              </w:rPr>
            </w:pPr>
            <w:ins w:id="910" w:author="曹姝玥" w:date="2015-12-31T18:21: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1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1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1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1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1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16" w:author="曹姝玥" w:date="2015-12-31T18:21:00Z"/>
                <w:color w:val="000000"/>
              </w:rPr>
            </w:pPr>
            <w:ins w:id="917"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1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19" w:author="曹姝玥" w:date="2015-12-31T18:21:00Z"/>
                <w:color w:val="000000"/>
              </w:rPr>
            </w:pPr>
            <w:ins w:id="920" w:author="曹姝玥" w:date="2015-12-31T18:21: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2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21"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923"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924" w:author="曹姝玥" w:date="2015-12-31T18:21:00Z"/>
                <w:color w:val="000000"/>
              </w:rPr>
            </w:pPr>
            <w:ins w:id="925" w:author="曹姝玥" w:date="2015-12-31T18:21:00Z">
              <w:r>
                <w:rPr>
                  <w:rFonts w:hint="eastAsia"/>
                  <w:color w:val="000000"/>
                </w:rPr>
                <w:t>User.changeInfo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2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27" w:author="曹姝玥" w:date="2015-12-31T18:21:00Z"/>
                <w:color w:val="000000"/>
              </w:rPr>
            </w:pPr>
            <w:ins w:id="928"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2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30" w:author="曹姝玥" w:date="2015-12-31T18:21:00Z"/>
                <w:color w:val="000000"/>
              </w:rPr>
            </w:pPr>
            <w:ins w:id="931" w:author="曹姝玥" w:date="2015-12-31T18:21: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3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3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3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3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3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37" w:author="曹姝玥" w:date="2015-12-31T18:21:00Z"/>
                <w:color w:val="000000"/>
              </w:rPr>
            </w:pPr>
            <w:ins w:id="938"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3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40" w:author="曹姝玥" w:date="2015-12-31T18:21:00Z"/>
                <w:color w:val="000000"/>
              </w:rPr>
            </w:pPr>
            <w:ins w:id="941" w:author="曹姝玥" w:date="2015-12-31T18:21: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4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4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4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4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4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47" w:author="曹姝玥" w:date="2015-12-31T18:21:00Z"/>
                <w:color w:val="000000"/>
              </w:rPr>
            </w:pPr>
            <w:ins w:id="948"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4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50" w:author="曹姝玥" w:date="2015-12-31T18:21:00Z"/>
                <w:color w:val="000000"/>
              </w:rPr>
            </w:pPr>
            <w:ins w:id="951" w:author="曹姝玥" w:date="2015-12-31T18:21: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5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52"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954"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955" w:author="曹姝玥" w:date="2015-12-31T18:21:00Z"/>
                <w:color w:val="FFFFFF"/>
              </w:rPr>
            </w:pPr>
            <w:ins w:id="956" w:author="曹姝玥" w:date="2015-12-31T18:21: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58"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57"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959"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960" w:author="曹姝玥" w:date="2015-12-31T18:21:00Z"/>
                <w:color w:val="000000"/>
              </w:rPr>
            </w:pPr>
            <w:ins w:id="961" w:author="曹姝玥" w:date="2015-12-31T18:21: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962"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963" w:author="曹姝玥" w:date="2015-12-31T18:21:00Z"/>
                <w:color w:val="000000"/>
              </w:rPr>
            </w:pPr>
            <w:ins w:id="964" w:author="曹姝玥" w:date="2015-12-31T18:21: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6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65"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967"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968" w:author="曹姝玥" w:date="2015-12-31T18:21:00Z"/>
                <w:color w:val="000000"/>
              </w:rPr>
            </w:pPr>
            <w:ins w:id="969" w:author="曹姝玥" w:date="2015-12-31T18:21:00Z">
              <w:r>
                <w:rPr>
                  <w:rFonts w:hint="eastAsia"/>
                  <w:color w:val="000000"/>
                </w:rPr>
                <w:t>User</w:t>
              </w:r>
            </w:ins>
            <w:ins w:id="970" w:author="曹姝玥" w:date="2015-12-31T18:21:00Z">
              <w:r>
                <w:rPr>
                  <w:color w:val="000000"/>
                </w:rPr>
                <w:t>DataService.find</w:t>
              </w:r>
            </w:ins>
            <w:ins w:id="971" w:author="曹姝玥" w:date="2015-12-31T18:21:00Z">
              <w:r>
                <w:rPr>
                  <w:rFonts w:hint="eastAsia"/>
                  <w:color w:val="000000"/>
                </w:rPr>
                <w:t xml:space="preserve"> </w:t>
              </w:r>
            </w:ins>
            <w:ins w:id="972" w:author="曹姝玥" w:date="2015-12-31T18:21:00Z">
              <w:r>
                <w:rPr>
                  <w:color w:val="000000"/>
                </w:rPr>
                <w:t>(</w:t>
              </w:r>
            </w:ins>
            <w:ins w:id="973" w:author="曹姝玥" w:date="2015-12-31T18:21:00Z">
              <w:r>
                <w:rPr>
                  <w:rFonts w:hint="eastAsia"/>
                  <w:color w:val="000000"/>
                </w:rPr>
                <w:t>long</w:t>
              </w:r>
            </w:ins>
            <w:ins w:id="974" w:author="曹姝玥" w:date="2015-12-31T18:21:00Z">
              <w:r>
                <w:rPr>
                  <w:color w:val="000000"/>
                </w:rPr>
                <w:t xml:space="preserve"> </w:t>
              </w:r>
            </w:ins>
            <w:ins w:id="975" w:author="曹姝玥" w:date="2015-12-31T18:21:00Z">
              <w:r>
                <w:rPr>
                  <w:rFonts w:hint="eastAsia"/>
                  <w:color w:val="000000"/>
                </w:rPr>
                <w:t>UserI</w:t>
              </w:r>
            </w:ins>
            <w:ins w:id="976" w:author="曹姝玥" w:date="2015-12-31T18:21:00Z">
              <w:r>
                <w:rPr>
                  <w:color w:val="000000"/>
                </w:rPr>
                <w:t>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977"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978" w:author="曹姝玥" w:date="2015-12-31T18:21:00Z"/>
                <w:color w:val="000000"/>
              </w:rPr>
            </w:pPr>
            <w:ins w:id="979" w:author="曹姝玥" w:date="2015-12-31T18:21:00Z">
              <w:r>
                <w:rPr>
                  <w:rFonts w:hint="eastAsia"/>
                  <w:color w:val="000000"/>
                </w:rPr>
                <w:t>根据ID进行</w:t>
              </w:r>
            </w:ins>
            <w:ins w:id="980" w:author="曹姝玥" w:date="2015-12-31T18:21: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8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81"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983"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984" w:author="曹姝玥" w:date="2015-12-31T18:21:00Z"/>
                <w:color w:val="000000"/>
              </w:rPr>
            </w:pPr>
            <w:ins w:id="985" w:author="曹姝玥" w:date="2015-12-31T18:21:00Z">
              <w:r>
                <w:rPr>
                  <w:rFonts w:hint="eastAsia"/>
                  <w:color w:val="000000"/>
                </w:rPr>
                <w:t>User</w:t>
              </w:r>
            </w:ins>
            <w:ins w:id="986" w:author="曹姝玥" w:date="2015-12-31T18:21:00Z">
              <w:r>
                <w:rPr>
                  <w:color w:val="000000"/>
                </w:rPr>
                <w:t>DataService. update (String</w:t>
              </w:r>
            </w:ins>
            <w:ins w:id="987" w:author="曹姝玥" w:date="2015-12-31T18:21:00Z">
              <w:r>
                <w:rPr>
                  <w:rFonts w:hint="eastAsia"/>
                  <w:color w:val="000000"/>
                </w:rPr>
                <w:t xml:space="preserve">  </w:t>
              </w:r>
            </w:ins>
            <w:ins w:id="988" w:author="曹姝玥" w:date="2015-12-31T18:21:00Z">
              <w:r>
                <w:rPr>
                  <w:color w:val="000000"/>
                </w:rPr>
                <w:t>password)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989"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990" w:author="曹姝玥" w:date="2015-12-31T18:21:00Z"/>
                <w:color w:val="000000"/>
              </w:rPr>
            </w:pPr>
            <w:ins w:id="991" w:author="曹姝玥" w:date="2015-12-31T18:21:00Z">
              <w:r>
                <w:rPr>
                  <w:rFonts w:hint="eastAsia"/>
                  <w:color w:val="000000"/>
                </w:rPr>
                <w:t>更新</w:t>
              </w:r>
            </w:ins>
            <w:ins w:id="992"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94"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93" w:author="曹姝玥" w:date="2015-12-31T18:21:00Z"/>
        </w:trPr>
        <w:tc>
          <w:tcPr>
            <w:tcW w:w="2943" w:type="dxa"/>
            <w:tcPrChange w:id="995" w:author="曹姝玥" w:date="2015-12-31T18:29:00Z">
              <w:tcPr>
                <w:tcW w:w="2943" w:type="dxa"/>
              </w:tcPr>
            </w:tcPrChange>
          </w:tcPr>
          <w:p>
            <w:pPr>
              <w:rPr>
                <w:ins w:id="996" w:author="曹姝玥" w:date="2015-12-31T18:21:00Z"/>
                <w:color w:val="000000"/>
              </w:rPr>
            </w:pPr>
            <w:ins w:id="997" w:author="曹姝玥" w:date="2015-12-31T18:21:00Z">
              <w:r>
                <w:rPr>
                  <w:rFonts w:hint="eastAsia"/>
                  <w:color w:val="000000"/>
                </w:rPr>
                <w:t>User</w:t>
              </w:r>
            </w:ins>
            <w:ins w:id="998" w:author="曹姝玥" w:date="2015-12-31T18:21:00Z">
              <w:r>
                <w:rPr>
                  <w:color w:val="000000"/>
                </w:rPr>
                <w:t>DataService.</w:t>
              </w:r>
            </w:ins>
            <w:ins w:id="999" w:author="曹姝玥" w:date="2015-12-31T18:21:00Z">
              <w:r>
                <w:rPr/>
                <w:t xml:space="preserve"> </w:t>
              </w:r>
            </w:ins>
            <w:ins w:id="1000" w:author="曹姝玥" w:date="2015-12-31T18:21:00Z">
              <w:r>
                <w:rPr>
                  <w:color w:val="000000"/>
                </w:rPr>
                <w:t>InitialInsert(ArrayList&lt;UserPO&gt; User)</w:t>
              </w:r>
            </w:ins>
          </w:p>
        </w:tc>
        <w:tc>
          <w:tcPr>
            <w:tcW w:w="5529" w:type="dxa"/>
            <w:gridSpan w:val="2"/>
            <w:tcPrChange w:id="1001" w:author="曹姝玥" w:date="2015-12-31T18:29:00Z">
              <w:tcPr>
                <w:tcW w:w="5529" w:type="dxa"/>
                <w:gridSpan w:val="2"/>
              </w:tcPr>
            </w:tcPrChange>
          </w:tcPr>
          <w:p>
            <w:pPr>
              <w:rPr>
                <w:ins w:id="1002" w:author="曹姝玥" w:date="2015-12-31T18:21:00Z"/>
                <w:color w:val="000000"/>
              </w:rPr>
            </w:pPr>
            <w:ins w:id="1003" w:author="曹姝玥" w:date="2015-12-31T18:21: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05"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04" w:author="曹姝玥" w:date="2015-12-31T18:21:00Z"/>
        </w:trPr>
        <w:tc>
          <w:tcPr>
            <w:tcW w:w="2943" w:type="dxa"/>
            <w:tcPrChange w:id="1006" w:author="曹姝玥" w:date="2015-12-31T18:29:00Z">
              <w:tcPr>
                <w:tcW w:w="2943" w:type="dxa"/>
              </w:tcPr>
            </w:tcPrChange>
          </w:tcPr>
          <w:p>
            <w:pPr>
              <w:rPr>
                <w:ins w:id="1007" w:author="曹姝玥" w:date="2015-12-31T18:21:00Z"/>
                <w:color w:val="000000"/>
              </w:rPr>
            </w:pPr>
            <w:ins w:id="1008" w:author="曹姝玥" w:date="2015-12-31T18:21:00Z">
              <w:r>
                <w:rPr>
                  <w:rFonts w:hint="eastAsia"/>
                  <w:color w:val="000000"/>
                </w:rPr>
                <w:t>User</w:t>
              </w:r>
            </w:ins>
            <w:ins w:id="1009" w:author="曹姝玥" w:date="2015-12-31T18:21:00Z">
              <w:r>
                <w:rPr>
                  <w:color w:val="000000"/>
                </w:rPr>
                <w:t>DataService. I</w:t>
              </w:r>
            </w:ins>
            <w:ins w:id="1010" w:author="曹姝玥" w:date="2015-12-31T18:21:00Z">
              <w:r>
                <w:rPr>
                  <w:rFonts w:hint="eastAsia"/>
                  <w:color w:val="000000"/>
                </w:rPr>
                <w:t>nsert(UserPO po)</w:t>
              </w:r>
            </w:ins>
          </w:p>
        </w:tc>
        <w:tc>
          <w:tcPr>
            <w:tcW w:w="5529" w:type="dxa"/>
            <w:gridSpan w:val="2"/>
            <w:tcPrChange w:id="1011" w:author="曹姝玥" w:date="2015-12-31T18:29:00Z">
              <w:tcPr>
                <w:tcW w:w="5529" w:type="dxa"/>
                <w:gridSpan w:val="2"/>
              </w:tcPr>
            </w:tcPrChange>
          </w:tcPr>
          <w:p>
            <w:pPr>
              <w:rPr>
                <w:ins w:id="1012" w:author="曹姝玥" w:date="2015-12-31T18:21:00Z"/>
                <w:color w:val="000000"/>
              </w:rPr>
            </w:pPr>
            <w:ins w:id="1013" w:author="曹姝玥" w:date="2015-12-31T18:21:00Z">
              <w:r>
                <w:rPr>
                  <w:rFonts w:hint="eastAsia"/>
                  <w:color w:val="000000"/>
                </w:rPr>
                <w:t>增加</w:t>
              </w:r>
            </w:ins>
            <w:ins w:id="1014"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1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15" w:author="曹姝玥" w:date="2015-12-31T18:21:00Z"/>
        </w:trPr>
        <w:tc>
          <w:tcPr>
            <w:tcW w:w="2943" w:type="dxa"/>
            <w:tcPrChange w:id="1017" w:author="曹姝玥" w:date="2015-12-31T18:29:00Z">
              <w:tcPr>
                <w:tcW w:w="2943" w:type="dxa"/>
              </w:tcPr>
            </w:tcPrChange>
          </w:tcPr>
          <w:p>
            <w:pPr>
              <w:rPr>
                <w:ins w:id="1018" w:author="曹姝玥" w:date="2015-12-31T18:21:00Z"/>
                <w:color w:val="000000"/>
              </w:rPr>
            </w:pPr>
            <w:ins w:id="1019" w:author="曹姝玥" w:date="2015-12-31T18:21:00Z">
              <w:r>
                <w:rPr>
                  <w:rFonts w:hint="eastAsia"/>
                  <w:color w:val="000000"/>
                </w:rPr>
                <w:t>User</w:t>
              </w:r>
            </w:ins>
            <w:ins w:id="1020" w:author="曹姝玥" w:date="2015-12-31T18:21:00Z">
              <w:r>
                <w:rPr>
                  <w:color w:val="000000"/>
                </w:rPr>
                <w:t>DataService.</w:t>
              </w:r>
            </w:ins>
            <w:ins w:id="1021" w:author="曹姝玥" w:date="2015-12-31T18:21:00Z">
              <w:r>
                <w:rPr/>
                <w:t xml:space="preserve"> </w:t>
              </w:r>
            </w:ins>
            <w:ins w:id="1022" w:author="曹姝玥" w:date="2015-12-31T18:21:00Z">
              <w:r>
                <w:rPr>
                  <w:rFonts w:hint="eastAsia"/>
                  <w:color w:val="000000"/>
                </w:rPr>
                <w:t>delete(UserPO po)</w:t>
              </w:r>
            </w:ins>
          </w:p>
        </w:tc>
        <w:tc>
          <w:tcPr>
            <w:tcW w:w="5529" w:type="dxa"/>
            <w:gridSpan w:val="2"/>
            <w:tcPrChange w:id="1023" w:author="曹姝玥" w:date="2015-12-31T18:29:00Z">
              <w:tcPr>
                <w:tcW w:w="5529" w:type="dxa"/>
                <w:gridSpan w:val="2"/>
              </w:tcPr>
            </w:tcPrChange>
          </w:tcPr>
          <w:p>
            <w:pPr>
              <w:rPr>
                <w:ins w:id="1024" w:author="曹姝玥" w:date="2015-12-31T18:21:00Z"/>
                <w:color w:val="000000"/>
              </w:rPr>
            </w:pPr>
            <w:ins w:id="1025" w:author="曹姝玥" w:date="2015-12-31T18:21: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2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26" w:author="曹姝玥" w:date="2015-12-31T18:21:00Z"/>
        </w:trPr>
        <w:tc>
          <w:tcPr>
            <w:tcW w:w="2943" w:type="dxa"/>
            <w:tcPrChange w:id="1028" w:author="曹姝玥" w:date="2015-12-31T18:29:00Z">
              <w:tcPr>
                <w:tcW w:w="2943" w:type="dxa"/>
              </w:tcPr>
            </w:tcPrChange>
          </w:tcPr>
          <w:p>
            <w:pPr>
              <w:rPr>
                <w:ins w:id="1029" w:author="曹姝玥" w:date="2015-12-31T18:21:00Z"/>
                <w:color w:val="000000"/>
              </w:rPr>
            </w:pPr>
            <w:ins w:id="1030" w:author="曹姝玥" w:date="2015-12-31T18:21:00Z">
              <w:r>
                <w:rPr>
                  <w:rFonts w:hint="eastAsia"/>
                  <w:color w:val="000000"/>
                </w:rPr>
                <w:t>User</w:t>
              </w:r>
            </w:ins>
            <w:ins w:id="1031" w:author="曹姝玥" w:date="2015-12-31T18:21:00Z">
              <w:r>
                <w:rPr>
                  <w:color w:val="000000"/>
                </w:rPr>
                <w:t>DataService.</w:t>
              </w:r>
            </w:ins>
            <w:ins w:id="1032" w:author="曹姝玥" w:date="2015-12-31T18:21:00Z">
              <w:r>
                <w:rPr>
                  <w:rFonts w:hint="eastAsia"/>
                  <w:color w:val="000000"/>
                </w:rPr>
                <w:t>finds()</w:t>
              </w:r>
            </w:ins>
          </w:p>
        </w:tc>
        <w:tc>
          <w:tcPr>
            <w:tcW w:w="5529" w:type="dxa"/>
            <w:gridSpan w:val="2"/>
            <w:tcPrChange w:id="1033" w:author="曹姝玥" w:date="2015-12-31T18:29:00Z">
              <w:tcPr>
                <w:tcW w:w="5529" w:type="dxa"/>
                <w:gridSpan w:val="2"/>
              </w:tcPr>
            </w:tcPrChange>
          </w:tcPr>
          <w:p>
            <w:pPr>
              <w:rPr>
                <w:ins w:id="1034" w:author="曹姝玥" w:date="2015-12-31T18:21:00Z"/>
                <w:color w:val="000000"/>
              </w:rPr>
            </w:pPr>
            <w:ins w:id="1035" w:author="曹姝玥" w:date="2015-12-31T18:21:00Z">
              <w:r>
                <w:rPr>
                  <w:rFonts w:hint="eastAsia"/>
                  <w:color w:val="000000"/>
                </w:rPr>
                <w:t>获得所有</w:t>
              </w:r>
            </w:ins>
            <w:ins w:id="1036" w:author="曹姝玥" w:date="2015-12-31T18:21: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38"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37" w:author="曹姝玥" w:date="2015-12-31T18:21:00Z"/>
        </w:trPr>
        <w:tc>
          <w:tcPr>
            <w:tcW w:w="2943" w:type="dxa"/>
            <w:tcPrChange w:id="1039" w:author="曹姝玥" w:date="2015-12-31T18:29:00Z">
              <w:tcPr>
                <w:tcW w:w="2943" w:type="dxa"/>
              </w:tcPr>
            </w:tcPrChange>
          </w:tcPr>
          <w:p>
            <w:pPr>
              <w:rPr>
                <w:ins w:id="1040" w:author="曹姝玥" w:date="2015-12-31T18:21:00Z"/>
                <w:color w:val="000000"/>
              </w:rPr>
            </w:pPr>
            <w:ins w:id="1041" w:author="曹姝玥" w:date="2015-12-31T18:21:00Z">
              <w:r>
                <w:rPr>
                  <w:rFonts w:hint="eastAsia"/>
                  <w:color w:val="000000"/>
                </w:rPr>
                <w:t>User</w:t>
              </w:r>
            </w:ins>
            <w:ins w:id="1042" w:author="曹姝玥" w:date="2015-12-31T18:21:00Z">
              <w:r>
                <w:rPr>
                  <w:color w:val="000000"/>
                </w:rPr>
                <w:t>DataService.</w:t>
              </w:r>
            </w:ins>
            <w:ins w:id="1043" w:author="曹姝玥" w:date="2015-12-31T18:21:00Z">
              <w:r>
                <w:rPr>
                  <w:rFonts w:hint="eastAsia"/>
                  <w:color w:val="000000"/>
                </w:rPr>
                <w:t>finish()</w:t>
              </w:r>
            </w:ins>
          </w:p>
        </w:tc>
        <w:tc>
          <w:tcPr>
            <w:tcW w:w="5529" w:type="dxa"/>
            <w:gridSpan w:val="2"/>
            <w:tcPrChange w:id="1044" w:author="曹姝玥" w:date="2015-12-31T18:29:00Z">
              <w:tcPr>
                <w:tcW w:w="5529" w:type="dxa"/>
                <w:gridSpan w:val="2"/>
              </w:tcPr>
            </w:tcPrChange>
          </w:tcPr>
          <w:p>
            <w:pPr>
              <w:rPr>
                <w:ins w:id="1045" w:author="曹姝玥" w:date="2015-12-31T18:21:00Z"/>
                <w:color w:val="000000"/>
              </w:rPr>
            </w:pPr>
            <w:ins w:id="1046" w:author="曹姝玥" w:date="2015-12-31T18:21:00Z">
              <w:r>
                <w:rPr>
                  <w:rFonts w:hint="eastAsia"/>
                  <w:color w:val="000000"/>
                </w:rPr>
                <w:t>结束操作</w:t>
              </w:r>
            </w:ins>
          </w:p>
        </w:tc>
      </w:tr>
    </w:tbl>
    <w:p>
      <w:pPr>
        <w:rPr>
          <w:ins w:id="1047" w:author="曹姝玥" w:date="2015-12-31T18:23:00Z"/>
        </w:rPr>
      </w:pPr>
      <w:ins w:id="1048" w:author="曹姝玥" w:date="2015-12-31T18:29:00Z">
        <w:r>
          <w:rPr>
            <w:rFonts w:hint="eastAsia"/>
          </w:rPr>
          <w:tab/>
        </w:r>
      </w:ins>
      <w:ins w:id="1049" w:author="曹姝玥" w:date="2015-12-31T18:29:00Z">
        <w:r>
          <w:rPr>
            <w:rFonts w:hint="eastAsia"/>
          </w:rPr>
          <w:tab/>
        </w:r>
      </w:ins>
      <w:ins w:id="1050" w:author="曹姝玥" w:date="2015-12-31T18:29:00Z">
        <w:r>
          <w:rPr>
            <w:rFonts w:hint="eastAsia"/>
          </w:rPr>
          <w:tab/>
        </w:r>
      </w:ins>
      <w:ins w:id="1051" w:author="曹姝玥" w:date="2015-12-31T18:29:00Z">
        <w:r>
          <w:rPr>
            <w:rFonts w:hint="eastAsia"/>
          </w:rPr>
          <w:tab/>
        </w:r>
      </w:ins>
      <w:ins w:id="1052" w:author="曹姝玥" w:date="2015-12-31T18:29:00Z">
        <w:r>
          <w:rPr>
            <w:rFonts w:hint="eastAsia"/>
          </w:rPr>
          <w:tab/>
        </w:r>
      </w:ins>
      <w:ins w:id="1053" w:author="曹姝玥" w:date="2015-12-31T18:29:00Z">
        <w:r>
          <w:rPr>
            <w:rFonts w:hint="eastAsia"/>
          </w:rPr>
          <w:tab/>
        </w:r>
      </w:ins>
      <w:ins w:id="1054" w:author="曹姝玥" w:date="2015-12-31T18:30:00Z">
        <w:r>
          <w:rPr>
            <w:rFonts w:hint="eastAsia"/>
          </w:rPr>
          <w:t xml:space="preserve">      </w:t>
        </w:r>
      </w:ins>
      <w:ins w:id="1055" w:author="曹姝玥" w:date="2015-12-31T18:29:00Z">
        <w:r>
          <w:rPr>
            <w:rFonts w:hint="eastAsia"/>
          </w:rPr>
          <w:t>User</w:t>
        </w:r>
      </w:ins>
      <w:ins w:id="1056" w:author="曹姝玥" w:date="2015-12-31T18:30:00Z">
        <w:r>
          <w:rPr>
            <w:rFonts w:hint="eastAsia"/>
          </w:rPr>
          <w:t>的</w:t>
        </w:r>
      </w:ins>
      <w:ins w:id="1057" w:author="曹姝玥" w:date="2015-12-31T18:29:00Z">
        <w:r>
          <w:rPr>
            <w:rFonts w:hint="eastAsia"/>
          </w:rPr>
          <w:t>接口规范</w:t>
        </w:r>
      </w:ins>
    </w:p>
    <w:p>
      <w:pP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36"/>
    </w:p>
    <w:p>
      <w:pPr/>
      <w:bookmarkStart w:id="37" w:name="_Toc402982479"/>
      <w:r>
        <w:rPr>
          <w:rFonts w:hint="eastAsia" w:cs="宋体"/>
        </w:rPr>
        <w:t>（</w:t>
      </w:r>
      <w:r>
        <w:t>1</w:t>
      </w:r>
      <w:r>
        <w:rPr>
          <w:rFonts w:hint="eastAsia" w:cs="宋体"/>
        </w:rPr>
        <w:t>）模块概述</w:t>
      </w:r>
    </w:p>
    <w:p>
      <w:pPr>
        <w:ind w:firstLine="420"/>
      </w:pPr>
      <w:r>
        <w:t>NonUser</w:t>
      </w:r>
      <w:r>
        <w:rPr>
          <w:rFonts w:hint="eastAsia" w:cs="宋体"/>
        </w:rPr>
        <w:t>模块承担的需求参见需求规格说明文档功能需求及相关非功能需求。</w:t>
      </w:r>
    </w:p>
    <w:p>
      <w:pPr>
        <w:ind w:firstLine="420"/>
      </w:pPr>
      <w:r>
        <w:t>NonUser</w:t>
      </w:r>
      <w:r>
        <w:rPr>
          <w:rFonts w:hint="eastAsia" w:cs="宋体"/>
        </w:rPr>
        <w:t>模块的职责及接口参见软件体系结构描述文档表</w:t>
      </w:r>
      <w:r>
        <w:t>16</w:t>
      </w:r>
      <w:r>
        <w:rPr>
          <w:rFonts w:hint="eastAsia" w:cs="宋体"/>
        </w:rPr>
        <w:t>。</w:t>
      </w:r>
    </w:p>
    <w:p>
      <w:pPr/>
      <w:r>
        <w:rPr>
          <w:rFonts w:hint="eastAsia" w:cs="宋体"/>
        </w:rPr>
        <w:t>（</w:t>
      </w:r>
      <w:r>
        <w:t>2</w:t>
      </w:r>
      <w:r>
        <w:rPr>
          <w:rFonts w:hint="eastAsia" w:cs="宋体"/>
        </w:rPr>
        <w:t>）整体结构</w:t>
      </w:r>
    </w:p>
    <w:p>
      <w:pPr>
        <w:ind w:left="420"/>
        <w:rPr>
          <w:rFonts w:cs="宋体"/>
        </w:rPr>
      </w:pPr>
      <w:r>
        <w:rPr>
          <w:rFonts w:hint="eastAsia" w:cs="宋体"/>
        </w:rPr>
        <w:t xml:space="preserve">    根据体系结构的设计，我们将系统分为展示层，业务逻辑层，数据层。每一层之间</w:t>
      </w:r>
    </w:p>
    <w:p>
      <w:pPr>
        <w:ind w:left="420"/>
      </w:pPr>
      <w:r>
        <w:rPr>
          <w:rFonts w:hint="eastAsia" w:cs="宋体"/>
        </w:rPr>
        <w:t>为了增加灵活性，我们会添加接口。比如展示层和业务逻辑层之间，我们添加</w:t>
      </w:r>
      <w:r>
        <w:t>bussinesslogicservice. nonuserblservice. NonUserBLService</w:t>
      </w:r>
      <w:r>
        <w:rPr>
          <w:rFonts w:hint="eastAsia" w:cs="宋体"/>
        </w:rPr>
        <w:t>接口。业务逻辑层和数据层之间添加</w:t>
      </w:r>
      <w:r>
        <w:t>dataservice. nonuserdataservice. NonUserService</w:t>
      </w:r>
      <w:r>
        <w:rPr>
          <w:rFonts w:hint="eastAsia" w:cs="宋体"/>
        </w:rPr>
        <w:t>接口。为了隔离业务逻辑职责和逻辑控制职责，我们增加了</w:t>
      </w:r>
      <w:r>
        <w:t>NonUserComtroller</w:t>
      </w:r>
      <w:r>
        <w:rPr>
          <w:rFonts w:hint="eastAsia" w:cs="宋体"/>
        </w:rPr>
        <w:t>，将对库存的业务逻辑委托给</w:t>
      </w:r>
      <w:r>
        <w:t>NonUser</w:t>
      </w:r>
      <w:r>
        <w:rPr>
          <w:rFonts w:hint="eastAsia" w:cs="宋体"/>
        </w:rPr>
        <w:t>对象。</w:t>
      </w:r>
      <w:r>
        <w:t>GoodsPO</w:t>
      </w:r>
      <w:r>
        <w:rPr>
          <w:rFonts w:hint="eastAsia" w:cs="宋体"/>
        </w:rPr>
        <w:t>是作为商品信息的持久化对象被添加到设计模型中去的。</w:t>
      </w:r>
    </w:p>
    <w:p>
      <w:pPr>
        <w:jc w:val="center"/>
        <w:rPr>
          <w:ins w:id="1058" w:author="Administrator" w:date="2016-01-01T22:48:12Z"/>
        </w:rPr>
      </w:pPr>
      <w:ins w:id="1059" w:author="Administrator" w:date="2016-01-01T22:48:12Z">
        <w:r>
          <w:rPr>
            <w:rFonts w:hint="eastAsia"/>
            <w:b/>
            <w:bCs/>
          </w:rPr>
          <w:t>表17 非用户信息业务逻辑层详细设计的上下文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060" w:author="Administrator" w:date="2016-01-01T22:48:12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1061" w:author="Administrator" w:date="2016-01-01T22:48:12Z"/>
                <w:rFonts w:ascii="Calibri" w:hAnsi="Calibri" w:cs="Calibri"/>
              </w:rPr>
            </w:pPr>
            <w:ins w:id="1062" w:author="Administrator" w:date="2016-01-01T22:48:12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1063" w:author="Administrator" w:date="2016-01-01T22:48:12Z"/>
                <w:rFonts w:ascii="Calibri" w:hAnsi="Calibri" w:cs="Calibri"/>
              </w:rPr>
            </w:pPr>
            <w:ins w:id="1064" w:author="Administrator" w:date="2016-01-01T22:48:12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1065" w:author="Administrator" w:date="2016-01-01T22:48:12Z"/>
                <w:rFonts w:ascii="Calibri" w:hAnsi="Calibri" w:cs="Calibri"/>
              </w:rPr>
            </w:pPr>
            <w:ins w:id="1066" w:author="Administrator" w:date="2016-01-01T22:48:12Z">
              <w:r>
                <w:rPr>
                  <w:rFonts w:hint="eastAsia" w:ascii="Calibri" w:hAnsi="Calibri" w:cs="宋体"/>
                </w:rPr>
                <w:t>参见：软件用例描述文档中的用例</w:t>
              </w:r>
            </w:ins>
            <w:ins w:id="1067" w:author="Administrator" w:date="2016-01-01T22:48:12Z">
              <w:r>
                <w:rPr>
                  <w:rFonts w:ascii="Calibri" w:hAnsi="Calibri" w:cs="Calibri"/>
                </w:rPr>
                <w:t>7</w:t>
              </w:r>
            </w:ins>
            <w:ins w:id="1068" w:author="Administrator" w:date="2016-01-01T22:48:12Z">
              <w:r>
                <w:rPr>
                  <w:rFonts w:hint="eastAsia" w:ascii="Calibri" w:hAnsi="Calibri" w:cs="宋体"/>
                </w:rPr>
                <w:t>至用例</w:t>
              </w:r>
            </w:ins>
            <w:ins w:id="1069" w:author="Administrator" w:date="2016-01-01T22:48:12Z">
              <w:r>
                <w:rPr>
                  <w:rFonts w:ascii="Calibri" w:hAnsi="Calibri" w:cs="Calibri"/>
                </w:rPr>
                <w:t>8</w:t>
              </w:r>
            </w:ins>
          </w:p>
          <w:p>
            <w:pPr>
              <w:rPr>
                <w:ins w:id="1070" w:author="Administrator" w:date="2016-01-01T22:48:12Z"/>
                <w:rFonts w:ascii="Calibri" w:hAnsi="Calibri" w:cs="Calibri"/>
              </w:rPr>
            </w:pPr>
            <w:ins w:id="1071" w:author="Administrator" w:date="2016-01-01T22:48:12Z">
              <w:r>
                <w:rPr>
                  <w:rFonts w:ascii="Calibri" w:hAnsi="Calibri" w:cs="Calibri"/>
                </w:rPr>
                <w:t xml:space="preserve">      </w:t>
              </w:r>
            </w:ins>
            <w:ins w:id="1072" w:author="Administrator" w:date="2016-01-01T22:48:12Z">
              <w:r>
                <w:rPr>
                  <w:rFonts w:hint="eastAsia" w:ascii="Calibri" w:hAnsi="Calibri" w:cs="宋体"/>
                </w:rPr>
                <w:t>软件需求规格文档中的</w:t>
              </w:r>
            </w:ins>
            <w:ins w:id="1073" w:author="Administrator" w:date="2016-01-01T22:48:12Z">
              <w:r>
                <w:rPr>
                  <w:rFonts w:ascii="Calibri" w:hAnsi="Calibri" w:cs="Calibri"/>
                </w:rPr>
                <w:t>3.2</w:t>
              </w:r>
            </w:ins>
            <w:ins w:id="1074" w:author="Administrator" w:date="2016-01-01T22:48:12Z">
              <w:r>
                <w:rPr>
                  <w:rFonts w:hint="eastAsia" w:ascii="Calibri" w:hAnsi="Calibri" w:cs="宋体"/>
                </w:rPr>
                <w:t>节及</w:t>
              </w:r>
            </w:ins>
            <w:ins w:id="1075" w:author="Administrator" w:date="2016-01-01T22:48:12Z">
              <w:r>
                <w:rPr>
                  <w:rFonts w:ascii="Calibri" w:hAnsi="Calibri" w:cs="Calibri"/>
                </w:rPr>
                <w:t>3.3</w:t>
              </w:r>
            </w:ins>
            <w:ins w:id="1076" w:author="Administrator" w:date="2016-01-01T22:48:12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1077" w:author="Administrator" w:date="2016-01-01T22:48:12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1078" w:author="Administrator" w:date="2016-01-01T22:48:12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1079" w:author="Administrator" w:date="2016-01-01T22:48:12Z"/>
                <w:rFonts w:ascii="Calibri" w:hAnsi="Calibri" w:cs="Calibri"/>
              </w:rPr>
            </w:pPr>
            <w:ins w:id="1080" w:author="Administrator" w:date="2016-01-01T22:48:12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1081" w:author="Administrator" w:date="2016-01-01T22:48:12Z"/>
                <w:rFonts w:ascii="Calibri" w:hAnsi="Calibri" w:cs="Calibri"/>
              </w:rPr>
            </w:pPr>
            <w:ins w:id="1082" w:author="Administrator" w:date="2016-01-01T22:48:12Z">
              <w:r>
                <w:rPr>
                  <w:rFonts w:ascii="Calibri" w:hAnsi="Calibri" w:cs="Calibri"/>
                </w:rPr>
                <w:t>//</w:t>
              </w:r>
            </w:ins>
            <w:ins w:id="1083" w:author="Administrator" w:date="2016-01-01T22:48:12Z">
              <w:r>
                <w:rPr>
                  <w:rFonts w:hint="eastAsia" w:ascii="Calibri" w:hAnsi="Calibri" w:cs="宋体"/>
                </w:rPr>
                <w:t>被</w:t>
              </w:r>
            </w:ins>
            <w:ins w:id="1084" w:author="Administrator" w:date="2016-01-01T22:48:12Z">
              <w:r>
                <w:rPr>
                  <w:rFonts w:ascii="Calibri" w:hAnsi="Calibri" w:cs="Calibri"/>
                </w:rPr>
                <w:t>Presentation</w:t>
              </w:r>
            </w:ins>
            <w:ins w:id="1085" w:author="Administrator" w:date="2016-01-01T22:48:12Z">
              <w:r>
                <w:rPr>
                  <w:rFonts w:hint="eastAsia" w:ascii="Calibri" w:hAnsi="Calibri" w:cs="宋体"/>
                </w:rPr>
                <w:t>层调用的接口</w:t>
              </w:r>
            </w:ins>
          </w:p>
          <w:p>
            <w:pPr>
              <w:rPr>
                <w:ins w:id="1086" w:author="Administrator" w:date="2016-01-01T22:48:12Z"/>
                <w:rFonts w:ascii="Calibri" w:hAnsi="Calibri" w:cs="Calibri"/>
              </w:rPr>
            </w:pPr>
            <w:ins w:id="1087" w:author="Administrator" w:date="2016-01-01T22:48:12Z">
              <w:r>
                <w:rPr>
                  <w:rFonts w:ascii="Calibri" w:hAnsi="Calibri" w:cs="Calibri"/>
                </w:rPr>
                <w:t>public interface NonUserBLService {</w:t>
              </w:r>
            </w:ins>
          </w:p>
          <w:p>
            <w:pPr>
              <w:rPr>
                <w:ins w:id="1088" w:author="Administrator" w:date="2016-01-01T22:48:12Z"/>
                <w:rFonts w:ascii="Calibri" w:hAnsi="Calibri" w:cs="Calibri"/>
              </w:rPr>
            </w:pPr>
            <w:ins w:id="1089" w:author="Administrator" w:date="2016-01-01T22:48:12Z">
              <w:r>
                <w:rPr>
                  <w:rFonts w:ascii="Calibri" w:hAnsi="Calibri" w:cs="Calibri"/>
                </w:rPr>
                <w:tab/>
              </w:r>
            </w:ins>
          </w:p>
          <w:p>
            <w:pPr>
              <w:rPr>
                <w:ins w:id="1090" w:author="Administrator" w:date="2016-01-01T22:48:12Z"/>
                <w:rFonts w:hint="eastAsia" w:ascii="Calibri" w:hAnsi="Calibri" w:cs="Calibri"/>
              </w:rPr>
            </w:pPr>
            <w:ins w:id="1091" w:author="Administrator" w:date="2016-01-01T22:48:12Z">
              <w:r>
                <w:rPr>
                  <w:rFonts w:ascii="Calibri" w:hAnsi="Calibri" w:cs="Calibri"/>
                </w:rPr>
                <w:tab/>
              </w:r>
            </w:ins>
            <w:ins w:id="1092" w:author="Administrator" w:date="2016-01-01T22:48:12Z">
              <w:r>
                <w:rPr>
                  <w:rFonts w:hint="eastAsia" w:ascii="Calibri" w:hAnsi="Calibri" w:cs="Calibri"/>
                </w:rPr>
                <w:t>/**</w:t>
              </w:r>
            </w:ins>
          </w:p>
          <w:p>
            <w:pPr>
              <w:rPr>
                <w:ins w:id="1093" w:author="Administrator" w:date="2016-01-01T22:48:12Z"/>
                <w:rFonts w:hint="eastAsia" w:ascii="Calibri" w:hAnsi="Calibri" w:cs="Calibri"/>
              </w:rPr>
            </w:pPr>
            <w:ins w:id="1094" w:author="Administrator" w:date="2016-01-01T22:48:12Z">
              <w:r>
                <w:rPr>
                  <w:rFonts w:hint="eastAsia" w:ascii="Calibri" w:hAnsi="Calibri" w:cs="Calibri"/>
                </w:rPr>
                <w:tab/>
              </w:r>
            </w:ins>
            <w:ins w:id="1095" w:author="Administrator" w:date="2016-01-01T22:48:12Z">
              <w:r>
                <w:rPr>
                  <w:rFonts w:hint="eastAsia" w:ascii="Calibri" w:hAnsi="Calibri" w:cs="Calibri"/>
                </w:rPr>
                <w:t xml:space="preserve"> * 非用户信息查询界面得到某个营业厅信息</w:t>
              </w:r>
            </w:ins>
          </w:p>
          <w:p>
            <w:pPr>
              <w:rPr>
                <w:ins w:id="1096" w:author="Administrator" w:date="2016-01-01T22:48:12Z"/>
                <w:rFonts w:hint="eastAsia" w:ascii="Calibri" w:hAnsi="Calibri" w:cs="Calibri"/>
              </w:rPr>
            </w:pPr>
            <w:ins w:id="1097" w:author="Administrator" w:date="2016-01-01T22:48:12Z">
              <w:r>
                <w:rPr>
                  <w:rFonts w:hint="eastAsia" w:ascii="Calibri" w:hAnsi="Calibri" w:cs="Calibri"/>
                </w:rPr>
                <w:tab/>
              </w:r>
            </w:ins>
            <w:ins w:id="1098" w:author="Administrator" w:date="2016-01-01T22:48:12Z">
              <w:r>
                <w:rPr>
                  <w:rFonts w:hint="eastAsia" w:ascii="Calibri" w:hAnsi="Calibri" w:cs="Calibri"/>
                </w:rPr>
                <w:t xml:space="preserve"> * @param bussinessHallId</w:t>
              </w:r>
            </w:ins>
          </w:p>
          <w:p>
            <w:pPr>
              <w:rPr>
                <w:ins w:id="1099" w:author="Administrator" w:date="2016-01-01T22:48:12Z"/>
                <w:rFonts w:hint="eastAsia" w:ascii="Calibri" w:hAnsi="Calibri" w:cs="Calibri"/>
              </w:rPr>
            </w:pPr>
            <w:ins w:id="1100" w:author="Administrator" w:date="2016-01-01T22:48:12Z">
              <w:r>
                <w:rPr>
                  <w:rFonts w:hint="eastAsia" w:ascii="Calibri" w:hAnsi="Calibri" w:cs="Calibri"/>
                </w:rPr>
                <w:tab/>
              </w:r>
            </w:ins>
            <w:ins w:id="1101" w:author="Administrator" w:date="2016-01-01T22:48:12Z">
              <w:r>
                <w:rPr>
                  <w:rFonts w:hint="eastAsia" w:ascii="Calibri" w:hAnsi="Calibri" w:cs="Calibri"/>
                </w:rPr>
                <w:t xml:space="preserve"> * @return</w:t>
              </w:r>
            </w:ins>
          </w:p>
          <w:p>
            <w:pPr>
              <w:rPr>
                <w:ins w:id="1102" w:author="Administrator" w:date="2016-01-01T22:48:12Z"/>
                <w:rFonts w:hint="eastAsia" w:ascii="Calibri" w:hAnsi="Calibri" w:cs="Calibri"/>
              </w:rPr>
            </w:pPr>
            <w:ins w:id="1103" w:author="Administrator" w:date="2016-01-01T22:48:12Z">
              <w:r>
                <w:rPr>
                  <w:rFonts w:hint="eastAsia" w:ascii="Calibri" w:hAnsi="Calibri" w:cs="Calibri"/>
                </w:rPr>
                <w:tab/>
              </w:r>
            </w:ins>
            <w:ins w:id="1104" w:author="Administrator" w:date="2016-01-01T22:48:12Z">
              <w:r>
                <w:rPr>
                  <w:rFonts w:hint="eastAsia" w:ascii="Calibri" w:hAnsi="Calibri" w:cs="Calibri"/>
                </w:rPr>
                <w:t xml:space="preserve"> */</w:t>
              </w:r>
            </w:ins>
          </w:p>
          <w:p>
            <w:pPr>
              <w:rPr>
                <w:ins w:id="1105" w:author="Administrator" w:date="2016-01-01T22:48:12Z"/>
                <w:rFonts w:hint="eastAsia" w:ascii="Calibri" w:hAnsi="Calibri" w:cs="Calibri"/>
              </w:rPr>
            </w:pPr>
            <w:ins w:id="1106" w:author="Administrator" w:date="2016-01-01T22:48:12Z">
              <w:r>
                <w:rPr>
                  <w:rFonts w:hint="eastAsia" w:ascii="Calibri" w:hAnsi="Calibri" w:cs="Calibri"/>
                </w:rPr>
                <w:tab/>
              </w:r>
            </w:ins>
            <w:ins w:id="1107" w:author="Administrator" w:date="2016-01-01T22:48:12Z">
              <w:r>
                <w:rPr>
                  <w:rFonts w:hint="eastAsia" w:ascii="Calibri" w:hAnsi="Calibri" w:cs="Calibri"/>
                </w:rPr>
                <w:t>public BussinessHallVO getBussinessHallInfo(String bussinessHallId);</w:t>
              </w:r>
            </w:ins>
          </w:p>
          <w:p>
            <w:pPr>
              <w:rPr>
                <w:ins w:id="1108" w:author="Administrator" w:date="2016-01-01T22:48:12Z"/>
                <w:rFonts w:hint="eastAsia" w:ascii="Calibri" w:hAnsi="Calibri" w:cs="Calibri"/>
              </w:rPr>
            </w:pPr>
            <w:ins w:id="1109" w:author="Administrator" w:date="2016-01-01T22:48:12Z">
              <w:r>
                <w:rPr>
                  <w:rFonts w:hint="eastAsia" w:ascii="Calibri" w:hAnsi="Calibri" w:cs="Calibri"/>
                </w:rPr>
                <w:tab/>
              </w:r>
            </w:ins>
          </w:p>
          <w:p>
            <w:pPr>
              <w:rPr>
                <w:ins w:id="1110" w:author="Administrator" w:date="2016-01-01T22:48:12Z"/>
                <w:rFonts w:hint="eastAsia" w:ascii="Calibri" w:hAnsi="Calibri" w:cs="Calibri"/>
              </w:rPr>
            </w:pPr>
            <w:ins w:id="1111" w:author="Administrator" w:date="2016-01-01T22:48:12Z">
              <w:r>
                <w:rPr>
                  <w:rFonts w:hint="eastAsia" w:ascii="Calibri" w:hAnsi="Calibri" w:cs="Calibri"/>
                </w:rPr>
                <w:tab/>
              </w:r>
            </w:ins>
            <w:ins w:id="1112" w:author="Administrator" w:date="2016-01-01T22:48:12Z">
              <w:r>
                <w:rPr>
                  <w:rFonts w:hint="eastAsia" w:ascii="Calibri" w:hAnsi="Calibri" w:cs="Calibri"/>
                </w:rPr>
                <w:t>/**</w:t>
              </w:r>
            </w:ins>
          </w:p>
          <w:p>
            <w:pPr>
              <w:rPr>
                <w:ins w:id="1113" w:author="Administrator" w:date="2016-01-01T22:48:12Z"/>
                <w:rFonts w:hint="eastAsia" w:ascii="Calibri" w:hAnsi="Calibri" w:cs="Calibri"/>
              </w:rPr>
            </w:pPr>
            <w:ins w:id="1114" w:author="Administrator" w:date="2016-01-01T22:48:12Z">
              <w:r>
                <w:rPr>
                  <w:rFonts w:hint="eastAsia" w:ascii="Calibri" w:hAnsi="Calibri" w:cs="Calibri"/>
                </w:rPr>
                <w:tab/>
              </w:r>
            </w:ins>
            <w:ins w:id="1115" w:author="Administrator" w:date="2016-01-01T22:48:12Z">
              <w:r>
                <w:rPr>
                  <w:rFonts w:hint="eastAsia" w:ascii="Calibri" w:hAnsi="Calibri" w:cs="Calibri"/>
                </w:rPr>
                <w:t xml:space="preserve"> * 非用户信息查询界面得到所有营业厅信息</w:t>
              </w:r>
            </w:ins>
          </w:p>
          <w:p>
            <w:pPr>
              <w:rPr>
                <w:ins w:id="1116" w:author="Administrator" w:date="2016-01-01T22:48:12Z"/>
                <w:rFonts w:hint="eastAsia" w:ascii="Calibri" w:hAnsi="Calibri" w:cs="Calibri"/>
              </w:rPr>
            </w:pPr>
            <w:ins w:id="1117" w:author="Administrator" w:date="2016-01-01T22:48:12Z">
              <w:r>
                <w:rPr>
                  <w:rFonts w:hint="eastAsia" w:ascii="Calibri" w:hAnsi="Calibri" w:cs="Calibri"/>
                </w:rPr>
                <w:tab/>
              </w:r>
            </w:ins>
            <w:ins w:id="1118" w:author="Administrator" w:date="2016-01-01T22:48:12Z">
              <w:r>
                <w:rPr>
                  <w:rFonts w:hint="eastAsia" w:ascii="Calibri" w:hAnsi="Calibri" w:cs="Calibri"/>
                </w:rPr>
                <w:t xml:space="preserve"> * @return</w:t>
              </w:r>
            </w:ins>
          </w:p>
          <w:p>
            <w:pPr>
              <w:rPr>
                <w:ins w:id="1119" w:author="Administrator" w:date="2016-01-01T22:48:12Z"/>
                <w:rFonts w:hint="eastAsia" w:ascii="Calibri" w:hAnsi="Calibri" w:cs="Calibri"/>
              </w:rPr>
            </w:pPr>
            <w:ins w:id="1120" w:author="Administrator" w:date="2016-01-01T22:48:12Z">
              <w:r>
                <w:rPr>
                  <w:rFonts w:hint="eastAsia" w:ascii="Calibri" w:hAnsi="Calibri" w:cs="Calibri"/>
                </w:rPr>
                <w:tab/>
              </w:r>
            </w:ins>
            <w:ins w:id="1121" w:author="Administrator" w:date="2016-01-01T22:48:12Z">
              <w:r>
                <w:rPr>
                  <w:rFonts w:hint="eastAsia" w:ascii="Calibri" w:hAnsi="Calibri" w:cs="Calibri"/>
                </w:rPr>
                <w:t xml:space="preserve"> */</w:t>
              </w:r>
            </w:ins>
          </w:p>
          <w:p>
            <w:pPr>
              <w:rPr>
                <w:ins w:id="1122" w:author="Administrator" w:date="2016-01-01T22:48:12Z"/>
                <w:rFonts w:hint="eastAsia" w:ascii="Calibri" w:hAnsi="Calibri" w:cs="Calibri"/>
              </w:rPr>
            </w:pPr>
            <w:ins w:id="1123" w:author="Administrator" w:date="2016-01-01T22:48:12Z">
              <w:r>
                <w:rPr>
                  <w:rFonts w:hint="eastAsia" w:ascii="Calibri" w:hAnsi="Calibri" w:cs="Calibri"/>
                </w:rPr>
                <w:tab/>
              </w:r>
            </w:ins>
            <w:ins w:id="1124" w:author="Administrator" w:date="2016-01-01T22:48:12Z">
              <w:r>
                <w:rPr>
                  <w:rFonts w:hint="eastAsia" w:ascii="Calibri" w:hAnsi="Calibri" w:cs="Calibri"/>
                </w:rPr>
                <w:t>public ArrayList&lt;BussinessHallVO&gt; getAllBussinessHallInfo();</w:t>
              </w:r>
            </w:ins>
          </w:p>
          <w:p>
            <w:pPr>
              <w:rPr>
                <w:ins w:id="1125" w:author="Administrator" w:date="2016-01-01T22:48:12Z"/>
                <w:rFonts w:hint="eastAsia" w:ascii="Calibri" w:hAnsi="Calibri" w:cs="Calibri"/>
              </w:rPr>
            </w:pPr>
            <w:ins w:id="1126" w:author="Administrator" w:date="2016-01-01T22:48:12Z">
              <w:r>
                <w:rPr>
                  <w:rFonts w:hint="eastAsia" w:ascii="Calibri" w:hAnsi="Calibri" w:cs="Calibri"/>
                </w:rPr>
                <w:tab/>
              </w:r>
            </w:ins>
          </w:p>
          <w:p>
            <w:pPr>
              <w:rPr>
                <w:ins w:id="1127" w:author="Administrator" w:date="2016-01-01T22:48:12Z"/>
                <w:rFonts w:hint="eastAsia" w:ascii="Calibri" w:hAnsi="Calibri" w:cs="Calibri"/>
              </w:rPr>
            </w:pPr>
            <w:ins w:id="1128" w:author="Administrator" w:date="2016-01-01T22:48:12Z">
              <w:r>
                <w:rPr>
                  <w:rFonts w:hint="eastAsia" w:ascii="Calibri" w:hAnsi="Calibri" w:cs="Calibri"/>
                </w:rPr>
                <w:tab/>
              </w:r>
            </w:ins>
            <w:ins w:id="1129" w:author="Administrator" w:date="2016-01-01T22:48:12Z">
              <w:r>
                <w:rPr>
                  <w:rFonts w:hint="eastAsia" w:ascii="Calibri" w:hAnsi="Calibri" w:cs="Calibri"/>
                </w:rPr>
                <w:t>/**</w:t>
              </w:r>
            </w:ins>
          </w:p>
          <w:p>
            <w:pPr>
              <w:rPr>
                <w:ins w:id="1130" w:author="Administrator" w:date="2016-01-01T22:48:12Z"/>
                <w:rFonts w:hint="eastAsia" w:ascii="Calibri" w:hAnsi="Calibri" w:cs="Calibri"/>
              </w:rPr>
            </w:pPr>
            <w:ins w:id="1131" w:author="Administrator" w:date="2016-01-01T22:48:12Z">
              <w:r>
                <w:rPr>
                  <w:rFonts w:hint="eastAsia" w:ascii="Calibri" w:hAnsi="Calibri" w:cs="Calibri"/>
                </w:rPr>
                <w:tab/>
              </w:r>
            </w:ins>
            <w:ins w:id="1132" w:author="Administrator" w:date="2016-01-01T22:48:12Z">
              <w:r>
                <w:rPr>
                  <w:rFonts w:hint="eastAsia" w:ascii="Calibri" w:hAnsi="Calibri" w:cs="Calibri"/>
                </w:rPr>
                <w:t xml:space="preserve"> * 增加一个营业厅</w:t>
              </w:r>
            </w:ins>
          </w:p>
          <w:p>
            <w:pPr>
              <w:rPr>
                <w:ins w:id="1133" w:author="Administrator" w:date="2016-01-01T22:48:12Z"/>
                <w:rFonts w:hint="eastAsia" w:ascii="Calibri" w:hAnsi="Calibri" w:cs="Calibri"/>
              </w:rPr>
            </w:pPr>
            <w:ins w:id="1134" w:author="Administrator" w:date="2016-01-01T22:48:12Z">
              <w:r>
                <w:rPr>
                  <w:rFonts w:hint="eastAsia" w:ascii="Calibri" w:hAnsi="Calibri" w:cs="Calibri"/>
                </w:rPr>
                <w:tab/>
              </w:r>
            </w:ins>
            <w:ins w:id="1135" w:author="Administrator" w:date="2016-01-01T22:48:12Z">
              <w:r>
                <w:rPr>
                  <w:rFonts w:hint="eastAsia" w:ascii="Calibri" w:hAnsi="Calibri" w:cs="Calibri"/>
                </w:rPr>
                <w:t xml:space="preserve"> * @param bussinessHall</w:t>
              </w:r>
            </w:ins>
          </w:p>
          <w:p>
            <w:pPr>
              <w:rPr>
                <w:ins w:id="1136" w:author="Administrator" w:date="2016-01-01T22:48:12Z"/>
                <w:rFonts w:hint="eastAsia" w:ascii="Calibri" w:hAnsi="Calibri" w:cs="Calibri"/>
              </w:rPr>
            </w:pPr>
            <w:ins w:id="1137" w:author="Administrator" w:date="2016-01-01T22:48:12Z">
              <w:r>
                <w:rPr>
                  <w:rFonts w:hint="eastAsia" w:ascii="Calibri" w:hAnsi="Calibri" w:cs="Calibri"/>
                </w:rPr>
                <w:tab/>
              </w:r>
            </w:ins>
            <w:ins w:id="1138" w:author="Administrator" w:date="2016-01-01T22:48:12Z">
              <w:r>
                <w:rPr>
                  <w:rFonts w:hint="eastAsia" w:ascii="Calibri" w:hAnsi="Calibri" w:cs="Calibri"/>
                </w:rPr>
                <w:t xml:space="preserve"> */</w:t>
              </w:r>
            </w:ins>
          </w:p>
          <w:p>
            <w:pPr>
              <w:rPr>
                <w:ins w:id="1139" w:author="Administrator" w:date="2016-01-01T22:48:12Z"/>
                <w:rFonts w:hint="eastAsia" w:ascii="Calibri" w:hAnsi="Calibri" w:cs="Calibri"/>
              </w:rPr>
            </w:pPr>
            <w:ins w:id="1140" w:author="Administrator" w:date="2016-01-01T22:48:12Z">
              <w:r>
                <w:rPr>
                  <w:rFonts w:hint="eastAsia" w:ascii="Calibri" w:hAnsi="Calibri" w:cs="Calibri"/>
                </w:rPr>
                <w:tab/>
              </w:r>
            </w:ins>
            <w:ins w:id="1141" w:author="Administrator" w:date="2016-01-01T22:48:12Z">
              <w:r>
                <w:rPr>
                  <w:rFonts w:hint="eastAsia" w:ascii="Calibri" w:hAnsi="Calibri" w:cs="Calibri"/>
                </w:rPr>
                <w:t>public void addBussinessHallInfo(BussinessHallVO bussinessHall);</w:t>
              </w:r>
            </w:ins>
          </w:p>
          <w:p>
            <w:pPr>
              <w:rPr>
                <w:ins w:id="1142" w:author="Administrator" w:date="2016-01-01T22:48:12Z"/>
                <w:rFonts w:hint="eastAsia" w:ascii="Calibri" w:hAnsi="Calibri" w:cs="Calibri"/>
              </w:rPr>
            </w:pPr>
            <w:ins w:id="1143" w:author="Administrator" w:date="2016-01-01T22:48:12Z">
              <w:r>
                <w:rPr>
                  <w:rFonts w:hint="eastAsia" w:ascii="Calibri" w:hAnsi="Calibri" w:cs="Calibri"/>
                </w:rPr>
                <w:tab/>
              </w:r>
            </w:ins>
          </w:p>
          <w:p>
            <w:pPr>
              <w:rPr>
                <w:ins w:id="1144" w:author="Administrator" w:date="2016-01-01T22:48:12Z"/>
                <w:rFonts w:hint="eastAsia" w:ascii="Calibri" w:hAnsi="Calibri" w:cs="Calibri"/>
              </w:rPr>
            </w:pPr>
            <w:ins w:id="1145" w:author="Administrator" w:date="2016-01-01T22:48:12Z">
              <w:r>
                <w:rPr>
                  <w:rFonts w:hint="eastAsia" w:ascii="Calibri" w:hAnsi="Calibri" w:cs="Calibri"/>
                </w:rPr>
                <w:tab/>
              </w:r>
            </w:ins>
            <w:ins w:id="1146" w:author="Administrator" w:date="2016-01-01T22:48:12Z">
              <w:r>
                <w:rPr>
                  <w:rFonts w:hint="eastAsia" w:ascii="Calibri" w:hAnsi="Calibri" w:cs="Calibri"/>
                </w:rPr>
                <w:t>/**</w:t>
              </w:r>
            </w:ins>
          </w:p>
          <w:p>
            <w:pPr>
              <w:rPr>
                <w:ins w:id="1147" w:author="Administrator" w:date="2016-01-01T22:48:12Z"/>
                <w:rFonts w:hint="eastAsia" w:ascii="Calibri" w:hAnsi="Calibri" w:cs="Calibri"/>
              </w:rPr>
            </w:pPr>
            <w:ins w:id="1148" w:author="Administrator" w:date="2016-01-01T22:48:12Z">
              <w:r>
                <w:rPr>
                  <w:rFonts w:hint="eastAsia" w:ascii="Calibri" w:hAnsi="Calibri" w:cs="Calibri"/>
                </w:rPr>
                <w:tab/>
              </w:r>
            </w:ins>
            <w:ins w:id="1149" w:author="Administrator" w:date="2016-01-01T22:48:12Z">
              <w:r>
                <w:rPr>
                  <w:rFonts w:hint="eastAsia" w:ascii="Calibri" w:hAnsi="Calibri" w:cs="Calibri"/>
                </w:rPr>
                <w:t xml:space="preserve"> * 删除一个营业厅</w:t>
              </w:r>
            </w:ins>
          </w:p>
          <w:p>
            <w:pPr>
              <w:rPr>
                <w:ins w:id="1150" w:author="Administrator" w:date="2016-01-01T22:48:12Z"/>
                <w:rFonts w:hint="eastAsia" w:ascii="Calibri" w:hAnsi="Calibri" w:cs="Calibri"/>
              </w:rPr>
            </w:pPr>
            <w:ins w:id="1151" w:author="Administrator" w:date="2016-01-01T22:48:12Z">
              <w:r>
                <w:rPr>
                  <w:rFonts w:hint="eastAsia" w:ascii="Calibri" w:hAnsi="Calibri" w:cs="Calibri"/>
                </w:rPr>
                <w:tab/>
              </w:r>
            </w:ins>
            <w:ins w:id="1152" w:author="Administrator" w:date="2016-01-01T22:48:12Z">
              <w:r>
                <w:rPr>
                  <w:rFonts w:hint="eastAsia" w:ascii="Calibri" w:hAnsi="Calibri" w:cs="Calibri"/>
                </w:rPr>
                <w:t xml:space="preserve"> * @param bussinessHallId</w:t>
              </w:r>
            </w:ins>
          </w:p>
          <w:p>
            <w:pPr>
              <w:rPr>
                <w:ins w:id="1153" w:author="Administrator" w:date="2016-01-01T22:48:12Z"/>
                <w:rFonts w:hint="eastAsia" w:ascii="Calibri" w:hAnsi="Calibri" w:cs="Calibri"/>
              </w:rPr>
            </w:pPr>
            <w:ins w:id="1154" w:author="Administrator" w:date="2016-01-01T22:48:12Z">
              <w:r>
                <w:rPr>
                  <w:rFonts w:hint="eastAsia" w:ascii="Calibri" w:hAnsi="Calibri" w:cs="Calibri"/>
                </w:rPr>
                <w:tab/>
              </w:r>
            </w:ins>
            <w:ins w:id="1155" w:author="Administrator" w:date="2016-01-01T22:48:12Z">
              <w:r>
                <w:rPr>
                  <w:rFonts w:hint="eastAsia" w:ascii="Calibri" w:hAnsi="Calibri" w:cs="Calibri"/>
                </w:rPr>
                <w:t xml:space="preserve"> */</w:t>
              </w:r>
            </w:ins>
          </w:p>
          <w:p>
            <w:pPr>
              <w:rPr>
                <w:ins w:id="1156" w:author="Administrator" w:date="2016-01-01T22:48:12Z"/>
                <w:rFonts w:hint="eastAsia" w:ascii="Calibri" w:hAnsi="Calibri" w:cs="Calibri"/>
              </w:rPr>
            </w:pPr>
            <w:ins w:id="1157" w:author="Administrator" w:date="2016-01-01T22:48:12Z">
              <w:r>
                <w:rPr>
                  <w:rFonts w:hint="eastAsia" w:ascii="Calibri" w:hAnsi="Calibri" w:cs="Calibri"/>
                </w:rPr>
                <w:tab/>
              </w:r>
            </w:ins>
            <w:ins w:id="1158" w:author="Administrator" w:date="2016-01-01T22:48:12Z">
              <w:r>
                <w:rPr>
                  <w:rFonts w:hint="eastAsia" w:ascii="Calibri" w:hAnsi="Calibri" w:cs="Calibri"/>
                </w:rPr>
                <w:t>public void deleteBussinessHallInfo(String bussinessHallId);</w:t>
              </w:r>
            </w:ins>
          </w:p>
          <w:p>
            <w:pPr>
              <w:rPr>
                <w:ins w:id="1159" w:author="Administrator" w:date="2016-01-01T22:48:12Z"/>
                <w:rFonts w:hint="eastAsia" w:ascii="Calibri" w:hAnsi="Calibri" w:cs="Calibri"/>
              </w:rPr>
            </w:pPr>
            <w:ins w:id="1160" w:author="Administrator" w:date="2016-01-01T22:48:12Z">
              <w:r>
                <w:rPr>
                  <w:rFonts w:hint="eastAsia" w:ascii="Calibri" w:hAnsi="Calibri" w:cs="Calibri"/>
                </w:rPr>
                <w:t>/**</w:t>
              </w:r>
            </w:ins>
          </w:p>
          <w:p>
            <w:pPr>
              <w:rPr>
                <w:ins w:id="1161" w:author="Administrator" w:date="2016-01-01T22:48:12Z"/>
                <w:rFonts w:hint="eastAsia" w:ascii="Calibri" w:hAnsi="Calibri" w:cs="Calibri"/>
              </w:rPr>
            </w:pPr>
            <w:ins w:id="1162" w:author="Administrator" w:date="2016-01-01T22:48:12Z">
              <w:r>
                <w:rPr>
                  <w:rFonts w:hint="eastAsia" w:ascii="Calibri" w:hAnsi="Calibri" w:cs="Calibri"/>
                </w:rPr>
                <w:tab/>
              </w:r>
            </w:ins>
            <w:ins w:id="1163" w:author="Administrator" w:date="2016-01-01T22:48:12Z">
              <w:r>
                <w:rPr>
                  <w:rFonts w:hint="eastAsia" w:ascii="Calibri" w:hAnsi="Calibri" w:cs="Calibri"/>
                </w:rPr>
                <w:t xml:space="preserve"> * 非用户信息查询界面得到某个司机信息</w:t>
              </w:r>
            </w:ins>
          </w:p>
          <w:p>
            <w:pPr>
              <w:rPr>
                <w:ins w:id="1164" w:author="Administrator" w:date="2016-01-01T22:48:12Z"/>
                <w:rFonts w:hint="eastAsia" w:ascii="Calibri" w:hAnsi="Calibri" w:cs="Calibri"/>
              </w:rPr>
            </w:pPr>
            <w:ins w:id="1165" w:author="Administrator" w:date="2016-01-01T22:48:12Z">
              <w:r>
                <w:rPr>
                  <w:rFonts w:hint="eastAsia" w:ascii="Calibri" w:hAnsi="Calibri" w:cs="Calibri"/>
                </w:rPr>
                <w:tab/>
              </w:r>
            </w:ins>
            <w:ins w:id="1166" w:author="Administrator" w:date="2016-01-01T22:48:12Z">
              <w:r>
                <w:rPr>
                  <w:rFonts w:hint="eastAsia" w:ascii="Calibri" w:hAnsi="Calibri" w:cs="Calibri"/>
                </w:rPr>
                <w:t xml:space="preserve"> * @param driverId</w:t>
              </w:r>
            </w:ins>
          </w:p>
          <w:p>
            <w:pPr>
              <w:rPr>
                <w:ins w:id="1167" w:author="Administrator" w:date="2016-01-01T22:48:12Z"/>
                <w:rFonts w:hint="eastAsia" w:ascii="Calibri" w:hAnsi="Calibri" w:cs="Calibri"/>
              </w:rPr>
            </w:pPr>
            <w:ins w:id="1168" w:author="Administrator" w:date="2016-01-01T22:48:12Z">
              <w:r>
                <w:rPr>
                  <w:rFonts w:hint="eastAsia" w:ascii="Calibri" w:hAnsi="Calibri" w:cs="Calibri"/>
                </w:rPr>
                <w:tab/>
              </w:r>
            </w:ins>
            <w:ins w:id="1169" w:author="Administrator" w:date="2016-01-01T22:48:12Z">
              <w:r>
                <w:rPr>
                  <w:rFonts w:hint="eastAsia" w:ascii="Calibri" w:hAnsi="Calibri" w:cs="Calibri"/>
                </w:rPr>
                <w:t xml:space="preserve"> */</w:t>
              </w:r>
            </w:ins>
          </w:p>
          <w:p>
            <w:pPr>
              <w:rPr>
                <w:ins w:id="1170" w:author="Administrator" w:date="2016-01-01T22:48:12Z"/>
                <w:rFonts w:hint="eastAsia" w:ascii="Calibri" w:hAnsi="Calibri" w:cs="Calibri"/>
              </w:rPr>
            </w:pPr>
            <w:ins w:id="1171" w:author="Administrator" w:date="2016-01-01T22:48:12Z">
              <w:r>
                <w:rPr>
                  <w:rFonts w:hint="eastAsia" w:ascii="Calibri" w:hAnsi="Calibri" w:cs="Calibri"/>
                </w:rPr>
                <w:tab/>
              </w:r>
            </w:ins>
            <w:ins w:id="1172" w:author="Administrator" w:date="2016-01-01T22:48:12Z">
              <w:r>
                <w:rPr>
                  <w:rFonts w:hint="eastAsia" w:ascii="Calibri" w:hAnsi="Calibri" w:cs="Calibri"/>
                </w:rPr>
                <w:t>public DriverInfoVO getDriverInfo(String driverId);</w:t>
              </w:r>
            </w:ins>
          </w:p>
          <w:p>
            <w:pPr>
              <w:rPr>
                <w:ins w:id="1173" w:author="Administrator" w:date="2016-01-01T22:48:12Z"/>
                <w:rFonts w:hint="eastAsia" w:ascii="Calibri" w:hAnsi="Calibri" w:cs="Calibri"/>
              </w:rPr>
            </w:pPr>
            <w:ins w:id="1174" w:author="Administrator" w:date="2016-01-01T22:48:12Z">
              <w:r>
                <w:rPr>
                  <w:rFonts w:hint="eastAsia" w:ascii="Calibri" w:hAnsi="Calibri" w:cs="Calibri"/>
                </w:rPr>
                <w:tab/>
              </w:r>
            </w:ins>
          </w:p>
          <w:p>
            <w:pPr>
              <w:rPr>
                <w:ins w:id="1175" w:author="Administrator" w:date="2016-01-01T22:48:12Z"/>
                <w:rFonts w:hint="eastAsia" w:ascii="Calibri" w:hAnsi="Calibri" w:cs="Calibri"/>
              </w:rPr>
            </w:pPr>
            <w:ins w:id="1176" w:author="Administrator" w:date="2016-01-01T22:48:12Z">
              <w:r>
                <w:rPr>
                  <w:rFonts w:hint="eastAsia" w:ascii="Calibri" w:hAnsi="Calibri" w:cs="Calibri"/>
                </w:rPr>
                <w:tab/>
              </w:r>
            </w:ins>
            <w:ins w:id="1177" w:author="Administrator" w:date="2016-01-01T22:48:12Z">
              <w:r>
                <w:rPr>
                  <w:rFonts w:hint="eastAsia" w:ascii="Calibri" w:hAnsi="Calibri" w:cs="Calibri"/>
                </w:rPr>
                <w:t>/**</w:t>
              </w:r>
            </w:ins>
          </w:p>
          <w:p>
            <w:pPr>
              <w:rPr>
                <w:ins w:id="1178" w:author="Administrator" w:date="2016-01-01T22:48:12Z"/>
                <w:rFonts w:hint="eastAsia" w:ascii="Calibri" w:hAnsi="Calibri" w:cs="Calibri"/>
              </w:rPr>
            </w:pPr>
            <w:ins w:id="1179" w:author="Administrator" w:date="2016-01-01T22:48:12Z">
              <w:r>
                <w:rPr>
                  <w:rFonts w:hint="eastAsia" w:ascii="Calibri" w:hAnsi="Calibri" w:cs="Calibri"/>
                </w:rPr>
                <w:tab/>
              </w:r>
            </w:ins>
            <w:ins w:id="1180" w:author="Administrator" w:date="2016-01-01T22:48:12Z">
              <w:r>
                <w:rPr>
                  <w:rFonts w:hint="eastAsia" w:ascii="Calibri" w:hAnsi="Calibri" w:cs="Calibri"/>
                </w:rPr>
                <w:t xml:space="preserve"> * 非用户信息查询界面得到某营业厅所有司机信息</w:t>
              </w:r>
            </w:ins>
          </w:p>
          <w:p>
            <w:pPr>
              <w:rPr>
                <w:ins w:id="1181" w:author="Administrator" w:date="2016-01-01T22:48:12Z"/>
                <w:rFonts w:hint="eastAsia" w:ascii="Calibri" w:hAnsi="Calibri" w:cs="Calibri"/>
              </w:rPr>
            </w:pPr>
            <w:ins w:id="1182" w:author="Administrator" w:date="2016-01-01T22:48:12Z">
              <w:r>
                <w:rPr>
                  <w:rFonts w:hint="eastAsia" w:ascii="Calibri" w:hAnsi="Calibri" w:cs="Calibri"/>
                </w:rPr>
                <w:tab/>
              </w:r>
            </w:ins>
            <w:ins w:id="1183" w:author="Administrator" w:date="2016-01-01T22:48:12Z">
              <w:r>
                <w:rPr>
                  <w:rFonts w:hint="eastAsia" w:ascii="Calibri" w:hAnsi="Calibri" w:cs="Calibri"/>
                </w:rPr>
                <w:t xml:space="preserve"> * @param id</w:t>
              </w:r>
            </w:ins>
          </w:p>
          <w:p>
            <w:pPr>
              <w:rPr>
                <w:ins w:id="1184" w:author="Administrator" w:date="2016-01-01T22:48:12Z"/>
                <w:rFonts w:hint="eastAsia" w:ascii="Calibri" w:hAnsi="Calibri" w:cs="Calibri"/>
              </w:rPr>
            </w:pPr>
            <w:ins w:id="1185" w:author="Administrator" w:date="2016-01-01T22:48:12Z">
              <w:r>
                <w:rPr>
                  <w:rFonts w:hint="eastAsia" w:ascii="Calibri" w:hAnsi="Calibri" w:cs="Calibri"/>
                </w:rPr>
                <w:tab/>
              </w:r>
            </w:ins>
            <w:ins w:id="1186" w:author="Administrator" w:date="2016-01-01T22:48:12Z">
              <w:r>
                <w:rPr>
                  <w:rFonts w:hint="eastAsia" w:ascii="Calibri" w:hAnsi="Calibri" w:cs="Calibri"/>
                </w:rPr>
                <w:t xml:space="preserve"> * @return</w:t>
              </w:r>
            </w:ins>
          </w:p>
          <w:p>
            <w:pPr>
              <w:rPr>
                <w:ins w:id="1187" w:author="Administrator" w:date="2016-01-01T22:48:12Z"/>
                <w:rFonts w:hint="eastAsia" w:ascii="Calibri" w:hAnsi="Calibri" w:cs="Calibri"/>
              </w:rPr>
            </w:pPr>
            <w:ins w:id="1188" w:author="Administrator" w:date="2016-01-01T22:48:12Z">
              <w:r>
                <w:rPr>
                  <w:rFonts w:hint="eastAsia" w:ascii="Calibri" w:hAnsi="Calibri" w:cs="Calibri"/>
                </w:rPr>
                <w:tab/>
              </w:r>
            </w:ins>
            <w:ins w:id="1189" w:author="Administrator" w:date="2016-01-01T22:48:12Z">
              <w:r>
                <w:rPr>
                  <w:rFonts w:hint="eastAsia" w:ascii="Calibri" w:hAnsi="Calibri" w:cs="Calibri"/>
                </w:rPr>
                <w:t xml:space="preserve"> */</w:t>
              </w:r>
            </w:ins>
          </w:p>
          <w:p>
            <w:pPr>
              <w:rPr>
                <w:ins w:id="1190" w:author="Administrator" w:date="2016-01-01T22:48:12Z"/>
                <w:rFonts w:hint="eastAsia" w:ascii="Calibri" w:hAnsi="Calibri" w:cs="Calibri"/>
              </w:rPr>
            </w:pPr>
            <w:ins w:id="1191" w:author="Administrator" w:date="2016-01-01T22:48:12Z">
              <w:r>
                <w:rPr>
                  <w:rFonts w:hint="eastAsia" w:ascii="Calibri" w:hAnsi="Calibri" w:cs="Calibri"/>
                </w:rPr>
                <w:tab/>
              </w:r>
            </w:ins>
            <w:ins w:id="1192" w:author="Administrator" w:date="2016-01-01T22:48:12Z">
              <w:r>
                <w:rPr>
                  <w:rFonts w:hint="eastAsia" w:ascii="Calibri" w:hAnsi="Calibri" w:cs="Calibri"/>
                </w:rPr>
                <w:t>public ArrayList&lt;DriverInfoVO&gt; getDriverByBusinesshall(String id);</w:t>
              </w:r>
            </w:ins>
          </w:p>
          <w:p>
            <w:pPr>
              <w:rPr>
                <w:ins w:id="1193" w:author="Administrator" w:date="2016-01-01T22:48:12Z"/>
                <w:rFonts w:hint="eastAsia" w:ascii="Calibri" w:hAnsi="Calibri" w:cs="Calibri"/>
              </w:rPr>
            </w:pPr>
            <w:ins w:id="1194" w:author="Administrator" w:date="2016-01-01T22:48:12Z">
              <w:r>
                <w:rPr>
                  <w:rFonts w:hint="eastAsia" w:ascii="Calibri" w:hAnsi="Calibri" w:cs="Calibri"/>
                </w:rPr>
                <w:tab/>
              </w:r>
            </w:ins>
          </w:p>
          <w:p>
            <w:pPr>
              <w:rPr>
                <w:ins w:id="1195" w:author="Administrator" w:date="2016-01-01T22:48:12Z"/>
                <w:rFonts w:hint="eastAsia" w:ascii="Calibri" w:hAnsi="Calibri" w:cs="Calibri"/>
              </w:rPr>
            </w:pPr>
            <w:ins w:id="1196" w:author="Administrator" w:date="2016-01-01T22:48:12Z">
              <w:r>
                <w:rPr>
                  <w:rFonts w:hint="eastAsia" w:ascii="Calibri" w:hAnsi="Calibri" w:cs="Calibri"/>
                </w:rPr>
                <w:tab/>
              </w:r>
            </w:ins>
            <w:ins w:id="1197" w:author="Administrator" w:date="2016-01-01T22:48:12Z">
              <w:r>
                <w:rPr>
                  <w:rFonts w:hint="eastAsia" w:ascii="Calibri" w:hAnsi="Calibri" w:cs="Calibri"/>
                </w:rPr>
                <w:t>/**</w:t>
              </w:r>
            </w:ins>
          </w:p>
          <w:p>
            <w:pPr>
              <w:rPr>
                <w:ins w:id="1198" w:author="Administrator" w:date="2016-01-01T22:48:12Z"/>
                <w:rFonts w:hint="eastAsia" w:ascii="Calibri" w:hAnsi="Calibri" w:cs="Calibri"/>
              </w:rPr>
            </w:pPr>
            <w:ins w:id="1199" w:author="Administrator" w:date="2016-01-01T22:48:12Z">
              <w:r>
                <w:rPr>
                  <w:rFonts w:hint="eastAsia" w:ascii="Calibri" w:hAnsi="Calibri" w:cs="Calibri"/>
                </w:rPr>
                <w:tab/>
              </w:r>
            </w:ins>
            <w:ins w:id="1200" w:author="Administrator" w:date="2016-01-01T22:48:12Z">
              <w:r>
                <w:rPr>
                  <w:rFonts w:hint="eastAsia" w:ascii="Calibri" w:hAnsi="Calibri" w:cs="Calibri"/>
                </w:rPr>
                <w:t xml:space="preserve"> * 非用户信息查询界面得到所有司机信息</w:t>
              </w:r>
            </w:ins>
          </w:p>
          <w:p>
            <w:pPr>
              <w:rPr>
                <w:ins w:id="1201" w:author="Administrator" w:date="2016-01-01T22:48:12Z"/>
                <w:rFonts w:hint="eastAsia" w:ascii="Calibri" w:hAnsi="Calibri" w:cs="Calibri"/>
              </w:rPr>
            </w:pPr>
            <w:ins w:id="1202" w:author="Administrator" w:date="2016-01-01T22:48:12Z">
              <w:r>
                <w:rPr>
                  <w:rFonts w:hint="eastAsia" w:ascii="Calibri" w:hAnsi="Calibri" w:cs="Calibri"/>
                </w:rPr>
                <w:tab/>
              </w:r>
            </w:ins>
            <w:ins w:id="1203" w:author="Administrator" w:date="2016-01-01T22:48:12Z">
              <w:r>
                <w:rPr>
                  <w:rFonts w:hint="eastAsia" w:ascii="Calibri" w:hAnsi="Calibri" w:cs="Calibri"/>
                </w:rPr>
                <w:t xml:space="preserve"> * @return</w:t>
              </w:r>
            </w:ins>
          </w:p>
          <w:p>
            <w:pPr>
              <w:rPr>
                <w:ins w:id="1204" w:author="Administrator" w:date="2016-01-01T22:48:12Z"/>
                <w:rFonts w:hint="eastAsia" w:ascii="Calibri" w:hAnsi="Calibri" w:cs="Calibri"/>
              </w:rPr>
            </w:pPr>
            <w:ins w:id="1205" w:author="Administrator" w:date="2016-01-01T22:48:12Z">
              <w:r>
                <w:rPr>
                  <w:rFonts w:hint="eastAsia" w:ascii="Calibri" w:hAnsi="Calibri" w:cs="Calibri"/>
                </w:rPr>
                <w:tab/>
              </w:r>
            </w:ins>
            <w:ins w:id="1206" w:author="Administrator" w:date="2016-01-01T22:48:12Z">
              <w:r>
                <w:rPr>
                  <w:rFonts w:hint="eastAsia" w:ascii="Calibri" w:hAnsi="Calibri" w:cs="Calibri"/>
                </w:rPr>
                <w:t xml:space="preserve"> */</w:t>
              </w:r>
            </w:ins>
          </w:p>
          <w:p>
            <w:pPr>
              <w:rPr>
                <w:ins w:id="1207" w:author="Administrator" w:date="2016-01-01T22:48:12Z"/>
                <w:rFonts w:hint="eastAsia" w:ascii="Calibri" w:hAnsi="Calibri" w:cs="Calibri"/>
              </w:rPr>
            </w:pPr>
            <w:ins w:id="1208" w:author="Administrator" w:date="2016-01-01T22:48:12Z">
              <w:r>
                <w:rPr>
                  <w:rFonts w:hint="eastAsia" w:ascii="Calibri" w:hAnsi="Calibri" w:cs="Calibri"/>
                </w:rPr>
                <w:tab/>
              </w:r>
            </w:ins>
            <w:ins w:id="1209" w:author="Administrator" w:date="2016-01-01T22:48:12Z">
              <w:r>
                <w:rPr>
                  <w:rFonts w:hint="eastAsia" w:ascii="Calibri" w:hAnsi="Calibri" w:cs="Calibri"/>
                </w:rPr>
                <w:t>public ArrayList&lt;DriverInfoVO&gt; getAllDriverInfo();</w:t>
              </w:r>
            </w:ins>
          </w:p>
          <w:p>
            <w:pPr>
              <w:rPr>
                <w:ins w:id="1210" w:author="Administrator" w:date="2016-01-01T22:48:12Z"/>
                <w:rFonts w:hint="eastAsia" w:ascii="Calibri" w:hAnsi="Calibri" w:cs="Calibri"/>
              </w:rPr>
            </w:pPr>
            <w:ins w:id="1211" w:author="Administrator" w:date="2016-01-01T22:48:12Z">
              <w:r>
                <w:rPr>
                  <w:rFonts w:hint="eastAsia" w:ascii="Calibri" w:hAnsi="Calibri" w:cs="Calibri"/>
                </w:rPr>
                <w:tab/>
              </w:r>
            </w:ins>
          </w:p>
          <w:p>
            <w:pPr>
              <w:rPr>
                <w:ins w:id="1212" w:author="Administrator" w:date="2016-01-01T22:48:12Z"/>
                <w:rFonts w:hint="eastAsia" w:ascii="Calibri" w:hAnsi="Calibri" w:cs="Calibri"/>
              </w:rPr>
            </w:pPr>
            <w:ins w:id="1213" w:author="Administrator" w:date="2016-01-01T22:48:12Z">
              <w:r>
                <w:rPr>
                  <w:rFonts w:hint="eastAsia" w:ascii="Calibri" w:hAnsi="Calibri" w:cs="Calibri"/>
                </w:rPr>
                <w:tab/>
              </w:r>
            </w:ins>
            <w:ins w:id="1214" w:author="Administrator" w:date="2016-01-01T22:48:12Z">
              <w:r>
                <w:rPr>
                  <w:rFonts w:hint="eastAsia" w:ascii="Calibri" w:hAnsi="Calibri" w:cs="Calibri"/>
                </w:rPr>
                <w:t>/**</w:t>
              </w:r>
            </w:ins>
          </w:p>
          <w:p>
            <w:pPr>
              <w:rPr>
                <w:ins w:id="1215" w:author="Administrator" w:date="2016-01-01T22:48:12Z"/>
                <w:rFonts w:hint="eastAsia" w:ascii="Calibri" w:hAnsi="Calibri" w:cs="Calibri"/>
              </w:rPr>
            </w:pPr>
            <w:ins w:id="1216" w:author="Administrator" w:date="2016-01-01T22:48:12Z">
              <w:r>
                <w:rPr>
                  <w:rFonts w:hint="eastAsia" w:ascii="Calibri" w:hAnsi="Calibri" w:cs="Calibri"/>
                </w:rPr>
                <w:tab/>
              </w:r>
            </w:ins>
            <w:ins w:id="1217" w:author="Administrator" w:date="2016-01-01T22:48:12Z">
              <w:r>
                <w:rPr>
                  <w:rFonts w:hint="eastAsia" w:ascii="Calibri" w:hAnsi="Calibri" w:cs="Calibri"/>
                </w:rPr>
                <w:t xml:space="preserve"> * 增加一个司机</w:t>
              </w:r>
            </w:ins>
          </w:p>
          <w:p>
            <w:pPr>
              <w:rPr>
                <w:ins w:id="1218" w:author="Administrator" w:date="2016-01-01T22:48:12Z"/>
                <w:rFonts w:hint="eastAsia" w:ascii="Calibri" w:hAnsi="Calibri" w:cs="Calibri"/>
              </w:rPr>
            </w:pPr>
            <w:ins w:id="1219" w:author="Administrator" w:date="2016-01-01T22:48:12Z">
              <w:r>
                <w:rPr>
                  <w:rFonts w:hint="eastAsia" w:ascii="Calibri" w:hAnsi="Calibri" w:cs="Calibri"/>
                </w:rPr>
                <w:tab/>
              </w:r>
            </w:ins>
            <w:ins w:id="1220" w:author="Administrator" w:date="2016-01-01T22:48:12Z">
              <w:r>
                <w:rPr>
                  <w:rFonts w:hint="eastAsia" w:ascii="Calibri" w:hAnsi="Calibri" w:cs="Calibri"/>
                </w:rPr>
                <w:t xml:space="preserve"> * @param driver</w:t>
              </w:r>
            </w:ins>
          </w:p>
          <w:p>
            <w:pPr>
              <w:rPr>
                <w:ins w:id="1221" w:author="Administrator" w:date="2016-01-01T22:48:12Z"/>
                <w:rFonts w:hint="eastAsia" w:ascii="Calibri" w:hAnsi="Calibri" w:cs="Calibri"/>
              </w:rPr>
            </w:pPr>
            <w:ins w:id="1222" w:author="Administrator" w:date="2016-01-01T22:48:12Z">
              <w:r>
                <w:rPr>
                  <w:rFonts w:hint="eastAsia" w:ascii="Calibri" w:hAnsi="Calibri" w:cs="Calibri"/>
                </w:rPr>
                <w:tab/>
              </w:r>
            </w:ins>
            <w:ins w:id="1223" w:author="Administrator" w:date="2016-01-01T22:48:12Z">
              <w:r>
                <w:rPr>
                  <w:rFonts w:hint="eastAsia" w:ascii="Calibri" w:hAnsi="Calibri" w:cs="Calibri"/>
                </w:rPr>
                <w:t xml:space="preserve"> */</w:t>
              </w:r>
            </w:ins>
          </w:p>
          <w:p>
            <w:pPr>
              <w:rPr>
                <w:ins w:id="1224" w:author="Administrator" w:date="2016-01-01T22:48:12Z"/>
                <w:rFonts w:hint="eastAsia" w:ascii="Calibri" w:hAnsi="Calibri" w:cs="Calibri"/>
              </w:rPr>
            </w:pPr>
            <w:ins w:id="1225" w:author="Administrator" w:date="2016-01-01T22:48:12Z">
              <w:r>
                <w:rPr>
                  <w:rFonts w:hint="eastAsia" w:ascii="Calibri" w:hAnsi="Calibri" w:cs="Calibri"/>
                </w:rPr>
                <w:tab/>
              </w:r>
            </w:ins>
            <w:ins w:id="1226" w:author="Administrator" w:date="2016-01-01T22:48:12Z">
              <w:r>
                <w:rPr>
                  <w:rFonts w:hint="eastAsia" w:ascii="Calibri" w:hAnsi="Calibri" w:cs="Calibri"/>
                </w:rPr>
                <w:t>public void addDriverInfo(DriverInfoVO driver);</w:t>
              </w:r>
            </w:ins>
          </w:p>
          <w:p>
            <w:pPr>
              <w:rPr>
                <w:ins w:id="1227" w:author="Administrator" w:date="2016-01-01T22:48:12Z"/>
                <w:rFonts w:hint="eastAsia" w:ascii="Calibri" w:hAnsi="Calibri" w:cs="Calibri"/>
              </w:rPr>
            </w:pPr>
            <w:ins w:id="1228" w:author="Administrator" w:date="2016-01-01T22:48:12Z">
              <w:r>
                <w:rPr>
                  <w:rFonts w:hint="eastAsia" w:ascii="Calibri" w:hAnsi="Calibri" w:cs="Calibri"/>
                </w:rPr>
                <w:tab/>
              </w:r>
            </w:ins>
          </w:p>
          <w:p>
            <w:pPr>
              <w:rPr>
                <w:ins w:id="1229" w:author="Administrator" w:date="2016-01-01T22:48:12Z"/>
                <w:rFonts w:hint="eastAsia" w:ascii="Calibri" w:hAnsi="Calibri" w:cs="Calibri"/>
              </w:rPr>
            </w:pPr>
            <w:ins w:id="1230" w:author="Administrator" w:date="2016-01-01T22:48:12Z">
              <w:r>
                <w:rPr>
                  <w:rFonts w:hint="eastAsia" w:ascii="Calibri" w:hAnsi="Calibri" w:cs="Calibri"/>
                </w:rPr>
                <w:tab/>
              </w:r>
            </w:ins>
            <w:ins w:id="1231" w:author="Administrator" w:date="2016-01-01T22:48:12Z">
              <w:r>
                <w:rPr>
                  <w:rFonts w:hint="eastAsia" w:ascii="Calibri" w:hAnsi="Calibri" w:cs="Calibri"/>
                </w:rPr>
                <w:t>/**</w:t>
              </w:r>
            </w:ins>
          </w:p>
          <w:p>
            <w:pPr>
              <w:rPr>
                <w:ins w:id="1232" w:author="Administrator" w:date="2016-01-01T22:48:12Z"/>
                <w:rFonts w:hint="eastAsia" w:ascii="Calibri" w:hAnsi="Calibri" w:cs="Calibri"/>
              </w:rPr>
            </w:pPr>
            <w:ins w:id="1233" w:author="Administrator" w:date="2016-01-01T22:48:12Z">
              <w:r>
                <w:rPr>
                  <w:rFonts w:hint="eastAsia" w:ascii="Calibri" w:hAnsi="Calibri" w:cs="Calibri"/>
                </w:rPr>
                <w:tab/>
              </w:r>
            </w:ins>
            <w:ins w:id="1234" w:author="Administrator" w:date="2016-01-01T22:48:12Z">
              <w:r>
                <w:rPr>
                  <w:rFonts w:hint="eastAsia" w:ascii="Calibri" w:hAnsi="Calibri" w:cs="Calibri"/>
                </w:rPr>
                <w:t xml:space="preserve"> * 删除一个司机</w:t>
              </w:r>
            </w:ins>
          </w:p>
          <w:p>
            <w:pPr>
              <w:rPr>
                <w:ins w:id="1235" w:author="Administrator" w:date="2016-01-01T22:48:12Z"/>
                <w:rFonts w:hint="eastAsia" w:ascii="Calibri" w:hAnsi="Calibri" w:cs="Calibri"/>
              </w:rPr>
            </w:pPr>
            <w:ins w:id="1236" w:author="Administrator" w:date="2016-01-01T22:48:12Z">
              <w:r>
                <w:rPr>
                  <w:rFonts w:hint="eastAsia" w:ascii="Calibri" w:hAnsi="Calibri" w:cs="Calibri"/>
                </w:rPr>
                <w:tab/>
              </w:r>
            </w:ins>
            <w:ins w:id="1237" w:author="Administrator" w:date="2016-01-01T22:48:12Z">
              <w:r>
                <w:rPr>
                  <w:rFonts w:hint="eastAsia" w:ascii="Calibri" w:hAnsi="Calibri" w:cs="Calibri"/>
                </w:rPr>
                <w:t xml:space="preserve"> * @param driverId</w:t>
              </w:r>
            </w:ins>
          </w:p>
          <w:p>
            <w:pPr>
              <w:rPr>
                <w:ins w:id="1238" w:author="Administrator" w:date="2016-01-01T22:48:12Z"/>
                <w:rFonts w:hint="eastAsia" w:ascii="Calibri" w:hAnsi="Calibri" w:cs="Calibri"/>
              </w:rPr>
            </w:pPr>
            <w:ins w:id="1239" w:author="Administrator" w:date="2016-01-01T22:48:12Z">
              <w:r>
                <w:rPr>
                  <w:rFonts w:hint="eastAsia" w:ascii="Calibri" w:hAnsi="Calibri" w:cs="Calibri"/>
                </w:rPr>
                <w:tab/>
              </w:r>
            </w:ins>
            <w:ins w:id="1240" w:author="Administrator" w:date="2016-01-01T22:48:12Z">
              <w:r>
                <w:rPr>
                  <w:rFonts w:hint="eastAsia" w:ascii="Calibri" w:hAnsi="Calibri" w:cs="Calibri"/>
                </w:rPr>
                <w:t xml:space="preserve"> */</w:t>
              </w:r>
            </w:ins>
          </w:p>
          <w:p>
            <w:pPr>
              <w:rPr>
                <w:ins w:id="1241" w:author="Administrator" w:date="2016-01-01T22:48:12Z"/>
                <w:rFonts w:hint="eastAsia" w:ascii="Calibri" w:hAnsi="Calibri" w:cs="Calibri"/>
              </w:rPr>
            </w:pPr>
            <w:ins w:id="1242" w:author="Administrator" w:date="2016-01-01T22:48:12Z">
              <w:r>
                <w:rPr>
                  <w:rFonts w:hint="eastAsia" w:ascii="Calibri" w:hAnsi="Calibri" w:cs="Calibri"/>
                </w:rPr>
                <w:tab/>
              </w:r>
            </w:ins>
            <w:ins w:id="1243" w:author="Administrator" w:date="2016-01-01T22:48:12Z">
              <w:r>
                <w:rPr>
                  <w:rFonts w:hint="eastAsia" w:ascii="Calibri" w:hAnsi="Calibri" w:cs="Calibri"/>
                </w:rPr>
                <w:t>public void deleteDriverInfo(String driverId);</w:t>
              </w:r>
            </w:ins>
          </w:p>
          <w:p>
            <w:pPr>
              <w:rPr>
                <w:ins w:id="1244" w:author="Administrator" w:date="2016-01-01T22:48:12Z"/>
                <w:rFonts w:hint="eastAsia" w:ascii="Calibri" w:hAnsi="Calibri" w:cs="Calibri"/>
              </w:rPr>
            </w:pPr>
            <w:ins w:id="1245" w:author="Administrator" w:date="2016-01-01T22:48:12Z">
              <w:r>
                <w:rPr>
                  <w:rFonts w:hint="eastAsia" w:ascii="Calibri" w:hAnsi="Calibri" w:cs="Calibri"/>
                </w:rPr>
                <w:tab/>
              </w:r>
            </w:ins>
          </w:p>
          <w:p>
            <w:pPr>
              <w:rPr>
                <w:ins w:id="1246" w:author="Administrator" w:date="2016-01-01T22:48:12Z"/>
                <w:rFonts w:hint="eastAsia" w:ascii="Calibri" w:hAnsi="Calibri" w:cs="Calibri"/>
              </w:rPr>
            </w:pPr>
            <w:ins w:id="1247" w:author="Administrator" w:date="2016-01-01T22:48:12Z">
              <w:r>
                <w:rPr>
                  <w:rFonts w:hint="eastAsia" w:ascii="Calibri" w:hAnsi="Calibri" w:cs="Calibri"/>
                </w:rPr>
                <w:tab/>
              </w:r>
            </w:ins>
            <w:ins w:id="1248" w:author="Administrator" w:date="2016-01-01T22:48:12Z">
              <w:r>
                <w:rPr>
                  <w:rFonts w:hint="eastAsia" w:ascii="Calibri" w:hAnsi="Calibri" w:cs="Calibri"/>
                </w:rPr>
                <w:t>/**</w:t>
              </w:r>
            </w:ins>
          </w:p>
          <w:p>
            <w:pPr>
              <w:rPr>
                <w:ins w:id="1249" w:author="Administrator" w:date="2016-01-01T22:48:12Z"/>
                <w:rFonts w:hint="eastAsia" w:ascii="Calibri" w:hAnsi="Calibri" w:cs="Calibri"/>
              </w:rPr>
            </w:pPr>
            <w:ins w:id="1250" w:author="Administrator" w:date="2016-01-01T22:48:12Z">
              <w:r>
                <w:rPr>
                  <w:rFonts w:hint="eastAsia" w:ascii="Calibri" w:hAnsi="Calibri" w:cs="Calibri"/>
                </w:rPr>
                <w:tab/>
              </w:r>
            </w:ins>
            <w:ins w:id="1251" w:author="Administrator" w:date="2016-01-01T22:48:12Z">
              <w:r>
                <w:rPr>
                  <w:rFonts w:hint="eastAsia" w:ascii="Calibri" w:hAnsi="Calibri" w:cs="Calibri"/>
                </w:rPr>
                <w:t xml:space="preserve"> * 修改司机信息</w:t>
              </w:r>
            </w:ins>
          </w:p>
          <w:p>
            <w:pPr>
              <w:rPr>
                <w:ins w:id="1252" w:author="Administrator" w:date="2016-01-01T22:48:12Z"/>
                <w:rFonts w:hint="eastAsia" w:ascii="Calibri" w:hAnsi="Calibri" w:cs="Calibri"/>
              </w:rPr>
            </w:pPr>
            <w:ins w:id="1253" w:author="Administrator" w:date="2016-01-01T22:48:12Z">
              <w:r>
                <w:rPr>
                  <w:rFonts w:hint="eastAsia" w:ascii="Calibri" w:hAnsi="Calibri" w:cs="Calibri"/>
                </w:rPr>
                <w:tab/>
              </w:r>
            </w:ins>
            <w:ins w:id="1254" w:author="Administrator" w:date="2016-01-01T22:48:12Z">
              <w:r>
                <w:rPr>
                  <w:rFonts w:hint="eastAsia" w:ascii="Calibri" w:hAnsi="Calibri" w:cs="Calibri"/>
                </w:rPr>
                <w:t xml:space="preserve"> * @param driverId</w:t>
              </w:r>
            </w:ins>
          </w:p>
          <w:p>
            <w:pPr>
              <w:rPr>
                <w:ins w:id="1255" w:author="Administrator" w:date="2016-01-01T22:48:12Z"/>
                <w:rFonts w:hint="eastAsia" w:ascii="Calibri" w:hAnsi="Calibri" w:cs="Calibri"/>
              </w:rPr>
            </w:pPr>
            <w:ins w:id="1256" w:author="Administrator" w:date="2016-01-01T22:48:12Z">
              <w:r>
                <w:rPr>
                  <w:rFonts w:hint="eastAsia" w:ascii="Calibri" w:hAnsi="Calibri" w:cs="Calibri"/>
                </w:rPr>
                <w:tab/>
              </w:r>
            </w:ins>
            <w:ins w:id="1257" w:author="Administrator" w:date="2016-01-01T22:48:12Z">
              <w:r>
                <w:rPr>
                  <w:rFonts w:hint="eastAsia" w:ascii="Calibri" w:hAnsi="Calibri" w:cs="Calibri"/>
                </w:rPr>
                <w:t xml:space="preserve"> * @param dvo</w:t>
              </w:r>
            </w:ins>
          </w:p>
          <w:p>
            <w:pPr>
              <w:rPr>
                <w:ins w:id="1258" w:author="Administrator" w:date="2016-01-01T22:48:12Z"/>
                <w:rFonts w:hint="eastAsia" w:ascii="Calibri" w:hAnsi="Calibri" w:cs="Calibri"/>
              </w:rPr>
            </w:pPr>
            <w:ins w:id="1259" w:author="Administrator" w:date="2016-01-01T22:48:12Z">
              <w:r>
                <w:rPr>
                  <w:rFonts w:hint="eastAsia" w:ascii="Calibri" w:hAnsi="Calibri" w:cs="Calibri"/>
                </w:rPr>
                <w:tab/>
              </w:r>
            </w:ins>
            <w:ins w:id="1260" w:author="Administrator" w:date="2016-01-01T22:48:12Z">
              <w:r>
                <w:rPr>
                  <w:rFonts w:hint="eastAsia" w:ascii="Calibri" w:hAnsi="Calibri" w:cs="Calibri"/>
                </w:rPr>
                <w:t xml:space="preserve"> */</w:t>
              </w:r>
            </w:ins>
          </w:p>
          <w:p>
            <w:pPr>
              <w:rPr>
                <w:ins w:id="1261" w:author="Administrator" w:date="2016-01-01T22:48:12Z"/>
                <w:rFonts w:hint="eastAsia" w:ascii="Calibri" w:hAnsi="Calibri" w:cs="Calibri"/>
              </w:rPr>
            </w:pPr>
            <w:ins w:id="1262" w:author="Administrator" w:date="2016-01-01T22:48:12Z">
              <w:r>
                <w:rPr>
                  <w:rFonts w:hint="eastAsia" w:ascii="Calibri" w:hAnsi="Calibri" w:cs="Calibri"/>
                </w:rPr>
                <w:tab/>
              </w:r>
            </w:ins>
            <w:ins w:id="1263" w:author="Administrator" w:date="2016-01-01T22:48:12Z">
              <w:r>
                <w:rPr>
                  <w:rFonts w:hint="eastAsia" w:ascii="Calibri" w:hAnsi="Calibri" w:cs="Calibri"/>
                </w:rPr>
                <w:t>public void changeDriverInfo(String driverId,DriverInfoVO dvo);</w:t>
              </w:r>
            </w:ins>
          </w:p>
          <w:p>
            <w:pPr>
              <w:rPr>
                <w:ins w:id="1264" w:author="Administrator" w:date="2016-01-01T22:48:12Z"/>
                <w:rFonts w:hint="eastAsia" w:ascii="Calibri" w:hAnsi="Calibri" w:cs="Calibri"/>
              </w:rPr>
            </w:pPr>
            <w:ins w:id="1265" w:author="Administrator" w:date="2016-01-01T22:48:12Z">
              <w:r>
                <w:rPr>
                  <w:rFonts w:hint="eastAsia" w:ascii="Calibri" w:hAnsi="Calibri" w:cs="Calibri"/>
                </w:rPr>
                <w:tab/>
              </w:r>
            </w:ins>
          </w:p>
          <w:p>
            <w:pPr>
              <w:rPr>
                <w:ins w:id="1266" w:author="Administrator" w:date="2016-01-01T22:48:12Z"/>
                <w:rFonts w:hint="eastAsia" w:ascii="Calibri" w:hAnsi="Calibri" w:cs="Calibri"/>
              </w:rPr>
            </w:pPr>
            <w:ins w:id="1267" w:author="Administrator" w:date="2016-01-01T22:48:12Z">
              <w:r>
                <w:rPr>
                  <w:rFonts w:hint="eastAsia" w:ascii="Calibri" w:hAnsi="Calibri" w:cs="Calibri"/>
                </w:rPr>
                <w:tab/>
              </w:r>
            </w:ins>
            <w:ins w:id="1268" w:author="Administrator" w:date="2016-01-01T22:48:12Z">
              <w:r>
                <w:rPr>
                  <w:rFonts w:hint="eastAsia" w:ascii="Calibri" w:hAnsi="Calibri" w:cs="Calibri"/>
                </w:rPr>
                <w:t>/**</w:t>
              </w:r>
            </w:ins>
          </w:p>
          <w:p>
            <w:pPr>
              <w:rPr>
                <w:ins w:id="1269" w:author="Administrator" w:date="2016-01-01T22:48:12Z"/>
                <w:rFonts w:hint="eastAsia" w:ascii="Calibri" w:hAnsi="Calibri" w:cs="Calibri"/>
              </w:rPr>
            </w:pPr>
            <w:ins w:id="1270" w:author="Administrator" w:date="2016-01-01T22:48:12Z">
              <w:r>
                <w:rPr>
                  <w:rFonts w:hint="eastAsia" w:ascii="Calibri" w:hAnsi="Calibri" w:cs="Calibri"/>
                </w:rPr>
                <w:tab/>
              </w:r>
            </w:ins>
            <w:ins w:id="1271" w:author="Administrator" w:date="2016-01-01T22:48:12Z">
              <w:r>
                <w:rPr>
                  <w:rFonts w:hint="eastAsia" w:ascii="Calibri" w:hAnsi="Calibri" w:cs="Calibri"/>
                </w:rPr>
                <w:t xml:space="preserve"> * 供接口，提供司机信息初始化</w:t>
              </w:r>
            </w:ins>
          </w:p>
          <w:p>
            <w:pPr>
              <w:rPr>
                <w:ins w:id="1272" w:author="Administrator" w:date="2016-01-01T22:48:12Z"/>
                <w:rFonts w:hint="eastAsia" w:ascii="Calibri" w:hAnsi="Calibri" w:cs="Calibri"/>
              </w:rPr>
            </w:pPr>
            <w:ins w:id="1273" w:author="Administrator" w:date="2016-01-01T22:48:12Z">
              <w:r>
                <w:rPr>
                  <w:rFonts w:hint="eastAsia" w:ascii="Calibri" w:hAnsi="Calibri" w:cs="Calibri"/>
                </w:rPr>
                <w:tab/>
              </w:r>
            </w:ins>
            <w:ins w:id="1274" w:author="Administrator" w:date="2016-01-01T22:48:12Z">
              <w:r>
                <w:rPr>
                  <w:rFonts w:hint="eastAsia" w:ascii="Calibri" w:hAnsi="Calibri" w:cs="Calibri"/>
                </w:rPr>
                <w:t xml:space="preserve"> * @param dvolist</w:t>
              </w:r>
            </w:ins>
          </w:p>
          <w:p>
            <w:pPr>
              <w:rPr>
                <w:ins w:id="1275" w:author="Administrator" w:date="2016-01-01T22:48:12Z"/>
                <w:rFonts w:hint="eastAsia" w:ascii="Calibri" w:hAnsi="Calibri" w:cs="Calibri"/>
              </w:rPr>
            </w:pPr>
            <w:ins w:id="1276" w:author="Administrator" w:date="2016-01-01T22:48:12Z">
              <w:r>
                <w:rPr>
                  <w:rFonts w:hint="eastAsia" w:ascii="Calibri" w:hAnsi="Calibri" w:cs="Calibri"/>
                </w:rPr>
                <w:tab/>
              </w:r>
            </w:ins>
            <w:ins w:id="1277" w:author="Administrator" w:date="2016-01-01T22:48:12Z">
              <w:r>
                <w:rPr>
                  <w:rFonts w:hint="eastAsia" w:ascii="Calibri" w:hAnsi="Calibri" w:cs="Calibri"/>
                </w:rPr>
                <w:t xml:space="preserve"> */</w:t>
              </w:r>
            </w:ins>
          </w:p>
          <w:p>
            <w:pPr>
              <w:rPr>
                <w:ins w:id="1278" w:author="Administrator" w:date="2016-01-01T22:48:12Z"/>
                <w:rFonts w:hint="eastAsia" w:ascii="Calibri" w:hAnsi="Calibri" w:cs="Calibri"/>
              </w:rPr>
            </w:pPr>
            <w:ins w:id="1279" w:author="Administrator" w:date="2016-01-01T22:48:12Z">
              <w:r>
                <w:rPr>
                  <w:rFonts w:hint="eastAsia" w:ascii="Calibri" w:hAnsi="Calibri" w:cs="Calibri"/>
                </w:rPr>
                <w:tab/>
              </w:r>
            </w:ins>
            <w:ins w:id="1280" w:author="Administrator" w:date="2016-01-01T22:48:12Z">
              <w:r>
                <w:rPr>
                  <w:rFonts w:hint="eastAsia" w:ascii="Calibri" w:hAnsi="Calibri" w:cs="Calibri"/>
                </w:rPr>
                <w:t>public void initDriver(ArrayList&lt;DriverInfoVO&gt; dvolist);</w:t>
              </w:r>
            </w:ins>
          </w:p>
          <w:p>
            <w:pPr>
              <w:rPr>
                <w:ins w:id="1281" w:author="Administrator" w:date="2016-01-01T22:48:12Z"/>
                <w:rFonts w:hint="eastAsia" w:ascii="Calibri" w:hAnsi="Calibri" w:cs="Calibri"/>
              </w:rPr>
            </w:pPr>
            <w:ins w:id="1282" w:author="Administrator" w:date="2016-01-01T22:48:12Z">
              <w:r>
                <w:rPr>
                  <w:rFonts w:hint="eastAsia" w:ascii="Calibri" w:hAnsi="Calibri" w:cs="Calibri"/>
                </w:rPr>
                <w:t>/**</w:t>
              </w:r>
            </w:ins>
          </w:p>
          <w:p>
            <w:pPr>
              <w:rPr>
                <w:ins w:id="1283" w:author="Administrator" w:date="2016-01-01T22:48:12Z"/>
                <w:rFonts w:hint="eastAsia" w:ascii="Calibri" w:hAnsi="Calibri" w:cs="Calibri"/>
              </w:rPr>
            </w:pPr>
            <w:ins w:id="1284" w:author="Administrator" w:date="2016-01-01T22:48:12Z">
              <w:r>
                <w:rPr>
                  <w:rFonts w:hint="eastAsia" w:ascii="Calibri" w:hAnsi="Calibri" w:cs="Calibri"/>
                </w:rPr>
                <w:tab/>
              </w:r>
            </w:ins>
            <w:ins w:id="1285" w:author="Administrator" w:date="2016-01-01T22:48:12Z">
              <w:r>
                <w:rPr>
                  <w:rFonts w:hint="eastAsia" w:ascii="Calibri" w:hAnsi="Calibri" w:cs="Calibri"/>
                </w:rPr>
                <w:t xml:space="preserve"> * 非用户信息查询界面得到某个车辆信息</w:t>
              </w:r>
            </w:ins>
          </w:p>
          <w:p>
            <w:pPr>
              <w:rPr>
                <w:ins w:id="1286" w:author="Administrator" w:date="2016-01-01T22:48:12Z"/>
                <w:rFonts w:hint="eastAsia" w:ascii="Calibri" w:hAnsi="Calibri" w:cs="Calibri"/>
              </w:rPr>
            </w:pPr>
            <w:ins w:id="1287" w:author="Administrator" w:date="2016-01-01T22:48:12Z">
              <w:r>
                <w:rPr>
                  <w:rFonts w:hint="eastAsia" w:ascii="Calibri" w:hAnsi="Calibri" w:cs="Calibri"/>
                </w:rPr>
                <w:tab/>
              </w:r>
            </w:ins>
            <w:ins w:id="1288" w:author="Administrator" w:date="2016-01-01T22:48:12Z">
              <w:r>
                <w:rPr>
                  <w:rFonts w:hint="eastAsia" w:ascii="Calibri" w:hAnsi="Calibri" w:cs="Calibri"/>
                </w:rPr>
                <w:t xml:space="preserve"> * @param truckId</w:t>
              </w:r>
            </w:ins>
          </w:p>
          <w:p>
            <w:pPr>
              <w:rPr>
                <w:ins w:id="1289" w:author="Administrator" w:date="2016-01-01T22:48:12Z"/>
                <w:rFonts w:hint="eastAsia" w:ascii="Calibri" w:hAnsi="Calibri" w:cs="Calibri"/>
              </w:rPr>
            </w:pPr>
            <w:ins w:id="1290" w:author="Administrator" w:date="2016-01-01T22:48:12Z">
              <w:r>
                <w:rPr>
                  <w:rFonts w:hint="eastAsia" w:ascii="Calibri" w:hAnsi="Calibri" w:cs="Calibri"/>
                </w:rPr>
                <w:tab/>
              </w:r>
            </w:ins>
            <w:ins w:id="1291" w:author="Administrator" w:date="2016-01-01T22:48:12Z">
              <w:r>
                <w:rPr>
                  <w:rFonts w:hint="eastAsia" w:ascii="Calibri" w:hAnsi="Calibri" w:cs="Calibri"/>
                </w:rPr>
                <w:t xml:space="preserve"> */</w:t>
              </w:r>
            </w:ins>
          </w:p>
          <w:p>
            <w:pPr>
              <w:rPr>
                <w:ins w:id="1292" w:author="Administrator" w:date="2016-01-01T22:48:12Z"/>
                <w:rFonts w:hint="eastAsia" w:ascii="Calibri" w:hAnsi="Calibri" w:cs="Calibri"/>
              </w:rPr>
            </w:pPr>
            <w:ins w:id="1293" w:author="Administrator" w:date="2016-01-01T22:48:12Z">
              <w:r>
                <w:rPr>
                  <w:rFonts w:hint="eastAsia" w:ascii="Calibri" w:hAnsi="Calibri" w:cs="Calibri"/>
                </w:rPr>
                <w:tab/>
              </w:r>
            </w:ins>
            <w:ins w:id="1294" w:author="Administrator" w:date="2016-01-01T22:48:12Z">
              <w:r>
                <w:rPr>
                  <w:rFonts w:hint="eastAsia" w:ascii="Calibri" w:hAnsi="Calibri" w:cs="Calibri"/>
                </w:rPr>
                <w:t>public TruckInfoVO getTruckInfo(String truckId);</w:t>
              </w:r>
            </w:ins>
          </w:p>
          <w:p>
            <w:pPr>
              <w:rPr>
                <w:ins w:id="1295" w:author="Administrator" w:date="2016-01-01T22:48:12Z"/>
                <w:rFonts w:hint="eastAsia" w:ascii="Calibri" w:hAnsi="Calibri" w:cs="Calibri"/>
              </w:rPr>
            </w:pPr>
            <w:ins w:id="1296" w:author="Administrator" w:date="2016-01-01T22:48:12Z">
              <w:r>
                <w:rPr>
                  <w:rFonts w:hint="eastAsia" w:ascii="Calibri" w:hAnsi="Calibri" w:cs="Calibri"/>
                </w:rPr>
                <w:tab/>
              </w:r>
            </w:ins>
          </w:p>
          <w:p>
            <w:pPr>
              <w:rPr>
                <w:ins w:id="1297" w:author="Administrator" w:date="2016-01-01T22:48:12Z"/>
                <w:rFonts w:hint="eastAsia" w:ascii="Calibri" w:hAnsi="Calibri" w:cs="Calibri"/>
              </w:rPr>
            </w:pPr>
            <w:ins w:id="1298" w:author="Administrator" w:date="2016-01-01T22:48:12Z">
              <w:r>
                <w:rPr>
                  <w:rFonts w:hint="eastAsia" w:ascii="Calibri" w:hAnsi="Calibri" w:cs="Calibri"/>
                </w:rPr>
                <w:tab/>
              </w:r>
            </w:ins>
            <w:ins w:id="1299" w:author="Administrator" w:date="2016-01-01T22:48:12Z">
              <w:r>
                <w:rPr>
                  <w:rFonts w:hint="eastAsia" w:ascii="Calibri" w:hAnsi="Calibri" w:cs="Calibri"/>
                </w:rPr>
                <w:t>/**</w:t>
              </w:r>
            </w:ins>
          </w:p>
          <w:p>
            <w:pPr>
              <w:rPr>
                <w:ins w:id="1300" w:author="Administrator" w:date="2016-01-01T22:48:12Z"/>
                <w:rFonts w:hint="eastAsia" w:ascii="Calibri" w:hAnsi="Calibri" w:cs="Calibri"/>
              </w:rPr>
            </w:pPr>
            <w:ins w:id="1301" w:author="Administrator" w:date="2016-01-01T22:48:12Z">
              <w:r>
                <w:rPr>
                  <w:rFonts w:hint="eastAsia" w:ascii="Calibri" w:hAnsi="Calibri" w:cs="Calibri"/>
                </w:rPr>
                <w:tab/>
              </w:r>
            </w:ins>
            <w:ins w:id="1302" w:author="Administrator" w:date="2016-01-01T22:48:12Z">
              <w:r>
                <w:rPr>
                  <w:rFonts w:hint="eastAsia" w:ascii="Calibri" w:hAnsi="Calibri" w:cs="Calibri"/>
                </w:rPr>
                <w:t xml:space="preserve"> * 非用户信息查询界面得到某营业厅所有车辆信息</w:t>
              </w:r>
            </w:ins>
          </w:p>
          <w:p>
            <w:pPr>
              <w:rPr>
                <w:ins w:id="1303" w:author="Administrator" w:date="2016-01-01T22:48:12Z"/>
                <w:rFonts w:hint="eastAsia" w:ascii="Calibri" w:hAnsi="Calibri" w:cs="Calibri"/>
              </w:rPr>
            </w:pPr>
            <w:ins w:id="1304" w:author="Administrator" w:date="2016-01-01T22:48:12Z">
              <w:r>
                <w:rPr>
                  <w:rFonts w:hint="eastAsia" w:ascii="Calibri" w:hAnsi="Calibri" w:cs="Calibri"/>
                </w:rPr>
                <w:tab/>
              </w:r>
            </w:ins>
            <w:ins w:id="1305" w:author="Administrator" w:date="2016-01-01T22:48:12Z">
              <w:r>
                <w:rPr>
                  <w:rFonts w:hint="eastAsia" w:ascii="Calibri" w:hAnsi="Calibri" w:cs="Calibri"/>
                </w:rPr>
                <w:t xml:space="preserve"> * @param id</w:t>
              </w:r>
            </w:ins>
          </w:p>
          <w:p>
            <w:pPr>
              <w:rPr>
                <w:ins w:id="1306" w:author="Administrator" w:date="2016-01-01T22:48:12Z"/>
                <w:rFonts w:hint="eastAsia" w:ascii="Calibri" w:hAnsi="Calibri" w:cs="Calibri"/>
              </w:rPr>
            </w:pPr>
            <w:ins w:id="1307" w:author="Administrator" w:date="2016-01-01T22:48:12Z">
              <w:r>
                <w:rPr>
                  <w:rFonts w:hint="eastAsia" w:ascii="Calibri" w:hAnsi="Calibri" w:cs="Calibri"/>
                </w:rPr>
                <w:tab/>
              </w:r>
            </w:ins>
            <w:ins w:id="1308" w:author="Administrator" w:date="2016-01-01T22:48:12Z">
              <w:r>
                <w:rPr>
                  <w:rFonts w:hint="eastAsia" w:ascii="Calibri" w:hAnsi="Calibri" w:cs="Calibri"/>
                </w:rPr>
                <w:t xml:space="preserve"> * @return</w:t>
              </w:r>
            </w:ins>
          </w:p>
          <w:p>
            <w:pPr>
              <w:rPr>
                <w:ins w:id="1309" w:author="Administrator" w:date="2016-01-01T22:48:12Z"/>
                <w:rFonts w:hint="eastAsia" w:ascii="Calibri" w:hAnsi="Calibri" w:cs="Calibri"/>
              </w:rPr>
            </w:pPr>
            <w:ins w:id="1310" w:author="Administrator" w:date="2016-01-01T22:48:12Z">
              <w:r>
                <w:rPr>
                  <w:rFonts w:hint="eastAsia" w:ascii="Calibri" w:hAnsi="Calibri" w:cs="Calibri"/>
                </w:rPr>
                <w:tab/>
              </w:r>
            </w:ins>
            <w:ins w:id="1311" w:author="Administrator" w:date="2016-01-01T22:48:12Z">
              <w:r>
                <w:rPr>
                  <w:rFonts w:hint="eastAsia" w:ascii="Calibri" w:hAnsi="Calibri" w:cs="Calibri"/>
                </w:rPr>
                <w:t xml:space="preserve"> */</w:t>
              </w:r>
            </w:ins>
          </w:p>
          <w:p>
            <w:pPr>
              <w:rPr>
                <w:ins w:id="1312" w:author="Administrator" w:date="2016-01-01T22:48:12Z"/>
                <w:rFonts w:hint="eastAsia" w:ascii="Calibri" w:hAnsi="Calibri" w:cs="Calibri"/>
              </w:rPr>
            </w:pPr>
            <w:ins w:id="1313" w:author="Administrator" w:date="2016-01-01T22:48:12Z">
              <w:r>
                <w:rPr>
                  <w:rFonts w:hint="eastAsia" w:ascii="Calibri" w:hAnsi="Calibri" w:cs="Calibri"/>
                </w:rPr>
                <w:tab/>
              </w:r>
            </w:ins>
            <w:ins w:id="1314" w:author="Administrator" w:date="2016-01-01T22:48:12Z">
              <w:r>
                <w:rPr>
                  <w:rFonts w:hint="eastAsia" w:ascii="Calibri" w:hAnsi="Calibri" w:cs="Calibri"/>
                </w:rPr>
                <w:t>public ArrayList&lt;TruckInfoVO&gt; getTruckByBusinesshall(String id);</w:t>
              </w:r>
            </w:ins>
          </w:p>
          <w:p>
            <w:pPr>
              <w:rPr>
                <w:ins w:id="1315" w:author="Administrator" w:date="2016-01-01T22:48:12Z"/>
                <w:rFonts w:hint="eastAsia" w:ascii="Calibri" w:hAnsi="Calibri" w:cs="Calibri"/>
              </w:rPr>
            </w:pPr>
            <w:ins w:id="1316" w:author="Administrator" w:date="2016-01-01T22:48:12Z">
              <w:r>
                <w:rPr>
                  <w:rFonts w:hint="eastAsia" w:ascii="Calibri" w:hAnsi="Calibri" w:cs="Calibri"/>
                </w:rPr>
                <w:tab/>
              </w:r>
            </w:ins>
          </w:p>
          <w:p>
            <w:pPr>
              <w:rPr>
                <w:ins w:id="1317" w:author="Administrator" w:date="2016-01-01T22:48:12Z"/>
                <w:rFonts w:hint="eastAsia" w:ascii="Calibri" w:hAnsi="Calibri" w:cs="Calibri"/>
              </w:rPr>
            </w:pPr>
            <w:ins w:id="1318" w:author="Administrator" w:date="2016-01-01T22:48:12Z">
              <w:r>
                <w:rPr>
                  <w:rFonts w:hint="eastAsia" w:ascii="Calibri" w:hAnsi="Calibri" w:cs="Calibri"/>
                </w:rPr>
                <w:tab/>
              </w:r>
            </w:ins>
            <w:ins w:id="1319" w:author="Administrator" w:date="2016-01-01T22:48:12Z">
              <w:r>
                <w:rPr>
                  <w:rFonts w:hint="eastAsia" w:ascii="Calibri" w:hAnsi="Calibri" w:cs="Calibri"/>
                </w:rPr>
                <w:t>/**</w:t>
              </w:r>
            </w:ins>
          </w:p>
          <w:p>
            <w:pPr>
              <w:rPr>
                <w:ins w:id="1320" w:author="Administrator" w:date="2016-01-01T22:48:12Z"/>
                <w:rFonts w:hint="eastAsia" w:ascii="Calibri" w:hAnsi="Calibri" w:cs="Calibri"/>
              </w:rPr>
            </w:pPr>
            <w:ins w:id="1321" w:author="Administrator" w:date="2016-01-01T22:48:12Z">
              <w:r>
                <w:rPr>
                  <w:rFonts w:hint="eastAsia" w:ascii="Calibri" w:hAnsi="Calibri" w:cs="Calibri"/>
                </w:rPr>
                <w:tab/>
              </w:r>
            </w:ins>
            <w:ins w:id="1322" w:author="Administrator" w:date="2016-01-01T22:48:12Z">
              <w:r>
                <w:rPr>
                  <w:rFonts w:hint="eastAsia" w:ascii="Calibri" w:hAnsi="Calibri" w:cs="Calibri"/>
                </w:rPr>
                <w:t xml:space="preserve"> * 非用户信息查询界面得到所有车辆信息</w:t>
              </w:r>
            </w:ins>
          </w:p>
          <w:p>
            <w:pPr>
              <w:rPr>
                <w:ins w:id="1323" w:author="Administrator" w:date="2016-01-01T22:48:12Z"/>
                <w:rFonts w:hint="eastAsia" w:ascii="Calibri" w:hAnsi="Calibri" w:cs="Calibri"/>
              </w:rPr>
            </w:pPr>
            <w:ins w:id="1324" w:author="Administrator" w:date="2016-01-01T22:48:12Z">
              <w:r>
                <w:rPr>
                  <w:rFonts w:hint="eastAsia" w:ascii="Calibri" w:hAnsi="Calibri" w:cs="Calibri"/>
                </w:rPr>
                <w:tab/>
              </w:r>
            </w:ins>
            <w:ins w:id="1325" w:author="Administrator" w:date="2016-01-01T22:48:12Z">
              <w:r>
                <w:rPr>
                  <w:rFonts w:hint="eastAsia" w:ascii="Calibri" w:hAnsi="Calibri" w:cs="Calibri"/>
                </w:rPr>
                <w:t xml:space="preserve"> * @return</w:t>
              </w:r>
            </w:ins>
          </w:p>
          <w:p>
            <w:pPr>
              <w:rPr>
                <w:ins w:id="1326" w:author="Administrator" w:date="2016-01-01T22:48:12Z"/>
                <w:rFonts w:hint="eastAsia" w:ascii="Calibri" w:hAnsi="Calibri" w:cs="Calibri"/>
              </w:rPr>
            </w:pPr>
            <w:ins w:id="1327" w:author="Administrator" w:date="2016-01-01T22:48:12Z">
              <w:r>
                <w:rPr>
                  <w:rFonts w:hint="eastAsia" w:ascii="Calibri" w:hAnsi="Calibri" w:cs="Calibri"/>
                </w:rPr>
                <w:tab/>
              </w:r>
            </w:ins>
            <w:ins w:id="1328" w:author="Administrator" w:date="2016-01-01T22:48:12Z">
              <w:r>
                <w:rPr>
                  <w:rFonts w:hint="eastAsia" w:ascii="Calibri" w:hAnsi="Calibri" w:cs="Calibri"/>
                </w:rPr>
                <w:t xml:space="preserve"> */</w:t>
              </w:r>
            </w:ins>
          </w:p>
          <w:p>
            <w:pPr>
              <w:rPr>
                <w:ins w:id="1329" w:author="Administrator" w:date="2016-01-01T22:48:12Z"/>
                <w:rFonts w:hint="eastAsia" w:ascii="Calibri" w:hAnsi="Calibri" w:cs="Calibri"/>
              </w:rPr>
            </w:pPr>
            <w:ins w:id="1330" w:author="Administrator" w:date="2016-01-01T22:48:12Z">
              <w:r>
                <w:rPr>
                  <w:rFonts w:hint="eastAsia" w:ascii="Calibri" w:hAnsi="Calibri" w:cs="Calibri"/>
                </w:rPr>
                <w:tab/>
              </w:r>
            </w:ins>
            <w:ins w:id="1331" w:author="Administrator" w:date="2016-01-01T22:48:12Z">
              <w:r>
                <w:rPr>
                  <w:rFonts w:hint="eastAsia" w:ascii="Calibri" w:hAnsi="Calibri" w:cs="Calibri"/>
                </w:rPr>
                <w:t>public ArrayList&lt;TruckInfoVO&gt; getAllTruckInfo();</w:t>
              </w:r>
            </w:ins>
          </w:p>
          <w:p>
            <w:pPr>
              <w:rPr>
                <w:ins w:id="1332" w:author="Administrator" w:date="2016-01-01T22:48:12Z"/>
                <w:rFonts w:hint="eastAsia" w:ascii="Calibri" w:hAnsi="Calibri" w:cs="Calibri"/>
              </w:rPr>
            </w:pPr>
            <w:ins w:id="1333" w:author="Administrator" w:date="2016-01-01T22:48:12Z">
              <w:r>
                <w:rPr>
                  <w:rFonts w:hint="eastAsia" w:ascii="Calibri" w:hAnsi="Calibri" w:cs="Calibri"/>
                </w:rPr>
                <w:tab/>
              </w:r>
            </w:ins>
          </w:p>
          <w:p>
            <w:pPr>
              <w:rPr>
                <w:ins w:id="1334" w:author="Administrator" w:date="2016-01-01T22:48:12Z"/>
                <w:rFonts w:hint="eastAsia" w:ascii="Calibri" w:hAnsi="Calibri" w:cs="Calibri"/>
              </w:rPr>
            </w:pPr>
            <w:ins w:id="1335" w:author="Administrator" w:date="2016-01-01T22:48:12Z">
              <w:r>
                <w:rPr>
                  <w:rFonts w:hint="eastAsia" w:ascii="Calibri" w:hAnsi="Calibri" w:cs="Calibri"/>
                </w:rPr>
                <w:tab/>
              </w:r>
            </w:ins>
            <w:ins w:id="1336" w:author="Administrator" w:date="2016-01-01T22:48:12Z">
              <w:r>
                <w:rPr>
                  <w:rFonts w:hint="eastAsia" w:ascii="Calibri" w:hAnsi="Calibri" w:cs="Calibri"/>
                </w:rPr>
                <w:t>/**</w:t>
              </w:r>
            </w:ins>
          </w:p>
          <w:p>
            <w:pPr>
              <w:rPr>
                <w:ins w:id="1337" w:author="Administrator" w:date="2016-01-01T22:48:12Z"/>
                <w:rFonts w:hint="eastAsia" w:ascii="Calibri" w:hAnsi="Calibri" w:cs="Calibri"/>
              </w:rPr>
            </w:pPr>
            <w:ins w:id="1338" w:author="Administrator" w:date="2016-01-01T22:48:12Z">
              <w:r>
                <w:rPr>
                  <w:rFonts w:hint="eastAsia" w:ascii="Calibri" w:hAnsi="Calibri" w:cs="Calibri"/>
                </w:rPr>
                <w:tab/>
              </w:r>
            </w:ins>
            <w:ins w:id="1339" w:author="Administrator" w:date="2016-01-01T22:48:12Z">
              <w:r>
                <w:rPr>
                  <w:rFonts w:hint="eastAsia" w:ascii="Calibri" w:hAnsi="Calibri" w:cs="Calibri"/>
                </w:rPr>
                <w:t xml:space="preserve"> * 增加一个车辆</w:t>
              </w:r>
            </w:ins>
          </w:p>
          <w:p>
            <w:pPr>
              <w:rPr>
                <w:ins w:id="1340" w:author="Administrator" w:date="2016-01-01T22:48:12Z"/>
                <w:rFonts w:hint="eastAsia" w:ascii="Calibri" w:hAnsi="Calibri" w:cs="Calibri"/>
              </w:rPr>
            </w:pPr>
            <w:ins w:id="1341" w:author="Administrator" w:date="2016-01-01T22:48:12Z">
              <w:r>
                <w:rPr>
                  <w:rFonts w:hint="eastAsia" w:ascii="Calibri" w:hAnsi="Calibri" w:cs="Calibri"/>
                </w:rPr>
                <w:tab/>
              </w:r>
            </w:ins>
            <w:ins w:id="1342" w:author="Administrator" w:date="2016-01-01T22:48:12Z">
              <w:r>
                <w:rPr>
                  <w:rFonts w:hint="eastAsia" w:ascii="Calibri" w:hAnsi="Calibri" w:cs="Calibri"/>
                </w:rPr>
                <w:t xml:space="preserve"> * @param truck</w:t>
              </w:r>
            </w:ins>
          </w:p>
          <w:p>
            <w:pPr>
              <w:rPr>
                <w:ins w:id="1343" w:author="Administrator" w:date="2016-01-01T22:48:12Z"/>
                <w:rFonts w:hint="eastAsia" w:ascii="Calibri" w:hAnsi="Calibri" w:cs="Calibri"/>
              </w:rPr>
            </w:pPr>
            <w:ins w:id="1344" w:author="Administrator" w:date="2016-01-01T22:48:12Z">
              <w:r>
                <w:rPr>
                  <w:rFonts w:hint="eastAsia" w:ascii="Calibri" w:hAnsi="Calibri" w:cs="Calibri"/>
                </w:rPr>
                <w:tab/>
              </w:r>
            </w:ins>
            <w:ins w:id="1345" w:author="Administrator" w:date="2016-01-01T22:48:12Z">
              <w:r>
                <w:rPr>
                  <w:rFonts w:hint="eastAsia" w:ascii="Calibri" w:hAnsi="Calibri" w:cs="Calibri"/>
                </w:rPr>
                <w:t xml:space="preserve"> */</w:t>
              </w:r>
            </w:ins>
          </w:p>
          <w:p>
            <w:pPr>
              <w:rPr>
                <w:ins w:id="1346" w:author="Administrator" w:date="2016-01-01T22:48:12Z"/>
                <w:rFonts w:hint="eastAsia" w:ascii="Calibri" w:hAnsi="Calibri" w:cs="Calibri"/>
              </w:rPr>
            </w:pPr>
            <w:ins w:id="1347" w:author="Administrator" w:date="2016-01-01T22:48:12Z">
              <w:r>
                <w:rPr>
                  <w:rFonts w:hint="eastAsia" w:ascii="Calibri" w:hAnsi="Calibri" w:cs="Calibri"/>
                </w:rPr>
                <w:tab/>
              </w:r>
            </w:ins>
            <w:ins w:id="1348" w:author="Administrator" w:date="2016-01-01T22:48:12Z">
              <w:r>
                <w:rPr>
                  <w:rFonts w:hint="eastAsia" w:ascii="Calibri" w:hAnsi="Calibri" w:cs="Calibri"/>
                </w:rPr>
                <w:t>public void addTruckInfo(TruckInfoVO truck);</w:t>
              </w:r>
            </w:ins>
          </w:p>
          <w:p>
            <w:pPr>
              <w:rPr>
                <w:ins w:id="1349" w:author="Administrator" w:date="2016-01-01T22:48:12Z"/>
                <w:rFonts w:hint="eastAsia" w:ascii="Calibri" w:hAnsi="Calibri" w:cs="Calibri"/>
              </w:rPr>
            </w:pPr>
            <w:ins w:id="1350" w:author="Administrator" w:date="2016-01-01T22:48:12Z">
              <w:r>
                <w:rPr>
                  <w:rFonts w:hint="eastAsia" w:ascii="Calibri" w:hAnsi="Calibri" w:cs="Calibri"/>
                </w:rPr>
                <w:tab/>
              </w:r>
            </w:ins>
          </w:p>
          <w:p>
            <w:pPr>
              <w:rPr>
                <w:ins w:id="1351" w:author="Administrator" w:date="2016-01-01T22:48:12Z"/>
                <w:rFonts w:hint="eastAsia" w:ascii="Calibri" w:hAnsi="Calibri" w:cs="Calibri"/>
              </w:rPr>
            </w:pPr>
            <w:ins w:id="1352" w:author="Administrator" w:date="2016-01-01T22:48:12Z">
              <w:r>
                <w:rPr>
                  <w:rFonts w:hint="eastAsia" w:ascii="Calibri" w:hAnsi="Calibri" w:cs="Calibri"/>
                </w:rPr>
                <w:tab/>
              </w:r>
            </w:ins>
            <w:ins w:id="1353" w:author="Administrator" w:date="2016-01-01T22:48:12Z">
              <w:r>
                <w:rPr>
                  <w:rFonts w:hint="eastAsia" w:ascii="Calibri" w:hAnsi="Calibri" w:cs="Calibri"/>
                </w:rPr>
                <w:t>/**</w:t>
              </w:r>
            </w:ins>
          </w:p>
          <w:p>
            <w:pPr>
              <w:rPr>
                <w:ins w:id="1354" w:author="Administrator" w:date="2016-01-01T22:48:12Z"/>
                <w:rFonts w:hint="eastAsia" w:ascii="Calibri" w:hAnsi="Calibri" w:cs="Calibri"/>
              </w:rPr>
            </w:pPr>
            <w:ins w:id="1355" w:author="Administrator" w:date="2016-01-01T22:48:12Z">
              <w:r>
                <w:rPr>
                  <w:rFonts w:hint="eastAsia" w:ascii="Calibri" w:hAnsi="Calibri" w:cs="Calibri"/>
                </w:rPr>
                <w:tab/>
              </w:r>
            </w:ins>
            <w:ins w:id="1356" w:author="Administrator" w:date="2016-01-01T22:48:12Z">
              <w:r>
                <w:rPr>
                  <w:rFonts w:hint="eastAsia" w:ascii="Calibri" w:hAnsi="Calibri" w:cs="Calibri"/>
                </w:rPr>
                <w:t xml:space="preserve"> * 删除一个车辆</w:t>
              </w:r>
            </w:ins>
          </w:p>
          <w:p>
            <w:pPr>
              <w:rPr>
                <w:ins w:id="1357" w:author="Administrator" w:date="2016-01-01T22:48:12Z"/>
                <w:rFonts w:hint="eastAsia" w:ascii="Calibri" w:hAnsi="Calibri" w:cs="Calibri"/>
              </w:rPr>
            </w:pPr>
            <w:ins w:id="1358" w:author="Administrator" w:date="2016-01-01T22:48:12Z">
              <w:r>
                <w:rPr>
                  <w:rFonts w:hint="eastAsia" w:ascii="Calibri" w:hAnsi="Calibri" w:cs="Calibri"/>
                </w:rPr>
                <w:tab/>
              </w:r>
            </w:ins>
            <w:ins w:id="1359" w:author="Administrator" w:date="2016-01-01T22:48:12Z">
              <w:r>
                <w:rPr>
                  <w:rFonts w:hint="eastAsia" w:ascii="Calibri" w:hAnsi="Calibri" w:cs="Calibri"/>
                </w:rPr>
                <w:t xml:space="preserve"> * @param truckId</w:t>
              </w:r>
            </w:ins>
          </w:p>
          <w:p>
            <w:pPr>
              <w:rPr>
                <w:ins w:id="1360" w:author="Administrator" w:date="2016-01-01T22:48:12Z"/>
                <w:rFonts w:hint="eastAsia" w:ascii="Calibri" w:hAnsi="Calibri" w:cs="Calibri"/>
              </w:rPr>
            </w:pPr>
            <w:ins w:id="1361" w:author="Administrator" w:date="2016-01-01T22:48:12Z">
              <w:r>
                <w:rPr>
                  <w:rFonts w:hint="eastAsia" w:ascii="Calibri" w:hAnsi="Calibri" w:cs="Calibri"/>
                </w:rPr>
                <w:tab/>
              </w:r>
            </w:ins>
            <w:ins w:id="1362" w:author="Administrator" w:date="2016-01-01T22:48:12Z">
              <w:r>
                <w:rPr>
                  <w:rFonts w:hint="eastAsia" w:ascii="Calibri" w:hAnsi="Calibri" w:cs="Calibri"/>
                </w:rPr>
                <w:t xml:space="preserve"> */</w:t>
              </w:r>
            </w:ins>
          </w:p>
          <w:p>
            <w:pPr>
              <w:rPr>
                <w:ins w:id="1363" w:author="Administrator" w:date="2016-01-01T22:48:12Z"/>
                <w:rFonts w:hint="eastAsia" w:ascii="Calibri" w:hAnsi="Calibri" w:cs="Calibri"/>
              </w:rPr>
            </w:pPr>
            <w:ins w:id="1364" w:author="Administrator" w:date="2016-01-01T22:48:12Z">
              <w:r>
                <w:rPr>
                  <w:rFonts w:hint="eastAsia" w:ascii="Calibri" w:hAnsi="Calibri" w:cs="Calibri"/>
                </w:rPr>
                <w:tab/>
              </w:r>
            </w:ins>
            <w:ins w:id="1365" w:author="Administrator" w:date="2016-01-01T22:48:12Z">
              <w:r>
                <w:rPr>
                  <w:rFonts w:hint="eastAsia" w:ascii="Calibri" w:hAnsi="Calibri" w:cs="Calibri"/>
                </w:rPr>
                <w:t>public void deleteTruckInfo(String truckId);</w:t>
              </w:r>
            </w:ins>
          </w:p>
          <w:p>
            <w:pPr>
              <w:rPr>
                <w:ins w:id="1366" w:author="Administrator" w:date="2016-01-01T22:48:12Z"/>
                <w:rFonts w:hint="eastAsia" w:ascii="Calibri" w:hAnsi="Calibri" w:cs="Calibri"/>
              </w:rPr>
            </w:pPr>
            <w:ins w:id="1367" w:author="Administrator" w:date="2016-01-01T22:48:12Z">
              <w:r>
                <w:rPr>
                  <w:rFonts w:hint="eastAsia" w:ascii="Calibri" w:hAnsi="Calibri" w:cs="Calibri"/>
                </w:rPr>
                <w:tab/>
              </w:r>
            </w:ins>
          </w:p>
          <w:p>
            <w:pPr>
              <w:rPr>
                <w:ins w:id="1368" w:author="Administrator" w:date="2016-01-01T22:48:12Z"/>
                <w:rFonts w:hint="eastAsia" w:ascii="Calibri" w:hAnsi="Calibri" w:cs="Calibri"/>
              </w:rPr>
            </w:pPr>
            <w:ins w:id="1369" w:author="Administrator" w:date="2016-01-01T22:48:12Z">
              <w:r>
                <w:rPr>
                  <w:rFonts w:hint="eastAsia" w:ascii="Calibri" w:hAnsi="Calibri" w:cs="Calibri"/>
                </w:rPr>
                <w:tab/>
              </w:r>
            </w:ins>
            <w:ins w:id="1370" w:author="Administrator" w:date="2016-01-01T22:48:12Z">
              <w:r>
                <w:rPr>
                  <w:rFonts w:hint="eastAsia" w:ascii="Calibri" w:hAnsi="Calibri" w:cs="Calibri"/>
                </w:rPr>
                <w:t>/**</w:t>
              </w:r>
            </w:ins>
          </w:p>
          <w:p>
            <w:pPr>
              <w:rPr>
                <w:ins w:id="1371" w:author="Administrator" w:date="2016-01-01T22:48:12Z"/>
                <w:rFonts w:hint="eastAsia" w:ascii="Calibri" w:hAnsi="Calibri" w:cs="Calibri"/>
              </w:rPr>
            </w:pPr>
            <w:ins w:id="1372" w:author="Administrator" w:date="2016-01-01T22:48:12Z">
              <w:r>
                <w:rPr>
                  <w:rFonts w:hint="eastAsia" w:ascii="Calibri" w:hAnsi="Calibri" w:cs="Calibri"/>
                </w:rPr>
                <w:tab/>
              </w:r>
            </w:ins>
            <w:ins w:id="1373" w:author="Administrator" w:date="2016-01-01T22:48:12Z">
              <w:r>
                <w:rPr>
                  <w:rFonts w:hint="eastAsia" w:ascii="Calibri" w:hAnsi="Calibri" w:cs="Calibri"/>
                </w:rPr>
                <w:t xml:space="preserve"> * 修改车辆信息</w:t>
              </w:r>
            </w:ins>
          </w:p>
          <w:p>
            <w:pPr>
              <w:rPr>
                <w:ins w:id="1374" w:author="Administrator" w:date="2016-01-01T22:48:12Z"/>
                <w:rFonts w:hint="eastAsia" w:ascii="Calibri" w:hAnsi="Calibri" w:cs="Calibri"/>
              </w:rPr>
            </w:pPr>
            <w:ins w:id="1375" w:author="Administrator" w:date="2016-01-01T22:48:12Z">
              <w:r>
                <w:rPr>
                  <w:rFonts w:hint="eastAsia" w:ascii="Calibri" w:hAnsi="Calibri" w:cs="Calibri"/>
                </w:rPr>
                <w:tab/>
              </w:r>
            </w:ins>
            <w:ins w:id="1376" w:author="Administrator" w:date="2016-01-01T22:48:12Z">
              <w:r>
                <w:rPr>
                  <w:rFonts w:hint="eastAsia" w:ascii="Calibri" w:hAnsi="Calibri" w:cs="Calibri"/>
                </w:rPr>
                <w:t xml:space="preserve"> * @param truckId</w:t>
              </w:r>
            </w:ins>
          </w:p>
          <w:p>
            <w:pPr>
              <w:rPr>
                <w:ins w:id="1377" w:author="Administrator" w:date="2016-01-01T22:48:12Z"/>
                <w:rFonts w:hint="eastAsia" w:ascii="Calibri" w:hAnsi="Calibri" w:cs="Calibri"/>
              </w:rPr>
            </w:pPr>
            <w:ins w:id="1378" w:author="Administrator" w:date="2016-01-01T22:48:12Z">
              <w:r>
                <w:rPr>
                  <w:rFonts w:hint="eastAsia" w:ascii="Calibri" w:hAnsi="Calibri" w:cs="Calibri"/>
                </w:rPr>
                <w:tab/>
              </w:r>
            </w:ins>
            <w:ins w:id="1379" w:author="Administrator" w:date="2016-01-01T22:48:12Z">
              <w:r>
                <w:rPr>
                  <w:rFonts w:hint="eastAsia" w:ascii="Calibri" w:hAnsi="Calibri" w:cs="Calibri"/>
                </w:rPr>
                <w:t xml:space="preserve"> * @param tvo</w:t>
              </w:r>
            </w:ins>
          </w:p>
          <w:p>
            <w:pPr>
              <w:rPr>
                <w:ins w:id="1380" w:author="Administrator" w:date="2016-01-01T22:48:12Z"/>
                <w:rFonts w:hint="eastAsia" w:ascii="Calibri" w:hAnsi="Calibri" w:cs="Calibri"/>
              </w:rPr>
            </w:pPr>
            <w:ins w:id="1381" w:author="Administrator" w:date="2016-01-01T22:48:12Z">
              <w:r>
                <w:rPr>
                  <w:rFonts w:hint="eastAsia" w:ascii="Calibri" w:hAnsi="Calibri" w:cs="Calibri"/>
                </w:rPr>
                <w:tab/>
              </w:r>
            </w:ins>
            <w:ins w:id="1382" w:author="Administrator" w:date="2016-01-01T22:48:12Z">
              <w:r>
                <w:rPr>
                  <w:rFonts w:hint="eastAsia" w:ascii="Calibri" w:hAnsi="Calibri" w:cs="Calibri"/>
                </w:rPr>
                <w:t xml:space="preserve"> */</w:t>
              </w:r>
            </w:ins>
          </w:p>
          <w:p>
            <w:pPr>
              <w:rPr>
                <w:ins w:id="1383" w:author="Administrator" w:date="2016-01-01T22:48:12Z"/>
                <w:rFonts w:hint="eastAsia" w:ascii="Calibri" w:hAnsi="Calibri" w:cs="Calibri"/>
              </w:rPr>
            </w:pPr>
            <w:ins w:id="1384" w:author="Administrator" w:date="2016-01-01T22:48:12Z">
              <w:r>
                <w:rPr>
                  <w:rFonts w:hint="eastAsia" w:ascii="Calibri" w:hAnsi="Calibri" w:cs="Calibri"/>
                </w:rPr>
                <w:tab/>
              </w:r>
            </w:ins>
            <w:ins w:id="1385" w:author="Administrator" w:date="2016-01-01T22:48:12Z">
              <w:r>
                <w:rPr>
                  <w:rFonts w:hint="eastAsia" w:ascii="Calibri" w:hAnsi="Calibri" w:cs="Calibri"/>
                </w:rPr>
                <w:t>public void changeTruckInfo(String truckId,TruckInfoVO tvo);</w:t>
              </w:r>
            </w:ins>
          </w:p>
          <w:p>
            <w:pPr>
              <w:rPr>
                <w:ins w:id="1386" w:author="Administrator" w:date="2016-01-01T22:48:12Z"/>
                <w:rFonts w:hint="eastAsia" w:ascii="Calibri" w:hAnsi="Calibri" w:cs="Calibri"/>
              </w:rPr>
            </w:pPr>
            <w:ins w:id="1387" w:author="Administrator" w:date="2016-01-01T22:48:12Z">
              <w:r>
                <w:rPr>
                  <w:rFonts w:hint="eastAsia" w:ascii="Calibri" w:hAnsi="Calibri" w:cs="Calibri"/>
                </w:rPr>
                <w:tab/>
              </w:r>
            </w:ins>
          </w:p>
          <w:p>
            <w:pPr>
              <w:rPr>
                <w:ins w:id="1388" w:author="Administrator" w:date="2016-01-01T22:48:12Z"/>
                <w:rFonts w:hint="eastAsia" w:ascii="Calibri" w:hAnsi="Calibri" w:cs="Calibri"/>
              </w:rPr>
            </w:pPr>
            <w:ins w:id="1389" w:author="Administrator" w:date="2016-01-01T22:48:12Z">
              <w:r>
                <w:rPr>
                  <w:rFonts w:hint="eastAsia" w:ascii="Calibri" w:hAnsi="Calibri" w:cs="Calibri"/>
                </w:rPr>
                <w:tab/>
              </w:r>
            </w:ins>
            <w:ins w:id="1390" w:author="Administrator" w:date="2016-01-01T22:48:12Z">
              <w:r>
                <w:rPr>
                  <w:rFonts w:hint="eastAsia" w:ascii="Calibri" w:hAnsi="Calibri" w:cs="Calibri"/>
                </w:rPr>
                <w:t>/**</w:t>
              </w:r>
            </w:ins>
          </w:p>
          <w:p>
            <w:pPr>
              <w:rPr>
                <w:ins w:id="1391" w:author="Administrator" w:date="2016-01-01T22:48:12Z"/>
                <w:rFonts w:hint="eastAsia" w:ascii="Calibri" w:hAnsi="Calibri" w:cs="Calibri"/>
              </w:rPr>
            </w:pPr>
            <w:ins w:id="1392" w:author="Administrator" w:date="2016-01-01T22:48:12Z">
              <w:r>
                <w:rPr>
                  <w:rFonts w:hint="eastAsia" w:ascii="Calibri" w:hAnsi="Calibri" w:cs="Calibri"/>
                </w:rPr>
                <w:tab/>
              </w:r>
            </w:ins>
            <w:ins w:id="1393" w:author="Administrator" w:date="2016-01-01T22:48:12Z">
              <w:r>
                <w:rPr>
                  <w:rFonts w:hint="eastAsia" w:ascii="Calibri" w:hAnsi="Calibri" w:cs="Calibri"/>
                </w:rPr>
                <w:t xml:space="preserve"> * 供接口，提供车辆信息初始化</w:t>
              </w:r>
            </w:ins>
          </w:p>
          <w:p>
            <w:pPr>
              <w:rPr>
                <w:ins w:id="1394" w:author="Administrator" w:date="2016-01-01T22:48:12Z"/>
                <w:rFonts w:hint="eastAsia" w:ascii="Calibri" w:hAnsi="Calibri" w:cs="Calibri"/>
              </w:rPr>
            </w:pPr>
            <w:ins w:id="1395" w:author="Administrator" w:date="2016-01-01T22:48:12Z">
              <w:r>
                <w:rPr>
                  <w:rFonts w:hint="eastAsia" w:ascii="Calibri" w:hAnsi="Calibri" w:cs="Calibri"/>
                </w:rPr>
                <w:tab/>
              </w:r>
            </w:ins>
            <w:ins w:id="1396" w:author="Administrator" w:date="2016-01-01T22:48:12Z">
              <w:r>
                <w:rPr>
                  <w:rFonts w:hint="eastAsia" w:ascii="Calibri" w:hAnsi="Calibri" w:cs="Calibri"/>
                </w:rPr>
                <w:t xml:space="preserve"> * @param tvo</w:t>
              </w:r>
            </w:ins>
          </w:p>
          <w:p>
            <w:pPr>
              <w:rPr>
                <w:ins w:id="1397" w:author="Administrator" w:date="2016-01-01T22:48:12Z"/>
                <w:rFonts w:hint="eastAsia" w:ascii="Calibri" w:hAnsi="Calibri" w:cs="Calibri"/>
              </w:rPr>
            </w:pPr>
            <w:ins w:id="1398" w:author="Administrator" w:date="2016-01-01T22:48:12Z">
              <w:r>
                <w:rPr>
                  <w:rFonts w:hint="eastAsia" w:ascii="Calibri" w:hAnsi="Calibri" w:cs="Calibri"/>
                </w:rPr>
                <w:tab/>
              </w:r>
            </w:ins>
            <w:ins w:id="1399" w:author="Administrator" w:date="2016-01-01T22:48:12Z">
              <w:r>
                <w:rPr>
                  <w:rFonts w:hint="eastAsia" w:ascii="Calibri" w:hAnsi="Calibri" w:cs="Calibri"/>
                </w:rPr>
                <w:t xml:space="preserve"> */</w:t>
              </w:r>
            </w:ins>
          </w:p>
          <w:p>
            <w:pPr>
              <w:rPr>
                <w:ins w:id="1400" w:author="Administrator" w:date="2016-01-01T22:48:12Z"/>
                <w:rFonts w:hint="eastAsia" w:ascii="Calibri" w:hAnsi="Calibri" w:cs="Calibri"/>
              </w:rPr>
            </w:pPr>
            <w:ins w:id="1401" w:author="Administrator" w:date="2016-01-01T22:48:12Z">
              <w:r>
                <w:rPr>
                  <w:rFonts w:hint="eastAsia" w:ascii="Calibri" w:hAnsi="Calibri" w:cs="Calibri"/>
                </w:rPr>
                <w:tab/>
              </w:r>
            </w:ins>
            <w:ins w:id="1402" w:author="Administrator" w:date="2016-01-01T22:48:12Z">
              <w:r>
                <w:rPr>
                  <w:rFonts w:hint="eastAsia" w:ascii="Calibri" w:hAnsi="Calibri" w:cs="Calibri"/>
                </w:rPr>
                <w:t>public void initTruck(ArrayList&lt;TruckInfoVO&gt; tvolist);</w:t>
              </w:r>
            </w:ins>
          </w:p>
          <w:p>
            <w:pPr>
              <w:rPr>
                <w:ins w:id="1403" w:author="Administrator" w:date="2016-01-01T22:48:12Z"/>
                <w:rFonts w:hint="eastAsia" w:ascii="Calibri" w:hAnsi="Calibri" w:cs="Calibri"/>
              </w:rPr>
            </w:pPr>
            <w:ins w:id="1404" w:author="Administrator" w:date="2016-01-01T22:48:12Z">
              <w:r>
                <w:rPr>
                  <w:rFonts w:hint="eastAsia" w:ascii="Calibri" w:hAnsi="Calibri" w:cs="Calibri"/>
                </w:rPr>
                <w:t>/**</w:t>
              </w:r>
            </w:ins>
          </w:p>
          <w:p>
            <w:pPr>
              <w:rPr>
                <w:ins w:id="1405" w:author="Administrator" w:date="2016-01-01T22:48:12Z"/>
                <w:rFonts w:hint="eastAsia" w:ascii="Calibri" w:hAnsi="Calibri" w:cs="Calibri"/>
              </w:rPr>
            </w:pPr>
            <w:ins w:id="1406" w:author="Administrator" w:date="2016-01-01T22:48:12Z">
              <w:r>
                <w:rPr>
                  <w:rFonts w:hint="eastAsia" w:ascii="Calibri" w:hAnsi="Calibri" w:cs="Calibri"/>
                </w:rPr>
                <w:tab/>
              </w:r>
            </w:ins>
            <w:ins w:id="1407" w:author="Administrator" w:date="2016-01-01T22:48:12Z">
              <w:r>
                <w:rPr>
                  <w:rFonts w:hint="eastAsia" w:ascii="Calibri" w:hAnsi="Calibri" w:cs="Calibri"/>
                </w:rPr>
                <w:t xml:space="preserve"> * 非用户信息查询界面得到某个中转中心信息</w:t>
              </w:r>
            </w:ins>
          </w:p>
          <w:p>
            <w:pPr>
              <w:rPr>
                <w:ins w:id="1408" w:author="Administrator" w:date="2016-01-01T22:48:12Z"/>
                <w:rFonts w:hint="eastAsia" w:ascii="Calibri" w:hAnsi="Calibri" w:cs="Calibri"/>
              </w:rPr>
            </w:pPr>
            <w:ins w:id="1409" w:author="Administrator" w:date="2016-01-01T22:48:12Z">
              <w:r>
                <w:rPr>
                  <w:rFonts w:hint="eastAsia" w:ascii="Calibri" w:hAnsi="Calibri" w:cs="Calibri"/>
                </w:rPr>
                <w:tab/>
              </w:r>
            </w:ins>
            <w:ins w:id="1410" w:author="Administrator" w:date="2016-01-01T22:48:12Z">
              <w:r>
                <w:rPr>
                  <w:rFonts w:hint="eastAsia" w:ascii="Calibri" w:hAnsi="Calibri" w:cs="Calibri"/>
                </w:rPr>
                <w:t xml:space="preserve"> * @param id</w:t>
              </w:r>
            </w:ins>
          </w:p>
          <w:p>
            <w:pPr>
              <w:rPr>
                <w:ins w:id="1411" w:author="Administrator" w:date="2016-01-01T22:48:12Z"/>
                <w:rFonts w:hint="eastAsia" w:ascii="Calibri" w:hAnsi="Calibri" w:cs="Calibri"/>
              </w:rPr>
            </w:pPr>
            <w:ins w:id="1412" w:author="Administrator" w:date="2016-01-01T22:48:12Z">
              <w:r>
                <w:rPr>
                  <w:rFonts w:hint="eastAsia" w:ascii="Calibri" w:hAnsi="Calibri" w:cs="Calibri"/>
                </w:rPr>
                <w:tab/>
              </w:r>
            </w:ins>
            <w:ins w:id="1413" w:author="Administrator" w:date="2016-01-01T22:48:12Z">
              <w:r>
                <w:rPr>
                  <w:rFonts w:hint="eastAsia" w:ascii="Calibri" w:hAnsi="Calibri" w:cs="Calibri"/>
                </w:rPr>
                <w:t xml:space="preserve"> * @return</w:t>
              </w:r>
            </w:ins>
          </w:p>
          <w:p>
            <w:pPr>
              <w:rPr>
                <w:ins w:id="1414" w:author="Administrator" w:date="2016-01-01T22:48:12Z"/>
                <w:rFonts w:hint="eastAsia" w:ascii="Calibri" w:hAnsi="Calibri" w:cs="Calibri"/>
              </w:rPr>
            </w:pPr>
            <w:ins w:id="1415" w:author="Administrator" w:date="2016-01-01T22:48:12Z">
              <w:r>
                <w:rPr>
                  <w:rFonts w:hint="eastAsia" w:ascii="Calibri" w:hAnsi="Calibri" w:cs="Calibri"/>
                </w:rPr>
                <w:tab/>
              </w:r>
            </w:ins>
            <w:ins w:id="1416" w:author="Administrator" w:date="2016-01-01T22:48:12Z">
              <w:r>
                <w:rPr>
                  <w:rFonts w:hint="eastAsia" w:ascii="Calibri" w:hAnsi="Calibri" w:cs="Calibri"/>
                </w:rPr>
                <w:t xml:space="preserve"> */</w:t>
              </w:r>
            </w:ins>
          </w:p>
          <w:p>
            <w:pPr>
              <w:rPr>
                <w:ins w:id="1417" w:author="Administrator" w:date="2016-01-01T22:48:12Z"/>
                <w:rFonts w:hint="eastAsia" w:ascii="Calibri" w:hAnsi="Calibri" w:cs="Calibri"/>
              </w:rPr>
            </w:pPr>
            <w:ins w:id="1418" w:author="Administrator" w:date="2016-01-01T22:48:12Z">
              <w:r>
                <w:rPr>
                  <w:rFonts w:hint="eastAsia" w:ascii="Calibri" w:hAnsi="Calibri" w:cs="Calibri"/>
                </w:rPr>
                <w:tab/>
              </w:r>
            </w:ins>
            <w:ins w:id="1419" w:author="Administrator" w:date="2016-01-01T22:48:12Z">
              <w:r>
                <w:rPr>
                  <w:rFonts w:hint="eastAsia" w:ascii="Calibri" w:hAnsi="Calibri" w:cs="Calibri"/>
                </w:rPr>
                <w:t>public IntermediateCenterVO getIntermediateCenterInfo(String id);</w:t>
              </w:r>
            </w:ins>
          </w:p>
          <w:p>
            <w:pPr>
              <w:rPr>
                <w:ins w:id="1420" w:author="Administrator" w:date="2016-01-01T22:48:12Z"/>
                <w:rFonts w:hint="eastAsia" w:ascii="Calibri" w:hAnsi="Calibri" w:cs="Calibri"/>
              </w:rPr>
            </w:pPr>
            <w:ins w:id="1421" w:author="Administrator" w:date="2016-01-01T22:48:12Z">
              <w:r>
                <w:rPr>
                  <w:rFonts w:hint="eastAsia" w:ascii="Calibri" w:hAnsi="Calibri" w:cs="Calibri"/>
                </w:rPr>
                <w:tab/>
              </w:r>
            </w:ins>
          </w:p>
          <w:p>
            <w:pPr>
              <w:rPr>
                <w:ins w:id="1422" w:author="Administrator" w:date="2016-01-01T22:48:12Z"/>
                <w:rFonts w:hint="eastAsia" w:ascii="Calibri" w:hAnsi="Calibri" w:cs="Calibri"/>
              </w:rPr>
            </w:pPr>
            <w:ins w:id="1423" w:author="Administrator" w:date="2016-01-01T22:48:12Z">
              <w:r>
                <w:rPr>
                  <w:rFonts w:hint="eastAsia" w:ascii="Calibri" w:hAnsi="Calibri" w:cs="Calibri"/>
                </w:rPr>
                <w:tab/>
              </w:r>
            </w:ins>
            <w:ins w:id="1424" w:author="Administrator" w:date="2016-01-01T22:48:12Z">
              <w:r>
                <w:rPr>
                  <w:rFonts w:hint="eastAsia" w:ascii="Calibri" w:hAnsi="Calibri" w:cs="Calibri"/>
                </w:rPr>
                <w:t>/**</w:t>
              </w:r>
            </w:ins>
          </w:p>
          <w:p>
            <w:pPr>
              <w:rPr>
                <w:ins w:id="1425" w:author="Administrator" w:date="2016-01-01T22:48:12Z"/>
                <w:rFonts w:hint="eastAsia" w:ascii="Calibri" w:hAnsi="Calibri" w:cs="Calibri"/>
              </w:rPr>
            </w:pPr>
            <w:ins w:id="1426" w:author="Administrator" w:date="2016-01-01T22:48:12Z">
              <w:r>
                <w:rPr>
                  <w:rFonts w:hint="eastAsia" w:ascii="Calibri" w:hAnsi="Calibri" w:cs="Calibri"/>
                </w:rPr>
                <w:tab/>
              </w:r>
            </w:ins>
            <w:ins w:id="1427" w:author="Administrator" w:date="2016-01-01T22:48:12Z">
              <w:r>
                <w:rPr>
                  <w:rFonts w:hint="eastAsia" w:ascii="Calibri" w:hAnsi="Calibri" w:cs="Calibri"/>
                </w:rPr>
                <w:t xml:space="preserve"> * 非用户信息查询界面得到所有中转中心信息</w:t>
              </w:r>
            </w:ins>
          </w:p>
          <w:p>
            <w:pPr>
              <w:rPr>
                <w:ins w:id="1428" w:author="Administrator" w:date="2016-01-01T22:48:12Z"/>
                <w:rFonts w:hint="eastAsia" w:ascii="Calibri" w:hAnsi="Calibri" w:cs="Calibri"/>
              </w:rPr>
            </w:pPr>
            <w:ins w:id="1429" w:author="Administrator" w:date="2016-01-01T22:48:12Z">
              <w:r>
                <w:rPr>
                  <w:rFonts w:hint="eastAsia" w:ascii="Calibri" w:hAnsi="Calibri" w:cs="Calibri"/>
                </w:rPr>
                <w:tab/>
              </w:r>
            </w:ins>
            <w:ins w:id="1430" w:author="Administrator" w:date="2016-01-01T22:48:12Z">
              <w:r>
                <w:rPr>
                  <w:rFonts w:hint="eastAsia" w:ascii="Calibri" w:hAnsi="Calibri" w:cs="Calibri"/>
                </w:rPr>
                <w:t xml:space="preserve"> * @return</w:t>
              </w:r>
            </w:ins>
          </w:p>
          <w:p>
            <w:pPr>
              <w:rPr>
                <w:ins w:id="1431" w:author="Administrator" w:date="2016-01-01T22:48:12Z"/>
                <w:rFonts w:hint="eastAsia" w:ascii="Calibri" w:hAnsi="Calibri" w:cs="Calibri"/>
              </w:rPr>
            </w:pPr>
            <w:ins w:id="1432" w:author="Administrator" w:date="2016-01-01T22:48:12Z">
              <w:r>
                <w:rPr>
                  <w:rFonts w:hint="eastAsia" w:ascii="Calibri" w:hAnsi="Calibri" w:cs="Calibri"/>
                </w:rPr>
                <w:tab/>
              </w:r>
            </w:ins>
            <w:ins w:id="1433" w:author="Administrator" w:date="2016-01-01T22:48:12Z">
              <w:r>
                <w:rPr>
                  <w:rFonts w:hint="eastAsia" w:ascii="Calibri" w:hAnsi="Calibri" w:cs="Calibri"/>
                </w:rPr>
                <w:t xml:space="preserve"> */</w:t>
              </w:r>
            </w:ins>
          </w:p>
          <w:p>
            <w:pPr>
              <w:rPr>
                <w:ins w:id="1434" w:author="Administrator" w:date="2016-01-01T22:48:12Z"/>
                <w:rFonts w:hint="eastAsia" w:ascii="Calibri" w:hAnsi="Calibri" w:cs="Calibri"/>
              </w:rPr>
            </w:pPr>
            <w:ins w:id="1435" w:author="Administrator" w:date="2016-01-01T22:48:12Z">
              <w:r>
                <w:rPr>
                  <w:rFonts w:hint="eastAsia" w:ascii="Calibri" w:hAnsi="Calibri" w:cs="Calibri"/>
                </w:rPr>
                <w:tab/>
              </w:r>
            </w:ins>
            <w:ins w:id="1436" w:author="Administrator" w:date="2016-01-01T22:48:12Z">
              <w:r>
                <w:rPr>
                  <w:rFonts w:hint="eastAsia" w:ascii="Calibri" w:hAnsi="Calibri" w:cs="Calibri"/>
                </w:rPr>
                <w:t>public ArrayList&lt;IntermediateCenterVO&gt; getAllIntermediateCenterInfo();</w:t>
              </w:r>
            </w:ins>
          </w:p>
          <w:p>
            <w:pPr>
              <w:rPr>
                <w:ins w:id="1437" w:author="Administrator" w:date="2016-01-01T22:48:12Z"/>
                <w:rFonts w:hint="eastAsia" w:ascii="Calibri" w:hAnsi="Calibri" w:cs="Calibri"/>
              </w:rPr>
            </w:pPr>
            <w:ins w:id="1438" w:author="Administrator" w:date="2016-01-01T22:48:12Z">
              <w:r>
                <w:rPr>
                  <w:rFonts w:hint="eastAsia" w:ascii="Calibri" w:hAnsi="Calibri" w:cs="Calibri"/>
                </w:rPr>
                <w:tab/>
              </w:r>
            </w:ins>
          </w:p>
          <w:p>
            <w:pPr>
              <w:rPr>
                <w:ins w:id="1439" w:author="Administrator" w:date="2016-01-01T22:48:12Z"/>
                <w:rFonts w:hint="eastAsia" w:ascii="Calibri" w:hAnsi="Calibri" w:cs="Calibri"/>
              </w:rPr>
            </w:pPr>
            <w:ins w:id="1440" w:author="Administrator" w:date="2016-01-01T22:48:12Z">
              <w:r>
                <w:rPr>
                  <w:rFonts w:hint="eastAsia" w:ascii="Calibri" w:hAnsi="Calibri" w:cs="Calibri"/>
                </w:rPr>
                <w:tab/>
              </w:r>
            </w:ins>
            <w:ins w:id="1441" w:author="Administrator" w:date="2016-01-01T22:48:12Z">
              <w:r>
                <w:rPr>
                  <w:rFonts w:hint="eastAsia" w:ascii="Calibri" w:hAnsi="Calibri" w:cs="Calibri"/>
                </w:rPr>
                <w:t>/**</w:t>
              </w:r>
            </w:ins>
          </w:p>
          <w:p>
            <w:pPr>
              <w:rPr>
                <w:ins w:id="1442" w:author="Administrator" w:date="2016-01-01T22:48:12Z"/>
                <w:rFonts w:hint="eastAsia" w:ascii="Calibri" w:hAnsi="Calibri" w:cs="Calibri"/>
              </w:rPr>
            </w:pPr>
            <w:ins w:id="1443" w:author="Administrator" w:date="2016-01-01T22:48:12Z">
              <w:r>
                <w:rPr>
                  <w:rFonts w:hint="eastAsia" w:ascii="Calibri" w:hAnsi="Calibri" w:cs="Calibri"/>
                </w:rPr>
                <w:tab/>
              </w:r>
            </w:ins>
            <w:ins w:id="1444" w:author="Administrator" w:date="2016-01-01T22:48:12Z">
              <w:r>
                <w:rPr>
                  <w:rFonts w:hint="eastAsia" w:ascii="Calibri" w:hAnsi="Calibri" w:cs="Calibri"/>
                </w:rPr>
                <w:t xml:space="preserve"> * 增加一个中转中心</w:t>
              </w:r>
            </w:ins>
          </w:p>
          <w:p>
            <w:pPr>
              <w:rPr>
                <w:ins w:id="1445" w:author="Administrator" w:date="2016-01-01T22:48:12Z"/>
                <w:rFonts w:hint="eastAsia" w:ascii="Calibri" w:hAnsi="Calibri" w:cs="Calibri"/>
              </w:rPr>
            </w:pPr>
            <w:ins w:id="1446" w:author="Administrator" w:date="2016-01-01T22:48:12Z">
              <w:r>
                <w:rPr>
                  <w:rFonts w:hint="eastAsia" w:ascii="Calibri" w:hAnsi="Calibri" w:cs="Calibri"/>
                </w:rPr>
                <w:tab/>
              </w:r>
            </w:ins>
            <w:ins w:id="1447" w:author="Administrator" w:date="2016-01-01T22:48:12Z">
              <w:r>
                <w:rPr>
                  <w:rFonts w:hint="eastAsia" w:ascii="Calibri" w:hAnsi="Calibri" w:cs="Calibri"/>
                </w:rPr>
                <w:t xml:space="preserve"> * @param intermediateCenter</w:t>
              </w:r>
            </w:ins>
          </w:p>
          <w:p>
            <w:pPr>
              <w:rPr>
                <w:ins w:id="1448" w:author="Administrator" w:date="2016-01-01T22:48:12Z"/>
                <w:rFonts w:hint="eastAsia" w:ascii="Calibri" w:hAnsi="Calibri" w:cs="Calibri"/>
              </w:rPr>
            </w:pPr>
            <w:ins w:id="1449" w:author="Administrator" w:date="2016-01-01T22:48:12Z">
              <w:r>
                <w:rPr>
                  <w:rFonts w:hint="eastAsia" w:ascii="Calibri" w:hAnsi="Calibri" w:cs="Calibri"/>
                </w:rPr>
                <w:tab/>
              </w:r>
            </w:ins>
            <w:ins w:id="1450" w:author="Administrator" w:date="2016-01-01T22:48:12Z">
              <w:r>
                <w:rPr>
                  <w:rFonts w:hint="eastAsia" w:ascii="Calibri" w:hAnsi="Calibri" w:cs="Calibri"/>
                </w:rPr>
                <w:t xml:space="preserve"> */</w:t>
              </w:r>
            </w:ins>
          </w:p>
          <w:p>
            <w:pPr>
              <w:rPr>
                <w:ins w:id="1451" w:author="Administrator" w:date="2016-01-01T22:48:12Z"/>
                <w:rFonts w:hint="eastAsia" w:ascii="Calibri" w:hAnsi="Calibri" w:cs="Calibri"/>
              </w:rPr>
            </w:pPr>
            <w:ins w:id="1452" w:author="Administrator" w:date="2016-01-01T22:48:12Z">
              <w:r>
                <w:rPr>
                  <w:rFonts w:hint="eastAsia" w:ascii="Calibri" w:hAnsi="Calibri" w:cs="Calibri"/>
                </w:rPr>
                <w:tab/>
              </w:r>
            </w:ins>
            <w:ins w:id="1453" w:author="Administrator" w:date="2016-01-01T22:48:12Z">
              <w:r>
                <w:rPr>
                  <w:rFonts w:hint="eastAsia" w:ascii="Calibri" w:hAnsi="Calibri" w:cs="Calibri"/>
                </w:rPr>
                <w:t>public void addIntermediateCenter(IntermediateCenterVO intermediateCenter);</w:t>
              </w:r>
            </w:ins>
          </w:p>
          <w:p>
            <w:pPr>
              <w:rPr>
                <w:ins w:id="1454" w:author="Administrator" w:date="2016-01-01T22:48:12Z"/>
                <w:rFonts w:hint="eastAsia" w:ascii="Calibri" w:hAnsi="Calibri" w:cs="Calibri"/>
              </w:rPr>
            </w:pPr>
            <w:ins w:id="1455" w:author="Administrator" w:date="2016-01-01T22:48:12Z">
              <w:r>
                <w:rPr>
                  <w:rFonts w:hint="eastAsia" w:ascii="Calibri" w:hAnsi="Calibri" w:cs="Calibri"/>
                </w:rPr>
                <w:tab/>
              </w:r>
            </w:ins>
          </w:p>
          <w:p>
            <w:pPr>
              <w:rPr>
                <w:ins w:id="1456" w:author="Administrator" w:date="2016-01-01T22:48:12Z"/>
                <w:rFonts w:hint="eastAsia" w:ascii="Calibri" w:hAnsi="Calibri" w:cs="Calibri"/>
              </w:rPr>
            </w:pPr>
            <w:ins w:id="1457" w:author="Administrator" w:date="2016-01-01T22:48:12Z">
              <w:r>
                <w:rPr>
                  <w:rFonts w:hint="eastAsia" w:ascii="Calibri" w:hAnsi="Calibri" w:cs="Calibri"/>
                </w:rPr>
                <w:tab/>
              </w:r>
            </w:ins>
            <w:ins w:id="1458" w:author="Administrator" w:date="2016-01-01T22:48:12Z">
              <w:r>
                <w:rPr>
                  <w:rFonts w:hint="eastAsia" w:ascii="Calibri" w:hAnsi="Calibri" w:cs="Calibri"/>
                </w:rPr>
                <w:t>/**</w:t>
              </w:r>
            </w:ins>
          </w:p>
          <w:p>
            <w:pPr>
              <w:rPr>
                <w:ins w:id="1459" w:author="Administrator" w:date="2016-01-01T22:48:12Z"/>
                <w:rFonts w:hint="eastAsia" w:ascii="Calibri" w:hAnsi="Calibri" w:cs="Calibri"/>
              </w:rPr>
            </w:pPr>
            <w:ins w:id="1460" w:author="Administrator" w:date="2016-01-01T22:48:12Z">
              <w:r>
                <w:rPr>
                  <w:rFonts w:hint="eastAsia" w:ascii="Calibri" w:hAnsi="Calibri" w:cs="Calibri"/>
                </w:rPr>
                <w:tab/>
              </w:r>
            </w:ins>
            <w:ins w:id="1461" w:author="Administrator" w:date="2016-01-01T22:48:12Z">
              <w:r>
                <w:rPr>
                  <w:rFonts w:hint="eastAsia" w:ascii="Calibri" w:hAnsi="Calibri" w:cs="Calibri"/>
                </w:rPr>
                <w:t xml:space="preserve"> * 删除一个中转中心</w:t>
              </w:r>
            </w:ins>
          </w:p>
          <w:p>
            <w:pPr>
              <w:rPr>
                <w:ins w:id="1462" w:author="Administrator" w:date="2016-01-01T22:48:12Z"/>
                <w:rFonts w:hint="eastAsia" w:ascii="Calibri" w:hAnsi="Calibri" w:cs="Calibri"/>
              </w:rPr>
            </w:pPr>
            <w:ins w:id="1463" w:author="Administrator" w:date="2016-01-01T22:48:12Z">
              <w:r>
                <w:rPr>
                  <w:rFonts w:hint="eastAsia" w:ascii="Calibri" w:hAnsi="Calibri" w:cs="Calibri"/>
                </w:rPr>
                <w:tab/>
              </w:r>
            </w:ins>
            <w:ins w:id="1464" w:author="Administrator" w:date="2016-01-01T22:48:12Z">
              <w:r>
                <w:rPr>
                  <w:rFonts w:hint="eastAsia" w:ascii="Calibri" w:hAnsi="Calibri" w:cs="Calibri"/>
                </w:rPr>
                <w:t xml:space="preserve"> * @param id</w:t>
              </w:r>
            </w:ins>
          </w:p>
          <w:p>
            <w:pPr>
              <w:rPr>
                <w:ins w:id="1465" w:author="Administrator" w:date="2016-01-01T22:48:12Z"/>
                <w:rFonts w:hint="eastAsia" w:ascii="Calibri" w:hAnsi="Calibri" w:cs="Calibri"/>
              </w:rPr>
            </w:pPr>
            <w:ins w:id="1466" w:author="Administrator" w:date="2016-01-01T22:48:12Z">
              <w:r>
                <w:rPr>
                  <w:rFonts w:hint="eastAsia" w:ascii="Calibri" w:hAnsi="Calibri" w:cs="Calibri"/>
                </w:rPr>
                <w:tab/>
              </w:r>
            </w:ins>
            <w:ins w:id="1467" w:author="Administrator" w:date="2016-01-01T22:48:12Z">
              <w:r>
                <w:rPr>
                  <w:rFonts w:hint="eastAsia" w:ascii="Calibri" w:hAnsi="Calibri" w:cs="Calibri"/>
                </w:rPr>
                <w:t xml:space="preserve"> */</w:t>
              </w:r>
            </w:ins>
          </w:p>
          <w:p>
            <w:pPr>
              <w:rPr>
                <w:ins w:id="1468" w:author="Administrator" w:date="2016-01-01T22:48:12Z"/>
                <w:rFonts w:hint="eastAsia" w:ascii="Calibri" w:hAnsi="Calibri" w:cs="Calibri"/>
              </w:rPr>
            </w:pPr>
            <w:ins w:id="1469" w:author="Administrator" w:date="2016-01-01T22:48:12Z">
              <w:r>
                <w:rPr>
                  <w:rFonts w:hint="eastAsia" w:ascii="Calibri" w:hAnsi="Calibri" w:cs="Calibri"/>
                </w:rPr>
                <w:tab/>
              </w:r>
            </w:ins>
            <w:ins w:id="1470" w:author="Administrator" w:date="2016-01-01T22:48:12Z">
              <w:r>
                <w:rPr>
                  <w:rFonts w:hint="eastAsia" w:ascii="Calibri" w:hAnsi="Calibri" w:cs="Calibri"/>
                </w:rPr>
                <w:t>public void deleteIntermediateCenter(String id);</w:t>
              </w:r>
            </w:ins>
          </w:p>
          <w:p>
            <w:pPr>
              <w:rPr>
                <w:ins w:id="1471" w:author="Administrator" w:date="2016-01-01T22:48:12Z"/>
                <w:rFonts w:hint="eastAsia" w:ascii="Calibri" w:hAnsi="Calibri" w:cs="Calibri"/>
              </w:rPr>
            </w:pPr>
            <w:ins w:id="1472" w:author="Administrator" w:date="2016-01-01T22:48:12Z">
              <w:r>
                <w:rPr>
                  <w:rFonts w:hint="eastAsia" w:ascii="Calibri" w:hAnsi="Calibri" w:cs="Calibri"/>
                </w:rPr>
                <w:tab/>
              </w:r>
            </w:ins>
          </w:p>
          <w:p>
            <w:pPr>
              <w:rPr>
                <w:ins w:id="1473" w:author="Administrator" w:date="2016-01-01T22:48:12Z"/>
                <w:rFonts w:hint="eastAsia" w:ascii="Calibri" w:hAnsi="Calibri" w:cs="Calibri"/>
              </w:rPr>
            </w:pPr>
            <w:ins w:id="1474" w:author="Administrator" w:date="2016-01-01T22:48:12Z">
              <w:r>
                <w:rPr>
                  <w:rFonts w:hint="eastAsia" w:ascii="Calibri" w:hAnsi="Calibri" w:cs="Calibri"/>
                </w:rPr>
                <w:tab/>
              </w:r>
            </w:ins>
            <w:ins w:id="1475" w:author="Administrator" w:date="2016-01-01T22:48:12Z">
              <w:r>
                <w:rPr>
                  <w:rFonts w:hint="eastAsia" w:ascii="Calibri" w:hAnsi="Calibri" w:cs="Calibri"/>
                </w:rPr>
                <w:t>/**</w:t>
              </w:r>
            </w:ins>
          </w:p>
          <w:p>
            <w:pPr>
              <w:rPr>
                <w:ins w:id="1476" w:author="Administrator" w:date="2016-01-01T22:48:12Z"/>
                <w:rFonts w:hint="eastAsia" w:ascii="Calibri" w:hAnsi="Calibri" w:cs="Calibri"/>
              </w:rPr>
            </w:pPr>
            <w:ins w:id="1477" w:author="Administrator" w:date="2016-01-01T22:48:12Z">
              <w:r>
                <w:rPr>
                  <w:rFonts w:hint="eastAsia" w:ascii="Calibri" w:hAnsi="Calibri" w:cs="Calibri"/>
                </w:rPr>
                <w:tab/>
              </w:r>
            </w:ins>
            <w:ins w:id="1478" w:author="Administrator" w:date="2016-01-01T22:48:12Z">
              <w:r>
                <w:rPr>
                  <w:rFonts w:hint="eastAsia" w:ascii="Calibri" w:hAnsi="Calibri" w:cs="Calibri"/>
                </w:rPr>
                <w:t xml:space="preserve"> * 供接口，返回中转中心所在城市</w:t>
              </w:r>
            </w:ins>
          </w:p>
          <w:p>
            <w:pPr>
              <w:rPr>
                <w:ins w:id="1479" w:author="Administrator" w:date="2016-01-01T22:48:12Z"/>
                <w:rFonts w:hint="eastAsia" w:ascii="Calibri" w:hAnsi="Calibri" w:cs="Calibri"/>
              </w:rPr>
            </w:pPr>
            <w:ins w:id="1480" w:author="Administrator" w:date="2016-01-01T22:48:12Z">
              <w:r>
                <w:rPr>
                  <w:rFonts w:hint="eastAsia" w:ascii="Calibri" w:hAnsi="Calibri" w:cs="Calibri"/>
                </w:rPr>
                <w:tab/>
              </w:r>
            </w:ins>
            <w:ins w:id="1481" w:author="Administrator" w:date="2016-01-01T22:48:12Z">
              <w:r>
                <w:rPr>
                  <w:rFonts w:hint="eastAsia" w:ascii="Calibri" w:hAnsi="Calibri" w:cs="Calibri"/>
                </w:rPr>
                <w:t xml:space="preserve"> * @return</w:t>
              </w:r>
            </w:ins>
          </w:p>
          <w:p>
            <w:pPr>
              <w:rPr>
                <w:ins w:id="1482" w:author="Administrator" w:date="2016-01-01T22:48:12Z"/>
                <w:rFonts w:hint="eastAsia" w:ascii="Calibri" w:hAnsi="Calibri" w:cs="Calibri"/>
              </w:rPr>
            </w:pPr>
            <w:ins w:id="1483" w:author="Administrator" w:date="2016-01-01T22:48:12Z">
              <w:r>
                <w:rPr>
                  <w:rFonts w:hint="eastAsia" w:ascii="Calibri" w:hAnsi="Calibri" w:cs="Calibri"/>
                </w:rPr>
                <w:tab/>
              </w:r>
            </w:ins>
            <w:ins w:id="1484" w:author="Administrator" w:date="2016-01-01T22:48:12Z">
              <w:r>
                <w:rPr>
                  <w:rFonts w:hint="eastAsia" w:ascii="Calibri" w:hAnsi="Calibri" w:cs="Calibri"/>
                </w:rPr>
                <w:t xml:space="preserve"> */</w:t>
              </w:r>
            </w:ins>
          </w:p>
          <w:p>
            <w:pPr>
              <w:rPr>
                <w:ins w:id="1485" w:author="Administrator" w:date="2016-01-01T22:48:12Z"/>
                <w:rFonts w:hint="eastAsia" w:ascii="Calibri" w:hAnsi="Calibri" w:cs="Calibri"/>
              </w:rPr>
            </w:pPr>
            <w:ins w:id="1486" w:author="Administrator" w:date="2016-01-01T22:48:12Z">
              <w:r>
                <w:rPr>
                  <w:rFonts w:hint="eastAsia" w:ascii="Calibri" w:hAnsi="Calibri" w:cs="Calibri"/>
                </w:rPr>
                <w:tab/>
              </w:r>
            </w:ins>
            <w:ins w:id="1487" w:author="Administrator" w:date="2016-01-01T22:48:12Z">
              <w:r>
                <w:rPr>
                  <w:rFonts w:hint="eastAsia" w:ascii="Calibri" w:hAnsi="Calibri" w:cs="Calibri"/>
                </w:rPr>
                <w:t>public ArrayList&lt;String&gt; getcity();</w:t>
              </w:r>
            </w:ins>
          </w:p>
          <w:p>
            <w:pPr>
              <w:rPr>
                <w:ins w:id="1488" w:author="Administrator" w:date="2016-01-01T22:48:12Z"/>
                <w:rFonts w:hint="eastAsia" w:ascii="Calibri" w:hAnsi="Calibri" w:cs="Calibri"/>
              </w:rPr>
            </w:pPr>
          </w:p>
          <w:p>
            <w:pPr>
              <w:rPr>
                <w:ins w:id="1489" w:author="Administrator" w:date="2016-01-01T22:48:12Z"/>
                <w:rFonts w:ascii="Calibri" w:hAnsi="Calibri" w:cs="Calibri"/>
              </w:rPr>
            </w:pPr>
          </w:p>
          <w:p>
            <w:pPr>
              <w:rPr>
                <w:ins w:id="1490" w:author="Administrator" w:date="2016-01-01T22:48:12Z"/>
                <w:rFonts w:ascii="Calibri" w:hAnsi="Calibri" w:cs="Calibri"/>
              </w:rPr>
            </w:pPr>
            <w:ins w:id="1491" w:author="Administrator" w:date="2016-01-01T22:48:12Z">
              <w:r>
                <w:rPr>
                  <w:rFonts w:ascii="Calibri" w:hAnsi="Calibri" w:cs="Calibri"/>
                </w:rPr>
                <w:t>}//</w:t>
              </w:r>
            </w:ins>
            <w:ins w:id="1492" w:author="Administrator" w:date="2016-01-01T22:48:12Z">
              <w:r>
                <w:rPr>
                  <w:rFonts w:hint="eastAsia" w:ascii="Calibri" w:hAnsi="Calibri" w:cs="宋体"/>
                </w:rPr>
                <w:t>调用</w:t>
              </w:r>
            </w:ins>
            <w:ins w:id="1493" w:author="Administrator" w:date="2016-01-01T22:48:12Z">
              <w:r>
                <w:rPr>
                  <w:rFonts w:ascii="Calibri" w:hAnsi="Calibri" w:cs="Calibri"/>
                </w:rPr>
                <w:t>DataService</w:t>
              </w:r>
            </w:ins>
            <w:ins w:id="1494" w:author="Administrator" w:date="2016-01-01T22:48:12Z">
              <w:r>
                <w:rPr>
                  <w:rFonts w:hint="eastAsia" w:ascii="Calibri" w:hAnsi="Calibri" w:cs="宋体"/>
                </w:rPr>
                <w:t>层的接口</w:t>
              </w:r>
            </w:ins>
          </w:p>
          <w:p>
            <w:pPr>
              <w:rPr>
                <w:ins w:id="1495" w:author="Administrator" w:date="2016-01-01T22:48:12Z"/>
                <w:rFonts w:ascii="Calibri" w:hAnsi="Calibri" w:cs="Calibri"/>
              </w:rPr>
            </w:pPr>
            <w:ins w:id="1496" w:author="Administrator" w:date="2016-01-01T22:48:12Z">
              <w:r>
                <w:rPr>
                  <w:rFonts w:ascii="Calibri" w:hAnsi="Calibri" w:cs="Calibri"/>
                </w:rPr>
                <w:t>public interface NonUserDataService extends Remote{</w:t>
              </w:r>
            </w:ins>
          </w:p>
          <w:p>
            <w:pPr>
              <w:rPr>
                <w:ins w:id="1497" w:author="Administrator" w:date="2016-01-01T22:48:12Z"/>
                <w:rFonts w:ascii="Calibri" w:hAnsi="Calibri" w:cs="Calibri"/>
              </w:rPr>
            </w:pPr>
            <w:ins w:id="1498" w:author="Administrator" w:date="2016-01-01T22:48:12Z">
              <w:r>
                <w:rPr>
                  <w:rFonts w:ascii="Calibri" w:hAnsi="Calibri" w:cs="Calibri"/>
                </w:rPr>
                <w:tab/>
              </w:r>
            </w:ins>
          </w:p>
          <w:p>
            <w:pPr>
              <w:rPr>
                <w:ins w:id="1499" w:author="Administrator" w:date="2016-01-01T22:48:12Z"/>
                <w:rFonts w:hint="eastAsia" w:ascii="Calibri" w:hAnsi="Calibri" w:cs="Calibri"/>
              </w:rPr>
            </w:pPr>
            <w:ins w:id="1500" w:author="Administrator" w:date="2016-01-01T22:48:12Z">
              <w:r>
                <w:rPr>
                  <w:rFonts w:ascii="Calibri" w:hAnsi="Calibri" w:cs="Calibri"/>
                </w:rPr>
                <w:tab/>
              </w:r>
            </w:ins>
            <w:ins w:id="1501" w:author="Administrator" w:date="2016-01-01T22:48:12Z">
              <w:r>
                <w:rPr>
                  <w:rFonts w:hint="eastAsia" w:ascii="Calibri" w:hAnsi="Calibri" w:cs="Calibri"/>
                </w:rPr>
                <w:t>/**</w:t>
              </w:r>
            </w:ins>
          </w:p>
          <w:p>
            <w:pPr>
              <w:rPr>
                <w:ins w:id="1502" w:author="Administrator" w:date="2016-01-01T22:48:12Z"/>
                <w:rFonts w:hint="eastAsia" w:ascii="Calibri" w:hAnsi="Calibri" w:cs="Calibri"/>
              </w:rPr>
            </w:pPr>
            <w:ins w:id="1503" w:author="Administrator" w:date="2016-01-01T22:48:12Z">
              <w:r>
                <w:rPr>
                  <w:rFonts w:hint="eastAsia" w:ascii="Calibri" w:hAnsi="Calibri" w:cs="Calibri"/>
                </w:rPr>
                <w:tab/>
              </w:r>
            </w:ins>
            <w:ins w:id="1504" w:author="Administrator" w:date="2016-01-01T22:48:12Z">
              <w:r>
                <w:rPr>
                  <w:rFonts w:hint="eastAsia" w:ascii="Calibri" w:hAnsi="Calibri" w:cs="Calibri"/>
                </w:rPr>
                <w:t xml:space="preserve"> * 根据id返回BussinessHallPO</w:t>
              </w:r>
            </w:ins>
          </w:p>
          <w:p>
            <w:pPr>
              <w:rPr>
                <w:ins w:id="1505" w:author="Administrator" w:date="2016-01-01T22:48:12Z"/>
                <w:rFonts w:hint="eastAsia" w:ascii="Calibri" w:hAnsi="Calibri" w:cs="Calibri"/>
              </w:rPr>
            </w:pPr>
            <w:ins w:id="1506" w:author="Administrator" w:date="2016-01-01T22:48:12Z">
              <w:r>
                <w:rPr>
                  <w:rFonts w:hint="eastAsia" w:ascii="Calibri" w:hAnsi="Calibri" w:cs="Calibri"/>
                </w:rPr>
                <w:tab/>
              </w:r>
            </w:ins>
            <w:ins w:id="1507" w:author="Administrator" w:date="2016-01-01T22:48:12Z">
              <w:r>
                <w:rPr>
                  <w:rFonts w:hint="eastAsia" w:ascii="Calibri" w:hAnsi="Calibri" w:cs="Calibri"/>
                </w:rPr>
                <w:t xml:space="preserve"> * @param id</w:t>
              </w:r>
            </w:ins>
          </w:p>
          <w:p>
            <w:pPr>
              <w:rPr>
                <w:ins w:id="1508" w:author="Administrator" w:date="2016-01-01T22:48:12Z"/>
                <w:rFonts w:hint="eastAsia" w:ascii="Calibri" w:hAnsi="Calibri" w:cs="Calibri"/>
              </w:rPr>
            </w:pPr>
            <w:ins w:id="1509" w:author="Administrator" w:date="2016-01-01T22:48:12Z">
              <w:r>
                <w:rPr>
                  <w:rFonts w:hint="eastAsia" w:ascii="Calibri" w:hAnsi="Calibri" w:cs="Calibri"/>
                </w:rPr>
                <w:tab/>
              </w:r>
            </w:ins>
            <w:ins w:id="1510" w:author="Administrator" w:date="2016-01-01T22:48:12Z">
              <w:r>
                <w:rPr>
                  <w:rFonts w:hint="eastAsia" w:ascii="Calibri" w:hAnsi="Calibri" w:cs="Calibri"/>
                </w:rPr>
                <w:t xml:space="preserve"> * @return</w:t>
              </w:r>
            </w:ins>
          </w:p>
          <w:p>
            <w:pPr>
              <w:rPr>
                <w:ins w:id="1511" w:author="Administrator" w:date="2016-01-01T22:48:12Z"/>
                <w:rFonts w:hint="eastAsia" w:ascii="Calibri" w:hAnsi="Calibri" w:cs="Calibri"/>
              </w:rPr>
            </w:pPr>
            <w:ins w:id="1512" w:author="Administrator" w:date="2016-01-01T22:48:12Z">
              <w:r>
                <w:rPr>
                  <w:rFonts w:hint="eastAsia" w:ascii="Calibri" w:hAnsi="Calibri" w:cs="Calibri"/>
                </w:rPr>
                <w:tab/>
              </w:r>
            </w:ins>
            <w:ins w:id="1513" w:author="Administrator" w:date="2016-01-01T22:48:12Z">
              <w:r>
                <w:rPr>
                  <w:rFonts w:hint="eastAsia" w:ascii="Calibri" w:hAnsi="Calibri" w:cs="Calibri"/>
                </w:rPr>
                <w:t xml:space="preserve"> * @throws RemoteException</w:t>
              </w:r>
            </w:ins>
          </w:p>
          <w:p>
            <w:pPr>
              <w:rPr>
                <w:ins w:id="1514" w:author="Administrator" w:date="2016-01-01T22:48:12Z"/>
                <w:rFonts w:hint="eastAsia" w:ascii="Calibri" w:hAnsi="Calibri" w:cs="Calibri"/>
              </w:rPr>
            </w:pPr>
            <w:ins w:id="1515" w:author="Administrator" w:date="2016-01-01T22:48:12Z">
              <w:r>
                <w:rPr>
                  <w:rFonts w:hint="eastAsia" w:ascii="Calibri" w:hAnsi="Calibri" w:cs="Calibri"/>
                </w:rPr>
                <w:tab/>
              </w:r>
            </w:ins>
            <w:ins w:id="1516" w:author="Administrator" w:date="2016-01-01T22:48:12Z">
              <w:r>
                <w:rPr>
                  <w:rFonts w:hint="eastAsia" w:ascii="Calibri" w:hAnsi="Calibri" w:cs="Calibri"/>
                </w:rPr>
                <w:t xml:space="preserve"> */</w:t>
              </w:r>
            </w:ins>
          </w:p>
          <w:p>
            <w:pPr>
              <w:rPr>
                <w:ins w:id="1517" w:author="Administrator" w:date="2016-01-01T22:48:12Z"/>
                <w:rFonts w:hint="eastAsia" w:ascii="Calibri" w:hAnsi="Calibri" w:cs="Calibri"/>
              </w:rPr>
            </w:pPr>
            <w:ins w:id="1518" w:author="Administrator" w:date="2016-01-01T22:48:12Z">
              <w:r>
                <w:rPr>
                  <w:rFonts w:hint="eastAsia" w:ascii="Calibri" w:hAnsi="Calibri" w:cs="Calibri"/>
                </w:rPr>
                <w:tab/>
              </w:r>
            </w:ins>
            <w:ins w:id="1519" w:author="Administrator" w:date="2016-01-01T22:48:12Z">
              <w:r>
                <w:rPr>
                  <w:rFonts w:hint="eastAsia" w:ascii="Calibri" w:hAnsi="Calibri" w:cs="Calibri"/>
                </w:rPr>
                <w:t>public BussinessHallPO findBussinessHallPO(String id) throws RemoteException;</w:t>
              </w:r>
            </w:ins>
          </w:p>
          <w:p>
            <w:pPr>
              <w:rPr>
                <w:ins w:id="1520" w:author="Administrator" w:date="2016-01-01T22:48:12Z"/>
                <w:rFonts w:hint="eastAsia" w:ascii="Calibri" w:hAnsi="Calibri" w:cs="Calibri"/>
              </w:rPr>
            </w:pPr>
            <w:ins w:id="1521" w:author="Administrator" w:date="2016-01-01T22:48:12Z">
              <w:r>
                <w:rPr>
                  <w:rFonts w:hint="eastAsia" w:ascii="Calibri" w:hAnsi="Calibri" w:cs="Calibri"/>
                </w:rPr>
                <w:tab/>
              </w:r>
            </w:ins>
          </w:p>
          <w:p>
            <w:pPr>
              <w:rPr>
                <w:ins w:id="1522" w:author="Administrator" w:date="2016-01-01T22:48:12Z"/>
                <w:rFonts w:hint="eastAsia" w:ascii="Calibri" w:hAnsi="Calibri" w:cs="Calibri"/>
              </w:rPr>
            </w:pPr>
            <w:ins w:id="1523" w:author="Administrator" w:date="2016-01-01T22:48:12Z">
              <w:r>
                <w:rPr>
                  <w:rFonts w:hint="eastAsia" w:ascii="Calibri" w:hAnsi="Calibri" w:cs="Calibri"/>
                </w:rPr>
                <w:tab/>
              </w:r>
            </w:ins>
            <w:ins w:id="1524" w:author="Administrator" w:date="2016-01-01T22:48:12Z">
              <w:r>
                <w:rPr>
                  <w:rFonts w:hint="eastAsia" w:ascii="Calibri" w:hAnsi="Calibri" w:cs="Calibri"/>
                </w:rPr>
                <w:t>/**</w:t>
              </w:r>
            </w:ins>
          </w:p>
          <w:p>
            <w:pPr>
              <w:rPr>
                <w:ins w:id="1525" w:author="Administrator" w:date="2016-01-01T22:48:12Z"/>
                <w:rFonts w:hint="eastAsia" w:ascii="Calibri" w:hAnsi="Calibri" w:cs="Calibri"/>
              </w:rPr>
            </w:pPr>
            <w:ins w:id="1526" w:author="Administrator" w:date="2016-01-01T22:48:12Z">
              <w:r>
                <w:rPr>
                  <w:rFonts w:hint="eastAsia" w:ascii="Calibri" w:hAnsi="Calibri" w:cs="Calibri"/>
                </w:rPr>
                <w:tab/>
              </w:r>
            </w:ins>
            <w:ins w:id="1527" w:author="Administrator" w:date="2016-01-01T22:48:12Z">
              <w:r>
                <w:rPr>
                  <w:rFonts w:hint="eastAsia" w:ascii="Calibri" w:hAnsi="Calibri" w:cs="Calibri"/>
                </w:rPr>
                <w:t xml:space="preserve"> * 返回一个城市的所有营业厅</w:t>
              </w:r>
            </w:ins>
          </w:p>
          <w:p>
            <w:pPr>
              <w:rPr>
                <w:ins w:id="1528" w:author="Administrator" w:date="2016-01-01T22:48:12Z"/>
                <w:rFonts w:hint="eastAsia" w:ascii="Calibri" w:hAnsi="Calibri" w:cs="Calibri"/>
              </w:rPr>
            </w:pPr>
            <w:ins w:id="1529" w:author="Administrator" w:date="2016-01-01T22:48:12Z">
              <w:r>
                <w:rPr>
                  <w:rFonts w:hint="eastAsia" w:ascii="Calibri" w:hAnsi="Calibri" w:cs="Calibri"/>
                </w:rPr>
                <w:tab/>
              </w:r>
            </w:ins>
            <w:ins w:id="1530" w:author="Administrator" w:date="2016-01-01T22:48:12Z">
              <w:r>
                <w:rPr>
                  <w:rFonts w:hint="eastAsia" w:ascii="Calibri" w:hAnsi="Calibri" w:cs="Calibri"/>
                </w:rPr>
                <w:t xml:space="preserve"> * @param city</w:t>
              </w:r>
            </w:ins>
          </w:p>
          <w:p>
            <w:pPr>
              <w:rPr>
                <w:ins w:id="1531" w:author="Administrator" w:date="2016-01-01T22:48:12Z"/>
                <w:rFonts w:hint="eastAsia" w:ascii="Calibri" w:hAnsi="Calibri" w:cs="Calibri"/>
              </w:rPr>
            </w:pPr>
            <w:ins w:id="1532" w:author="Administrator" w:date="2016-01-01T22:48:12Z">
              <w:r>
                <w:rPr>
                  <w:rFonts w:hint="eastAsia" w:ascii="Calibri" w:hAnsi="Calibri" w:cs="Calibri"/>
                </w:rPr>
                <w:tab/>
              </w:r>
            </w:ins>
            <w:ins w:id="1533" w:author="Administrator" w:date="2016-01-01T22:48:12Z">
              <w:r>
                <w:rPr>
                  <w:rFonts w:hint="eastAsia" w:ascii="Calibri" w:hAnsi="Calibri" w:cs="Calibri"/>
                </w:rPr>
                <w:t xml:space="preserve"> * @return</w:t>
              </w:r>
            </w:ins>
          </w:p>
          <w:p>
            <w:pPr>
              <w:rPr>
                <w:ins w:id="1534" w:author="Administrator" w:date="2016-01-01T22:48:12Z"/>
                <w:rFonts w:hint="eastAsia" w:ascii="Calibri" w:hAnsi="Calibri" w:cs="Calibri"/>
              </w:rPr>
            </w:pPr>
            <w:ins w:id="1535" w:author="Administrator" w:date="2016-01-01T22:48:12Z">
              <w:r>
                <w:rPr>
                  <w:rFonts w:hint="eastAsia" w:ascii="Calibri" w:hAnsi="Calibri" w:cs="Calibri"/>
                </w:rPr>
                <w:tab/>
              </w:r>
            </w:ins>
            <w:ins w:id="1536" w:author="Administrator" w:date="2016-01-01T22:48:12Z">
              <w:r>
                <w:rPr>
                  <w:rFonts w:hint="eastAsia" w:ascii="Calibri" w:hAnsi="Calibri" w:cs="Calibri"/>
                </w:rPr>
                <w:t xml:space="preserve"> * @throws RemoteException</w:t>
              </w:r>
            </w:ins>
          </w:p>
          <w:p>
            <w:pPr>
              <w:rPr>
                <w:ins w:id="1537" w:author="Administrator" w:date="2016-01-01T22:48:12Z"/>
                <w:rFonts w:hint="eastAsia" w:ascii="Calibri" w:hAnsi="Calibri" w:cs="Calibri"/>
              </w:rPr>
            </w:pPr>
            <w:ins w:id="1538" w:author="Administrator" w:date="2016-01-01T22:48:12Z">
              <w:r>
                <w:rPr>
                  <w:rFonts w:hint="eastAsia" w:ascii="Calibri" w:hAnsi="Calibri" w:cs="Calibri"/>
                </w:rPr>
                <w:tab/>
              </w:r>
            </w:ins>
            <w:ins w:id="1539" w:author="Administrator" w:date="2016-01-01T22:48:12Z">
              <w:r>
                <w:rPr>
                  <w:rFonts w:hint="eastAsia" w:ascii="Calibri" w:hAnsi="Calibri" w:cs="Calibri"/>
                </w:rPr>
                <w:t xml:space="preserve"> */</w:t>
              </w:r>
            </w:ins>
          </w:p>
          <w:p>
            <w:pPr>
              <w:rPr>
                <w:ins w:id="1540" w:author="Administrator" w:date="2016-01-01T22:48:12Z"/>
                <w:rFonts w:hint="eastAsia" w:ascii="Calibri" w:hAnsi="Calibri" w:cs="Calibri"/>
              </w:rPr>
            </w:pPr>
            <w:ins w:id="1541" w:author="Administrator" w:date="2016-01-01T22:48:12Z">
              <w:r>
                <w:rPr>
                  <w:rFonts w:hint="eastAsia" w:ascii="Calibri" w:hAnsi="Calibri" w:cs="Calibri"/>
                </w:rPr>
                <w:tab/>
              </w:r>
            </w:ins>
            <w:ins w:id="1542" w:author="Administrator" w:date="2016-01-01T22:48:12Z">
              <w:r>
                <w:rPr>
                  <w:rFonts w:hint="eastAsia" w:ascii="Calibri" w:hAnsi="Calibri" w:cs="Calibri"/>
                </w:rPr>
                <w:t>public ArrayList&lt;BussinessHallPO&gt; findBussinessHallPOByCity(String city) throws RemoteException;</w:t>
              </w:r>
            </w:ins>
          </w:p>
          <w:p>
            <w:pPr>
              <w:rPr>
                <w:ins w:id="1543" w:author="Administrator" w:date="2016-01-01T22:48:12Z"/>
                <w:rFonts w:hint="eastAsia" w:ascii="Calibri" w:hAnsi="Calibri" w:cs="Calibri"/>
              </w:rPr>
            </w:pPr>
            <w:ins w:id="1544" w:author="Administrator" w:date="2016-01-01T22:48:12Z">
              <w:r>
                <w:rPr>
                  <w:rFonts w:hint="eastAsia" w:ascii="Calibri" w:hAnsi="Calibri" w:cs="Calibri"/>
                </w:rPr>
                <w:tab/>
              </w:r>
            </w:ins>
          </w:p>
          <w:p>
            <w:pPr>
              <w:rPr>
                <w:ins w:id="1545" w:author="Administrator" w:date="2016-01-01T22:48:12Z"/>
                <w:rFonts w:hint="eastAsia" w:ascii="Calibri" w:hAnsi="Calibri" w:cs="Calibri"/>
              </w:rPr>
            </w:pPr>
            <w:ins w:id="1546" w:author="Administrator" w:date="2016-01-01T22:48:12Z">
              <w:r>
                <w:rPr>
                  <w:rFonts w:hint="eastAsia" w:ascii="Calibri" w:hAnsi="Calibri" w:cs="Calibri"/>
                </w:rPr>
                <w:tab/>
              </w:r>
            </w:ins>
            <w:ins w:id="1547" w:author="Administrator" w:date="2016-01-01T22:48:12Z">
              <w:r>
                <w:rPr>
                  <w:rFonts w:hint="eastAsia" w:ascii="Calibri" w:hAnsi="Calibri" w:cs="Calibri"/>
                </w:rPr>
                <w:t>/**</w:t>
              </w:r>
            </w:ins>
          </w:p>
          <w:p>
            <w:pPr>
              <w:rPr>
                <w:ins w:id="1548" w:author="Administrator" w:date="2016-01-01T22:48:12Z"/>
                <w:rFonts w:hint="eastAsia" w:ascii="Calibri" w:hAnsi="Calibri" w:cs="Calibri"/>
              </w:rPr>
            </w:pPr>
            <w:ins w:id="1549" w:author="Administrator" w:date="2016-01-01T22:48:12Z">
              <w:r>
                <w:rPr>
                  <w:rFonts w:hint="eastAsia" w:ascii="Calibri" w:hAnsi="Calibri" w:cs="Calibri"/>
                </w:rPr>
                <w:tab/>
              </w:r>
            </w:ins>
            <w:ins w:id="1550" w:author="Administrator" w:date="2016-01-01T22:48:12Z">
              <w:r>
                <w:rPr>
                  <w:rFonts w:hint="eastAsia" w:ascii="Calibri" w:hAnsi="Calibri" w:cs="Calibri"/>
                </w:rPr>
                <w:t xml:space="preserve"> * 返回所有BussinessHallPO</w:t>
              </w:r>
            </w:ins>
          </w:p>
          <w:p>
            <w:pPr>
              <w:rPr>
                <w:ins w:id="1551" w:author="Administrator" w:date="2016-01-01T22:48:12Z"/>
                <w:rFonts w:hint="eastAsia" w:ascii="Calibri" w:hAnsi="Calibri" w:cs="Calibri"/>
              </w:rPr>
            </w:pPr>
            <w:ins w:id="1552" w:author="Administrator" w:date="2016-01-01T22:48:12Z">
              <w:r>
                <w:rPr>
                  <w:rFonts w:hint="eastAsia" w:ascii="Calibri" w:hAnsi="Calibri" w:cs="Calibri"/>
                </w:rPr>
                <w:tab/>
              </w:r>
            </w:ins>
            <w:ins w:id="1553" w:author="Administrator" w:date="2016-01-01T22:48:12Z">
              <w:r>
                <w:rPr>
                  <w:rFonts w:hint="eastAsia" w:ascii="Calibri" w:hAnsi="Calibri" w:cs="Calibri"/>
                </w:rPr>
                <w:t xml:space="preserve"> * @return</w:t>
              </w:r>
            </w:ins>
          </w:p>
          <w:p>
            <w:pPr>
              <w:rPr>
                <w:ins w:id="1554" w:author="Administrator" w:date="2016-01-01T22:48:12Z"/>
                <w:rFonts w:hint="eastAsia" w:ascii="Calibri" w:hAnsi="Calibri" w:cs="Calibri"/>
              </w:rPr>
            </w:pPr>
            <w:ins w:id="1555" w:author="Administrator" w:date="2016-01-01T22:48:12Z">
              <w:r>
                <w:rPr>
                  <w:rFonts w:hint="eastAsia" w:ascii="Calibri" w:hAnsi="Calibri" w:cs="Calibri"/>
                </w:rPr>
                <w:tab/>
              </w:r>
            </w:ins>
            <w:ins w:id="1556" w:author="Administrator" w:date="2016-01-01T22:48:12Z">
              <w:r>
                <w:rPr>
                  <w:rFonts w:hint="eastAsia" w:ascii="Calibri" w:hAnsi="Calibri" w:cs="Calibri"/>
                </w:rPr>
                <w:t xml:space="preserve"> * @throws RemoteException</w:t>
              </w:r>
            </w:ins>
          </w:p>
          <w:p>
            <w:pPr>
              <w:rPr>
                <w:ins w:id="1557" w:author="Administrator" w:date="2016-01-01T22:48:12Z"/>
                <w:rFonts w:hint="eastAsia" w:ascii="Calibri" w:hAnsi="Calibri" w:cs="Calibri"/>
              </w:rPr>
            </w:pPr>
            <w:ins w:id="1558" w:author="Administrator" w:date="2016-01-01T22:48:12Z">
              <w:r>
                <w:rPr>
                  <w:rFonts w:hint="eastAsia" w:ascii="Calibri" w:hAnsi="Calibri" w:cs="Calibri"/>
                </w:rPr>
                <w:tab/>
              </w:r>
            </w:ins>
            <w:ins w:id="1559" w:author="Administrator" w:date="2016-01-01T22:48:12Z">
              <w:r>
                <w:rPr>
                  <w:rFonts w:hint="eastAsia" w:ascii="Calibri" w:hAnsi="Calibri" w:cs="Calibri"/>
                </w:rPr>
                <w:t xml:space="preserve"> */</w:t>
              </w:r>
            </w:ins>
          </w:p>
          <w:p>
            <w:pPr>
              <w:rPr>
                <w:ins w:id="1560" w:author="Administrator" w:date="2016-01-01T22:48:12Z"/>
                <w:rFonts w:hint="eastAsia" w:ascii="Calibri" w:hAnsi="Calibri" w:cs="Calibri"/>
              </w:rPr>
            </w:pPr>
            <w:ins w:id="1561" w:author="Administrator" w:date="2016-01-01T22:48:12Z">
              <w:r>
                <w:rPr>
                  <w:rFonts w:hint="eastAsia" w:ascii="Calibri" w:hAnsi="Calibri" w:cs="Calibri"/>
                </w:rPr>
                <w:tab/>
              </w:r>
            </w:ins>
            <w:ins w:id="1562" w:author="Administrator" w:date="2016-01-01T22:48:12Z">
              <w:r>
                <w:rPr>
                  <w:rFonts w:hint="eastAsia" w:ascii="Calibri" w:hAnsi="Calibri" w:cs="Calibri"/>
                </w:rPr>
                <w:t>public ArrayList&lt;BussinessHallPO&gt; findsBussinessHallPO() throws RemoteException;</w:t>
              </w:r>
            </w:ins>
          </w:p>
          <w:p>
            <w:pPr>
              <w:rPr>
                <w:ins w:id="1563" w:author="Administrator" w:date="2016-01-01T22:48:12Z"/>
                <w:rFonts w:hint="eastAsia" w:ascii="Calibri" w:hAnsi="Calibri" w:cs="Calibri"/>
              </w:rPr>
            </w:pPr>
            <w:ins w:id="1564" w:author="Administrator" w:date="2016-01-01T22:48:12Z">
              <w:r>
                <w:rPr>
                  <w:rFonts w:hint="eastAsia" w:ascii="Calibri" w:hAnsi="Calibri" w:cs="Calibri"/>
                </w:rPr>
                <w:tab/>
              </w:r>
            </w:ins>
          </w:p>
          <w:p>
            <w:pPr>
              <w:rPr>
                <w:ins w:id="1565" w:author="Administrator" w:date="2016-01-01T22:48:12Z"/>
                <w:rFonts w:hint="eastAsia" w:ascii="Calibri" w:hAnsi="Calibri" w:cs="Calibri"/>
              </w:rPr>
            </w:pPr>
            <w:ins w:id="1566" w:author="Administrator" w:date="2016-01-01T22:48:12Z">
              <w:r>
                <w:rPr>
                  <w:rFonts w:hint="eastAsia" w:ascii="Calibri" w:hAnsi="Calibri" w:cs="Calibri"/>
                </w:rPr>
                <w:tab/>
              </w:r>
            </w:ins>
            <w:ins w:id="1567" w:author="Administrator" w:date="2016-01-01T22:48:12Z">
              <w:r>
                <w:rPr>
                  <w:rFonts w:hint="eastAsia" w:ascii="Calibri" w:hAnsi="Calibri" w:cs="Calibri"/>
                </w:rPr>
                <w:t>/**</w:t>
              </w:r>
            </w:ins>
          </w:p>
          <w:p>
            <w:pPr>
              <w:rPr>
                <w:ins w:id="1568" w:author="Administrator" w:date="2016-01-01T22:48:12Z"/>
                <w:rFonts w:hint="eastAsia" w:ascii="Calibri" w:hAnsi="Calibri" w:cs="Calibri"/>
              </w:rPr>
            </w:pPr>
            <w:ins w:id="1569" w:author="Administrator" w:date="2016-01-01T22:48:12Z">
              <w:r>
                <w:rPr>
                  <w:rFonts w:hint="eastAsia" w:ascii="Calibri" w:hAnsi="Calibri" w:cs="Calibri"/>
                </w:rPr>
                <w:tab/>
              </w:r>
            </w:ins>
            <w:ins w:id="1570" w:author="Administrator" w:date="2016-01-01T22:48:12Z">
              <w:r>
                <w:rPr>
                  <w:rFonts w:hint="eastAsia" w:ascii="Calibri" w:hAnsi="Calibri" w:cs="Calibri"/>
                </w:rPr>
                <w:t xml:space="preserve"> * 在数据库中增加一个BussinessHallPO记录</w:t>
              </w:r>
            </w:ins>
          </w:p>
          <w:p>
            <w:pPr>
              <w:rPr>
                <w:ins w:id="1571" w:author="Administrator" w:date="2016-01-01T22:48:12Z"/>
                <w:rFonts w:hint="eastAsia" w:ascii="Calibri" w:hAnsi="Calibri" w:cs="Calibri"/>
              </w:rPr>
            </w:pPr>
            <w:ins w:id="1572" w:author="Administrator" w:date="2016-01-01T22:48:12Z">
              <w:r>
                <w:rPr>
                  <w:rFonts w:hint="eastAsia" w:ascii="Calibri" w:hAnsi="Calibri" w:cs="Calibri"/>
                </w:rPr>
                <w:tab/>
              </w:r>
            </w:ins>
            <w:ins w:id="1573" w:author="Administrator" w:date="2016-01-01T22:48:12Z">
              <w:r>
                <w:rPr>
                  <w:rFonts w:hint="eastAsia" w:ascii="Calibri" w:hAnsi="Calibri" w:cs="Calibri"/>
                </w:rPr>
                <w:t xml:space="preserve"> * @param tpo</w:t>
              </w:r>
            </w:ins>
          </w:p>
          <w:p>
            <w:pPr>
              <w:rPr>
                <w:ins w:id="1574" w:author="Administrator" w:date="2016-01-01T22:48:12Z"/>
                <w:rFonts w:hint="eastAsia" w:ascii="Calibri" w:hAnsi="Calibri" w:cs="Calibri"/>
              </w:rPr>
            </w:pPr>
            <w:ins w:id="1575" w:author="Administrator" w:date="2016-01-01T22:48:12Z">
              <w:r>
                <w:rPr>
                  <w:rFonts w:hint="eastAsia" w:ascii="Calibri" w:hAnsi="Calibri" w:cs="Calibri"/>
                </w:rPr>
                <w:tab/>
              </w:r>
            </w:ins>
            <w:ins w:id="1576" w:author="Administrator" w:date="2016-01-01T22:48:12Z">
              <w:r>
                <w:rPr>
                  <w:rFonts w:hint="eastAsia" w:ascii="Calibri" w:hAnsi="Calibri" w:cs="Calibri"/>
                </w:rPr>
                <w:t xml:space="preserve"> * @throws RemoteException</w:t>
              </w:r>
            </w:ins>
          </w:p>
          <w:p>
            <w:pPr>
              <w:rPr>
                <w:ins w:id="1577" w:author="Administrator" w:date="2016-01-01T22:48:12Z"/>
                <w:rFonts w:hint="eastAsia" w:ascii="Calibri" w:hAnsi="Calibri" w:cs="Calibri"/>
              </w:rPr>
            </w:pPr>
            <w:ins w:id="1578" w:author="Administrator" w:date="2016-01-01T22:48:12Z">
              <w:r>
                <w:rPr>
                  <w:rFonts w:hint="eastAsia" w:ascii="Calibri" w:hAnsi="Calibri" w:cs="Calibri"/>
                </w:rPr>
                <w:tab/>
              </w:r>
            </w:ins>
            <w:ins w:id="1579" w:author="Administrator" w:date="2016-01-01T22:48:12Z">
              <w:r>
                <w:rPr>
                  <w:rFonts w:hint="eastAsia" w:ascii="Calibri" w:hAnsi="Calibri" w:cs="Calibri"/>
                </w:rPr>
                <w:t xml:space="preserve"> */</w:t>
              </w:r>
            </w:ins>
          </w:p>
          <w:p>
            <w:pPr>
              <w:rPr>
                <w:ins w:id="1580" w:author="Administrator" w:date="2016-01-01T22:48:12Z"/>
                <w:rFonts w:hint="eastAsia" w:ascii="Calibri" w:hAnsi="Calibri" w:cs="Calibri"/>
              </w:rPr>
            </w:pPr>
            <w:ins w:id="1581" w:author="Administrator" w:date="2016-01-01T22:48:12Z">
              <w:r>
                <w:rPr>
                  <w:rFonts w:hint="eastAsia" w:ascii="Calibri" w:hAnsi="Calibri" w:cs="Calibri"/>
                </w:rPr>
                <w:tab/>
              </w:r>
            </w:ins>
            <w:ins w:id="1582" w:author="Administrator" w:date="2016-01-01T22:48:12Z">
              <w:r>
                <w:rPr>
                  <w:rFonts w:hint="eastAsia" w:ascii="Calibri" w:hAnsi="Calibri" w:cs="Calibri"/>
                </w:rPr>
                <w:t>public void insert(BussinessHallPO bpo) throws RemoteException;</w:t>
              </w:r>
            </w:ins>
          </w:p>
          <w:p>
            <w:pPr>
              <w:rPr>
                <w:ins w:id="1583" w:author="Administrator" w:date="2016-01-01T22:48:12Z"/>
                <w:rFonts w:hint="eastAsia" w:ascii="Calibri" w:hAnsi="Calibri" w:cs="Calibri"/>
              </w:rPr>
            </w:pPr>
            <w:ins w:id="1584" w:author="Administrator" w:date="2016-01-01T22:48:12Z">
              <w:r>
                <w:rPr>
                  <w:rFonts w:hint="eastAsia" w:ascii="Calibri" w:hAnsi="Calibri" w:cs="Calibri"/>
                </w:rPr>
                <w:tab/>
              </w:r>
            </w:ins>
          </w:p>
          <w:p>
            <w:pPr>
              <w:rPr>
                <w:ins w:id="1585" w:author="Administrator" w:date="2016-01-01T22:48:12Z"/>
                <w:rFonts w:hint="eastAsia" w:ascii="Calibri" w:hAnsi="Calibri" w:cs="Calibri"/>
              </w:rPr>
            </w:pPr>
            <w:ins w:id="1586" w:author="Administrator" w:date="2016-01-01T22:48:12Z">
              <w:r>
                <w:rPr>
                  <w:rFonts w:hint="eastAsia" w:ascii="Calibri" w:hAnsi="Calibri" w:cs="Calibri"/>
                </w:rPr>
                <w:tab/>
              </w:r>
            </w:ins>
            <w:ins w:id="1587" w:author="Administrator" w:date="2016-01-01T22:48:12Z">
              <w:r>
                <w:rPr>
                  <w:rFonts w:hint="eastAsia" w:ascii="Calibri" w:hAnsi="Calibri" w:cs="Calibri"/>
                </w:rPr>
                <w:t>/**</w:t>
              </w:r>
            </w:ins>
          </w:p>
          <w:p>
            <w:pPr>
              <w:rPr>
                <w:ins w:id="1588" w:author="Administrator" w:date="2016-01-01T22:48:12Z"/>
                <w:rFonts w:hint="eastAsia" w:ascii="Calibri" w:hAnsi="Calibri" w:cs="Calibri"/>
              </w:rPr>
            </w:pPr>
            <w:ins w:id="1589" w:author="Administrator" w:date="2016-01-01T22:48:12Z">
              <w:r>
                <w:rPr>
                  <w:rFonts w:hint="eastAsia" w:ascii="Calibri" w:hAnsi="Calibri" w:cs="Calibri"/>
                </w:rPr>
                <w:tab/>
              </w:r>
            </w:ins>
            <w:ins w:id="1590" w:author="Administrator" w:date="2016-01-01T22:48:12Z">
              <w:r>
                <w:rPr>
                  <w:rFonts w:hint="eastAsia" w:ascii="Calibri" w:hAnsi="Calibri" w:cs="Calibri"/>
                </w:rPr>
                <w:t xml:space="preserve"> * 更新一个BussinessHallPO</w:t>
              </w:r>
            </w:ins>
          </w:p>
          <w:p>
            <w:pPr>
              <w:rPr>
                <w:ins w:id="1591" w:author="Administrator" w:date="2016-01-01T22:48:12Z"/>
                <w:rFonts w:hint="eastAsia" w:ascii="Calibri" w:hAnsi="Calibri" w:cs="Calibri"/>
              </w:rPr>
            </w:pPr>
            <w:ins w:id="1592" w:author="Administrator" w:date="2016-01-01T22:48:12Z">
              <w:r>
                <w:rPr>
                  <w:rFonts w:hint="eastAsia" w:ascii="Calibri" w:hAnsi="Calibri" w:cs="Calibri"/>
                </w:rPr>
                <w:tab/>
              </w:r>
            </w:ins>
            <w:ins w:id="1593" w:author="Administrator" w:date="2016-01-01T22:48:12Z">
              <w:r>
                <w:rPr>
                  <w:rFonts w:hint="eastAsia" w:ascii="Calibri" w:hAnsi="Calibri" w:cs="Calibri"/>
                </w:rPr>
                <w:t xml:space="preserve"> * @param id</w:t>
              </w:r>
            </w:ins>
          </w:p>
          <w:p>
            <w:pPr>
              <w:rPr>
                <w:ins w:id="1594" w:author="Administrator" w:date="2016-01-01T22:48:12Z"/>
                <w:rFonts w:hint="eastAsia" w:ascii="Calibri" w:hAnsi="Calibri" w:cs="Calibri"/>
              </w:rPr>
            </w:pPr>
            <w:ins w:id="1595" w:author="Administrator" w:date="2016-01-01T22:48:12Z">
              <w:r>
                <w:rPr>
                  <w:rFonts w:hint="eastAsia" w:ascii="Calibri" w:hAnsi="Calibri" w:cs="Calibri"/>
                </w:rPr>
                <w:tab/>
              </w:r>
            </w:ins>
            <w:ins w:id="1596" w:author="Administrator" w:date="2016-01-01T22:48:12Z">
              <w:r>
                <w:rPr>
                  <w:rFonts w:hint="eastAsia" w:ascii="Calibri" w:hAnsi="Calibri" w:cs="Calibri"/>
                </w:rPr>
                <w:t xml:space="preserve"> * @param bpo</w:t>
              </w:r>
            </w:ins>
          </w:p>
          <w:p>
            <w:pPr>
              <w:rPr>
                <w:ins w:id="1597" w:author="Administrator" w:date="2016-01-01T22:48:12Z"/>
                <w:rFonts w:hint="eastAsia" w:ascii="Calibri" w:hAnsi="Calibri" w:cs="Calibri"/>
              </w:rPr>
            </w:pPr>
            <w:ins w:id="1598" w:author="Administrator" w:date="2016-01-01T22:48:12Z">
              <w:r>
                <w:rPr>
                  <w:rFonts w:hint="eastAsia" w:ascii="Calibri" w:hAnsi="Calibri" w:cs="Calibri"/>
                </w:rPr>
                <w:tab/>
              </w:r>
            </w:ins>
            <w:ins w:id="1599" w:author="Administrator" w:date="2016-01-01T22:48:12Z">
              <w:r>
                <w:rPr>
                  <w:rFonts w:hint="eastAsia" w:ascii="Calibri" w:hAnsi="Calibri" w:cs="Calibri"/>
                </w:rPr>
                <w:t xml:space="preserve"> * @throws RemoteException</w:t>
              </w:r>
            </w:ins>
          </w:p>
          <w:p>
            <w:pPr>
              <w:rPr>
                <w:ins w:id="1600" w:author="Administrator" w:date="2016-01-01T22:48:12Z"/>
                <w:rFonts w:hint="eastAsia" w:ascii="Calibri" w:hAnsi="Calibri" w:cs="Calibri"/>
              </w:rPr>
            </w:pPr>
            <w:ins w:id="1601" w:author="Administrator" w:date="2016-01-01T22:48:12Z">
              <w:r>
                <w:rPr>
                  <w:rFonts w:hint="eastAsia" w:ascii="Calibri" w:hAnsi="Calibri" w:cs="Calibri"/>
                </w:rPr>
                <w:tab/>
              </w:r>
            </w:ins>
            <w:ins w:id="1602" w:author="Administrator" w:date="2016-01-01T22:48:12Z">
              <w:r>
                <w:rPr>
                  <w:rFonts w:hint="eastAsia" w:ascii="Calibri" w:hAnsi="Calibri" w:cs="Calibri"/>
                </w:rPr>
                <w:t xml:space="preserve"> */</w:t>
              </w:r>
            </w:ins>
          </w:p>
          <w:p>
            <w:pPr>
              <w:rPr>
                <w:ins w:id="1603" w:author="Administrator" w:date="2016-01-01T22:48:12Z"/>
                <w:rFonts w:hint="eastAsia" w:ascii="Calibri" w:hAnsi="Calibri" w:cs="Calibri"/>
              </w:rPr>
            </w:pPr>
            <w:ins w:id="1604" w:author="Administrator" w:date="2016-01-01T22:48:12Z">
              <w:r>
                <w:rPr>
                  <w:rFonts w:hint="eastAsia" w:ascii="Calibri" w:hAnsi="Calibri" w:cs="Calibri"/>
                </w:rPr>
                <w:tab/>
              </w:r>
            </w:ins>
            <w:ins w:id="1605" w:author="Administrator" w:date="2016-01-01T22:48:12Z">
              <w:r>
                <w:rPr>
                  <w:rFonts w:hint="eastAsia" w:ascii="Calibri" w:hAnsi="Calibri" w:cs="Calibri"/>
                </w:rPr>
                <w:t>public void update(String id,BussinessHallPO bpo) throws RemoteException;</w:t>
              </w:r>
            </w:ins>
          </w:p>
          <w:p>
            <w:pPr>
              <w:rPr>
                <w:ins w:id="1606" w:author="Administrator" w:date="2016-01-01T22:48:12Z"/>
                <w:rFonts w:hint="eastAsia" w:ascii="Calibri" w:hAnsi="Calibri" w:cs="Calibri"/>
              </w:rPr>
            </w:pPr>
            <w:ins w:id="1607" w:author="Administrator" w:date="2016-01-01T22:48:12Z">
              <w:r>
                <w:rPr>
                  <w:rFonts w:hint="eastAsia" w:ascii="Calibri" w:hAnsi="Calibri" w:cs="Calibri"/>
                </w:rPr>
                <w:tab/>
              </w:r>
            </w:ins>
          </w:p>
          <w:p>
            <w:pPr>
              <w:rPr>
                <w:ins w:id="1608" w:author="Administrator" w:date="2016-01-01T22:48:12Z"/>
                <w:rFonts w:hint="eastAsia" w:ascii="Calibri" w:hAnsi="Calibri" w:cs="Calibri"/>
              </w:rPr>
            </w:pPr>
            <w:ins w:id="1609" w:author="Administrator" w:date="2016-01-01T22:48:12Z">
              <w:r>
                <w:rPr>
                  <w:rFonts w:hint="eastAsia" w:ascii="Calibri" w:hAnsi="Calibri" w:cs="Calibri"/>
                </w:rPr>
                <w:tab/>
              </w:r>
            </w:ins>
            <w:ins w:id="1610" w:author="Administrator" w:date="2016-01-01T22:48:12Z">
              <w:r>
                <w:rPr>
                  <w:rFonts w:hint="eastAsia" w:ascii="Calibri" w:hAnsi="Calibri" w:cs="Calibri"/>
                </w:rPr>
                <w:t>/**</w:t>
              </w:r>
            </w:ins>
          </w:p>
          <w:p>
            <w:pPr>
              <w:rPr>
                <w:ins w:id="1611" w:author="Administrator" w:date="2016-01-01T22:48:12Z"/>
                <w:rFonts w:hint="eastAsia" w:ascii="Calibri" w:hAnsi="Calibri" w:cs="Calibri"/>
              </w:rPr>
            </w:pPr>
            <w:ins w:id="1612" w:author="Administrator" w:date="2016-01-01T22:48:12Z">
              <w:r>
                <w:rPr>
                  <w:rFonts w:hint="eastAsia" w:ascii="Calibri" w:hAnsi="Calibri" w:cs="Calibri"/>
                </w:rPr>
                <w:tab/>
              </w:r>
            </w:ins>
            <w:ins w:id="1613" w:author="Administrator" w:date="2016-01-01T22:48:12Z">
              <w:r>
                <w:rPr>
                  <w:rFonts w:hint="eastAsia" w:ascii="Calibri" w:hAnsi="Calibri" w:cs="Calibri"/>
                </w:rPr>
                <w:t xml:space="preserve"> * 删除一个BussinessHallPO</w:t>
              </w:r>
            </w:ins>
          </w:p>
          <w:p>
            <w:pPr>
              <w:rPr>
                <w:ins w:id="1614" w:author="Administrator" w:date="2016-01-01T22:48:12Z"/>
                <w:rFonts w:hint="eastAsia" w:ascii="Calibri" w:hAnsi="Calibri" w:cs="Calibri"/>
              </w:rPr>
            </w:pPr>
            <w:ins w:id="1615" w:author="Administrator" w:date="2016-01-01T22:48:12Z">
              <w:r>
                <w:rPr>
                  <w:rFonts w:hint="eastAsia" w:ascii="Calibri" w:hAnsi="Calibri" w:cs="Calibri"/>
                </w:rPr>
                <w:tab/>
              </w:r>
            </w:ins>
            <w:ins w:id="1616" w:author="Administrator" w:date="2016-01-01T22:48:12Z">
              <w:r>
                <w:rPr>
                  <w:rFonts w:hint="eastAsia" w:ascii="Calibri" w:hAnsi="Calibri" w:cs="Calibri"/>
                </w:rPr>
                <w:t xml:space="preserve"> * @param id</w:t>
              </w:r>
            </w:ins>
          </w:p>
          <w:p>
            <w:pPr>
              <w:rPr>
                <w:ins w:id="1617" w:author="Administrator" w:date="2016-01-01T22:48:12Z"/>
                <w:rFonts w:hint="eastAsia" w:ascii="Calibri" w:hAnsi="Calibri" w:cs="Calibri"/>
              </w:rPr>
            </w:pPr>
            <w:ins w:id="1618" w:author="Administrator" w:date="2016-01-01T22:48:12Z">
              <w:r>
                <w:rPr>
                  <w:rFonts w:hint="eastAsia" w:ascii="Calibri" w:hAnsi="Calibri" w:cs="Calibri"/>
                </w:rPr>
                <w:tab/>
              </w:r>
            </w:ins>
            <w:ins w:id="1619" w:author="Administrator" w:date="2016-01-01T22:48:12Z">
              <w:r>
                <w:rPr>
                  <w:rFonts w:hint="eastAsia" w:ascii="Calibri" w:hAnsi="Calibri" w:cs="Calibri"/>
                </w:rPr>
                <w:t xml:space="preserve"> * @throws RemoteException</w:t>
              </w:r>
            </w:ins>
          </w:p>
          <w:p>
            <w:pPr>
              <w:rPr>
                <w:ins w:id="1620" w:author="Administrator" w:date="2016-01-01T22:48:12Z"/>
                <w:rFonts w:hint="eastAsia" w:ascii="Calibri" w:hAnsi="Calibri" w:cs="Calibri"/>
              </w:rPr>
            </w:pPr>
            <w:ins w:id="1621" w:author="Administrator" w:date="2016-01-01T22:48:12Z">
              <w:r>
                <w:rPr>
                  <w:rFonts w:hint="eastAsia" w:ascii="Calibri" w:hAnsi="Calibri" w:cs="Calibri"/>
                </w:rPr>
                <w:tab/>
              </w:r>
            </w:ins>
            <w:ins w:id="1622" w:author="Administrator" w:date="2016-01-01T22:48:12Z">
              <w:r>
                <w:rPr>
                  <w:rFonts w:hint="eastAsia" w:ascii="Calibri" w:hAnsi="Calibri" w:cs="Calibri"/>
                </w:rPr>
                <w:t xml:space="preserve"> */</w:t>
              </w:r>
            </w:ins>
          </w:p>
          <w:p>
            <w:pPr>
              <w:rPr>
                <w:ins w:id="1623" w:author="Administrator" w:date="2016-01-01T22:48:12Z"/>
                <w:rFonts w:hint="eastAsia" w:ascii="Calibri" w:hAnsi="Calibri" w:cs="Calibri"/>
              </w:rPr>
            </w:pPr>
            <w:ins w:id="1624" w:author="Administrator" w:date="2016-01-01T22:48:12Z">
              <w:r>
                <w:rPr>
                  <w:rFonts w:hint="eastAsia" w:ascii="Calibri" w:hAnsi="Calibri" w:cs="Calibri"/>
                </w:rPr>
                <w:tab/>
              </w:r>
            </w:ins>
            <w:ins w:id="1625" w:author="Administrator" w:date="2016-01-01T22:48:12Z">
              <w:r>
                <w:rPr>
                  <w:rFonts w:hint="eastAsia" w:ascii="Calibri" w:hAnsi="Calibri" w:cs="Calibri"/>
                </w:rPr>
                <w:t>public void deleteBussinessHallPO(String id) throws RemoteException;</w:t>
              </w:r>
            </w:ins>
          </w:p>
          <w:p>
            <w:pPr>
              <w:rPr>
                <w:ins w:id="1626" w:author="Administrator" w:date="2016-01-01T22:48:12Z"/>
                <w:rFonts w:hint="eastAsia" w:ascii="Calibri" w:hAnsi="Calibri" w:cs="Calibri"/>
              </w:rPr>
            </w:pPr>
            <w:ins w:id="1627" w:author="Administrator" w:date="2016-01-01T22:48:12Z">
              <w:r>
                <w:rPr>
                  <w:rFonts w:hint="eastAsia" w:ascii="Calibri" w:hAnsi="Calibri" w:cs="Calibri"/>
                </w:rPr>
                <w:tab/>
              </w:r>
            </w:ins>
          </w:p>
          <w:p>
            <w:pPr>
              <w:rPr>
                <w:ins w:id="1628" w:author="Administrator" w:date="2016-01-01T22:48:12Z"/>
                <w:rFonts w:hint="eastAsia" w:ascii="Calibri" w:hAnsi="Calibri" w:cs="Calibri"/>
              </w:rPr>
            </w:pPr>
            <w:ins w:id="1629" w:author="Administrator" w:date="2016-01-01T22:48:12Z">
              <w:r>
                <w:rPr>
                  <w:rFonts w:hint="eastAsia" w:ascii="Calibri" w:hAnsi="Calibri" w:cs="Calibri"/>
                </w:rPr>
                <w:tab/>
              </w:r>
            </w:ins>
            <w:ins w:id="1630" w:author="Administrator" w:date="2016-01-01T22:48:12Z">
              <w:r>
                <w:rPr>
                  <w:rFonts w:hint="eastAsia" w:ascii="Calibri" w:hAnsi="Calibri" w:cs="Calibri"/>
                </w:rPr>
                <w:t>/**</w:t>
              </w:r>
            </w:ins>
          </w:p>
          <w:p>
            <w:pPr>
              <w:rPr>
                <w:ins w:id="1631" w:author="Administrator" w:date="2016-01-01T22:48:12Z"/>
                <w:rFonts w:hint="eastAsia" w:ascii="Calibri" w:hAnsi="Calibri" w:cs="Calibri"/>
              </w:rPr>
            </w:pPr>
            <w:ins w:id="1632" w:author="Administrator" w:date="2016-01-01T22:48:12Z">
              <w:r>
                <w:rPr>
                  <w:rFonts w:hint="eastAsia" w:ascii="Calibri" w:hAnsi="Calibri" w:cs="Calibri"/>
                </w:rPr>
                <w:tab/>
              </w:r>
            </w:ins>
            <w:ins w:id="1633" w:author="Administrator" w:date="2016-01-01T22:48:12Z">
              <w:r>
                <w:rPr>
                  <w:rFonts w:hint="eastAsia" w:ascii="Calibri" w:hAnsi="Calibri" w:cs="Calibri"/>
                </w:rPr>
                <w:t xml:space="preserve"> * 结束持久化数据库的使用</w:t>
              </w:r>
            </w:ins>
          </w:p>
          <w:p>
            <w:pPr>
              <w:rPr>
                <w:ins w:id="1634" w:author="Administrator" w:date="2016-01-01T22:48:12Z"/>
                <w:rFonts w:hint="eastAsia" w:ascii="Calibri" w:hAnsi="Calibri" w:cs="Calibri"/>
              </w:rPr>
            </w:pPr>
            <w:ins w:id="1635" w:author="Administrator" w:date="2016-01-01T22:48:12Z">
              <w:r>
                <w:rPr>
                  <w:rFonts w:hint="eastAsia" w:ascii="Calibri" w:hAnsi="Calibri" w:cs="Calibri"/>
                </w:rPr>
                <w:tab/>
              </w:r>
            </w:ins>
            <w:ins w:id="1636" w:author="Administrator" w:date="2016-01-01T22:48:12Z">
              <w:r>
                <w:rPr>
                  <w:rFonts w:hint="eastAsia" w:ascii="Calibri" w:hAnsi="Calibri" w:cs="Calibri"/>
                </w:rPr>
                <w:t xml:space="preserve"> * @throws RemoteException</w:t>
              </w:r>
            </w:ins>
          </w:p>
          <w:p>
            <w:pPr>
              <w:rPr>
                <w:ins w:id="1637" w:author="Administrator" w:date="2016-01-01T22:48:12Z"/>
                <w:rFonts w:hint="eastAsia" w:ascii="Calibri" w:hAnsi="Calibri" w:cs="Calibri"/>
              </w:rPr>
            </w:pPr>
            <w:ins w:id="1638" w:author="Administrator" w:date="2016-01-01T22:48:12Z">
              <w:r>
                <w:rPr>
                  <w:rFonts w:hint="eastAsia" w:ascii="Calibri" w:hAnsi="Calibri" w:cs="Calibri"/>
                </w:rPr>
                <w:tab/>
              </w:r>
            </w:ins>
            <w:ins w:id="1639" w:author="Administrator" w:date="2016-01-01T22:48:12Z">
              <w:r>
                <w:rPr>
                  <w:rFonts w:hint="eastAsia" w:ascii="Calibri" w:hAnsi="Calibri" w:cs="Calibri"/>
                </w:rPr>
                <w:t xml:space="preserve"> */</w:t>
              </w:r>
            </w:ins>
          </w:p>
          <w:p>
            <w:pPr>
              <w:rPr>
                <w:ins w:id="1640" w:author="Administrator" w:date="2016-01-01T22:48:12Z"/>
                <w:rFonts w:hint="eastAsia" w:ascii="Calibri" w:hAnsi="Calibri" w:cs="Calibri"/>
              </w:rPr>
            </w:pPr>
            <w:ins w:id="1641" w:author="Administrator" w:date="2016-01-01T22:48:12Z">
              <w:r>
                <w:rPr>
                  <w:rFonts w:hint="eastAsia" w:ascii="Calibri" w:hAnsi="Calibri" w:cs="Calibri"/>
                </w:rPr>
                <w:tab/>
              </w:r>
            </w:ins>
            <w:ins w:id="1642" w:author="Administrator" w:date="2016-01-01T22:48:12Z">
              <w:r>
                <w:rPr>
                  <w:rFonts w:hint="eastAsia" w:ascii="Calibri" w:hAnsi="Calibri" w:cs="Calibri"/>
                </w:rPr>
                <w:t>public void finish() throws RemoteException;</w:t>
              </w:r>
            </w:ins>
          </w:p>
          <w:p>
            <w:pPr>
              <w:rPr>
                <w:ins w:id="1643" w:author="Administrator" w:date="2016-01-01T22:48:12Z"/>
                <w:rFonts w:hint="eastAsia" w:ascii="Calibri" w:hAnsi="Calibri" w:cs="Calibri"/>
              </w:rPr>
            </w:pPr>
            <w:ins w:id="1644" w:author="Administrator" w:date="2016-01-01T22:48:12Z">
              <w:r>
                <w:rPr>
                  <w:rFonts w:hint="eastAsia" w:ascii="Calibri" w:hAnsi="Calibri" w:cs="Calibri"/>
                </w:rPr>
                <w:t>/**</w:t>
              </w:r>
            </w:ins>
          </w:p>
          <w:p>
            <w:pPr>
              <w:rPr>
                <w:ins w:id="1645" w:author="Administrator" w:date="2016-01-01T22:48:12Z"/>
                <w:rFonts w:hint="eastAsia" w:ascii="Calibri" w:hAnsi="Calibri" w:cs="Calibri"/>
              </w:rPr>
            </w:pPr>
            <w:ins w:id="1646" w:author="Administrator" w:date="2016-01-01T22:48:12Z">
              <w:r>
                <w:rPr>
                  <w:rFonts w:hint="eastAsia" w:ascii="Calibri" w:hAnsi="Calibri" w:cs="Calibri"/>
                </w:rPr>
                <w:tab/>
              </w:r>
            </w:ins>
            <w:ins w:id="1647" w:author="Administrator" w:date="2016-01-01T22:48:12Z">
              <w:r>
                <w:rPr>
                  <w:rFonts w:hint="eastAsia" w:ascii="Calibri" w:hAnsi="Calibri" w:cs="Calibri"/>
                </w:rPr>
                <w:t xml:space="preserve"> * 根据id返回DriverPO</w:t>
              </w:r>
            </w:ins>
          </w:p>
          <w:p>
            <w:pPr>
              <w:rPr>
                <w:ins w:id="1648" w:author="Administrator" w:date="2016-01-01T22:48:12Z"/>
                <w:rFonts w:hint="eastAsia" w:ascii="Calibri" w:hAnsi="Calibri" w:cs="Calibri"/>
              </w:rPr>
            </w:pPr>
            <w:ins w:id="1649" w:author="Administrator" w:date="2016-01-01T22:48:12Z">
              <w:r>
                <w:rPr>
                  <w:rFonts w:hint="eastAsia" w:ascii="Calibri" w:hAnsi="Calibri" w:cs="Calibri"/>
                </w:rPr>
                <w:tab/>
              </w:r>
            </w:ins>
            <w:ins w:id="1650" w:author="Administrator" w:date="2016-01-01T22:48:12Z">
              <w:r>
                <w:rPr>
                  <w:rFonts w:hint="eastAsia" w:ascii="Calibri" w:hAnsi="Calibri" w:cs="Calibri"/>
                </w:rPr>
                <w:t xml:space="preserve"> * @param id</w:t>
              </w:r>
            </w:ins>
          </w:p>
          <w:p>
            <w:pPr>
              <w:rPr>
                <w:ins w:id="1651" w:author="Administrator" w:date="2016-01-01T22:48:12Z"/>
                <w:rFonts w:hint="eastAsia" w:ascii="Calibri" w:hAnsi="Calibri" w:cs="Calibri"/>
              </w:rPr>
            </w:pPr>
            <w:ins w:id="1652" w:author="Administrator" w:date="2016-01-01T22:48:12Z">
              <w:r>
                <w:rPr>
                  <w:rFonts w:hint="eastAsia" w:ascii="Calibri" w:hAnsi="Calibri" w:cs="Calibri"/>
                </w:rPr>
                <w:tab/>
              </w:r>
            </w:ins>
            <w:ins w:id="1653" w:author="Administrator" w:date="2016-01-01T22:48:12Z">
              <w:r>
                <w:rPr>
                  <w:rFonts w:hint="eastAsia" w:ascii="Calibri" w:hAnsi="Calibri" w:cs="Calibri"/>
                </w:rPr>
                <w:t xml:space="preserve"> * @return</w:t>
              </w:r>
            </w:ins>
          </w:p>
          <w:p>
            <w:pPr>
              <w:rPr>
                <w:ins w:id="1654" w:author="Administrator" w:date="2016-01-01T22:48:12Z"/>
                <w:rFonts w:hint="eastAsia" w:ascii="Calibri" w:hAnsi="Calibri" w:cs="Calibri"/>
              </w:rPr>
            </w:pPr>
            <w:ins w:id="1655" w:author="Administrator" w:date="2016-01-01T22:48:12Z">
              <w:r>
                <w:rPr>
                  <w:rFonts w:hint="eastAsia" w:ascii="Calibri" w:hAnsi="Calibri" w:cs="Calibri"/>
                </w:rPr>
                <w:tab/>
              </w:r>
            </w:ins>
            <w:ins w:id="1656" w:author="Administrator" w:date="2016-01-01T22:48:12Z">
              <w:r>
                <w:rPr>
                  <w:rFonts w:hint="eastAsia" w:ascii="Calibri" w:hAnsi="Calibri" w:cs="Calibri"/>
                </w:rPr>
                <w:t xml:space="preserve"> * @throws RemoteException</w:t>
              </w:r>
            </w:ins>
          </w:p>
          <w:p>
            <w:pPr>
              <w:rPr>
                <w:ins w:id="1657" w:author="Administrator" w:date="2016-01-01T22:48:12Z"/>
                <w:rFonts w:hint="eastAsia" w:ascii="Calibri" w:hAnsi="Calibri" w:cs="Calibri"/>
              </w:rPr>
            </w:pPr>
            <w:ins w:id="1658" w:author="Administrator" w:date="2016-01-01T22:48:12Z">
              <w:r>
                <w:rPr>
                  <w:rFonts w:hint="eastAsia" w:ascii="Calibri" w:hAnsi="Calibri" w:cs="Calibri"/>
                </w:rPr>
                <w:tab/>
              </w:r>
            </w:ins>
            <w:ins w:id="1659" w:author="Administrator" w:date="2016-01-01T22:48:12Z">
              <w:r>
                <w:rPr>
                  <w:rFonts w:hint="eastAsia" w:ascii="Calibri" w:hAnsi="Calibri" w:cs="Calibri"/>
                </w:rPr>
                <w:t xml:space="preserve"> */</w:t>
              </w:r>
            </w:ins>
          </w:p>
          <w:p>
            <w:pPr>
              <w:rPr>
                <w:ins w:id="1660" w:author="Administrator" w:date="2016-01-01T22:48:12Z"/>
                <w:rFonts w:hint="eastAsia" w:ascii="Calibri" w:hAnsi="Calibri" w:cs="Calibri"/>
              </w:rPr>
            </w:pPr>
            <w:ins w:id="1661" w:author="Administrator" w:date="2016-01-01T22:48:12Z">
              <w:r>
                <w:rPr>
                  <w:rFonts w:hint="eastAsia" w:ascii="Calibri" w:hAnsi="Calibri" w:cs="Calibri"/>
                </w:rPr>
                <w:tab/>
              </w:r>
            </w:ins>
            <w:ins w:id="1662" w:author="Administrator" w:date="2016-01-01T22:48:12Z">
              <w:r>
                <w:rPr>
                  <w:rFonts w:hint="eastAsia" w:ascii="Calibri" w:hAnsi="Calibri" w:cs="Calibri"/>
                </w:rPr>
                <w:t>public DriverPO findDriverPO(String id) throws RemoteException;</w:t>
              </w:r>
            </w:ins>
          </w:p>
          <w:p>
            <w:pPr>
              <w:rPr>
                <w:ins w:id="1663" w:author="Administrator" w:date="2016-01-01T22:48:12Z"/>
                <w:rFonts w:hint="eastAsia" w:ascii="Calibri" w:hAnsi="Calibri" w:cs="Calibri"/>
              </w:rPr>
            </w:pPr>
            <w:ins w:id="1664" w:author="Administrator" w:date="2016-01-01T22:48:12Z">
              <w:r>
                <w:rPr>
                  <w:rFonts w:hint="eastAsia" w:ascii="Calibri" w:hAnsi="Calibri" w:cs="Calibri"/>
                </w:rPr>
                <w:tab/>
              </w:r>
            </w:ins>
          </w:p>
          <w:p>
            <w:pPr>
              <w:rPr>
                <w:ins w:id="1665" w:author="Administrator" w:date="2016-01-01T22:48:12Z"/>
                <w:rFonts w:hint="eastAsia" w:ascii="Calibri" w:hAnsi="Calibri" w:cs="Calibri"/>
              </w:rPr>
            </w:pPr>
            <w:ins w:id="1666" w:author="Administrator" w:date="2016-01-01T22:48:12Z">
              <w:r>
                <w:rPr>
                  <w:rFonts w:hint="eastAsia" w:ascii="Calibri" w:hAnsi="Calibri" w:cs="Calibri"/>
                </w:rPr>
                <w:tab/>
              </w:r>
            </w:ins>
            <w:ins w:id="1667" w:author="Administrator" w:date="2016-01-01T22:48:12Z">
              <w:r>
                <w:rPr>
                  <w:rFonts w:hint="eastAsia" w:ascii="Calibri" w:hAnsi="Calibri" w:cs="Calibri"/>
                </w:rPr>
                <w:t>/**</w:t>
              </w:r>
            </w:ins>
          </w:p>
          <w:p>
            <w:pPr>
              <w:rPr>
                <w:ins w:id="1668" w:author="Administrator" w:date="2016-01-01T22:48:12Z"/>
                <w:rFonts w:hint="eastAsia" w:ascii="Calibri" w:hAnsi="Calibri" w:cs="Calibri"/>
              </w:rPr>
            </w:pPr>
            <w:ins w:id="1669" w:author="Administrator" w:date="2016-01-01T22:48:12Z">
              <w:r>
                <w:rPr>
                  <w:rFonts w:hint="eastAsia" w:ascii="Calibri" w:hAnsi="Calibri" w:cs="Calibri"/>
                </w:rPr>
                <w:tab/>
              </w:r>
            </w:ins>
            <w:ins w:id="1670" w:author="Administrator" w:date="2016-01-01T22:48:12Z">
              <w:r>
                <w:rPr>
                  <w:rFonts w:hint="eastAsia" w:ascii="Calibri" w:hAnsi="Calibri" w:cs="Calibri"/>
                </w:rPr>
                <w:t xml:space="preserve"> * 根据营业厅编号返回其所属司机</w:t>
              </w:r>
            </w:ins>
          </w:p>
          <w:p>
            <w:pPr>
              <w:rPr>
                <w:ins w:id="1671" w:author="Administrator" w:date="2016-01-01T22:48:12Z"/>
                <w:rFonts w:hint="eastAsia" w:ascii="Calibri" w:hAnsi="Calibri" w:cs="Calibri"/>
              </w:rPr>
            </w:pPr>
            <w:ins w:id="1672" w:author="Administrator" w:date="2016-01-01T22:48:12Z">
              <w:r>
                <w:rPr>
                  <w:rFonts w:hint="eastAsia" w:ascii="Calibri" w:hAnsi="Calibri" w:cs="Calibri"/>
                </w:rPr>
                <w:tab/>
              </w:r>
            </w:ins>
            <w:ins w:id="1673" w:author="Administrator" w:date="2016-01-01T22:48:12Z">
              <w:r>
                <w:rPr>
                  <w:rFonts w:hint="eastAsia" w:ascii="Calibri" w:hAnsi="Calibri" w:cs="Calibri"/>
                </w:rPr>
                <w:t xml:space="preserve"> * @param id</w:t>
              </w:r>
            </w:ins>
          </w:p>
          <w:p>
            <w:pPr>
              <w:rPr>
                <w:ins w:id="1674" w:author="Administrator" w:date="2016-01-01T22:48:12Z"/>
                <w:rFonts w:hint="eastAsia" w:ascii="Calibri" w:hAnsi="Calibri" w:cs="Calibri"/>
              </w:rPr>
            </w:pPr>
            <w:ins w:id="1675" w:author="Administrator" w:date="2016-01-01T22:48:12Z">
              <w:r>
                <w:rPr>
                  <w:rFonts w:hint="eastAsia" w:ascii="Calibri" w:hAnsi="Calibri" w:cs="Calibri"/>
                </w:rPr>
                <w:tab/>
              </w:r>
            </w:ins>
            <w:ins w:id="1676" w:author="Administrator" w:date="2016-01-01T22:48:12Z">
              <w:r>
                <w:rPr>
                  <w:rFonts w:hint="eastAsia" w:ascii="Calibri" w:hAnsi="Calibri" w:cs="Calibri"/>
                </w:rPr>
                <w:t xml:space="preserve"> * @return</w:t>
              </w:r>
            </w:ins>
          </w:p>
          <w:p>
            <w:pPr>
              <w:rPr>
                <w:ins w:id="1677" w:author="Administrator" w:date="2016-01-01T22:48:12Z"/>
                <w:rFonts w:hint="eastAsia" w:ascii="Calibri" w:hAnsi="Calibri" w:cs="Calibri"/>
              </w:rPr>
            </w:pPr>
            <w:ins w:id="1678" w:author="Administrator" w:date="2016-01-01T22:48:12Z">
              <w:r>
                <w:rPr>
                  <w:rFonts w:hint="eastAsia" w:ascii="Calibri" w:hAnsi="Calibri" w:cs="Calibri"/>
                </w:rPr>
                <w:tab/>
              </w:r>
            </w:ins>
            <w:ins w:id="1679" w:author="Administrator" w:date="2016-01-01T22:48:12Z">
              <w:r>
                <w:rPr>
                  <w:rFonts w:hint="eastAsia" w:ascii="Calibri" w:hAnsi="Calibri" w:cs="Calibri"/>
                </w:rPr>
                <w:t xml:space="preserve"> * @throws RemoteException</w:t>
              </w:r>
            </w:ins>
          </w:p>
          <w:p>
            <w:pPr>
              <w:rPr>
                <w:ins w:id="1680" w:author="Administrator" w:date="2016-01-01T22:48:12Z"/>
                <w:rFonts w:hint="eastAsia" w:ascii="Calibri" w:hAnsi="Calibri" w:cs="Calibri"/>
              </w:rPr>
            </w:pPr>
            <w:ins w:id="1681" w:author="Administrator" w:date="2016-01-01T22:48:12Z">
              <w:r>
                <w:rPr>
                  <w:rFonts w:hint="eastAsia" w:ascii="Calibri" w:hAnsi="Calibri" w:cs="Calibri"/>
                </w:rPr>
                <w:tab/>
              </w:r>
            </w:ins>
            <w:ins w:id="1682" w:author="Administrator" w:date="2016-01-01T22:48:12Z">
              <w:r>
                <w:rPr>
                  <w:rFonts w:hint="eastAsia" w:ascii="Calibri" w:hAnsi="Calibri" w:cs="Calibri"/>
                </w:rPr>
                <w:t xml:space="preserve"> */</w:t>
              </w:r>
            </w:ins>
          </w:p>
          <w:p>
            <w:pPr>
              <w:rPr>
                <w:ins w:id="1683" w:author="Administrator" w:date="2016-01-01T22:48:12Z"/>
                <w:rFonts w:hint="eastAsia" w:ascii="Calibri" w:hAnsi="Calibri" w:cs="Calibri"/>
              </w:rPr>
            </w:pPr>
            <w:ins w:id="1684" w:author="Administrator" w:date="2016-01-01T22:48:12Z">
              <w:r>
                <w:rPr>
                  <w:rFonts w:hint="eastAsia" w:ascii="Calibri" w:hAnsi="Calibri" w:cs="Calibri"/>
                </w:rPr>
                <w:tab/>
              </w:r>
            </w:ins>
            <w:ins w:id="1685" w:author="Administrator" w:date="2016-01-01T22:48:12Z">
              <w:r>
                <w:rPr>
                  <w:rFonts w:hint="eastAsia" w:ascii="Calibri" w:hAnsi="Calibri" w:cs="Calibri"/>
                </w:rPr>
                <w:t>public ArrayList&lt;DriverPO&gt; findsDriverPO(String id) throws RemoteException;</w:t>
              </w:r>
            </w:ins>
          </w:p>
          <w:p>
            <w:pPr>
              <w:rPr>
                <w:ins w:id="1686" w:author="Administrator" w:date="2016-01-01T22:48:12Z"/>
                <w:rFonts w:hint="eastAsia" w:ascii="Calibri" w:hAnsi="Calibri" w:cs="Calibri"/>
              </w:rPr>
            </w:pPr>
            <w:ins w:id="1687" w:author="Administrator" w:date="2016-01-01T22:48:12Z">
              <w:r>
                <w:rPr>
                  <w:rFonts w:hint="eastAsia" w:ascii="Calibri" w:hAnsi="Calibri" w:cs="Calibri"/>
                </w:rPr>
                <w:tab/>
              </w:r>
            </w:ins>
          </w:p>
          <w:p>
            <w:pPr>
              <w:rPr>
                <w:ins w:id="1688" w:author="Administrator" w:date="2016-01-01T22:48:12Z"/>
                <w:rFonts w:hint="eastAsia" w:ascii="Calibri" w:hAnsi="Calibri" w:cs="Calibri"/>
              </w:rPr>
            </w:pPr>
            <w:ins w:id="1689" w:author="Administrator" w:date="2016-01-01T22:48:12Z">
              <w:r>
                <w:rPr>
                  <w:rFonts w:hint="eastAsia" w:ascii="Calibri" w:hAnsi="Calibri" w:cs="Calibri"/>
                </w:rPr>
                <w:tab/>
              </w:r>
            </w:ins>
            <w:ins w:id="1690" w:author="Administrator" w:date="2016-01-01T22:48:12Z">
              <w:r>
                <w:rPr>
                  <w:rFonts w:hint="eastAsia" w:ascii="Calibri" w:hAnsi="Calibri" w:cs="Calibri"/>
                </w:rPr>
                <w:t>/**</w:t>
              </w:r>
            </w:ins>
          </w:p>
          <w:p>
            <w:pPr>
              <w:rPr>
                <w:ins w:id="1691" w:author="Administrator" w:date="2016-01-01T22:48:12Z"/>
                <w:rFonts w:hint="eastAsia" w:ascii="Calibri" w:hAnsi="Calibri" w:cs="Calibri"/>
              </w:rPr>
            </w:pPr>
            <w:ins w:id="1692" w:author="Administrator" w:date="2016-01-01T22:48:12Z">
              <w:r>
                <w:rPr>
                  <w:rFonts w:hint="eastAsia" w:ascii="Calibri" w:hAnsi="Calibri" w:cs="Calibri"/>
                </w:rPr>
                <w:tab/>
              </w:r>
            </w:ins>
            <w:ins w:id="1693" w:author="Administrator" w:date="2016-01-01T22:48:12Z">
              <w:r>
                <w:rPr>
                  <w:rFonts w:hint="eastAsia" w:ascii="Calibri" w:hAnsi="Calibri" w:cs="Calibri"/>
                </w:rPr>
                <w:t xml:space="preserve"> * 返回所有DriverPO</w:t>
              </w:r>
            </w:ins>
          </w:p>
          <w:p>
            <w:pPr>
              <w:rPr>
                <w:ins w:id="1694" w:author="Administrator" w:date="2016-01-01T22:48:12Z"/>
                <w:rFonts w:hint="eastAsia" w:ascii="Calibri" w:hAnsi="Calibri" w:cs="Calibri"/>
              </w:rPr>
            </w:pPr>
            <w:ins w:id="1695" w:author="Administrator" w:date="2016-01-01T22:48:12Z">
              <w:r>
                <w:rPr>
                  <w:rFonts w:hint="eastAsia" w:ascii="Calibri" w:hAnsi="Calibri" w:cs="Calibri"/>
                </w:rPr>
                <w:tab/>
              </w:r>
            </w:ins>
            <w:ins w:id="1696" w:author="Administrator" w:date="2016-01-01T22:48:12Z">
              <w:r>
                <w:rPr>
                  <w:rFonts w:hint="eastAsia" w:ascii="Calibri" w:hAnsi="Calibri" w:cs="Calibri"/>
                </w:rPr>
                <w:t xml:space="preserve"> * @return</w:t>
              </w:r>
            </w:ins>
          </w:p>
          <w:p>
            <w:pPr>
              <w:rPr>
                <w:ins w:id="1697" w:author="Administrator" w:date="2016-01-01T22:48:12Z"/>
                <w:rFonts w:hint="eastAsia" w:ascii="Calibri" w:hAnsi="Calibri" w:cs="Calibri"/>
              </w:rPr>
            </w:pPr>
            <w:ins w:id="1698" w:author="Administrator" w:date="2016-01-01T22:48:12Z">
              <w:r>
                <w:rPr>
                  <w:rFonts w:hint="eastAsia" w:ascii="Calibri" w:hAnsi="Calibri" w:cs="Calibri"/>
                </w:rPr>
                <w:tab/>
              </w:r>
            </w:ins>
            <w:ins w:id="1699" w:author="Administrator" w:date="2016-01-01T22:48:12Z">
              <w:r>
                <w:rPr>
                  <w:rFonts w:hint="eastAsia" w:ascii="Calibri" w:hAnsi="Calibri" w:cs="Calibri"/>
                </w:rPr>
                <w:t xml:space="preserve"> * @throws RemoteException</w:t>
              </w:r>
            </w:ins>
          </w:p>
          <w:p>
            <w:pPr>
              <w:rPr>
                <w:ins w:id="1700" w:author="Administrator" w:date="2016-01-01T22:48:12Z"/>
                <w:rFonts w:hint="eastAsia" w:ascii="Calibri" w:hAnsi="Calibri" w:cs="Calibri"/>
              </w:rPr>
            </w:pPr>
            <w:ins w:id="1701" w:author="Administrator" w:date="2016-01-01T22:48:12Z">
              <w:r>
                <w:rPr>
                  <w:rFonts w:hint="eastAsia" w:ascii="Calibri" w:hAnsi="Calibri" w:cs="Calibri"/>
                </w:rPr>
                <w:tab/>
              </w:r>
            </w:ins>
            <w:ins w:id="1702" w:author="Administrator" w:date="2016-01-01T22:48:12Z">
              <w:r>
                <w:rPr>
                  <w:rFonts w:hint="eastAsia" w:ascii="Calibri" w:hAnsi="Calibri" w:cs="Calibri"/>
                </w:rPr>
                <w:t xml:space="preserve"> */</w:t>
              </w:r>
            </w:ins>
          </w:p>
          <w:p>
            <w:pPr>
              <w:rPr>
                <w:ins w:id="1703" w:author="Administrator" w:date="2016-01-01T22:48:12Z"/>
                <w:rFonts w:hint="eastAsia" w:ascii="Calibri" w:hAnsi="Calibri" w:cs="Calibri"/>
              </w:rPr>
            </w:pPr>
            <w:ins w:id="1704" w:author="Administrator" w:date="2016-01-01T22:48:12Z">
              <w:r>
                <w:rPr>
                  <w:rFonts w:hint="eastAsia" w:ascii="Calibri" w:hAnsi="Calibri" w:cs="Calibri"/>
                </w:rPr>
                <w:tab/>
              </w:r>
            </w:ins>
            <w:ins w:id="1705" w:author="Administrator" w:date="2016-01-01T22:48:12Z">
              <w:r>
                <w:rPr>
                  <w:rFonts w:hint="eastAsia" w:ascii="Calibri" w:hAnsi="Calibri" w:cs="Calibri"/>
                </w:rPr>
                <w:t>public ArrayList&lt;DriverPO&gt; findsDriverPO() throws RemoteException;</w:t>
              </w:r>
            </w:ins>
          </w:p>
          <w:p>
            <w:pPr>
              <w:rPr>
                <w:ins w:id="1706" w:author="Administrator" w:date="2016-01-01T22:48:12Z"/>
                <w:rFonts w:hint="eastAsia" w:ascii="Calibri" w:hAnsi="Calibri" w:cs="Calibri"/>
              </w:rPr>
            </w:pPr>
            <w:ins w:id="1707" w:author="Administrator" w:date="2016-01-01T22:48:12Z">
              <w:r>
                <w:rPr>
                  <w:rFonts w:hint="eastAsia" w:ascii="Calibri" w:hAnsi="Calibri" w:cs="Calibri"/>
                </w:rPr>
                <w:tab/>
              </w:r>
            </w:ins>
          </w:p>
          <w:p>
            <w:pPr>
              <w:rPr>
                <w:ins w:id="1708" w:author="Administrator" w:date="2016-01-01T22:48:12Z"/>
                <w:rFonts w:hint="eastAsia" w:ascii="Calibri" w:hAnsi="Calibri" w:cs="Calibri"/>
              </w:rPr>
            </w:pPr>
            <w:ins w:id="1709" w:author="Administrator" w:date="2016-01-01T22:48:12Z">
              <w:r>
                <w:rPr>
                  <w:rFonts w:hint="eastAsia" w:ascii="Calibri" w:hAnsi="Calibri" w:cs="Calibri"/>
                </w:rPr>
                <w:tab/>
              </w:r>
            </w:ins>
            <w:ins w:id="1710" w:author="Administrator" w:date="2016-01-01T22:48:12Z">
              <w:r>
                <w:rPr>
                  <w:rFonts w:hint="eastAsia" w:ascii="Calibri" w:hAnsi="Calibri" w:cs="Calibri"/>
                </w:rPr>
                <w:t>/**</w:t>
              </w:r>
            </w:ins>
          </w:p>
          <w:p>
            <w:pPr>
              <w:rPr>
                <w:ins w:id="1711" w:author="Administrator" w:date="2016-01-01T22:48:12Z"/>
                <w:rFonts w:hint="eastAsia" w:ascii="Calibri" w:hAnsi="Calibri" w:cs="Calibri"/>
              </w:rPr>
            </w:pPr>
            <w:ins w:id="1712" w:author="Administrator" w:date="2016-01-01T22:48:12Z">
              <w:r>
                <w:rPr>
                  <w:rFonts w:hint="eastAsia" w:ascii="Calibri" w:hAnsi="Calibri" w:cs="Calibri"/>
                </w:rPr>
                <w:tab/>
              </w:r>
            </w:ins>
            <w:ins w:id="1713" w:author="Administrator" w:date="2016-01-01T22:48:12Z">
              <w:r>
                <w:rPr>
                  <w:rFonts w:hint="eastAsia" w:ascii="Calibri" w:hAnsi="Calibri" w:cs="Calibri"/>
                </w:rPr>
                <w:t xml:space="preserve"> * 在数据库中增加一个DriverPO记录</w:t>
              </w:r>
            </w:ins>
          </w:p>
          <w:p>
            <w:pPr>
              <w:rPr>
                <w:ins w:id="1714" w:author="Administrator" w:date="2016-01-01T22:48:12Z"/>
                <w:rFonts w:hint="eastAsia" w:ascii="Calibri" w:hAnsi="Calibri" w:cs="Calibri"/>
              </w:rPr>
            </w:pPr>
            <w:ins w:id="1715" w:author="Administrator" w:date="2016-01-01T22:48:12Z">
              <w:r>
                <w:rPr>
                  <w:rFonts w:hint="eastAsia" w:ascii="Calibri" w:hAnsi="Calibri" w:cs="Calibri"/>
                </w:rPr>
                <w:tab/>
              </w:r>
            </w:ins>
            <w:ins w:id="1716" w:author="Administrator" w:date="2016-01-01T22:48:12Z">
              <w:r>
                <w:rPr>
                  <w:rFonts w:hint="eastAsia" w:ascii="Calibri" w:hAnsi="Calibri" w:cs="Calibri"/>
                </w:rPr>
                <w:t xml:space="preserve"> * @param dpo</w:t>
              </w:r>
            </w:ins>
          </w:p>
          <w:p>
            <w:pPr>
              <w:rPr>
                <w:ins w:id="1717" w:author="Administrator" w:date="2016-01-01T22:48:12Z"/>
                <w:rFonts w:hint="eastAsia" w:ascii="Calibri" w:hAnsi="Calibri" w:cs="Calibri"/>
              </w:rPr>
            </w:pPr>
            <w:ins w:id="1718" w:author="Administrator" w:date="2016-01-01T22:48:12Z">
              <w:r>
                <w:rPr>
                  <w:rFonts w:hint="eastAsia" w:ascii="Calibri" w:hAnsi="Calibri" w:cs="Calibri"/>
                </w:rPr>
                <w:tab/>
              </w:r>
            </w:ins>
            <w:ins w:id="1719" w:author="Administrator" w:date="2016-01-01T22:48:12Z">
              <w:r>
                <w:rPr>
                  <w:rFonts w:hint="eastAsia" w:ascii="Calibri" w:hAnsi="Calibri" w:cs="Calibri"/>
                </w:rPr>
                <w:t xml:space="preserve"> * @throws RemoteException</w:t>
              </w:r>
            </w:ins>
          </w:p>
          <w:p>
            <w:pPr>
              <w:rPr>
                <w:ins w:id="1720" w:author="Administrator" w:date="2016-01-01T22:48:12Z"/>
                <w:rFonts w:hint="eastAsia" w:ascii="Calibri" w:hAnsi="Calibri" w:cs="Calibri"/>
              </w:rPr>
            </w:pPr>
            <w:ins w:id="1721" w:author="Administrator" w:date="2016-01-01T22:48:12Z">
              <w:r>
                <w:rPr>
                  <w:rFonts w:hint="eastAsia" w:ascii="Calibri" w:hAnsi="Calibri" w:cs="Calibri"/>
                </w:rPr>
                <w:tab/>
              </w:r>
            </w:ins>
            <w:ins w:id="1722" w:author="Administrator" w:date="2016-01-01T22:48:12Z">
              <w:r>
                <w:rPr>
                  <w:rFonts w:hint="eastAsia" w:ascii="Calibri" w:hAnsi="Calibri" w:cs="Calibri"/>
                </w:rPr>
                <w:t xml:space="preserve"> */</w:t>
              </w:r>
            </w:ins>
          </w:p>
          <w:p>
            <w:pPr>
              <w:rPr>
                <w:ins w:id="1723" w:author="Administrator" w:date="2016-01-01T22:48:12Z"/>
                <w:rFonts w:hint="eastAsia" w:ascii="Calibri" w:hAnsi="Calibri" w:cs="Calibri"/>
              </w:rPr>
            </w:pPr>
            <w:ins w:id="1724" w:author="Administrator" w:date="2016-01-01T22:48:12Z">
              <w:r>
                <w:rPr>
                  <w:rFonts w:hint="eastAsia" w:ascii="Calibri" w:hAnsi="Calibri" w:cs="Calibri"/>
                </w:rPr>
                <w:tab/>
              </w:r>
            </w:ins>
            <w:ins w:id="1725" w:author="Administrator" w:date="2016-01-01T22:48:12Z">
              <w:r>
                <w:rPr>
                  <w:rFonts w:hint="eastAsia" w:ascii="Calibri" w:hAnsi="Calibri" w:cs="Calibri"/>
                </w:rPr>
                <w:t>public void insert(DriverPO dpo) throws RemoteException;</w:t>
              </w:r>
            </w:ins>
          </w:p>
          <w:p>
            <w:pPr>
              <w:rPr>
                <w:ins w:id="1726" w:author="Administrator" w:date="2016-01-01T22:48:12Z"/>
                <w:rFonts w:hint="eastAsia" w:ascii="Calibri" w:hAnsi="Calibri" w:cs="Calibri"/>
              </w:rPr>
            </w:pPr>
            <w:ins w:id="1727" w:author="Administrator" w:date="2016-01-01T22:48:12Z">
              <w:r>
                <w:rPr>
                  <w:rFonts w:hint="eastAsia" w:ascii="Calibri" w:hAnsi="Calibri" w:cs="Calibri"/>
                </w:rPr>
                <w:tab/>
              </w:r>
            </w:ins>
          </w:p>
          <w:p>
            <w:pPr>
              <w:rPr>
                <w:ins w:id="1728" w:author="Administrator" w:date="2016-01-01T22:48:12Z"/>
                <w:rFonts w:hint="eastAsia" w:ascii="Calibri" w:hAnsi="Calibri" w:cs="Calibri"/>
              </w:rPr>
            </w:pPr>
            <w:ins w:id="1729" w:author="Administrator" w:date="2016-01-01T22:48:12Z">
              <w:r>
                <w:rPr>
                  <w:rFonts w:hint="eastAsia" w:ascii="Calibri" w:hAnsi="Calibri" w:cs="Calibri"/>
                </w:rPr>
                <w:tab/>
              </w:r>
            </w:ins>
            <w:ins w:id="1730" w:author="Administrator" w:date="2016-01-01T22:48:12Z">
              <w:r>
                <w:rPr>
                  <w:rFonts w:hint="eastAsia" w:ascii="Calibri" w:hAnsi="Calibri" w:cs="Calibri"/>
                </w:rPr>
                <w:t>/**</w:t>
              </w:r>
            </w:ins>
          </w:p>
          <w:p>
            <w:pPr>
              <w:rPr>
                <w:ins w:id="1731" w:author="Administrator" w:date="2016-01-01T22:48:12Z"/>
                <w:rFonts w:hint="eastAsia" w:ascii="Calibri" w:hAnsi="Calibri" w:cs="Calibri"/>
              </w:rPr>
            </w:pPr>
            <w:ins w:id="1732" w:author="Administrator" w:date="2016-01-01T22:48:12Z">
              <w:r>
                <w:rPr>
                  <w:rFonts w:hint="eastAsia" w:ascii="Calibri" w:hAnsi="Calibri" w:cs="Calibri"/>
                </w:rPr>
                <w:tab/>
              </w:r>
            </w:ins>
            <w:ins w:id="1733" w:author="Administrator" w:date="2016-01-01T22:48:12Z">
              <w:r>
                <w:rPr>
                  <w:rFonts w:hint="eastAsia" w:ascii="Calibri" w:hAnsi="Calibri" w:cs="Calibri"/>
                </w:rPr>
                <w:t xml:space="preserve"> * 更新一个DriverPO</w:t>
              </w:r>
            </w:ins>
          </w:p>
          <w:p>
            <w:pPr>
              <w:rPr>
                <w:ins w:id="1734" w:author="Administrator" w:date="2016-01-01T22:48:12Z"/>
                <w:rFonts w:hint="eastAsia" w:ascii="Calibri" w:hAnsi="Calibri" w:cs="Calibri"/>
              </w:rPr>
            </w:pPr>
            <w:ins w:id="1735" w:author="Administrator" w:date="2016-01-01T22:48:12Z">
              <w:r>
                <w:rPr>
                  <w:rFonts w:hint="eastAsia" w:ascii="Calibri" w:hAnsi="Calibri" w:cs="Calibri"/>
                </w:rPr>
                <w:tab/>
              </w:r>
            </w:ins>
            <w:ins w:id="1736" w:author="Administrator" w:date="2016-01-01T22:48:12Z">
              <w:r>
                <w:rPr>
                  <w:rFonts w:hint="eastAsia" w:ascii="Calibri" w:hAnsi="Calibri" w:cs="Calibri"/>
                </w:rPr>
                <w:t xml:space="preserve"> * @param id</w:t>
              </w:r>
            </w:ins>
          </w:p>
          <w:p>
            <w:pPr>
              <w:rPr>
                <w:ins w:id="1737" w:author="Administrator" w:date="2016-01-01T22:48:12Z"/>
                <w:rFonts w:hint="eastAsia" w:ascii="Calibri" w:hAnsi="Calibri" w:cs="Calibri"/>
              </w:rPr>
            </w:pPr>
            <w:ins w:id="1738" w:author="Administrator" w:date="2016-01-01T22:48:12Z">
              <w:r>
                <w:rPr>
                  <w:rFonts w:hint="eastAsia" w:ascii="Calibri" w:hAnsi="Calibri" w:cs="Calibri"/>
                </w:rPr>
                <w:tab/>
              </w:r>
            </w:ins>
            <w:ins w:id="1739" w:author="Administrator" w:date="2016-01-01T22:48:12Z">
              <w:r>
                <w:rPr>
                  <w:rFonts w:hint="eastAsia" w:ascii="Calibri" w:hAnsi="Calibri" w:cs="Calibri"/>
                </w:rPr>
                <w:t xml:space="preserve"> * @param dpo</w:t>
              </w:r>
            </w:ins>
          </w:p>
          <w:p>
            <w:pPr>
              <w:rPr>
                <w:ins w:id="1740" w:author="Administrator" w:date="2016-01-01T22:48:12Z"/>
                <w:rFonts w:hint="eastAsia" w:ascii="Calibri" w:hAnsi="Calibri" w:cs="Calibri"/>
              </w:rPr>
            </w:pPr>
            <w:ins w:id="1741" w:author="Administrator" w:date="2016-01-01T22:48:12Z">
              <w:r>
                <w:rPr>
                  <w:rFonts w:hint="eastAsia" w:ascii="Calibri" w:hAnsi="Calibri" w:cs="Calibri"/>
                </w:rPr>
                <w:tab/>
              </w:r>
            </w:ins>
            <w:ins w:id="1742" w:author="Administrator" w:date="2016-01-01T22:48:12Z">
              <w:r>
                <w:rPr>
                  <w:rFonts w:hint="eastAsia" w:ascii="Calibri" w:hAnsi="Calibri" w:cs="Calibri"/>
                </w:rPr>
                <w:t xml:space="preserve"> * @throws RemoteException</w:t>
              </w:r>
            </w:ins>
          </w:p>
          <w:p>
            <w:pPr>
              <w:rPr>
                <w:ins w:id="1743" w:author="Administrator" w:date="2016-01-01T22:48:12Z"/>
                <w:rFonts w:hint="eastAsia" w:ascii="Calibri" w:hAnsi="Calibri" w:cs="Calibri"/>
              </w:rPr>
            </w:pPr>
            <w:ins w:id="1744" w:author="Administrator" w:date="2016-01-01T22:48:12Z">
              <w:r>
                <w:rPr>
                  <w:rFonts w:hint="eastAsia" w:ascii="Calibri" w:hAnsi="Calibri" w:cs="Calibri"/>
                </w:rPr>
                <w:tab/>
              </w:r>
            </w:ins>
            <w:ins w:id="1745" w:author="Administrator" w:date="2016-01-01T22:48:12Z">
              <w:r>
                <w:rPr>
                  <w:rFonts w:hint="eastAsia" w:ascii="Calibri" w:hAnsi="Calibri" w:cs="Calibri"/>
                </w:rPr>
                <w:t xml:space="preserve"> */</w:t>
              </w:r>
            </w:ins>
          </w:p>
          <w:p>
            <w:pPr>
              <w:rPr>
                <w:ins w:id="1746" w:author="Administrator" w:date="2016-01-01T22:48:12Z"/>
                <w:rFonts w:hint="eastAsia" w:ascii="Calibri" w:hAnsi="Calibri" w:cs="Calibri"/>
              </w:rPr>
            </w:pPr>
            <w:ins w:id="1747" w:author="Administrator" w:date="2016-01-01T22:48:12Z">
              <w:r>
                <w:rPr>
                  <w:rFonts w:hint="eastAsia" w:ascii="Calibri" w:hAnsi="Calibri" w:cs="Calibri"/>
                </w:rPr>
                <w:tab/>
              </w:r>
            </w:ins>
            <w:ins w:id="1748" w:author="Administrator" w:date="2016-01-01T22:48:12Z">
              <w:r>
                <w:rPr>
                  <w:rFonts w:hint="eastAsia" w:ascii="Calibri" w:hAnsi="Calibri" w:cs="Calibri"/>
                </w:rPr>
                <w:t>public void update(String id,DriverPO dpo) throws RemoteException;</w:t>
              </w:r>
            </w:ins>
          </w:p>
          <w:p>
            <w:pPr>
              <w:rPr>
                <w:ins w:id="1749" w:author="Administrator" w:date="2016-01-01T22:48:12Z"/>
                <w:rFonts w:hint="eastAsia" w:ascii="Calibri" w:hAnsi="Calibri" w:cs="Calibri"/>
              </w:rPr>
            </w:pPr>
            <w:ins w:id="1750" w:author="Administrator" w:date="2016-01-01T22:48:12Z">
              <w:r>
                <w:rPr>
                  <w:rFonts w:hint="eastAsia" w:ascii="Calibri" w:hAnsi="Calibri" w:cs="Calibri"/>
                </w:rPr>
                <w:tab/>
              </w:r>
            </w:ins>
          </w:p>
          <w:p>
            <w:pPr>
              <w:rPr>
                <w:ins w:id="1751" w:author="Administrator" w:date="2016-01-01T22:48:12Z"/>
                <w:rFonts w:hint="eastAsia" w:ascii="Calibri" w:hAnsi="Calibri" w:cs="Calibri"/>
              </w:rPr>
            </w:pPr>
            <w:ins w:id="1752" w:author="Administrator" w:date="2016-01-01T22:48:12Z">
              <w:r>
                <w:rPr>
                  <w:rFonts w:hint="eastAsia" w:ascii="Calibri" w:hAnsi="Calibri" w:cs="Calibri"/>
                </w:rPr>
                <w:tab/>
              </w:r>
            </w:ins>
            <w:ins w:id="1753" w:author="Administrator" w:date="2016-01-01T22:48:12Z">
              <w:r>
                <w:rPr>
                  <w:rFonts w:hint="eastAsia" w:ascii="Calibri" w:hAnsi="Calibri" w:cs="Calibri"/>
                </w:rPr>
                <w:t>/**</w:t>
              </w:r>
            </w:ins>
          </w:p>
          <w:p>
            <w:pPr>
              <w:rPr>
                <w:ins w:id="1754" w:author="Administrator" w:date="2016-01-01T22:48:12Z"/>
                <w:rFonts w:hint="eastAsia" w:ascii="Calibri" w:hAnsi="Calibri" w:cs="Calibri"/>
              </w:rPr>
            </w:pPr>
            <w:ins w:id="1755" w:author="Administrator" w:date="2016-01-01T22:48:12Z">
              <w:r>
                <w:rPr>
                  <w:rFonts w:hint="eastAsia" w:ascii="Calibri" w:hAnsi="Calibri" w:cs="Calibri"/>
                </w:rPr>
                <w:tab/>
              </w:r>
            </w:ins>
            <w:ins w:id="1756" w:author="Administrator" w:date="2016-01-01T22:48:12Z">
              <w:r>
                <w:rPr>
                  <w:rFonts w:hint="eastAsia" w:ascii="Calibri" w:hAnsi="Calibri" w:cs="Calibri"/>
                </w:rPr>
                <w:t xml:space="preserve"> * 删除一个DriverPO</w:t>
              </w:r>
            </w:ins>
          </w:p>
          <w:p>
            <w:pPr>
              <w:rPr>
                <w:ins w:id="1757" w:author="Administrator" w:date="2016-01-01T22:48:12Z"/>
                <w:rFonts w:hint="eastAsia" w:ascii="Calibri" w:hAnsi="Calibri" w:cs="Calibri"/>
              </w:rPr>
            </w:pPr>
            <w:ins w:id="1758" w:author="Administrator" w:date="2016-01-01T22:48:12Z">
              <w:r>
                <w:rPr>
                  <w:rFonts w:hint="eastAsia" w:ascii="Calibri" w:hAnsi="Calibri" w:cs="Calibri"/>
                </w:rPr>
                <w:tab/>
              </w:r>
            </w:ins>
            <w:ins w:id="1759" w:author="Administrator" w:date="2016-01-01T22:48:12Z">
              <w:r>
                <w:rPr>
                  <w:rFonts w:hint="eastAsia" w:ascii="Calibri" w:hAnsi="Calibri" w:cs="Calibri"/>
                </w:rPr>
                <w:t xml:space="preserve"> * @param id</w:t>
              </w:r>
            </w:ins>
          </w:p>
          <w:p>
            <w:pPr>
              <w:rPr>
                <w:ins w:id="1760" w:author="Administrator" w:date="2016-01-01T22:48:12Z"/>
                <w:rFonts w:hint="eastAsia" w:ascii="Calibri" w:hAnsi="Calibri" w:cs="Calibri"/>
              </w:rPr>
            </w:pPr>
            <w:ins w:id="1761" w:author="Administrator" w:date="2016-01-01T22:48:12Z">
              <w:r>
                <w:rPr>
                  <w:rFonts w:hint="eastAsia" w:ascii="Calibri" w:hAnsi="Calibri" w:cs="Calibri"/>
                </w:rPr>
                <w:tab/>
              </w:r>
            </w:ins>
            <w:ins w:id="1762" w:author="Administrator" w:date="2016-01-01T22:48:12Z">
              <w:r>
                <w:rPr>
                  <w:rFonts w:hint="eastAsia" w:ascii="Calibri" w:hAnsi="Calibri" w:cs="Calibri"/>
                </w:rPr>
                <w:t xml:space="preserve"> * @throws RemoteException</w:t>
              </w:r>
            </w:ins>
          </w:p>
          <w:p>
            <w:pPr>
              <w:rPr>
                <w:ins w:id="1763" w:author="Administrator" w:date="2016-01-01T22:48:12Z"/>
                <w:rFonts w:hint="eastAsia" w:ascii="Calibri" w:hAnsi="Calibri" w:cs="Calibri"/>
              </w:rPr>
            </w:pPr>
            <w:ins w:id="1764" w:author="Administrator" w:date="2016-01-01T22:48:12Z">
              <w:r>
                <w:rPr>
                  <w:rFonts w:hint="eastAsia" w:ascii="Calibri" w:hAnsi="Calibri" w:cs="Calibri"/>
                </w:rPr>
                <w:tab/>
              </w:r>
            </w:ins>
            <w:ins w:id="1765" w:author="Administrator" w:date="2016-01-01T22:48:12Z">
              <w:r>
                <w:rPr>
                  <w:rFonts w:hint="eastAsia" w:ascii="Calibri" w:hAnsi="Calibri" w:cs="Calibri"/>
                </w:rPr>
                <w:t xml:space="preserve"> */</w:t>
              </w:r>
            </w:ins>
          </w:p>
          <w:p>
            <w:pPr>
              <w:rPr>
                <w:ins w:id="1766" w:author="Administrator" w:date="2016-01-01T22:48:12Z"/>
                <w:rFonts w:hint="eastAsia" w:ascii="Calibri" w:hAnsi="Calibri" w:cs="Calibri"/>
              </w:rPr>
            </w:pPr>
            <w:ins w:id="1767" w:author="Administrator" w:date="2016-01-01T22:48:12Z">
              <w:r>
                <w:rPr>
                  <w:rFonts w:hint="eastAsia" w:ascii="Calibri" w:hAnsi="Calibri" w:cs="Calibri"/>
                </w:rPr>
                <w:tab/>
              </w:r>
            </w:ins>
            <w:ins w:id="1768" w:author="Administrator" w:date="2016-01-01T22:48:12Z">
              <w:r>
                <w:rPr>
                  <w:rFonts w:hint="eastAsia" w:ascii="Calibri" w:hAnsi="Calibri" w:cs="Calibri"/>
                </w:rPr>
                <w:t>public void deleteDriverPO(String id) throws RemoteException;</w:t>
              </w:r>
            </w:ins>
          </w:p>
          <w:p>
            <w:pPr>
              <w:rPr>
                <w:ins w:id="1769" w:author="Administrator" w:date="2016-01-01T22:48:12Z"/>
                <w:rFonts w:hint="eastAsia" w:ascii="Calibri" w:hAnsi="Calibri" w:cs="Calibri"/>
              </w:rPr>
            </w:pPr>
            <w:ins w:id="1770" w:author="Administrator" w:date="2016-01-01T22:48:12Z">
              <w:r>
                <w:rPr>
                  <w:rFonts w:hint="eastAsia" w:ascii="Calibri" w:hAnsi="Calibri" w:cs="Calibri"/>
                </w:rPr>
                <w:tab/>
              </w:r>
            </w:ins>
          </w:p>
          <w:p>
            <w:pPr>
              <w:rPr>
                <w:ins w:id="1771" w:author="Administrator" w:date="2016-01-01T22:48:12Z"/>
                <w:rFonts w:hint="eastAsia" w:ascii="Calibri" w:hAnsi="Calibri" w:cs="Calibri"/>
              </w:rPr>
            </w:pPr>
            <w:ins w:id="1772" w:author="Administrator" w:date="2016-01-01T22:48:12Z">
              <w:r>
                <w:rPr>
                  <w:rFonts w:hint="eastAsia" w:ascii="Calibri" w:hAnsi="Calibri" w:cs="Calibri"/>
                </w:rPr>
                <w:tab/>
              </w:r>
            </w:ins>
            <w:ins w:id="1773" w:author="Administrator" w:date="2016-01-01T22:48:12Z">
              <w:r>
                <w:rPr>
                  <w:rFonts w:hint="eastAsia" w:ascii="Calibri" w:hAnsi="Calibri" w:cs="Calibri"/>
                </w:rPr>
                <w:t>/**</w:t>
              </w:r>
            </w:ins>
          </w:p>
          <w:p>
            <w:pPr>
              <w:rPr>
                <w:ins w:id="1774" w:author="Administrator" w:date="2016-01-01T22:48:12Z"/>
                <w:rFonts w:hint="eastAsia" w:ascii="Calibri" w:hAnsi="Calibri" w:cs="Calibri"/>
              </w:rPr>
            </w:pPr>
            <w:ins w:id="1775" w:author="Administrator" w:date="2016-01-01T22:48:12Z">
              <w:r>
                <w:rPr>
                  <w:rFonts w:hint="eastAsia" w:ascii="Calibri" w:hAnsi="Calibri" w:cs="Calibri"/>
                </w:rPr>
                <w:tab/>
              </w:r>
            </w:ins>
            <w:ins w:id="1776" w:author="Administrator" w:date="2016-01-01T22:48:12Z">
              <w:r>
                <w:rPr>
                  <w:rFonts w:hint="eastAsia" w:ascii="Calibri" w:hAnsi="Calibri" w:cs="Calibri"/>
                </w:rPr>
                <w:t xml:space="preserve"> * 结束持久化数据库的使用</w:t>
              </w:r>
            </w:ins>
          </w:p>
          <w:p>
            <w:pPr>
              <w:rPr>
                <w:ins w:id="1777" w:author="Administrator" w:date="2016-01-01T22:48:12Z"/>
                <w:rFonts w:hint="eastAsia" w:ascii="Calibri" w:hAnsi="Calibri" w:cs="Calibri"/>
              </w:rPr>
            </w:pPr>
            <w:ins w:id="1778" w:author="Administrator" w:date="2016-01-01T22:48:12Z">
              <w:r>
                <w:rPr>
                  <w:rFonts w:hint="eastAsia" w:ascii="Calibri" w:hAnsi="Calibri" w:cs="Calibri"/>
                </w:rPr>
                <w:tab/>
              </w:r>
            </w:ins>
            <w:ins w:id="1779" w:author="Administrator" w:date="2016-01-01T22:48:12Z">
              <w:r>
                <w:rPr>
                  <w:rFonts w:hint="eastAsia" w:ascii="Calibri" w:hAnsi="Calibri" w:cs="Calibri"/>
                </w:rPr>
                <w:t xml:space="preserve"> * @throws RemoteException</w:t>
              </w:r>
            </w:ins>
          </w:p>
          <w:p>
            <w:pPr>
              <w:rPr>
                <w:ins w:id="1780" w:author="Administrator" w:date="2016-01-01T22:48:12Z"/>
                <w:rFonts w:hint="eastAsia" w:ascii="Calibri" w:hAnsi="Calibri" w:cs="Calibri"/>
              </w:rPr>
            </w:pPr>
            <w:ins w:id="1781" w:author="Administrator" w:date="2016-01-01T22:48:12Z">
              <w:r>
                <w:rPr>
                  <w:rFonts w:hint="eastAsia" w:ascii="Calibri" w:hAnsi="Calibri" w:cs="Calibri"/>
                </w:rPr>
                <w:tab/>
              </w:r>
            </w:ins>
            <w:ins w:id="1782" w:author="Administrator" w:date="2016-01-01T22:48:12Z">
              <w:r>
                <w:rPr>
                  <w:rFonts w:hint="eastAsia" w:ascii="Calibri" w:hAnsi="Calibri" w:cs="Calibri"/>
                </w:rPr>
                <w:t xml:space="preserve"> */</w:t>
              </w:r>
            </w:ins>
          </w:p>
          <w:p>
            <w:pPr>
              <w:rPr>
                <w:ins w:id="1783" w:author="Administrator" w:date="2016-01-01T22:48:12Z"/>
                <w:rFonts w:hint="eastAsia" w:ascii="Calibri" w:hAnsi="Calibri" w:cs="Calibri"/>
              </w:rPr>
            </w:pPr>
            <w:ins w:id="1784" w:author="Administrator" w:date="2016-01-01T22:48:12Z">
              <w:r>
                <w:rPr>
                  <w:rFonts w:hint="eastAsia" w:ascii="Calibri" w:hAnsi="Calibri" w:cs="Calibri"/>
                </w:rPr>
                <w:tab/>
              </w:r>
            </w:ins>
            <w:ins w:id="1785" w:author="Administrator" w:date="2016-01-01T22:48:12Z">
              <w:r>
                <w:rPr>
                  <w:rFonts w:hint="eastAsia" w:ascii="Calibri" w:hAnsi="Calibri" w:cs="Calibri"/>
                </w:rPr>
                <w:t>public void finish() throws RemoteException;</w:t>
              </w:r>
            </w:ins>
          </w:p>
          <w:p>
            <w:pPr>
              <w:rPr>
                <w:ins w:id="1786" w:author="Administrator" w:date="2016-01-01T22:48:12Z"/>
                <w:rFonts w:hint="eastAsia" w:ascii="Calibri" w:hAnsi="Calibri" w:cs="Calibri"/>
              </w:rPr>
            </w:pPr>
            <w:ins w:id="1787" w:author="Administrator" w:date="2016-01-01T22:48:12Z">
              <w:r>
                <w:rPr>
                  <w:rFonts w:hint="eastAsia" w:ascii="Calibri" w:hAnsi="Calibri" w:cs="Calibri"/>
                </w:rPr>
                <w:t>/**</w:t>
              </w:r>
            </w:ins>
          </w:p>
          <w:p>
            <w:pPr>
              <w:rPr>
                <w:ins w:id="1788" w:author="Administrator" w:date="2016-01-01T22:48:12Z"/>
                <w:rFonts w:hint="eastAsia" w:ascii="Calibri" w:hAnsi="Calibri" w:cs="Calibri"/>
              </w:rPr>
            </w:pPr>
            <w:ins w:id="1789" w:author="Administrator" w:date="2016-01-01T22:48:12Z">
              <w:r>
                <w:rPr>
                  <w:rFonts w:hint="eastAsia" w:ascii="Calibri" w:hAnsi="Calibri" w:cs="Calibri"/>
                </w:rPr>
                <w:t xml:space="preserve"> * 车辆数据操作的接口</w:t>
              </w:r>
            </w:ins>
          </w:p>
          <w:p>
            <w:pPr>
              <w:rPr>
                <w:ins w:id="1790" w:author="Administrator" w:date="2016-01-01T22:48:12Z"/>
                <w:rFonts w:hint="eastAsia" w:ascii="Calibri" w:hAnsi="Calibri" w:cs="Calibri"/>
              </w:rPr>
            </w:pPr>
            <w:ins w:id="1791" w:author="Administrator" w:date="2016-01-01T22:48:12Z">
              <w:r>
                <w:rPr>
                  <w:rFonts w:hint="eastAsia" w:ascii="Calibri" w:hAnsi="Calibri" w:cs="Calibri"/>
                </w:rPr>
                <w:t xml:space="preserve"> * @author Potter</w:t>
              </w:r>
            </w:ins>
          </w:p>
          <w:p>
            <w:pPr>
              <w:rPr>
                <w:ins w:id="1792" w:author="Administrator" w:date="2016-01-01T22:48:12Z"/>
                <w:rFonts w:hint="eastAsia" w:ascii="Calibri" w:hAnsi="Calibri" w:cs="Calibri"/>
              </w:rPr>
            </w:pPr>
            <w:ins w:id="1793" w:author="Administrator" w:date="2016-01-01T22:48:12Z">
              <w:r>
                <w:rPr>
                  <w:rFonts w:hint="eastAsia" w:ascii="Calibri" w:hAnsi="Calibri" w:cs="Calibri"/>
                </w:rPr>
                <w:t xml:space="preserve"> *</w:t>
              </w:r>
            </w:ins>
          </w:p>
          <w:p>
            <w:pPr>
              <w:rPr>
                <w:ins w:id="1794" w:author="Administrator" w:date="2016-01-01T22:48:12Z"/>
                <w:rFonts w:hint="eastAsia" w:ascii="Calibri" w:hAnsi="Calibri" w:cs="Calibri"/>
              </w:rPr>
            </w:pPr>
            <w:ins w:id="1795" w:author="Administrator" w:date="2016-01-01T22:48:12Z">
              <w:r>
                <w:rPr>
                  <w:rFonts w:hint="eastAsia" w:ascii="Calibri" w:hAnsi="Calibri" w:cs="Calibri"/>
                </w:rPr>
                <w:t xml:space="preserve"> */</w:t>
              </w:r>
            </w:ins>
          </w:p>
          <w:p>
            <w:pPr>
              <w:rPr>
                <w:ins w:id="1796" w:author="Administrator" w:date="2016-01-01T22:48:12Z"/>
                <w:rFonts w:hint="eastAsia" w:ascii="Calibri" w:hAnsi="Calibri" w:cs="Calibri"/>
              </w:rPr>
            </w:pPr>
            <w:ins w:id="1797" w:author="Administrator" w:date="2016-01-01T22:48:12Z">
              <w:r>
                <w:rPr>
                  <w:rFonts w:hint="eastAsia" w:ascii="Calibri" w:hAnsi="Calibri" w:cs="Calibri"/>
                </w:rPr>
                <w:t>public interface TruckDataService extends Remote{</w:t>
              </w:r>
            </w:ins>
          </w:p>
          <w:p>
            <w:pPr>
              <w:rPr>
                <w:ins w:id="1798" w:author="Administrator" w:date="2016-01-01T22:48:12Z"/>
                <w:rFonts w:hint="eastAsia" w:ascii="Calibri" w:hAnsi="Calibri" w:cs="Calibri"/>
              </w:rPr>
            </w:pPr>
            <w:ins w:id="1799" w:author="Administrator" w:date="2016-01-01T22:48:12Z">
              <w:r>
                <w:rPr>
                  <w:rFonts w:hint="eastAsia" w:ascii="Calibri" w:hAnsi="Calibri" w:cs="Calibri"/>
                </w:rPr>
                <w:tab/>
              </w:r>
            </w:ins>
            <w:ins w:id="1800" w:author="Administrator" w:date="2016-01-01T22:48:12Z">
              <w:r>
                <w:rPr>
                  <w:rFonts w:hint="eastAsia" w:ascii="Calibri" w:hAnsi="Calibri" w:cs="Calibri"/>
                </w:rPr>
                <w:t>/**</w:t>
              </w:r>
            </w:ins>
          </w:p>
          <w:p>
            <w:pPr>
              <w:rPr>
                <w:ins w:id="1801" w:author="Administrator" w:date="2016-01-01T22:48:12Z"/>
                <w:rFonts w:hint="eastAsia" w:ascii="Calibri" w:hAnsi="Calibri" w:cs="Calibri"/>
              </w:rPr>
            </w:pPr>
            <w:ins w:id="1802" w:author="Administrator" w:date="2016-01-01T22:48:12Z">
              <w:r>
                <w:rPr>
                  <w:rFonts w:hint="eastAsia" w:ascii="Calibri" w:hAnsi="Calibri" w:cs="Calibri"/>
                </w:rPr>
                <w:tab/>
              </w:r>
            </w:ins>
            <w:ins w:id="1803" w:author="Administrator" w:date="2016-01-01T22:48:12Z">
              <w:r>
                <w:rPr>
                  <w:rFonts w:hint="eastAsia" w:ascii="Calibri" w:hAnsi="Calibri" w:cs="Calibri"/>
                </w:rPr>
                <w:t xml:space="preserve"> * 根据id返回TruckPO</w:t>
              </w:r>
            </w:ins>
          </w:p>
          <w:p>
            <w:pPr>
              <w:rPr>
                <w:ins w:id="1804" w:author="Administrator" w:date="2016-01-01T22:48:12Z"/>
                <w:rFonts w:hint="eastAsia" w:ascii="Calibri" w:hAnsi="Calibri" w:cs="Calibri"/>
              </w:rPr>
            </w:pPr>
            <w:ins w:id="1805" w:author="Administrator" w:date="2016-01-01T22:48:12Z">
              <w:r>
                <w:rPr>
                  <w:rFonts w:hint="eastAsia" w:ascii="Calibri" w:hAnsi="Calibri" w:cs="Calibri"/>
                </w:rPr>
                <w:tab/>
              </w:r>
            </w:ins>
            <w:ins w:id="1806" w:author="Administrator" w:date="2016-01-01T22:48:12Z">
              <w:r>
                <w:rPr>
                  <w:rFonts w:hint="eastAsia" w:ascii="Calibri" w:hAnsi="Calibri" w:cs="Calibri"/>
                </w:rPr>
                <w:t xml:space="preserve"> * @param id</w:t>
              </w:r>
            </w:ins>
          </w:p>
          <w:p>
            <w:pPr>
              <w:rPr>
                <w:ins w:id="1807" w:author="Administrator" w:date="2016-01-01T22:48:12Z"/>
                <w:rFonts w:hint="eastAsia" w:ascii="Calibri" w:hAnsi="Calibri" w:cs="Calibri"/>
              </w:rPr>
            </w:pPr>
            <w:ins w:id="1808" w:author="Administrator" w:date="2016-01-01T22:48:12Z">
              <w:r>
                <w:rPr>
                  <w:rFonts w:hint="eastAsia" w:ascii="Calibri" w:hAnsi="Calibri" w:cs="Calibri"/>
                </w:rPr>
                <w:tab/>
              </w:r>
            </w:ins>
            <w:ins w:id="1809" w:author="Administrator" w:date="2016-01-01T22:48:12Z">
              <w:r>
                <w:rPr>
                  <w:rFonts w:hint="eastAsia" w:ascii="Calibri" w:hAnsi="Calibri" w:cs="Calibri"/>
                </w:rPr>
                <w:t xml:space="preserve"> * @return</w:t>
              </w:r>
            </w:ins>
          </w:p>
          <w:p>
            <w:pPr>
              <w:rPr>
                <w:ins w:id="1810" w:author="Administrator" w:date="2016-01-01T22:48:12Z"/>
                <w:rFonts w:hint="eastAsia" w:ascii="Calibri" w:hAnsi="Calibri" w:cs="Calibri"/>
              </w:rPr>
            </w:pPr>
            <w:ins w:id="1811" w:author="Administrator" w:date="2016-01-01T22:48:12Z">
              <w:r>
                <w:rPr>
                  <w:rFonts w:hint="eastAsia" w:ascii="Calibri" w:hAnsi="Calibri" w:cs="Calibri"/>
                </w:rPr>
                <w:tab/>
              </w:r>
            </w:ins>
            <w:ins w:id="1812" w:author="Administrator" w:date="2016-01-01T22:48:12Z">
              <w:r>
                <w:rPr>
                  <w:rFonts w:hint="eastAsia" w:ascii="Calibri" w:hAnsi="Calibri" w:cs="Calibri"/>
                </w:rPr>
                <w:t xml:space="preserve"> * @throws RemoteException</w:t>
              </w:r>
            </w:ins>
          </w:p>
          <w:p>
            <w:pPr>
              <w:rPr>
                <w:ins w:id="1813" w:author="Administrator" w:date="2016-01-01T22:48:12Z"/>
                <w:rFonts w:hint="eastAsia" w:ascii="Calibri" w:hAnsi="Calibri" w:cs="Calibri"/>
              </w:rPr>
            </w:pPr>
            <w:ins w:id="1814" w:author="Administrator" w:date="2016-01-01T22:48:12Z">
              <w:r>
                <w:rPr>
                  <w:rFonts w:hint="eastAsia" w:ascii="Calibri" w:hAnsi="Calibri" w:cs="Calibri"/>
                </w:rPr>
                <w:tab/>
              </w:r>
            </w:ins>
            <w:ins w:id="1815" w:author="Administrator" w:date="2016-01-01T22:48:12Z">
              <w:r>
                <w:rPr>
                  <w:rFonts w:hint="eastAsia" w:ascii="Calibri" w:hAnsi="Calibri" w:cs="Calibri"/>
                </w:rPr>
                <w:t xml:space="preserve"> */</w:t>
              </w:r>
            </w:ins>
          </w:p>
          <w:p>
            <w:pPr>
              <w:rPr>
                <w:ins w:id="1816" w:author="Administrator" w:date="2016-01-01T22:48:12Z"/>
                <w:rFonts w:hint="eastAsia" w:ascii="Calibri" w:hAnsi="Calibri" w:cs="Calibri"/>
              </w:rPr>
            </w:pPr>
            <w:ins w:id="1817" w:author="Administrator" w:date="2016-01-01T22:48:12Z">
              <w:r>
                <w:rPr>
                  <w:rFonts w:hint="eastAsia" w:ascii="Calibri" w:hAnsi="Calibri" w:cs="Calibri"/>
                </w:rPr>
                <w:tab/>
              </w:r>
            </w:ins>
            <w:ins w:id="1818" w:author="Administrator" w:date="2016-01-01T22:48:12Z">
              <w:r>
                <w:rPr>
                  <w:rFonts w:hint="eastAsia" w:ascii="Calibri" w:hAnsi="Calibri" w:cs="Calibri"/>
                </w:rPr>
                <w:t>public TruckPO findTruckPO(String id) throws RemoteException;</w:t>
              </w:r>
            </w:ins>
          </w:p>
          <w:p>
            <w:pPr>
              <w:rPr>
                <w:ins w:id="1819" w:author="Administrator" w:date="2016-01-01T22:48:12Z"/>
                <w:rFonts w:hint="eastAsia" w:ascii="Calibri" w:hAnsi="Calibri" w:cs="Calibri"/>
              </w:rPr>
            </w:pPr>
            <w:ins w:id="1820" w:author="Administrator" w:date="2016-01-01T22:48:12Z">
              <w:r>
                <w:rPr>
                  <w:rFonts w:hint="eastAsia" w:ascii="Calibri" w:hAnsi="Calibri" w:cs="Calibri"/>
                </w:rPr>
                <w:tab/>
              </w:r>
            </w:ins>
          </w:p>
          <w:p>
            <w:pPr>
              <w:rPr>
                <w:ins w:id="1821" w:author="Administrator" w:date="2016-01-01T22:48:12Z"/>
                <w:rFonts w:hint="eastAsia" w:ascii="Calibri" w:hAnsi="Calibri" w:cs="Calibri"/>
              </w:rPr>
            </w:pPr>
            <w:ins w:id="1822" w:author="Administrator" w:date="2016-01-01T22:48:12Z">
              <w:r>
                <w:rPr>
                  <w:rFonts w:hint="eastAsia" w:ascii="Calibri" w:hAnsi="Calibri" w:cs="Calibri"/>
                </w:rPr>
                <w:tab/>
              </w:r>
            </w:ins>
            <w:ins w:id="1823" w:author="Administrator" w:date="2016-01-01T22:48:12Z">
              <w:r>
                <w:rPr>
                  <w:rFonts w:hint="eastAsia" w:ascii="Calibri" w:hAnsi="Calibri" w:cs="Calibri"/>
                </w:rPr>
                <w:t>/**</w:t>
              </w:r>
            </w:ins>
          </w:p>
          <w:p>
            <w:pPr>
              <w:rPr>
                <w:ins w:id="1824" w:author="Administrator" w:date="2016-01-01T22:48:12Z"/>
                <w:rFonts w:hint="eastAsia" w:ascii="Calibri" w:hAnsi="Calibri" w:cs="Calibri"/>
              </w:rPr>
            </w:pPr>
            <w:ins w:id="1825" w:author="Administrator" w:date="2016-01-01T22:48:12Z">
              <w:r>
                <w:rPr>
                  <w:rFonts w:hint="eastAsia" w:ascii="Calibri" w:hAnsi="Calibri" w:cs="Calibri"/>
                </w:rPr>
                <w:tab/>
              </w:r>
            </w:ins>
            <w:ins w:id="1826" w:author="Administrator" w:date="2016-01-01T22:48:12Z">
              <w:r>
                <w:rPr>
                  <w:rFonts w:hint="eastAsia" w:ascii="Calibri" w:hAnsi="Calibri" w:cs="Calibri"/>
                </w:rPr>
                <w:t xml:space="preserve"> * 根据营业厅编号返回其所属车辆</w:t>
              </w:r>
            </w:ins>
          </w:p>
          <w:p>
            <w:pPr>
              <w:rPr>
                <w:ins w:id="1827" w:author="Administrator" w:date="2016-01-01T22:48:12Z"/>
                <w:rFonts w:hint="eastAsia" w:ascii="Calibri" w:hAnsi="Calibri" w:cs="Calibri"/>
              </w:rPr>
            </w:pPr>
            <w:ins w:id="1828" w:author="Administrator" w:date="2016-01-01T22:48:12Z">
              <w:r>
                <w:rPr>
                  <w:rFonts w:hint="eastAsia" w:ascii="Calibri" w:hAnsi="Calibri" w:cs="Calibri"/>
                </w:rPr>
                <w:tab/>
              </w:r>
            </w:ins>
            <w:ins w:id="1829" w:author="Administrator" w:date="2016-01-01T22:48:12Z">
              <w:r>
                <w:rPr>
                  <w:rFonts w:hint="eastAsia" w:ascii="Calibri" w:hAnsi="Calibri" w:cs="Calibri"/>
                </w:rPr>
                <w:t xml:space="preserve"> * @param id</w:t>
              </w:r>
            </w:ins>
          </w:p>
          <w:p>
            <w:pPr>
              <w:rPr>
                <w:ins w:id="1830" w:author="Administrator" w:date="2016-01-01T22:48:12Z"/>
                <w:rFonts w:hint="eastAsia" w:ascii="Calibri" w:hAnsi="Calibri" w:cs="Calibri"/>
              </w:rPr>
            </w:pPr>
            <w:ins w:id="1831" w:author="Administrator" w:date="2016-01-01T22:48:12Z">
              <w:r>
                <w:rPr>
                  <w:rFonts w:hint="eastAsia" w:ascii="Calibri" w:hAnsi="Calibri" w:cs="Calibri"/>
                </w:rPr>
                <w:tab/>
              </w:r>
            </w:ins>
            <w:ins w:id="1832" w:author="Administrator" w:date="2016-01-01T22:48:12Z">
              <w:r>
                <w:rPr>
                  <w:rFonts w:hint="eastAsia" w:ascii="Calibri" w:hAnsi="Calibri" w:cs="Calibri"/>
                </w:rPr>
                <w:t xml:space="preserve"> * @return</w:t>
              </w:r>
            </w:ins>
          </w:p>
          <w:p>
            <w:pPr>
              <w:rPr>
                <w:ins w:id="1833" w:author="Administrator" w:date="2016-01-01T22:48:12Z"/>
                <w:rFonts w:hint="eastAsia" w:ascii="Calibri" w:hAnsi="Calibri" w:cs="Calibri"/>
              </w:rPr>
            </w:pPr>
            <w:ins w:id="1834" w:author="Administrator" w:date="2016-01-01T22:48:12Z">
              <w:r>
                <w:rPr>
                  <w:rFonts w:hint="eastAsia" w:ascii="Calibri" w:hAnsi="Calibri" w:cs="Calibri"/>
                </w:rPr>
                <w:tab/>
              </w:r>
            </w:ins>
            <w:ins w:id="1835" w:author="Administrator" w:date="2016-01-01T22:48:12Z">
              <w:r>
                <w:rPr>
                  <w:rFonts w:hint="eastAsia" w:ascii="Calibri" w:hAnsi="Calibri" w:cs="Calibri"/>
                </w:rPr>
                <w:t xml:space="preserve"> * @throws RemoteException</w:t>
              </w:r>
            </w:ins>
          </w:p>
          <w:p>
            <w:pPr>
              <w:rPr>
                <w:ins w:id="1836" w:author="Administrator" w:date="2016-01-01T22:48:12Z"/>
                <w:rFonts w:hint="eastAsia" w:ascii="Calibri" w:hAnsi="Calibri" w:cs="Calibri"/>
              </w:rPr>
            </w:pPr>
            <w:ins w:id="1837" w:author="Administrator" w:date="2016-01-01T22:48:12Z">
              <w:r>
                <w:rPr>
                  <w:rFonts w:hint="eastAsia" w:ascii="Calibri" w:hAnsi="Calibri" w:cs="Calibri"/>
                </w:rPr>
                <w:tab/>
              </w:r>
            </w:ins>
            <w:ins w:id="1838" w:author="Administrator" w:date="2016-01-01T22:48:12Z">
              <w:r>
                <w:rPr>
                  <w:rFonts w:hint="eastAsia" w:ascii="Calibri" w:hAnsi="Calibri" w:cs="Calibri"/>
                </w:rPr>
                <w:t xml:space="preserve"> */</w:t>
              </w:r>
            </w:ins>
          </w:p>
          <w:p>
            <w:pPr>
              <w:rPr>
                <w:ins w:id="1839" w:author="Administrator" w:date="2016-01-01T22:48:12Z"/>
                <w:rFonts w:hint="eastAsia" w:ascii="Calibri" w:hAnsi="Calibri" w:cs="Calibri"/>
              </w:rPr>
            </w:pPr>
            <w:ins w:id="1840" w:author="Administrator" w:date="2016-01-01T22:48:12Z">
              <w:r>
                <w:rPr>
                  <w:rFonts w:hint="eastAsia" w:ascii="Calibri" w:hAnsi="Calibri" w:cs="Calibri"/>
                </w:rPr>
                <w:tab/>
              </w:r>
            </w:ins>
            <w:ins w:id="1841" w:author="Administrator" w:date="2016-01-01T22:48:12Z">
              <w:r>
                <w:rPr>
                  <w:rFonts w:hint="eastAsia" w:ascii="Calibri" w:hAnsi="Calibri" w:cs="Calibri"/>
                </w:rPr>
                <w:t>public ArrayList&lt;TruckPO&gt; findsTruckPO(String id) throws RemoteException;</w:t>
              </w:r>
            </w:ins>
          </w:p>
          <w:p>
            <w:pPr>
              <w:rPr>
                <w:ins w:id="1842" w:author="Administrator" w:date="2016-01-01T22:48:12Z"/>
                <w:rFonts w:hint="eastAsia" w:ascii="Calibri" w:hAnsi="Calibri" w:cs="Calibri"/>
              </w:rPr>
            </w:pPr>
            <w:ins w:id="1843" w:author="Administrator" w:date="2016-01-01T22:48:12Z">
              <w:r>
                <w:rPr>
                  <w:rFonts w:hint="eastAsia" w:ascii="Calibri" w:hAnsi="Calibri" w:cs="Calibri"/>
                </w:rPr>
                <w:tab/>
              </w:r>
            </w:ins>
          </w:p>
          <w:p>
            <w:pPr>
              <w:rPr>
                <w:ins w:id="1844" w:author="Administrator" w:date="2016-01-01T22:48:12Z"/>
                <w:rFonts w:hint="eastAsia" w:ascii="Calibri" w:hAnsi="Calibri" w:cs="Calibri"/>
              </w:rPr>
            </w:pPr>
            <w:ins w:id="1845" w:author="Administrator" w:date="2016-01-01T22:48:12Z">
              <w:r>
                <w:rPr>
                  <w:rFonts w:hint="eastAsia" w:ascii="Calibri" w:hAnsi="Calibri" w:cs="Calibri"/>
                </w:rPr>
                <w:tab/>
              </w:r>
            </w:ins>
            <w:ins w:id="1846" w:author="Administrator" w:date="2016-01-01T22:48:12Z">
              <w:r>
                <w:rPr>
                  <w:rFonts w:hint="eastAsia" w:ascii="Calibri" w:hAnsi="Calibri" w:cs="Calibri"/>
                </w:rPr>
                <w:t>/**</w:t>
              </w:r>
            </w:ins>
          </w:p>
          <w:p>
            <w:pPr>
              <w:rPr>
                <w:ins w:id="1847" w:author="Administrator" w:date="2016-01-01T22:48:12Z"/>
                <w:rFonts w:hint="eastAsia" w:ascii="Calibri" w:hAnsi="Calibri" w:cs="Calibri"/>
              </w:rPr>
            </w:pPr>
            <w:ins w:id="1848" w:author="Administrator" w:date="2016-01-01T22:48:12Z">
              <w:r>
                <w:rPr>
                  <w:rFonts w:hint="eastAsia" w:ascii="Calibri" w:hAnsi="Calibri" w:cs="Calibri"/>
                </w:rPr>
                <w:tab/>
              </w:r>
            </w:ins>
            <w:ins w:id="1849" w:author="Administrator" w:date="2016-01-01T22:48:12Z">
              <w:r>
                <w:rPr>
                  <w:rFonts w:hint="eastAsia" w:ascii="Calibri" w:hAnsi="Calibri" w:cs="Calibri"/>
                </w:rPr>
                <w:t xml:space="preserve"> * 返回所有TruckPO</w:t>
              </w:r>
            </w:ins>
          </w:p>
          <w:p>
            <w:pPr>
              <w:rPr>
                <w:ins w:id="1850" w:author="Administrator" w:date="2016-01-01T22:48:12Z"/>
                <w:rFonts w:hint="eastAsia" w:ascii="Calibri" w:hAnsi="Calibri" w:cs="Calibri"/>
              </w:rPr>
            </w:pPr>
            <w:ins w:id="1851" w:author="Administrator" w:date="2016-01-01T22:48:12Z">
              <w:r>
                <w:rPr>
                  <w:rFonts w:hint="eastAsia" w:ascii="Calibri" w:hAnsi="Calibri" w:cs="Calibri"/>
                </w:rPr>
                <w:tab/>
              </w:r>
            </w:ins>
            <w:ins w:id="1852" w:author="Administrator" w:date="2016-01-01T22:48:12Z">
              <w:r>
                <w:rPr>
                  <w:rFonts w:hint="eastAsia" w:ascii="Calibri" w:hAnsi="Calibri" w:cs="Calibri"/>
                </w:rPr>
                <w:t xml:space="preserve"> * @return</w:t>
              </w:r>
            </w:ins>
          </w:p>
          <w:p>
            <w:pPr>
              <w:rPr>
                <w:ins w:id="1853" w:author="Administrator" w:date="2016-01-01T22:48:12Z"/>
                <w:rFonts w:hint="eastAsia" w:ascii="Calibri" w:hAnsi="Calibri" w:cs="Calibri"/>
              </w:rPr>
            </w:pPr>
            <w:ins w:id="1854" w:author="Administrator" w:date="2016-01-01T22:48:12Z">
              <w:r>
                <w:rPr>
                  <w:rFonts w:hint="eastAsia" w:ascii="Calibri" w:hAnsi="Calibri" w:cs="Calibri"/>
                </w:rPr>
                <w:tab/>
              </w:r>
            </w:ins>
            <w:ins w:id="1855" w:author="Administrator" w:date="2016-01-01T22:48:12Z">
              <w:r>
                <w:rPr>
                  <w:rFonts w:hint="eastAsia" w:ascii="Calibri" w:hAnsi="Calibri" w:cs="Calibri"/>
                </w:rPr>
                <w:t xml:space="preserve"> * @throws RemoteException</w:t>
              </w:r>
            </w:ins>
          </w:p>
          <w:p>
            <w:pPr>
              <w:rPr>
                <w:ins w:id="1856" w:author="Administrator" w:date="2016-01-01T22:48:12Z"/>
                <w:rFonts w:hint="eastAsia" w:ascii="Calibri" w:hAnsi="Calibri" w:cs="Calibri"/>
              </w:rPr>
            </w:pPr>
            <w:ins w:id="1857" w:author="Administrator" w:date="2016-01-01T22:48:12Z">
              <w:r>
                <w:rPr>
                  <w:rFonts w:hint="eastAsia" w:ascii="Calibri" w:hAnsi="Calibri" w:cs="Calibri"/>
                </w:rPr>
                <w:tab/>
              </w:r>
            </w:ins>
            <w:ins w:id="1858" w:author="Administrator" w:date="2016-01-01T22:48:12Z">
              <w:r>
                <w:rPr>
                  <w:rFonts w:hint="eastAsia" w:ascii="Calibri" w:hAnsi="Calibri" w:cs="Calibri"/>
                </w:rPr>
                <w:t xml:space="preserve"> */</w:t>
              </w:r>
            </w:ins>
          </w:p>
          <w:p>
            <w:pPr>
              <w:rPr>
                <w:ins w:id="1859" w:author="Administrator" w:date="2016-01-01T22:48:12Z"/>
                <w:rFonts w:hint="eastAsia" w:ascii="Calibri" w:hAnsi="Calibri" w:cs="Calibri"/>
              </w:rPr>
            </w:pPr>
            <w:ins w:id="1860" w:author="Administrator" w:date="2016-01-01T22:48:12Z">
              <w:r>
                <w:rPr>
                  <w:rFonts w:hint="eastAsia" w:ascii="Calibri" w:hAnsi="Calibri" w:cs="Calibri"/>
                </w:rPr>
                <w:tab/>
              </w:r>
            </w:ins>
            <w:ins w:id="1861" w:author="Administrator" w:date="2016-01-01T22:48:12Z">
              <w:r>
                <w:rPr>
                  <w:rFonts w:hint="eastAsia" w:ascii="Calibri" w:hAnsi="Calibri" w:cs="Calibri"/>
                </w:rPr>
                <w:t>public ArrayList&lt;TruckPO&gt; findsTruckPO() throws RemoteException;</w:t>
              </w:r>
            </w:ins>
          </w:p>
          <w:p>
            <w:pPr>
              <w:rPr>
                <w:ins w:id="1862" w:author="Administrator" w:date="2016-01-01T22:48:12Z"/>
                <w:rFonts w:hint="eastAsia" w:ascii="Calibri" w:hAnsi="Calibri" w:cs="Calibri"/>
              </w:rPr>
            </w:pPr>
            <w:ins w:id="1863" w:author="Administrator" w:date="2016-01-01T22:48:12Z">
              <w:r>
                <w:rPr>
                  <w:rFonts w:hint="eastAsia" w:ascii="Calibri" w:hAnsi="Calibri" w:cs="Calibri"/>
                </w:rPr>
                <w:tab/>
              </w:r>
            </w:ins>
          </w:p>
          <w:p>
            <w:pPr>
              <w:rPr>
                <w:ins w:id="1864" w:author="Administrator" w:date="2016-01-01T22:48:12Z"/>
                <w:rFonts w:hint="eastAsia" w:ascii="Calibri" w:hAnsi="Calibri" w:cs="Calibri"/>
              </w:rPr>
            </w:pPr>
            <w:ins w:id="1865" w:author="Administrator" w:date="2016-01-01T22:48:12Z">
              <w:r>
                <w:rPr>
                  <w:rFonts w:hint="eastAsia" w:ascii="Calibri" w:hAnsi="Calibri" w:cs="Calibri"/>
                </w:rPr>
                <w:tab/>
              </w:r>
            </w:ins>
            <w:ins w:id="1866" w:author="Administrator" w:date="2016-01-01T22:48:12Z">
              <w:r>
                <w:rPr>
                  <w:rFonts w:hint="eastAsia" w:ascii="Calibri" w:hAnsi="Calibri" w:cs="Calibri"/>
                </w:rPr>
                <w:t>/**</w:t>
              </w:r>
            </w:ins>
          </w:p>
          <w:p>
            <w:pPr>
              <w:rPr>
                <w:ins w:id="1867" w:author="Administrator" w:date="2016-01-01T22:48:12Z"/>
                <w:rFonts w:hint="eastAsia" w:ascii="Calibri" w:hAnsi="Calibri" w:cs="Calibri"/>
              </w:rPr>
            </w:pPr>
            <w:ins w:id="1868" w:author="Administrator" w:date="2016-01-01T22:48:12Z">
              <w:r>
                <w:rPr>
                  <w:rFonts w:hint="eastAsia" w:ascii="Calibri" w:hAnsi="Calibri" w:cs="Calibri"/>
                </w:rPr>
                <w:tab/>
              </w:r>
            </w:ins>
            <w:ins w:id="1869" w:author="Administrator" w:date="2016-01-01T22:48:12Z">
              <w:r>
                <w:rPr>
                  <w:rFonts w:hint="eastAsia" w:ascii="Calibri" w:hAnsi="Calibri" w:cs="Calibri"/>
                </w:rPr>
                <w:t xml:space="preserve"> * 在数据库中增加一个TruckPO记录</w:t>
              </w:r>
            </w:ins>
          </w:p>
          <w:p>
            <w:pPr>
              <w:rPr>
                <w:ins w:id="1870" w:author="Administrator" w:date="2016-01-01T22:48:12Z"/>
                <w:rFonts w:hint="eastAsia" w:ascii="Calibri" w:hAnsi="Calibri" w:cs="Calibri"/>
              </w:rPr>
            </w:pPr>
            <w:ins w:id="1871" w:author="Administrator" w:date="2016-01-01T22:48:12Z">
              <w:r>
                <w:rPr>
                  <w:rFonts w:hint="eastAsia" w:ascii="Calibri" w:hAnsi="Calibri" w:cs="Calibri"/>
                </w:rPr>
                <w:tab/>
              </w:r>
            </w:ins>
            <w:ins w:id="1872" w:author="Administrator" w:date="2016-01-01T22:48:12Z">
              <w:r>
                <w:rPr>
                  <w:rFonts w:hint="eastAsia" w:ascii="Calibri" w:hAnsi="Calibri" w:cs="Calibri"/>
                </w:rPr>
                <w:t xml:space="preserve"> * @param tpo</w:t>
              </w:r>
            </w:ins>
          </w:p>
          <w:p>
            <w:pPr>
              <w:rPr>
                <w:ins w:id="1873" w:author="Administrator" w:date="2016-01-01T22:48:12Z"/>
                <w:rFonts w:hint="eastAsia" w:ascii="Calibri" w:hAnsi="Calibri" w:cs="Calibri"/>
              </w:rPr>
            </w:pPr>
            <w:ins w:id="1874" w:author="Administrator" w:date="2016-01-01T22:48:12Z">
              <w:r>
                <w:rPr>
                  <w:rFonts w:hint="eastAsia" w:ascii="Calibri" w:hAnsi="Calibri" w:cs="Calibri"/>
                </w:rPr>
                <w:tab/>
              </w:r>
            </w:ins>
            <w:ins w:id="1875" w:author="Administrator" w:date="2016-01-01T22:48:12Z">
              <w:r>
                <w:rPr>
                  <w:rFonts w:hint="eastAsia" w:ascii="Calibri" w:hAnsi="Calibri" w:cs="Calibri"/>
                </w:rPr>
                <w:t xml:space="preserve"> * @throws RemoteException</w:t>
              </w:r>
            </w:ins>
          </w:p>
          <w:p>
            <w:pPr>
              <w:rPr>
                <w:ins w:id="1876" w:author="Administrator" w:date="2016-01-01T22:48:12Z"/>
                <w:rFonts w:hint="eastAsia" w:ascii="Calibri" w:hAnsi="Calibri" w:cs="Calibri"/>
              </w:rPr>
            </w:pPr>
            <w:ins w:id="1877" w:author="Administrator" w:date="2016-01-01T22:48:12Z">
              <w:r>
                <w:rPr>
                  <w:rFonts w:hint="eastAsia" w:ascii="Calibri" w:hAnsi="Calibri" w:cs="Calibri"/>
                </w:rPr>
                <w:tab/>
              </w:r>
            </w:ins>
            <w:ins w:id="1878" w:author="Administrator" w:date="2016-01-01T22:48:12Z">
              <w:r>
                <w:rPr>
                  <w:rFonts w:hint="eastAsia" w:ascii="Calibri" w:hAnsi="Calibri" w:cs="Calibri"/>
                </w:rPr>
                <w:t xml:space="preserve"> */</w:t>
              </w:r>
            </w:ins>
          </w:p>
          <w:p>
            <w:pPr>
              <w:rPr>
                <w:ins w:id="1879" w:author="Administrator" w:date="2016-01-01T22:48:12Z"/>
                <w:rFonts w:hint="eastAsia" w:ascii="Calibri" w:hAnsi="Calibri" w:cs="Calibri"/>
              </w:rPr>
            </w:pPr>
            <w:ins w:id="1880" w:author="Administrator" w:date="2016-01-01T22:48:12Z">
              <w:r>
                <w:rPr>
                  <w:rFonts w:hint="eastAsia" w:ascii="Calibri" w:hAnsi="Calibri" w:cs="Calibri"/>
                </w:rPr>
                <w:tab/>
              </w:r>
            </w:ins>
            <w:ins w:id="1881" w:author="Administrator" w:date="2016-01-01T22:48:12Z">
              <w:r>
                <w:rPr>
                  <w:rFonts w:hint="eastAsia" w:ascii="Calibri" w:hAnsi="Calibri" w:cs="Calibri"/>
                </w:rPr>
                <w:t>public void insert(TruckPO tpo) throws RemoteException;</w:t>
              </w:r>
            </w:ins>
          </w:p>
          <w:p>
            <w:pPr>
              <w:rPr>
                <w:ins w:id="1882" w:author="Administrator" w:date="2016-01-01T22:48:12Z"/>
                <w:rFonts w:hint="eastAsia" w:ascii="Calibri" w:hAnsi="Calibri" w:cs="Calibri"/>
              </w:rPr>
            </w:pPr>
            <w:ins w:id="1883" w:author="Administrator" w:date="2016-01-01T22:48:12Z">
              <w:r>
                <w:rPr>
                  <w:rFonts w:hint="eastAsia" w:ascii="Calibri" w:hAnsi="Calibri" w:cs="Calibri"/>
                </w:rPr>
                <w:tab/>
              </w:r>
            </w:ins>
          </w:p>
          <w:p>
            <w:pPr>
              <w:rPr>
                <w:ins w:id="1884" w:author="Administrator" w:date="2016-01-01T22:48:12Z"/>
                <w:rFonts w:hint="eastAsia" w:ascii="Calibri" w:hAnsi="Calibri" w:cs="Calibri"/>
              </w:rPr>
            </w:pPr>
            <w:ins w:id="1885" w:author="Administrator" w:date="2016-01-01T22:48:12Z">
              <w:r>
                <w:rPr>
                  <w:rFonts w:hint="eastAsia" w:ascii="Calibri" w:hAnsi="Calibri" w:cs="Calibri"/>
                </w:rPr>
                <w:tab/>
              </w:r>
            </w:ins>
            <w:ins w:id="1886" w:author="Administrator" w:date="2016-01-01T22:48:12Z">
              <w:r>
                <w:rPr>
                  <w:rFonts w:hint="eastAsia" w:ascii="Calibri" w:hAnsi="Calibri" w:cs="Calibri"/>
                </w:rPr>
                <w:t>/**</w:t>
              </w:r>
            </w:ins>
          </w:p>
          <w:p>
            <w:pPr>
              <w:rPr>
                <w:ins w:id="1887" w:author="Administrator" w:date="2016-01-01T22:48:12Z"/>
                <w:rFonts w:hint="eastAsia" w:ascii="Calibri" w:hAnsi="Calibri" w:cs="Calibri"/>
              </w:rPr>
            </w:pPr>
            <w:ins w:id="1888" w:author="Administrator" w:date="2016-01-01T22:48:12Z">
              <w:r>
                <w:rPr>
                  <w:rFonts w:hint="eastAsia" w:ascii="Calibri" w:hAnsi="Calibri" w:cs="Calibri"/>
                </w:rPr>
                <w:tab/>
              </w:r>
            </w:ins>
            <w:ins w:id="1889" w:author="Administrator" w:date="2016-01-01T22:48:12Z">
              <w:r>
                <w:rPr>
                  <w:rFonts w:hint="eastAsia" w:ascii="Calibri" w:hAnsi="Calibri" w:cs="Calibri"/>
                </w:rPr>
                <w:t xml:space="preserve"> * 更新一个TruckPO</w:t>
              </w:r>
            </w:ins>
          </w:p>
          <w:p>
            <w:pPr>
              <w:rPr>
                <w:ins w:id="1890" w:author="Administrator" w:date="2016-01-01T22:48:12Z"/>
                <w:rFonts w:hint="eastAsia" w:ascii="Calibri" w:hAnsi="Calibri" w:cs="Calibri"/>
              </w:rPr>
            </w:pPr>
            <w:ins w:id="1891" w:author="Administrator" w:date="2016-01-01T22:48:12Z">
              <w:r>
                <w:rPr>
                  <w:rFonts w:hint="eastAsia" w:ascii="Calibri" w:hAnsi="Calibri" w:cs="Calibri"/>
                </w:rPr>
                <w:tab/>
              </w:r>
            </w:ins>
            <w:ins w:id="1892" w:author="Administrator" w:date="2016-01-01T22:48:12Z">
              <w:r>
                <w:rPr>
                  <w:rFonts w:hint="eastAsia" w:ascii="Calibri" w:hAnsi="Calibri" w:cs="Calibri"/>
                </w:rPr>
                <w:t xml:space="preserve"> * @param id</w:t>
              </w:r>
            </w:ins>
          </w:p>
          <w:p>
            <w:pPr>
              <w:rPr>
                <w:ins w:id="1893" w:author="Administrator" w:date="2016-01-01T22:48:12Z"/>
                <w:rFonts w:hint="eastAsia" w:ascii="Calibri" w:hAnsi="Calibri" w:cs="Calibri"/>
              </w:rPr>
            </w:pPr>
            <w:ins w:id="1894" w:author="Administrator" w:date="2016-01-01T22:48:12Z">
              <w:r>
                <w:rPr>
                  <w:rFonts w:hint="eastAsia" w:ascii="Calibri" w:hAnsi="Calibri" w:cs="Calibri"/>
                </w:rPr>
                <w:tab/>
              </w:r>
            </w:ins>
            <w:ins w:id="1895" w:author="Administrator" w:date="2016-01-01T22:48:12Z">
              <w:r>
                <w:rPr>
                  <w:rFonts w:hint="eastAsia" w:ascii="Calibri" w:hAnsi="Calibri" w:cs="Calibri"/>
                </w:rPr>
                <w:t xml:space="preserve"> * @param tpo</w:t>
              </w:r>
            </w:ins>
          </w:p>
          <w:p>
            <w:pPr>
              <w:rPr>
                <w:ins w:id="1896" w:author="Administrator" w:date="2016-01-01T22:48:12Z"/>
                <w:rFonts w:hint="eastAsia" w:ascii="Calibri" w:hAnsi="Calibri" w:cs="Calibri"/>
              </w:rPr>
            </w:pPr>
            <w:ins w:id="1897" w:author="Administrator" w:date="2016-01-01T22:48:12Z">
              <w:r>
                <w:rPr>
                  <w:rFonts w:hint="eastAsia" w:ascii="Calibri" w:hAnsi="Calibri" w:cs="Calibri"/>
                </w:rPr>
                <w:tab/>
              </w:r>
            </w:ins>
            <w:ins w:id="1898" w:author="Administrator" w:date="2016-01-01T22:48:12Z">
              <w:r>
                <w:rPr>
                  <w:rFonts w:hint="eastAsia" w:ascii="Calibri" w:hAnsi="Calibri" w:cs="Calibri"/>
                </w:rPr>
                <w:t xml:space="preserve"> * @throws RemoteException</w:t>
              </w:r>
            </w:ins>
          </w:p>
          <w:p>
            <w:pPr>
              <w:rPr>
                <w:ins w:id="1899" w:author="Administrator" w:date="2016-01-01T22:48:12Z"/>
                <w:rFonts w:hint="eastAsia" w:ascii="Calibri" w:hAnsi="Calibri" w:cs="Calibri"/>
              </w:rPr>
            </w:pPr>
            <w:ins w:id="1900" w:author="Administrator" w:date="2016-01-01T22:48:12Z">
              <w:r>
                <w:rPr>
                  <w:rFonts w:hint="eastAsia" w:ascii="Calibri" w:hAnsi="Calibri" w:cs="Calibri"/>
                </w:rPr>
                <w:tab/>
              </w:r>
            </w:ins>
            <w:ins w:id="1901" w:author="Administrator" w:date="2016-01-01T22:48:12Z">
              <w:r>
                <w:rPr>
                  <w:rFonts w:hint="eastAsia" w:ascii="Calibri" w:hAnsi="Calibri" w:cs="Calibri"/>
                </w:rPr>
                <w:t xml:space="preserve"> */</w:t>
              </w:r>
            </w:ins>
          </w:p>
          <w:p>
            <w:pPr>
              <w:rPr>
                <w:ins w:id="1902" w:author="Administrator" w:date="2016-01-01T22:48:12Z"/>
                <w:rFonts w:hint="eastAsia" w:ascii="Calibri" w:hAnsi="Calibri" w:cs="Calibri"/>
              </w:rPr>
            </w:pPr>
            <w:ins w:id="1903" w:author="Administrator" w:date="2016-01-01T22:48:12Z">
              <w:r>
                <w:rPr>
                  <w:rFonts w:hint="eastAsia" w:ascii="Calibri" w:hAnsi="Calibri" w:cs="Calibri"/>
                </w:rPr>
                <w:tab/>
              </w:r>
            </w:ins>
            <w:ins w:id="1904" w:author="Administrator" w:date="2016-01-01T22:48:12Z">
              <w:r>
                <w:rPr>
                  <w:rFonts w:hint="eastAsia" w:ascii="Calibri" w:hAnsi="Calibri" w:cs="Calibri"/>
                </w:rPr>
                <w:t>public void update(String id,TruckPO tpo) throws RemoteException;</w:t>
              </w:r>
            </w:ins>
          </w:p>
          <w:p>
            <w:pPr>
              <w:rPr>
                <w:ins w:id="1905" w:author="Administrator" w:date="2016-01-01T22:48:12Z"/>
                <w:rFonts w:hint="eastAsia" w:ascii="Calibri" w:hAnsi="Calibri" w:cs="Calibri"/>
              </w:rPr>
            </w:pPr>
            <w:ins w:id="1906" w:author="Administrator" w:date="2016-01-01T22:48:12Z">
              <w:r>
                <w:rPr>
                  <w:rFonts w:hint="eastAsia" w:ascii="Calibri" w:hAnsi="Calibri" w:cs="Calibri"/>
                </w:rPr>
                <w:tab/>
              </w:r>
            </w:ins>
          </w:p>
          <w:p>
            <w:pPr>
              <w:rPr>
                <w:ins w:id="1907" w:author="Administrator" w:date="2016-01-01T22:48:12Z"/>
                <w:rFonts w:hint="eastAsia" w:ascii="Calibri" w:hAnsi="Calibri" w:cs="Calibri"/>
              </w:rPr>
            </w:pPr>
            <w:ins w:id="1908" w:author="Administrator" w:date="2016-01-01T22:48:12Z">
              <w:r>
                <w:rPr>
                  <w:rFonts w:hint="eastAsia" w:ascii="Calibri" w:hAnsi="Calibri" w:cs="Calibri"/>
                </w:rPr>
                <w:tab/>
              </w:r>
            </w:ins>
            <w:ins w:id="1909" w:author="Administrator" w:date="2016-01-01T22:48:12Z">
              <w:r>
                <w:rPr>
                  <w:rFonts w:hint="eastAsia" w:ascii="Calibri" w:hAnsi="Calibri" w:cs="Calibri"/>
                </w:rPr>
                <w:t>/**</w:t>
              </w:r>
            </w:ins>
          </w:p>
          <w:p>
            <w:pPr>
              <w:rPr>
                <w:ins w:id="1910" w:author="Administrator" w:date="2016-01-01T22:48:12Z"/>
                <w:rFonts w:hint="eastAsia" w:ascii="Calibri" w:hAnsi="Calibri" w:cs="Calibri"/>
              </w:rPr>
            </w:pPr>
            <w:ins w:id="1911" w:author="Administrator" w:date="2016-01-01T22:48:12Z">
              <w:r>
                <w:rPr>
                  <w:rFonts w:hint="eastAsia" w:ascii="Calibri" w:hAnsi="Calibri" w:cs="Calibri"/>
                </w:rPr>
                <w:tab/>
              </w:r>
            </w:ins>
            <w:ins w:id="1912" w:author="Administrator" w:date="2016-01-01T22:48:12Z">
              <w:r>
                <w:rPr>
                  <w:rFonts w:hint="eastAsia" w:ascii="Calibri" w:hAnsi="Calibri" w:cs="Calibri"/>
                </w:rPr>
                <w:t xml:space="preserve"> * 删除一个TruckPO</w:t>
              </w:r>
            </w:ins>
          </w:p>
          <w:p>
            <w:pPr>
              <w:rPr>
                <w:ins w:id="1913" w:author="Administrator" w:date="2016-01-01T22:48:12Z"/>
                <w:rFonts w:hint="eastAsia" w:ascii="Calibri" w:hAnsi="Calibri" w:cs="Calibri"/>
              </w:rPr>
            </w:pPr>
            <w:ins w:id="1914" w:author="Administrator" w:date="2016-01-01T22:48:12Z">
              <w:r>
                <w:rPr>
                  <w:rFonts w:hint="eastAsia" w:ascii="Calibri" w:hAnsi="Calibri" w:cs="Calibri"/>
                </w:rPr>
                <w:tab/>
              </w:r>
            </w:ins>
            <w:ins w:id="1915" w:author="Administrator" w:date="2016-01-01T22:48:12Z">
              <w:r>
                <w:rPr>
                  <w:rFonts w:hint="eastAsia" w:ascii="Calibri" w:hAnsi="Calibri" w:cs="Calibri"/>
                </w:rPr>
                <w:t xml:space="preserve"> * @param id</w:t>
              </w:r>
            </w:ins>
          </w:p>
          <w:p>
            <w:pPr>
              <w:rPr>
                <w:ins w:id="1916" w:author="Administrator" w:date="2016-01-01T22:48:12Z"/>
                <w:rFonts w:hint="eastAsia" w:ascii="Calibri" w:hAnsi="Calibri" w:cs="Calibri"/>
              </w:rPr>
            </w:pPr>
            <w:ins w:id="1917" w:author="Administrator" w:date="2016-01-01T22:48:12Z">
              <w:r>
                <w:rPr>
                  <w:rFonts w:hint="eastAsia" w:ascii="Calibri" w:hAnsi="Calibri" w:cs="Calibri"/>
                </w:rPr>
                <w:tab/>
              </w:r>
            </w:ins>
            <w:ins w:id="1918" w:author="Administrator" w:date="2016-01-01T22:48:12Z">
              <w:r>
                <w:rPr>
                  <w:rFonts w:hint="eastAsia" w:ascii="Calibri" w:hAnsi="Calibri" w:cs="Calibri"/>
                </w:rPr>
                <w:t xml:space="preserve"> * @throws RemoteException</w:t>
              </w:r>
            </w:ins>
          </w:p>
          <w:p>
            <w:pPr>
              <w:rPr>
                <w:ins w:id="1919" w:author="Administrator" w:date="2016-01-01T22:48:12Z"/>
                <w:rFonts w:hint="eastAsia" w:ascii="Calibri" w:hAnsi="Calibri" w:cs="Calibri"/>
              </w:rPr>
            </w:pPr>
            <w:ins w:id="1920" w:author="Administrator" w:date="2016-01-01T22:48:12Z">
              <w:r>
                <w:rPr>
                  <w:rFonts w:hint="eastAsia" w:ascii="Calibri" w:hAnsi="Calibri" w:cs="Calibri"/>
                </w:rPr>
                <w:tab/>
              </w:r>
            </w:ins>
            <w:ins w:id="1921" w:author="Administrator" w:date="2016-01-01T22:48:12Z">
              <w:r>
                <w:rPr>
                  <w:rFonts w:hint="eastAsia" w:ascii="Calibri" w:hAnsi="Calibri" w:cs="Calibri"/>
                </w:rPr>
                <w:t xml:space="preserve"> */</w:t>
              </w:r>
            </w:ins>
          </w:p>
          <w:p>
            <w:pPr>
              <w:rPr>
                <w:ins w:id="1922" w:author="Administrator" w:date="2016-01-01T22:48:12Z"/>
                <w:rFonts w:hint="eastAsia" w:ascii="Calibri" w:hAnsi="Calibri" w:cs="Calibri"/>
              </w:rPr>
            </w:pPr>
            <w:ins w:id="1923" w:author="Administrator" w:date="2016-01-01T22:48:12Z">
              <w:r>
                <w:rPr>
                  <w:rFonts w:hint="eastAsia" w:ascii="Calibri" w:hAnsi="Calibri" w:cs="Calibri"/>
                </w:rPr>
                <w:tab/>
              </w:r>
            </w:ins>
            <w:ins w:id="1924" w:author="Administrator" w:date="2016-01-01T22:48:12Z">
              <w:r>
                <w:rPr>
                  <w:rFonts w:hint="eastAsia" w:ascii="Calibri" w:hAnsi="Calibri" w:cs="Calibri"/>
                </w:rPr>
                <w:t>public void deleteTruckPO(String id) throws RemoteException;</w:t>
              </w:r>
            </w:ins>
          </w:p>
          <w:p>
            <w:pPr>
              <w:rPr>
                <w:ins w:id="1925" w:author="Administrator" w:date="2016-01-01T22:48:12Z"/>
                <w:rFonts w:hint="eastAsia" w:ascii="Calibri" w:hAnsi="Calibri" w:cs="Calibri"/>
              </w:rPr>
            </w:pPr>
            <w:ins w:id="1926" w:author="Administrator" w:date="2016-01-01T22:48:12Z">
              <w:r>
                <w:rPr>
                  <w:rFonts w:hint="eastAsia" w:ascii="Calibri" w:hAnsi="Calibri" w:cs="Calibri"/>
                </w:rPr>
                <w:tab/>
              </w:r>
            </w:ins>
          </w:p>
          <w:p>
            <w:pPr>
              <w:rPr>
                <w:ins w:id="1927" w:author="Administrator" w:date="2016-01-01T22:48:12Z"/>
                <w:rFonts w:hint="eastAsia" w:ascii="Calibri" w:hAnsi="Calibri" w:cs="Calibri"/>
              </w:rPr>
            </w:pPr>
            <w:ins w:id="1928" w:author="Administrator" w:date="2016-01-01T22:48:12Z">
              <w:r>
                <w:rPr>
                  <w:rFonts w:hint="eastAsia" w:ascii="Calibri" w:hAnsi="Calibri" w:cs="Calibri"/>
                </w:rPr>
                <w:tab/>
              </w:r>
            </w:ins>
            <w:ins w:id="1929" w:author="Administrator" w:date="2016-01-01T22:48:12Z">
              <w:r>
                <w:rPr>
                  <w:rFonts w:hint="eastAsia" w:ascii="Calibri" w:hAnsi="Calibri" w:cs="Calibri"/>
                </w:rPr>
                <w:t>/**</w:t>
              </w:r>
            </w:ins>
          </w:p>
          <w:p>
            <w:pPr>
              <w:rPr>
                <w:ins w:id="1930" w:author="Administrator" w:date="2016-01-01T22:48:12Z"/>
                <w:rFonts w:hint="eastAsia" w:ascii="Calibri" w:hAnsi="Calibri" w:cs="Calibri"/>
              </w:rPr>
            </w:pPr>
            <w:ins w:id="1931" w:author="Administrator" w:date="2016-01-01T22:48:12Z">
              <w:r>
                <w:rPr>
                  <w:rFonts w:hint="eastAsia" w:ascii="Calibri" w:hAnsi="Calibri" w:cs="Calibri"/>
                </w:rPr>
                <w:tab/>
              </w:r>
            </w:ins>
            <w:ins w:id="1932" w:author="Administrator" w:date="2016-01-01T22:48:12Z">
              <w:r>
                <w:rPr>
                  <w:rFonts w:hint="eastAsia" w:ascii="Calibri" w:hAnsi="Calibri" w:cs="Calibri"/>
                </w:rPr>
                <w:t xml:space="preserve"> * 结束持久化数据库的使用</w:t>
              </w:r>
            </w:ins>
          </w:p>
          <w:p>
            <w:pPr>
              <w:rPr>
                <w:ins w:id="1933" w:author="Administrator" w:date="2016-01-01T22:48:12Z"/>
                <w:rFonts w:hint="eastAsia" w:ascii="Calibri" w:hAnsi="Calibri" w:cs="Calibri"/>
              </w:rPr>
            </w:pPr>
            <w:ins w:id="1934" w:author="Administrator" w:date="2016-01-01T22:48:12Z">
              <w:r>
                <w:rPr>
                  <w:rFonts w:hint="eastAsia" w:ascii="Calibri" w:hAnsi="Calibri" w:cs="Calibri"/>
                </w:rPr>
                <w:tab/>
              </w:r>
            </w:ins>
            <w:ins w:id="1935" w:author="Administrator" w:date="2016-01-01T22:48:12Z">
              <w:r>
                <w:rPr>
                  <w:rFonts w:hint="eastAsia" w:ascii="Calibri" w:hAnsi="Calibri" w:cs="Calibri"/>
                </w:rPr>
                <w:t xml:space="preserve"> * @throws RemoteException</w:t>
              </w:r>
            </w:ins>
          </w:p>
          <w:p>
            <w:pPr>
              <w:rPr>
                <w:ins w:id="1936" w:author="Administrator" w:date="2016-01-01T22:48:12Z"/>
                <w:rFonts w:hint="eastAsia" w:ascii="Calibri" w:hAnsi="Calibri" w:cs="Calibri"/>
              </w:rPr>
            </w:pPr>
            <w:ins w:id="1937" w:author="Administrator" w:date="2016-01-01T22:48:12Z">
              <w:r>
                <w:rPr>
                  <w:rFonts w:hint="eastAsia" w:ascii="Calibri" w:hAnsi="Calibri" w:cs="Calibri"/>
                </w:rPr>
                <w:tab/>
              </w:r>
            </w:ins>
            <w:ins w:id="1938" w:author="Administrator" w:date="2016-01-01T22:48:12Z">
              <w:r>
                <w:rPr>
                  <w:rFonts w:hint="eastAsia" w:ascii="Calibri" w:hAnsi="Calibri" w:cs="Calibri"/>
                </w:rPr>
                <w:t xml:space="preserve"> */</w:t>
              </w:r>
            </w:ins>
          </w:p>
          <w:p>
            <w:pPr>
              <w:rPr>
                <w:ins w:id="1939" w:author="Administrator" w:date="2016-01-01T22:48:12Z"/>
                <w:rFonts w:hint="eastAsia" w:ascii="Calibri" w:hAnsi="Calibri" w:cs="Calibri"/>
              </w:rPr>
            </w:pPr>
            <w:ins w:id="1940" w:author="Administrator" w:date="2016-01-01T22:48:12Z">
              <w:r>
                <w:rPr>
                  <w:rFonts w:hint="eastAsia" w:ascii="Calibri" w:hAnsi="Calibri" w:cs="Calibri"/>
                </w:rPr>
                <w:tab/>
              </w:r>
            </w:ins>
            <w:ins w:id="1941" w:author="Administrator" w:date="2016-01-01T22:48:12Z">
              <w:r>
                <w:rPr>
                  <w:rFonts w:hint="eastAsia" w:ascii="Calibri" w:hAnsi="Calibri" w:cs="Calibri"/>
                </w:rPr>
                <w:t>public void finish() throws RemoteException;</w:t>
              </w:r>
            </w:ins>
          </w:p>
          <w:p>
            <w:pPr>
              <w:rPr>
                <w:ins w:id="1942" w:author="Administrator" w:date="2016-01-01T22:48:12Z"/>
                <w:rFonts w:hint="eastAsia" w:ascii="Calibri" w:hAnsi="Calibri" w:cs="Calibri"/>
              </w:rPr>
            </w:pPr>
            <w:ins w:id="1943" w:author="Administrator" w:date="2016-01-01T22:48:12Z">
              <w:r>
                <w:rPr>
                  <w:rFonts w:hint="eastAsia" w:ascii="Calibri" w:hAnsi="Calibri" w:cs="Calibri"/>
                </w:rPr>
                <w:t>/**</w:t>
              </w:r>
            </w:ins>
          </w:p>
          <w:p>
            <w:pPr>
              <w:rPr>
                <w:ins w:id="1944" w:author="Administrator" w:date="2016-01-01T22:48:12Z"/>
                <w:rFonts w:hint="eastAsia" w:ascii="Calibri" w:hAnsi="Calibri" w:cs="Calibri"/>
              </w:rPr>
            </w:pPr>
            <w:ins w:id="1945" w:author="Administrator" w:date="2016-01-01T22:48:12Z">
              <w:r>
                <w:rPr>
                  <w:rFonts w:hint="eastAsia" w:ascii="Calibri" w:hAnsi="Calibri" w:cs="Calibri"/>
                </w:rPr>
                <w:tab/>
              </w:r>
            </w:ins>
            <w:ins w:id="1946" w:author="Administrator" w:date="2016-01-01T22:48:12Z">
              <w:r>
                <w:rPr>
                  <w:rFonts w:hint="eastAsia" w:ascii="Calibri" w:hAnsi="Calibri" w:cs="Calibri"/>
                </w:rPr>
                <w:t xml:space="preserve"> * 根据id返回IntermediateCenterPO</w:t>
              </w:r>
            </w:ins>
          </w:p>
          <w:p>
            <w:pPr>
              <w:rPr>
                <w:ins w:id="1947" w:author="Administrator" w:date="2016-01-01T22:48:12Z"/>
                <w:rFonts w:hint="eastAsia" w:ascii="Calibri" w:hAnsi="Calibri" w:cs="Calibri"/>
              </w:rPr>
            </w:pPr>
            <w:ins w:id="1948" w:author="Administrator" w:date="2016-01-01T22:48:12Z">
              <w:r>
                <w:rPr>
                  <w:rFonts w:hint="eastAsia" w:ascii="Calibri" w:hAnsi="Calibri" w:cs="Calibri"/>
                </w:rPr>
                <w:tab/>
              </w:r>
            </w:ins>
            <w:ins w:id="1949" w:author="Administrator" w:date="2016-01-01T22:48:12Z">
              <w:r>
                <w:rPr>
                  <w:rFonts w:hint="eastAsia" w:ascii="Calibri" w:hAnsi="Calibri" w:cs="Calibri"/>
                </w:rPr>
                <w:t xml:space="preserve"> * @param id</w:t>
              </w:r>
            </w:ins>
          </w:p>
          <w:p>
            <w:pPr>
              <w:rPr>
                <w:ins w:id="1950" w:author="Administrator" w:date="2016-01-01T22:48:12Z"/>
                <w:rFonts w:hint="eastAsia" w:ascii="Calibri" w:hAnsi="Calibri" w:cs="Calibri"/>
              </w:rPr>
            </w:pPr>
            <w:ins w:id="1951" w:author="Administrator" w:date="2016-01-01T22:48:12Z">
              <w:r>
                <w:rPr>
                  <w:rFonts w:hint="eastAsia" w:ascii="Calibri" w:hAnsi="Calibri" w:cs="Calibri"/>
                </w:rPr>
                <w:tab/>
              </w:r>
            </w:ins>
            <w:ins w:id="1952" w:author="Administrator" w:date="2016-01-01T22:48:12Z">
              <w:r>
                <w:rPr>
                  <w:rFonts w:hint="eastAsia" w:ascii="Calibri" w:hAnsi="Calibri" w:cs="Calibri"/>
                </w:rPr>
                <w:t xml:space="preserve"> * @return</w:t>
              </w:r>
            </w:ins>
          </w:p>
          <w:p>
            <w:pPr>
              <w:rPr>
                <w:ins w:id="1953" w:author="Administrator" w:date="2016-01-01T22:48:12Z"/>
                <w:rFonts w:hint="eastAsia" w:ascii="Calibri" w:hAnsi="Calibri" w:cs="Calibri"/>
              </w:rPr>
            </w:pPr>
            <w:ins w:id="1954" w:author="Administrator" w:date="2016-01-01T22:48:12Z">
              <w:r>
                <w:rPr>
                  <w:rFonts w:hint="eastAsia" w:ascii="Calibri" w:hAnsi="Calibri" w:cs="Calibri"/>
                </w:rPr>
                <w:tab/>
              </w:r>
            </w:ins>
            <w:ins w:id="1955" w:author="Administrator" w:date="2016-01-01T22:48:12Z">
              <w:r>
                <w:rPr>
                  <w:rFonts w:hint="eastAsia" w:ascii="Calibri" w:hAnsi="Calibri" w:cs="Calibri"/>
                </w:rPr>
                <w:t xml:space="preserve"> * @throws RemoteException</w:t>
              </w:r>
            </w:ins>
          </w:p>
          <w:p>
            <w:pPr>
              <w:rPr>
                <w:ins w:id="1956" w:author="Administrator" w:date="2016-01-01T22:48:12Z"/>
                <w:rFonts w:hint="eastAsia" w:ascii="Calibri" w:hAnsi="Calibri" w:cs="Calibri"/>
              </w:rPr>
            </w:pPr>
            <w:ins w:id="1957" w:author="Administrator" w:date="2016-01-01T22:48:12Z">
              <w:r>
                <w:rPr>
                  <w:rFonts w:hint="eastAsia" w:ascii="Calibri" w:hAnsi="Calibri" w:cs="Calibri"/>
                </w:rPr>
                <w:tab/>
              </w:r>
            </w:ins>
            <w:ins w:id="1958" w:author="Administrator" w:date="2016-01-01T22:48:12Z">
              <w:r>
                <w:rPr>
                  <w:rFonts w:hint="eastAsia" w:ascii="Calibri" w:hAnsi="Calibri" w:cs="Calibri"/>
                </w:rPr>
                <w:t xml:space="preserve"> */</w:t>
              </w:r>
            </w:ins>
          </w:p>
          <w:p>
            <w:pPr>
              <w:rPr>
                <w:ins w:id="1959" w:author="Administrator" w:date="2016-01-01T22:48:12Z"/>
                <w:rFonts w:hint="eastAsia" w:ascii="Calibri" w:hAnsi="Calibri" w:cs="Calibri"/>
              </w:rPr>
            </w:pPr>
            <w:ins w:id="1960" w:author="Administrator" w:date="2016-01-01T22:48:12Z">
              <w:r>
                <w:rPr>
                  <w:rFonts w:hint="eastAsia" w:ascii="Calibri" w:hAnsi="Calibri" w:cs="Calibri"/>
                </w:rPr>
                <w:tab/>
              </w:r>
            </w:ins>
            <w:ins w:id="1961" w:author="Administrator" w:date="2016-01-01T22:48:12Z">
              <w:r>
                <w:rPr>
                  <w:rFonts w:hint="eastAsia" w:ascii="Calibri" w:hAnsi="Calibri" w:cs="Calibri"/>
                </w:rPr>
                <w:t>public IntermediateCenterPO findIntermediateCenterPO(String id) throws RemoteException;</w:t>
              </w:r>
            </w:ins>
          </w:p>
          <w:p>
            <w:pPr>
              <w:rPr>
                <w:ins w:id="1962" w:author="Administrator" w:date="2016-01-01T22:48:12Z"/>
                <w:rFonts w:hint="eastAsia" w:ascii="Calibri" w:hAnsi="Calibri" w:cs="Calibri"/>
              </w:rPr>
            </w:pPr>
            <w:ins w:id="1963" w:author="Administrator" w:date="2016-01-01T22:48:12Z">
              <w:r>
                <w:rPr>
                  <w:rFonts w:hint="eastAsia" w:ascii="Calibri" w:hAnsi="Calibri" w:cs="Calibri"/>
                </w:rPr>
                <w:tab/>
              </w:r>
            </w:ins>
          </w:p>
          <w:p>
            <w:pPr>
              <w:rPr>
                <w:ins w:id="1964" w:author="Administrator" w:date="2016-01-01T22:48:12Z"/>
                <w:rFonts w:hint="eastAsia" w:ascii="Calibri" w:hAnsi="Calibri" w:cs="Calibri"/>
              </w:rPr>
            </w:pPr>
            <w:ins w:id="1965" w:author="Administrator" w:date="2016-01-01T22:48:12Z">
              <w:r>
                <w:rPr>
                  <w:rFonts w:hint="eastAsia" w:ascii="Calibri" w:hAnsi="Calibri" w:cs="Calibri"/>
                </w:rPr>
                <w:tab/>
              </w:r>
            </w:ins>
            <w:ins w:id="1966" w:author="Administrator" w:date="2016-01-01T22:48:12Z">
              <w:r>
                <w:rPr>
                  <w:rFonts w:hint="eastAsia" w:ascii="Calibri" w:hAnsi="Calibri" w:cs="Calibri"/>
                </w:rPr>
                <w:t>/**</w:t>
              </w:r>
            </w:ins>
          </w:p>
          <w:p>
            <w:pPr>
              <w:rPr>
                <w:ins w:id="1967" w:author="Administrator" w:date="2016-01-01T22:48:12Z"/>
                <w:rFonts w:hint="eastAsia" w:ascii="Calibri" w:hAnsi="Calibri" w:cs="Calibri"/>
              </w:rPr>
            </w:pPr>
            <w:ins w:id="1968" w:author="Administrator" w:date="2016-01-01T22:48:12Z">
              <w:r>
                <w:rPr>
                  <w:rFonts w:hint="eastAsia" w:ascii="Calibri" w:hAnsi="Calibri" w:cs="Calibri"/>
                </w:rPr>
                <w:tab/>
              </w:r>
            </w:ins>
            <w:ins w:id="1969" w:author="Administrator" w:date="2016-01-01T22:48:12Z">
              <w:r>
                <w:rPr>
                  <w:rFonts w:hint="eastAsia" w:ascii="Calibri" w:hAnsi="Calibri" w:cs="Calibri"/>
                </w:rPr>
                <w:t xml:space="preserve"> * 返回所有IntermediateCenterPO</w:t>
              </w:r>
            </w:ins>
          </w:p>
          <w:p>
            <w:pPr>
              <w:rPr>
                <w:ins w:id="1970" w:author="Administrator" w:date="2016-01-01T22:48:12Z"/>
                <w:rFonts w:hint="eastAsia" w:ascii="Calibri" w:hAnsi="Calibri" w:cs="Calibri"/>
              </w:rPr>
            </w:pPr>
            <w:ins w:id="1971" w:author="Administrator" w:date="2016-01-01T22:48:12Z">
              <w:r>
                <w:rPr>
                  <w:rFonts w:hint="eastAsia" w:ascii="Calibri" w:hAnsi="Calibri" w:cs="Calibri"/>
                </w:rPr>
                <w:tab/>
              </w:r>
            </w:ins>
            <w:ins w:id="1972" w:author="Administrator" w:date="2016-01-01T22:48:12Z">
              <w:r>
                <w:rPr>
                  <w:rFonts w:hint="eastAsia" w:ascii="Calibri" w:hAnsi="Calibri" w:cs="Calibri"/>
                </w:rPr>
                <w:t xml:space="preserve"> * @return</w:t>
              </w:r>
            </w:ins>
          </w:p>
          <w:p>
            <w:pPr>
              <w:rPr>
                <w:ins w:id="1973" w:author="Administrator" w:date="2016-01-01T22:48:12Z"/>
                <w:rFonts w:hint="eastAsia" w:ascii="Calibri" w:hAnsi="Calibri" w:cs="Calibri"/>
              </w:rPr>
            </w:pPr>
            <w:ins w:id="1974" w:author="Administrator" w:date="2016-01-01T22:48:12Z">
              <w:r>
                <w:rPr>
                  <w:rFonts w:hint="eastAsia" w:ascii="Calibri" w:hAnsi="Calibri" w:cs="Calibri"/>
                </w:rPr>
                <w:tab/>
              </w:r>
            </w:ins>
            <w:ins w:id="1975" w:author="Administrator" w:date="2016-01-01T22:48:12Z">
              <w:r>
                <w:rPr>
                  <w:rFonts w:hint="eastAsia" w:ascii="Calibri" w:hAnsi="Calibri" w:cs="Calibri"/>
                </w:rPr>
                <w:t xml:space="preserve"> * @throws RemoteException</w:t>
              </w:r>
            </w:ins>
          </w:p>
          <w:p>
            <w:pPr>
              <w:rPr>
                <w:ins w:id="1976" w:author="Administrator" w:date="2016-01-01T22:48:12Z"/>
                <w:rFonts w:hint="eastAsia" w:ascii="Calibri" w:hAnsi="Calibri" w:cs="Calibri"/>
              </w:rPr>
            </w:pPr>
            <w:ins w:id="1977" w:author="Administrator" w:date="2016-01-01T22:48:12Z">
              <w:r>
                <w:rPr>
                  <w:rFonts w:hint="eastAsia" w:ascii="Calibri" w:hAnsi="Calibri" w:cs="Calibri"/>
                </w:rPr>
                <w:tab/>
              </w:r>
            </w:ins>
            <w:ins w:id="1978" w:author="Administrator" w:date="2016-01-01T22:48:12Z">
              <w:r>
                <w:rPr>
                  <w:rFonts w:hint="eastAsia" w:ascii="Calibri" w:hAnsi="Calibri" w:cs="Calibri"/>
                </w:rPr>
                <w:t xml:space="preserve"> */</w:t>
              </w:r>
            </w:ins>
          </w:p>
          <w:p>
            <w:pPr>
              <w:rPr>
                <w:ins w:id="1979" w:author="Administrator" w:date="2016-01-01T22:48:12Z"/>
                <w:rFonts w:hint="eastAsia" w:ascii="Calibri" w:hAnsi="Calibri" w:cs="Calibri"/>
              </w:rPr>
            </w:pPr>
            <w:ins w:id="1980" w:author="Administrator" w:date="2016-01-01T22:48:12Z">
              <w:r>
                <w:rPr>
                  <w:rFonts w:hint="eastAsia" w:ascii="Calibri" w:hAnsi="Calibri" w:cs="Calibri"/>
                </w:rPr>
                <w:tab/>
              </w:r>
            </w:ins>
            <w:ins w:id="1981" w:author="Administrator" w:date="2016-01-01T22:48:12Z">
              <w:r>
                <w:rPr>
                  <w:rFonts w:hint="eastAsia" w:ascii="Calibri" w:hAnsi="Calibri" w:cs="Calibri"/>
                </w:rPr>
                <w:t>public ArrayList&lt;IntermediateCenterPO&gt; findsIntermediateCenterPO() throws RemoteException;</w:t>
              </w:r>
            </w:ins>
          </w:p>
          <w:p>
            <w:pPr>
              <w:rPr>
                <w:ins w:id="1982" w:author="Administrator" w:date="2016-01-01T22:48:12Z"/>
                <w:rFonts w:hint="eastAsia" w:ascii="Calibri" w:hAnsi="Calibri" w:cs="Calibri"/>
              </w:rPr>
            </w:pPr>
            <w:ins w:id="1983" w:author="Administrator" w:date="2016-01-01T22:48:12Z">
              <w:r>
                <w:rPr>
                  <w:rFonts w:hint="eastAsia" w:ascii="Calibri" w:hAnsi="Calibri" w:cs="Calibri"/>
                </w:rPr>
                <w:tab/>
              </w:r>
            </w:ins>
          </w:p>
          <w:p>
            <w:pPr>
              <w:rPr>
                <w:ins w:id="1984" w:author="Administrator" w:date="2016-01-01T22:48:12Z"/>
                <w:rFonts w:hint="eastAsia" w:ascii="Calibri" w:hAnsi="Calibri" w:cs="Calibri"/>
              </w:rPr>
            </w:pPr>
            <w:ins w:id="1985" w:author="Administrator" w:date="2016-01-01T22:48:12Z">
              <w:r>
                <w:rPr>
                  <w:rFonts w:hint="eastAsia" w:ascii="Calibri" w:hAnsi="Calibri" w:cs="Calibri"/>
                </w:rPr>
                <w:tab/>
              </w:r>
            </w:ins>
            <w:ins w:id="1986" w:author="Administrator" w:date="2016-01-01T22:48:12Z">
              <w:r>
                <w:rPr>
                  <w:rFonts w:hint="eastAsia" w:ascii="Calibri" w:hAnsi="Calibri" w:cs="Calibri"/>
                </w:rPr>
                <w:t>/**</w:t>
              </w:r>
            </w:ins>
          </w:p>
          <w:p>
            <w:pPr>
              <w:rPr>
                <w:ins w:id="1987" w:author="Administrator" w:date="2016-01-01T22:48:12Z"/>
                <w:rFonts w:hint="eastAsia" w:ascii="Calibri" w:hAnsi="Calibri" w:cs="Calibri"/>
              </w:rPr>
            </w:pPr>
            <w:ins w:id="1988" w:author="Administrator" w:date="2016-01-01T22:48:12Z">
              <w:r>
                <w:rPr>
                  <w:rFonts w:hint="eastAsia" w:ascii="Calibri" w:hAnsi="Calibri" w:cs="Calibri"/>
                </w:rPr>
                <w:tab/>
              </w:r>
            </w:ins>
            <w:ins w:id="1989" w:author="Administrator" w:date="2016-01-01T22:48:12Z">
              <w:r>
                <w:rPr>
                  <w:rFonts w:hint="eastAsia" w:ascii="Calibri" w:hAnsi="Calibri" w:cs="Calibri"/>
                </w:rPr>
                <w:t xml:space="preserve"> * 在数据库中增加一个IntermediateCenterPO记录</w:t>
              </w:r>
            </w:ins>
          </w:p>
          <w:p>
            <w:pPr>
              <w:rPr>
                <w:ins w:id="1990" w:author="Administrator" w:date="2016-01-01T22:48:12Z"/>
                <w:rFonts w:hint="eastAsia" w:ascii="Calibri" w:hAnsi="Calibri" w:cs="Calibri"/>
              </w:rPr>
            </w:pPr>
            <w:ins w:id="1991" w:author="Administrator" w:date="2016-01-01T22:48:12Z">
              <w:r>
                <w:rPr>
                  <w:rFonts w:hint="eastAsia" w:ascii="Calibri" w:hAnsi="Calibri" w:cs="Calibri"/>
                </w:rPr>
                <w:tab/>
              </w:r>
            </w:ins>
            <w:ins w:id="1992" w:author="Administrator" w:date="2016-01-01T22:48:12Z">
              <w:r>
                <w:rPr>
                  <w:rFonts w:hint="eastAsia" w:ascii="Calibri" w:hAnsi="Calibri" w:cs="Calibri"/>
                </w:rPr>
                <w:t xml:space="preserve"> * @param tpo</w:t>
              </w:r>
            </w:ins>
          </w:p>
          <w:p>
            <w:pPr>
              <w:rPr>
                <w:ins w:id="1993" w:author="Administrator" w:date="2016-01-01T22:48:12Z"/>
                <w:rFonts w:hint="eastAsia" w:ascii="Calibri" w:hAnsi="Calibri" w:cs="Calibri"/>
              </w:rPr>
            </w:pPr>
            <w:ins w:id="1994" w:author="Administrator" w:date="2016-01-01T22:48:12Z">
              <w:r>
                <w:rPr>
                  <w:rFonts w:hint="eastAsia" w:ascii="Calibri" w:hAnsi="Calibri" w:cs="Calibri"/>
                </w:rPr>
                <w:tab/>
              </w:r>
            </w:ins>
            <w:ins w:id="1995" w:author="Administrator" w:date="2016-01-01T22:48:12Z">
              <w:r>
                <w:rPr>
                  <w:rFonts w:hint="eastAsia" w:ascii="Calibri" w:hAnsi="Calibri" w:cs="Calibri"/>
                </w:rPr>
                <w:t xml:space="preserve"> * @throws RemoteException</w:t>
              </w:r>
            </w:ins>
          </w:p>
          <w:p>
            <w:pPr>
              <w:rPr>
                <w:ins w:id="1996" w:author="Administrator" w:date="2016-01-01T22:48:12Z"/>
                <w:rFonts w:hint="eastAsia" w:ascii="Calibri" w:hAnsi="Calibri" w:cs="Calibri"/>
              </w:rPr>
            </w:pPr>
            <w:ins w:id="1997" w:author="Administrator" w:date="2016-01-01T22:48:12Z">
              <w:r>
                <w:rPr>
                  <w:rFonts w:hint="eastAsia" w:ascii="Calibri" w:hAnsi="Calibri" w:cs="Calibri"/>
                </w:rPr>
                <w:tab/>
              </w:r>
            </w:ins>
            <w:ins w:id="1998" w:author="Administrator" w:date="2016-01-01T22:48:12Z">
              <w:r>
                <w:rPr>
                  <w:rFonts w:hint="eastAsia" w:ascii="Calibri" w:hAnsi="Calibri" w:cs="Calibri"/>
                </w:rPr>
                <w:t xml:space="preserve"> */</w:t>
              </w:r>
            </w:ins>
          </w:p>
          <w:p>
            <w:pPr>
              <w:rPr>
                <w:ins w:id="1999" w:author="Administrator" w:date="2016-01-01T22:48:12Z"/>
                <w:rFonts w:hint="eastAsia" w:ascii="Calibri" w:hAnsi="Calibri" w:cs="Calibri"/>
              </w:rPr>
            </w:pPr>
            <w:ins w:id="2000" w:author="Administrator" w:date="2016-01-01T22:48:12Z">
              <w:r>
                <w:rPr>
                  <w:rFonts w:hint="eastAsia" w:ascii="Calibri" w:hAnsi="Calibri" w:cs="Calibri"/>
                </w:rPr>
                <w:tab/>
              </w:r>
            </w:ins>
            <w:ins w:id="2001" w:author="Administrator" w:date="2016-01-01T22:48:12Z">
              <w:r>
                <w:rPr>
                  <w:rFonts w:hint="eastAsia" w:ascii="Calibri" w:hAnsi="Calibri" w:cs="Calibri"/>
                </w:rPr>
                <w:t>public void insert(IntermediateCenterPO ipo) throws RemoteException;</w:t>
              </w:r>
            </w:ins>
          </w:p>
          <w:p>
            <w:pPr>
              <w:rPr>
                <w:ins w:id="2002" w:author="Administrator" w:date="2016-01-01T22:48:12Z"/>
                <w:rFonts w:hint="eastAsia" w:ascii="Calibri" w:hAnsi="Calibri" w:cs="Calibri"/>
              </w:rPr>
            </w:pPr>
            <w:ins w:id="2003" w:author="Administrator" w:date="2016-01-01T22:48:12Z">
              <w:r>
                <w:rPr>
                  <w:rFonts w:hint="eastAsia" w:ascii="Calibri" w:hAnsi="Calibri" w:cs="Calibri"/>
                </w:rPr>
                <w:tab/>
              </w:r>
            </w:ins>
          </w:p>
          <w:p>
            <w:pPr>
              <w:rPr>
                <w:ins w:id="2004" w:author="Administrator" w:date="2016-01-01T22:48:12Z"/>
                <w:rFonts w:hint="eastAsia" w:ascii="Calibri" w:hAnsi="Calibri" w:cs="Calibri"/>
              </w:rPr>
            </w:pPr>
            <w:ins w:id="2005" w:author="Administrator" w:date="2016-01-01T22:48:12Z">
              <w:r>
                <w:rPr>
                  <w:rFonts w:hint="eastAsia" w:ascii="Calibri" w:hAnsi="Calibri" w:cs="Calibri"/>
                </w:rPr>
                <w:tab/>
              </w:r>
            </w:ins>
            <w:ins w:id="2006" w:author="Administrator" w:date="2016-01-01T22:48:12Z">
              <w:r>
                <w:rPr>
                  <w:rFonts w:hint="eastAsia" w:ascii="Calibri" w:hAnsi="Calibri" w:cs="Calibri"/>
                </w:rPr>
                <w:t>/**</w:t>
              </w:r>
            </w:ins>
          </w:p>
          <w:p>
            <w:pPr>
              <w:rPr>
                <w:ins w:id="2007" w:author="Administrator" w:date="2016-01-01T22:48:12Z"/>
                <w:rFonts w:hint="eastAsia" w:ascii="Calibri" w:hAnsi="Calibri" w:cs="Calibri"/>
              </w:rPr>
            </w:pPr>
            <w:ins w:id="2008" w:author="Administrator" w:date="2016-01-01T22:48:12Z">
              <w:r>
                <w:rPr>
                  <w:rFonts w:hint="eastAsia" w:ascii="Calibri" w:hAnsi="Calibri" w:cs="Calibri"/>
                </w:rPr>
                <w:tab/>
              </w:r>
            </w:ins>
            <w:ins w:id="2009" w:author="Administrator" w:date="2016-01-01T22:48:12Z">
              <w:r>
                <w:rPr>
                  <w:rFonts w:hint="eastAsia" w:ascii="Calibri" w:hAnsi="Calibri" w:cs="Calibri"/>
                </w:rPr>
                <w:t xml:space="preserve"> * 更新一个IntermediateCenterPO</w:t>
              </w:r>
            </w:ins>
          </w:p>
          <w:p>
            <w:pPr>
              <w:rPr>
                <w:ins w:id="2010" w:author="Administrator" w:date="2016-01-01T22:48:12Z"/>
                <w:rFonts w:hint="eastAsia" w:ascii="Calibri" w:hAnsi="Calibri" w:cs="Calibri"/>
              </w:rPr>
            </w:pPr>
            <w:ins w:id="2011" w:author="Administrator" w:date="2016-01-01T22:48:12Z">
              <w:r>
                <w:rPr>
                  <w:rFonts w:hint="eastAsia" w:ascii="Calibri" w:hAnsi="Calibri" w:cs="Calibri"/>
                </w:rPr>
                <w:tab/>
              </w:r>
            </w:ins>
            <w:ins w:id="2012" w:author="Administrator" w:date="2016-01-01T22:48:12Z">
              <w:r>
                <w:rPr>
                  <w:rFonts w:hint="eastAsia" w:ascii="Calibri" w:hAnsi="Calibri" w:cs="Calibri"/>
                </w:rPr>
                <w:t xml:space="preserve"> * @param id</w:t>
              </w:r>
            </w:ins>
          </w:p>
          <w:p>
            <w:pPr>
              <w:rPr>
                <w:ins w:id="2013" w:author="Administrator" w:date="2016-01-01T22:48:12Z"/>
                <w:rFonts w:hint="eastAsia" w:ascii="Calibri" w:hAnsi="Calibri" w:cs="Calibri"/>
              </w:rPr>
            </w:pPr>
            <w:ins w:id="2014" w:author="Administrator" w:date="2016-01-01T22:48:12Z">
              <w:r>
                <w:rPr>
                  <w:rFonts w:hint="eastAsia" w:ascii="Calibri" w:hAnsi="Calibri" w:cs="Calibri"/>
                </w:rPr>
                <w:tab/>
              </w:r>
            </w:ins>
            <w:ins w:id="2015" w:author="Administrator" w:date="2016-01-01T22:48:12Z">
              <w:r>
                <w:rPr>
                  <w:rFonts w:hint="eastAsia" w:ascii="Calibri" w:hAnsi="Calibri" w:cs="Calibri"/>
                </w:rPr>
                <w:t xml:space="preserve"> * @param ipo</w:t>
              </w:r>
            </w:ins>
          </w:p>
          <w:p>
            <w:pPr>
              <w:rPr>
                <w:ins w:id="2016" w:author="Administrator" w:date="2016-01-01T22:48:12Z"/>
                <w:rFonts w:hint="eastAsia" w:ascii="Calibri" w:hAnsi="Calibri" w:cs="Calibri"/>
              </w:rPr>
            </w:pPr>
            <w:ins w:id="2017" w:author="Administrator" w:date="2016-01-01T22:48:12Z">
              <w:r>
                <w:rPr>
                  <w:rFonts w:hint="eastAsia" w:ascii="Calibri" w:hAnsi="Calibri" w:cs="Calibri"/>
                </w:rPr>
                <w:tab/>
              </w:r>
            </w:ins>
            <w:ins w:id="2018" w:author="Administrator" w:date="2016-01-01T22:48:12Z">
              <w:r>
                <w:rPr>
                  <w:rFonts w:hint="eastAsia" w:ascii="Calibri" w:hAnsi="Calibri" w:cs="Calibri"/>
                </w:rPr>
                <w:t xml:space="preserve"> * @throws RemoteException</w:t>
              </w:r>
            </w:ins>
          </w:p>
          <w:p>
            <w:pPr>
              <w:rPr>
                <w:ins w:id="2019" w:author="Administrator" w:date="2016-01-01T22:48:12Z"/>
                <w:rFonts w:hint="eastAsia" w:ascii="Calibri" w:hAnsi="Calibri" w:cs="Calibri"/>
              </w:rPr>
            </w:pPr>
            <w:ins w:id="2020" w:author="Administrator" w:date="2016-01-01T22:48:12Z">
              <w:r>
                <w:rPr>
                  <w:rFonts w:hint="eastAsia" w:ascii="Calibri" w:hAnsi="Calibri" w:cs="Calibri"/>
                </w:rPr>
                <w:tab/>
              </w:r>
            </w:ins>
            <w:ins w:id="2021" w:author="Administrator" w:date="2016-01-01T22:48:12Z">
              <w:r>
                <w:rPr>
                  <w:rFonts w:hint="eastAsia" w:ascii="Calibri" w:hAnsi="Calibri" w:cs="Calibri"/>
                </w:rPr>
                <w:t xml:space="preserve"> */</w:t>
              </w:r>
            </w:ins>
          </w:p>
          <w:p>
            <w:pPr>
              <w:rPr>
                <w:ins w:id="2022" w:author="Administrator" w:date="2016-01-01T22:48:12Z"/>
                <w:rFonts w:hint="eastAsia" w:ascii="Calibri" w:hAnsi="Calibri" w:cs="Calibri"/>
              </w:rPr>
            </w:pPr>
            <w:ins w:id="2023" w:author="Administrator" w:date="2016-01-01T22:48:12Z">
              <w:r>
                <w:rPr>
                  <w:rFonts w:hint="eastAsia" w:ascii="Calibri" w:hAnsi="Calibri" w:cs="Calibri"/>
                </w:rPr>
                <w:tab/>
              </w:r>
            </w:ins>
            <w:ins w:id="2024" w:author="Administrator" w:date="2016-01-01T22:48:12Z">
              <w:r>
                <w:rPr>
                  <w:rFonts w:hint="eastAsia" w:ascii="Calibri" w:hAnsi="Calibri" w:cs="Calibri"/>
                </w:rPr>
                <w:t>public void update(String id,IntermediateCenterPO ipo) throws RemoteException;</w:t>
              </w:r>
            </w:ins>
          </w:p>
          <w:p>
            <w:pPr>
              <w:rPr>
                <w:ins w:id="2025" w:author="Administrator" w:date="2016-01-01T22:48:12Z"/>
                <w:rFonts w:hint="eastAsia" w:ascii="Calibri" w:hAnsi="Calibri" w:cs="Calibri"/>
              </w:rPr>
            </w:pPr>
            <w:ins w:id="2026" w:author="Administrator" w:date="2016-01-01T22:48:12Z">
              <w:r>
                <w:rPr>
                  <w:rFonts w:hint="eastAsia" w:ascii="Calibri" w:hAnsi="Calibri" w:cs="Calibri"/>
                </w:rPr>
                <w:tab/>
              </w:r>
            </w:ins>
          </w:p>
          <w:p>
            <w:pPr>
              <w:rPr>
                <w:ins w:id="2027" w:author="Administrator" w:date="2016-01-01T22:48:12Z"/>
                <w:rFonts w:hint="eastAsia" w:ascii="Calibri" w:hAnsi="Calibri" w:cs="Calibri"/>
              </w:rPr>
            </w:pPr>
            <w:ins w:id="2028" w:author="Administrator" w:date="2016-01-01T22:48:12Z">
              <w:r>
                <w:rPr>
                  <w:rFonts w:hint="eastAsia" w:ascii="Calibri" w:hAnsi="Calibri" w:cs="Calibri"/>
                </w:rPr>
                <w:tab/>
              </w:r>
            </w:ins>
            <w:ins w:id="2029" w:author="Administrator" w:date="2016-01-01T22:48:12Z">
              <w:r>
                <w:rPr>
                  <w:rFonts w:hint="eastAsia" w:ascii="Calibri" w:hAnsi="Calibri" w:cs="Calibri"/>
                </w:rPr>
                <w:t>/**</w:t>
              </w:r>
            </w:ins>
          </w:p>
          <w:p>
            <w:pPr>
              <w:rPr>
                <w:ins w:id="2030" w:author="Administrator" w:date="2016-01-01T22:48:12Z"/>
                <w:rFonts w:hint="eastAsia" w:ascii="Calibri" w:hAnsi="Calibri" w:cs="Calibri"/>
              </w:rPr>
            </w:pPr>
            <w:ins w:id="2031" w:author="Administrator" w:date="2016-01-01T22:48:12Z">
              <w:r>
                <w:rPr>
                  <w:rFonts w:hint="eastAsia" w:ascii="Calibri" w:hAnsi="Calibri" w:cs="Calibri"/>
                </w:rPr>
                <w:tab/>
              </w:r>
            </w:ins>
            <w:ins w:id="2032" w:author="Administrator" w:date="2016-01-01T22:48:12Z">
              <w:r>
                <w:rPr>
                  <w:rFonts w:hint="eastAsia" w:ascii="Calibri" w:hAnsi="Calibri" w:cs="Calibri"/>
                </w:rPr>
                <w:t xml:space="preserve"> * 删除一个IntermediateCenterPO</w:t>
              </w:r>
            </w:ins>
          </w:p>
          <w:p>
            <w:pPr>
              <w:rPr>
                <w:ins w:id="2033" w:author="Administrator" w:date="2016-01-01T22:48:12Z"/>
                <w:rFonts w:hint="eastAsia" w:ascii="Calibri" w:hAnsi="Calibri" w:cs="Calibri"/>
              </w:rPr>
            </w:pPr>
            <w:ins w:id="2034" w:author="Administrator" w:date="2016-01-01T22:48:12Z">
              <w:r>
                <w:rPr>
                  <w:rFonts w:hint="eastAsia" w:ascii="Calibri" w:hAnsi="Calibri" w:cs="Calibri"/>
                </w:rPr>
                <w:tab/>
              </w:r>
            </w:ins>
            <w:ins w:id="2035" w:author="Administrator" w:date="2016-01-01T22:48:12Z">
              <w:r>
                <w:rPr>
                  <w:rFonts w:hint="eastAsia" w:ascii="Calibri" w:hAnsi="Calibri" w:cs="Calibri"/>
                </w:rPr>
                <w:t xml:space="preserve"> * @param id</w:t>
              </w:r>
            </w:ins>
          </w:p>
          <w:p>
            <w:pPr>
              <w:rPr>
                <w:ins w:id="2036" w:author="Administrator" w:date="2016-01-01T22:48:12Z"/>
                <w:rFonts w:hint="eastAsia" w:ascii="Calibri" w:hAnsi="Calibri" w:cs="Calibri"/>
              </w:rPr>
            </w:pPr>
            <w:ins w:id="2037" w:author="Administrator" w:date="2016-01-01T22:48:12Z">
              <w:r>
                <w:rPr>
                  <w:rFonts w:hint="eastAsia" w:ascii="Calibri" w:hAnsi="Calibri" w:cs="Calibri"/>
                </w:rPr>
                <w:tab/>
              </w:r>
            </w:ins>
            <w:ins w:id="2038" w:author="Administrator" w:date="2016-01-01T22:48:12Z">
              <w:r>
                <w:rPr>
                  <w:rFonts w:hint="eastAsia" w:ascii="Calibri" w:hAnsi="Calibri" w:cs="Calibri"/>
                </w:rPr>
                <w:t xml:space="preserve"> * @throws RemoteException</w:t>
              </w:r>
            </w:ins>
          </w:p>
          <w:p>
            <w:pPr>
              <w:rPr>
                <w:ins w:id="2039" w:author="Administrator" w:date="2016-01-01T22:48:12Z"/>
                <w:rFonts w:hint="eastAsia" w:ascii="Calibri" w:hAnsi="Calibri" w:cs="Calibri"/>
              </w:rPr>
            </w:pPr>
            <w:ins w:id="2040" w:author="Administrator" w:date="2016-01-01T22:48:12Z">
              <w:r>
                <w:rPr>
                  <w:rFonts w:hint="eastAsia" w:ascii="Calibri" w:hAnsi="Calibri" w:cs="Calibri"/>
                </w:rPr>
                <w:tab/>
              </w:r>
            </w:ins>
            <w:ins w:id="2041" w:author="Administrator" w:date="2016-01-01T22:48:12Z">
              <w:r>
                <w:rPr>
                  <w:rFonts w:hint="eastAsia" w:ascii="Calibri" w:hAnsi="Calibri" w:cs="Calibri"/>
                </w:rPr>
                <w:t xml:space="preserve"> */</w:t>
              </w:r>
            </w:ins>
          </w:p>
          <w:p>
            <w:pPr>
              <w:rPr>
                <w:ins w:id="2042" w:author="Administrator" w:date="2016-01-01T22:48:12Z"/>
                <w:rFonts w:hint="eastAsia" w:ascii="Calibri" w:hAnsi="Calibri" w:cs="Calibri"/>
              </w:rPr>
            </w:pPr>
            <w:ins w:id="2043" w:author="Administrator" w:date="2016-01-01T22:48:12Z">
              <w:r>
                <w:rPr>
                  <w:rFonts w:hint="eastAsia" w:ascii="Calibri" w:hAnsi="Calibri" w:cs="Calibri"/>
                </w:rPr>
                <w:tab/>
              </w:r>
            </w:ins>
            <w:ins w:id="2044" w:author="Administrator" w:date="2016-01-01T22:48:12Z">
              <w:r>
                <w:rPr>
                  <w:rFonts w:hint="eastAsia" w:ascii="Calibri" w:hAnsi="Calibri" w:cs="Calibri"/>
                </w:rPr>
                <w:t>public void deleteIntermediateCenterPO(String id) throws RemoteException;</w:t>
              </w:r>
            </w:ins>
          </w:p>
          <w:p>
            <w:pPr>
              <w:rPr>
                <w:ins w:id="2045" w:author="Administrator" w:date="2016-01-01T22:48:12Z"/>
                <w:rFonts w:hint="eastAsia" w:ascii="Calibri" w:hAnsi="Calibri" w:cs="Calibri"/>
              </w:rPr>
            </w:pPr>
            <w:ins w:id="2046" w:author="Administrator" w:date="2016-01-01T22:48:12Z">
              <w:r>
                <w:rPr>
                  <w:rFonts w:hint="eastAsia" w:ascii="Calibri" w:hAnsi="Calibri" w:cs="Calibri"/>
                </w:rPr>
                <w:tab/>
              </w:r>
            </w:ins>
          </w:p>
          <w:p>
            <w:pPr>
              <w:rPr>
                <w:ins w:id="2047" w:author="Administrator" w:date="2016-01-01T22:48:12Z"/>
                <w:rFonts w:hint="eastAsia" w:ascii="Calibri" w:hAnsi="Calibri" w:cs="Calibri"/>
              </w:rPr>
            </w:pPr>
            <w:ins w:id="2048" w:author="Administrator" w:date="2016-01-01T22:48:12Z">
              <w:r>
                <w:rPr>
                  <w:rFonts w:hint="eastAsia" w:ascii="Calibri" w:hAnsi="Calibri" w:cs="Calibri"/>
                </w:rPr>
                <w:tab/>
              </w:r>
            </w:ins>
            <w:ins w:id="2049" w:author="Administrator" w:date="2016-01-01T22:48:12Z">
              <w:r>
                <w:rPr>
                  <w:rFonts w:hint="eastAsia" w:ascii="Calibri" w:hAnsi="Calibri" w:cs="Calibri"/>
                </w:rPr>
                <w:t>/**</w:t>
              </w:r>
            </w:ins>
          </w:p>
          <w:p>
            <w:pPr>
              <w:rPr>
                <w:ins w:id="2050" w:author="Administrator" w:date="2016-01-01T22:48:12Z"/>
                <w:rFonts w:hint="eastAsia" w:ascii="Calibri" w:hAnsi="Calibri" w:cs="Calibri"/>
              </w:rPr>
            </w:pPr>
            <w:ins w:id="2051" w:author="Administrator" w:date="2016-01-01T22:48:12Z">
              <w:r>
                <w:rPr>
                  <w:rFonts w:hint="eastAsia" w:ascii="Calibri" w:hAnsi="Calibri" w:cs="Calibri"/>
                </w:rPr>
                <w:tab/>
              </w:r>
            </w:ins>
            <w:ins w:id="2052" w:author="Administrator" w:date="2016-01-01T22:48:12Z">
              <w:r>
                <w:rPr>
                  <w:rFonts w:hint="eastAsia" w:ascii="Calibri" w:hAnsi="Calibri" w:cs="Calibri"/>
                </w:rPr>
                <w:t xml:space="preserve"> * 结束持久化数据库的使用</w:t>
              </w:r>
            </w:ins>
          </w:p>
          <w:p>
            <w:pPr>
              <w:rPr>
                <w:ins w:id="2053" w:author="Administrator" w:date="2016-01-01T22:48:12Z"/>
                <w:rFonts w:hint="eastAsia" w:ascii="Calibri" w:hAnsi="Calibri" w:cs="Calibri"/>
              </w:rPr>
            </w:pPr>
            <w:ins w:id="2054" w:author="Administrator" w:date="2016-01-01T22:48:12Z">
              <w:r>
                <w:rPr>
                  <w:rFonts w:hint="eastAsia" w:ascii="Calibri" w:hAnsi="Calibri" w:cs="Calibri"/>
                </w:rPr>
                <w:tab/>
              </w:r>
            </w:ins>
            <w:ins w:id="2055" w:author="Administrator" w:date="2016-01-01T22:48:12Z">
              <w:r>
                <w:rPr>
                  <w:rFonts w:hint="eastAsia" w:ascii="Calibri" w:hAnsi="Calibri" w:cs="Calibri"/>
                </w:rPr>
                <w:t xml:space="preserve"> * @throws RemoteException</w:t>
              </w:r>
            </w:ins>
          </w:p>
          <w:p>
            <w:pPr>
              <w:rPr>
                <w:ins w:id="2056" w:author="Administrator" w:date="2016-01-01T22:48:12Z"/>
                <w:rFonts w:hint="eastAsia" w:ascii="Calibri" w:hAnsi="Calibri" w:cs="Calibri"/>
              </w:rPr>
            </w:pPr>
            <w:ins w:id="2057" w:author="Administrator" w:date="2016-01-01T22:48:12Z">
              <w:r>
                <w:rPr>
                  <w:rFonts w:hint="eastAsia" w:ascii="Calibri" w:hAnsi="Calibri" w:cs="Calibri"/>
                </w:rPr>
                <w:tab/>
              </w:r>
            </w:ins>
            <w:ins w:id="2058" w:author="Administrator" w:date="2016-01-01T22:48:12Z">
              <w:r>
                <w:rPr>
                  <w:rFonts w:hint="eastAsia" w:ascii="Calibri" w:hAnsi="Calibri" w:cs="Calibri"/>
                </w:rPr>
                <w:t xml:space="preserve"> */</w:t>
              </w:r>
            </w:ins>
          </w:p>
          <w:p>
            <w:pPr>
              <w:rPr>
                <w:ins w:id="2059" w:author="Administrator" w:date="2016-01-01T22:48:12Z"/>
              </w:rPr>
            </w:pPr>
            <w:ins w:id="2060" w:author="Administrator" w:date="2016-01-01T22:48:12Z">
              <w:r>
                <w:rPr>
                  <w:rFonts w:hint="eastAsia" w:ascii="Calibri" w:hAnsi="Calibri" w:cs="Calibri"/>
                </w:rPr>
                <w:tab/>
              </w:r>
            </w:ins>
            <w:ins w:id="2061" w:author="Administrator" w:date="2016-01-01T22:48:12Z">
              <w:r>
                <w:rPr>
                  <w:rFonts w:hint="eastAsia" w:ascii="Calibri" w:hAnsi="Calibri" w:cs="Calibri"/>
                </w:rPr>
                <w:t>public void finish() throws RemoteException;</w:t>
              </w:r>
            </w:ins>
          </w:p>
          <w:p>
            <w:pPr>
              <w:rPr>
                <w:ins w:id="2062" w:author="Administrator" w:date="2016-01-01T22:48:12Z"/>
                <w:rFonts w:ascii="Calibri" w:hAnsi="Calibri" w:cs="Calibri"/>
              </w:rPr>
            </w:pPr>
          </w:p>
          <w:p>
            <w:pPr>
              <w:rPr>
                <w:ins w:id="2063" w:author="Administrator" w:date="2016-01-01T22:48:12Z"/>
                <w:rFonts w:ascii="Calibri" w:hAnsi="Calibri" w:cs="Calibri"/>
              </w:rPr>
            </w:pPr>
          </w:p>
          <w:p>
            <w:pPr>
              <w:rPr>
                <w:ins w:id="2064" w:author="Administrator" w:date="2016-01-01T22:48:12Z"/>
                <w:rFonts w:ascii="Calibri" w:hAnsi="Calibri" w:cs="Calibri"/>
              </w:rPr>
            </w:pPr>
            <w:ins w:id="2065" w:author="Administrator" w:date="2016-01-01T22:48:12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2066" w:author="Administrator" w:date="2016-01-01T22:48:12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2067" w:author="Administrator" w:date="2016-01-01T22:48:12Z"/>
                <w:rFonts w:ascii="Calibri" w:hAnsi="Calibri" w:cs="Calibri"/>
              </w:rPr>
            </w:pPr>
            <w:ins w:id="2068" w:author="Administrator" w:date="2016-01-01T22:48:12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2069" w:author="Administrator" w:date="2016-01-01T22:48:12Z"/>
                <w:rFonts w:ascii="Calibri" w:hAnsi="Calibri" w:cs="Calibri"/>
              </w:rPr>
            </w:pPr>
            <w:ins w:id="2070" w:author="Administrator" w:date="2016-01-01T22:48:12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2071" w:author="Administrator" w:date="2016-01-01T22:48:12Z"/>
                <w:rFonts w:ascii="Calibri" w:hAnsi="Calibri" w:cs="Calibri"/>
              </w:rPr>
            </w:pPr>
            <w:ins w:id="2072" w:author="Administrator" w:date="2016-01-01T22:48:12Z">
              <w:r>
                <w:rPr>
                  <w:rFonts w:ascii="Calibri" w:hAnsi="Calibri" w:cs="Calibri"/>
                </w:rPr>
                <w:drawing>
                  <wp:inline distT="0" distB="0" distL="114300" distR="114300">
                    <wp:extent cx="4438650" cy="2571750"/>
                    <wp:effectExtent l="0" t="0" r="0" b="0"/>
                    <wp:docPr id="2" name="图片 2"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ins>
          </w:p>
        </w:tc>
      </w:tr>
    </w:tbl>
    <w:p>
      <w:pPr>
        <w:rPr>
          <w:ins w:id="2074" w:author="Administrator" w:date="2016-01-01T22:48:12Z"/>
        </w:rPr>
      </w:pPr>
    </w:p>
    <w:p>
      <w:pPr>
        <w:rPr>
          <w:ins w:id="2075" w:author="Administrator" w:date="2016-01-01T22:48:12Z"/>
        </w:rPr>
      </w:pPr>
    </w:p>
    <w:p>
      <w:pPr>
        <w:rPr>
          <w:ins w:id="2076" w:author="Administrator" w:date="2016-01-01T22:48:12Z"/>
        </w:rPr>
      </w:pPr>
      <w:ins w:id="2077" w:author="Administrator" w:date="2016-01-01T22:48:12Z">
        <w:r>
          <w:rPr>
            <w:rFonts w:hint="eastAsia" w:cs="宋体"/>
            <w:szCs w:val="20"/>
          </w:rPr>
          <w:t>（</w:t>
        </w:r>
      </w:ins>
      <w:ins w:id="2078" w:author="Administrator" w:date="2016-01-01T22:48:12Z">
        <w:r>
          <w:rPr>
            <w:szCs w:val="20"/>
          </w:rPr>
          <w:t>3</w:t>
        </w:r>
      </w:ins>
      <w:ins w:id="2079" w:author="Administrator" w:date="2016-01-01T22:48:12Z">
        <w:r>
          <w:rPr>
            <w:rFonts w:hint="eastAsia" w:cs="宋体"/>
            <w:szCs w:val="20"/>
          </w:rPr>
          <w:t>）模块内部类的接口规范</w:t>
        </w:r>
      </w:ins>
    </w:p>
    <w:p>
      <w:pPr>
        <w:jc w:val="center"/>
        <w:rPr>
          <w:ins w:id="2080" w:author="Administrator" w:date="2016-01-01T22:48:12Z"/>
          <w:rFonts w:ascii="黑体" w:hAnsi="宋体" w:eastAsia="黑体" w:cs="黑体"/>
          <w:b/>
          <w:bCs/>
        </w:rPr>
      </w:pPr>
      <w:ins w:id="2081" w:author="Administrator" w:date="2016-01-01T22:48:12Z">
        <w:r>
          <w:rPr>
            <w:rFonts w:hint="eastAsia" w:ascii="宋体" w:hAnsi="宋体" w:cs="宋体"/>
            <w:b/>
            <w:bCs/>
          </w:rPr>
          <w:t>表18 NonUserController模块的接口规范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82"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083" w:author="Administrator" w:date="2016-01-01T22:48:12Z"/>
                <w:color w:val="FFFFFF"/>
              </w:rPr>
            </w:pPr>
            <w:ins w:id="2084"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8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086" w:author="Administrator" w:date="2016-01-01T22:48:12Z"/>
                <w:color w:val="000000"/>
              </w:rPr>
            </w:pPr>
            <w:ins w:id="2087" w:author="Administrator" w:date="2016-01-01T22:48:12Z">
              <w:r>
                <w:rPr>
                  <w:rFonts w:eastAsia="Times New Roman"/>
                  <w:color w:val="000000"/>
                </w:rPr>
                <w:t>NonUser</w:t>
              </w:r>
            </w:ins>
            <w:ins w:id="2088" w:author="Administrator" w:date="2016-01-01T22:48:12Z">
              <w:r>
                <w:rPr>
                  <w:rFonts w:hint="eastAsia" w:ascii="宋体" w:hAnsi="宋体" w:cs="宋体"/>
                  <w:b/>
                  <w:bCs/>
                </w:rPr>
                <w:t>Controller</w:t>
              </w:r>
            </w:ins>
            <w:ins w:id="2089" w:author="Administrator" w:date="2016-01-01T22:48:12Z">
              <w:r>
                <w:rPr>
                  <w:rFonts w:eastAsia="Times New Roman"/>
                  <w:color w:val="000000"/>
                </w:rPr>
                <w:t>.</w:t>
              </w:r>
            </w:ins>
            <w:ins w:id="2090" w:author="Administrator" w:date="2016-01-01T22:48:12Z">
              <w:r>
                <w:rPr>
                  <w:color w:val="000000"/>
                  <w:szCs w:val="20"/>
                </w:rPr>
                <w:t xml:space="preserve"> </w:t>
              </w:r>
            </w:ins>
            <w:ins w:id="2091"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092" w:author="Administrator" w:date="2016-01-01T22:48:12Z"/>
                <w:color w:val="000000"/>
              </w:rPr>
            </w:pPr>
            <w:ins w:id="209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094" w:author="Administrator" w:date="2016-01-01T22:48:12Z"/>
                <w:color w:val="000000"/>
              </w:rPr>
            </w:pPr>
            <w:ins w:id="2095" w:author="Administrator" w:date="2016-01-01T22:48:12Z">
              <w:r>
                <w:rPr>
                  <w:rFonts w:eastAsia="Times New Roman"/>
                  <w:color w:val="000000"/>
                </w:rPr>
                <w:t>public Truck</w:t>
              </w:r>
            </w:ins>
            <w:ins w:id="2096" w:author="Administrator" w:date="2016-01-01T22:48:12Z">
              <w:r>
                <w:rPr>
                  <w:rFonts w:hint="eastAsia" w:eastAsia="宋体"/>
                  <w:color w:val="000000"/>
                  <w:lang w:eastAsia="zh-CN"/>
                </w:rPr>
                <w:t>VO</w:t>
              </w:r>
            </w:ins>
            <w:ins w:id="2097" w:author="Administrator" w:date="2016-01-01T22:48:12Z">
              <w:r>
                <w:rPr>
                  <w:rFonts w:eastAsia="Times New Roman"/>
                  <w:color w:val="000000"/>
                </w:rPr>
                <w:t xml:space="preserve"> findTruck</w:t>
              </w:r>
            </w:ins>
            <w:ins w:id="2098" w:author="Administrator" w:date="2016-01-01T22:48:12Z">
              <w:r>
                <w:rPr>
                  <w:rFonts w:hint="eastAsia" w:eastAsia="宋体"/>
                  <w:color w:val="000000"/>
                  <w:lang w:eastAsia="zh-CN"/>
                </w:rPr>
                <w:t>VO</w:t>
              </w:r>
            </w:ins>
            <w:ins w:id="2099"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0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10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02" w:author="Administrator" w:date="2016-01-01T22:48:12Z"/>
                <w:color w:val="000000"/>
              </w:rPr>
            </w:pPr>
            <w:ins w:id="210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04" w:author="Administrator" w:date="2016-01-01T22:48:12Z"/>
                <w:color w:val="000000"/>
              </w:rPr>
            </w:pPr>
            <w:ins w:id="210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0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10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08" w:author="Administrator" w:date="2016-01-01T22:48:12Z"/>
                <w:color w:val="000000"/>
              </w:rPr>
            </w:pPr>
            <w:ins w:id="210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10" w:author="Administrator" w:date="2016-01-01T22:48:12Z"/>
                <w:color w:val="000000"/>
              </w:rPr>
            </w:pPr>
            <w:ins w:id="2111" w:author="Administrator" w:date="2016-01-01T22:48:12Z">
              <w:r>
                <w:rPr>
                  <w:rFonts w:hint="eastAsia" w:ascii="宋体" w:hAnsi="宋体" w:cs="宋体"/>
                  <w:color w:val="000000"/>
                </w:rPr>
                <w:t>调用nonuser领域对象的</w:t>
              </w:r>
            </w:ins>
            <w:ins w:id="2112" w:author="Administrator" w:date="2016-01-01T22:48:12Z">
              <w:r>
                <w:rPr>
                  <w:rFonts w:hint="eastAsia"/>
                  <w:color w:val="000000"/>
                </w:rPr>
                <w:t>getTruckInfo</w:t>
              </w:r>
            </w:ins>
            <w:ins w:id="211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1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115" w:author="Administrator" w:date="2016-01-01T22:48:12Z"/>
                <w:color w:val="000000"/>
              </w:rPr>
            </w:pPr>
            <w:ins w:id="2116" w:author="Administrator" w:date="2016-01-01T22:48:12Z">
              <w:r>
                <w:rPr>
                  <w:rFonts w:eastAsia="Times New Roman"/>
                  <w:color w:val="000000"/>
                </w:rPr>
                <w:t>NonUser</w:t>
              </w:r>
            </w:ins>
            <w:ins w:id="2117" w:author="Administrator" w:date="2016-01-01T22:48:12Z">
              <w:r>
                <w:rPr>
                  <w:rFonts w:hint="eastAsia" w:ascii="宋体" w:hAnsi="宋体" w:cs="宋体"/>
                  <w:b/>
                  <w:bCs/>
                </w:rPr>
                <w:t>Controller</w:t>
              </w:r>
            </w:ins>
            <w:ins w:id="2118" w:author="Administrator" w:date="2016-01-01T22:48:12Z">
              <w:r>
                <w:rPr>
                  <w:rFonts w:eastAsia="Times New Roman"/>
                  <w:color w:val="000000"/>
                </w:rPr>
                <w:t>.</w:t>
              </w:r>
            </w:ins>
            <w:ins w:id="2119" w:author="Administrator" w:date="2016-01-01T22:48:12Z">
              <w:r>
                <w:rPr>
                  <w:color w:val="000000"/>
                  <w:szCs w:val="20"/>
                </w:rPr>
                <w:t xml:space="preserve"> </w:t>
              </w:r>
            </w:ins>
            <w:ins w:id="2120" w:author="Administrator" w:date="2016-01-01T22:48:12Z">
              <w:r>
                <w:rPr>
                  <w:rFonts w:hint="eastAsia"/>
                  <w:color w:val="000000"/>
                </w:rPr>
                <w:t>getTruckInfo</w:t>
              </w:r>
            </w:ins>
            <w:ins w:id="2121"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122" w:author="Administrator" w:date="2016-01-01T22:48:12Z"/>
                <w:color w:val="000000"/>
              </w:rPr>
            </w:pPr>
            <w:ins w:id="212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124" w:author="Administrator" w:date="2016-01-01T22:48:12Z"/>
                <w:color w:val="000000"/>
              </w:rPr>
            </w:pPr>
            <w:ins w:id="2125" w:author="Administrator" w:date="2016-01-01T22:48:12Z">
              <w:r>
                <w:rPr>
                  <w:rFonts w:eastAsia="Times New Roman"/>
                  <w:color w:val="000000"/>
                </w:rPr>
                <w:t>public Truck</w:t>
              </w:r>
            </w:ins>
            <w:ins w:id="2126" w:author="Administrator" w:date="2016-01-01T22:48:12Z">
              <w:r>
                <w:rPr>
                  <w:rFonts w:hint="eastAsia" w:eastAsia="宋体"/>
                  <w:color w:val="000000"/>
                  <w:lang w:eastAsia="zh-CN"/>
                </w:rPr>
                <w:t>VO</w:t>
              </w:r>
            </w:ins>
            <w:ins w:id="2127" w:author="Administrator" w:date="2016-01-01T22:48:12Z">
              <w:r>
                <w:rPr>
                  <w:rFonts w:eastAsia="Times New Roman"/>
                  <w:color w:val="000000"/>
                </w:rPr>
                <w:t xml:space="preserve"> findTruck</w:t>
              </w:r>
            </w:ins>
            <w:ins w:id="2128" w:author="Administrator" w:date="2016-01-01T22:48:12Z">
              <w:r>
                <w:rPr>
                  <w:rFonts w:hint="eastAsia" w:eastAsia="宋体"/>
                  <w:color w:val="000000"/>
                  <w:lang w:eastAsia="zh-CN"/>
                </w:rPr>
                <w:t>VO</w:t>
              </w:r>
            </w:ins>
            <w:ins w:id="2129" w:author="Administrator" w:date="2016-01-01T22:48:12Z">
              <w:r>
                <w:rPr>
                  <w:rFonts w:hint="eastAsia"/>
                  <w:color w:val="000000"/>
                  <w:lang w:val="en-US" w:eastAsia="zh-CN"/>
                </w:rPr>
                <w:t>ByBusinessHall</w:t>
              </w:r>
            </w:ins>
            <w:ins w:id="2130"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3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13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33" w:author="Administrator" w:date="2016-01-01T22:48:12Z"/>
                <w:color w:val="000000"/>
              </w:rPr>
            </w:pPr>
            <w:ins w:id="213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35" w:author="Administrator" w:date="2016-01-01T22:48:12Z"/>
                <w:color w:val="000000"/>
              </w:rPr>
            </w:pPr>
            <w:ins w:id="213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13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39" w:author="Administrator" w:date="2016-01-01T22:48:12Z"/>
                <w:color w:val="000000"/>
              </w:rPr>
            </w:pPr>
            <w:ins w:id="214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41" w:author="Administrator" w:date="2016-01-01T22:48:12Z"/>
                <w:color w:val="000000"/>
              </w:rPr>
            </w:pPr>
            <w:ins w:id="2142" w:author="Administrator" w:date="2016-01-01T22:48:12Z">
              <w:r>
                <w:rPr>
                  <w:rFonts w:hint="eastAsia" w:ascii="宋体" w:hAnsi="宋体" w:cs="宋体"/>
                  <w:color w:val="000000"/>
                </w:rPr>
                <w:t>调用nonuser领域对象的</w:t>
              </w:r>
            </w:ins>
            <w:ins w:id="2143" w:author="Administrator" w:date="2016-01-01T22:48:12Z">
              <w:r>
                <w:rPr>
                  <w:rFonts w:hint="eastAsia"/>
                  <w:color w:val="000000"/>
                </w:rPr>
                <w:t>getTruckInfo</w:t>
              </w:r>
            </w:ins>
            <w:ins w:id="214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4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146" w:author="Administrator" w:date="2016-01-01T22:48:12Z"/>
                <w:color w:val="000000"/>
              </w:rPr>
            </w:pPr>
            <w:ins w:id="2147" w:author="Administrator" w:date="2016-01-01T22:48:12Z">
              <w:r>
                <w:rPr>
                  <w:rFonts w:eastAsia="Times New Roman"/>
                  <w:color w:val="000000"/>
                </w:rPr>
                <w:t>NonUser</w:t>
              </w:r>
            </w:ins>
            <w:ins w:id="2148" w:author="Administrator" w:date="2016-01-01T22:48:12Z">
              <w:r>
                <w:rPr>
                  <w:rFonts w:hint="eastAsia" w:ascii="宋体" w:hAnsi="宋体" w:cs="宋体"/>
                  <w:b/>
                  <w:bCs/>
                </w:rPr>
                <w:t>Controller</w:t>
              </w:r>
            </w:ins>
            <w:ins w:id="2149" w:author="Administrator" w:date="2016-01-01T22:48:12Z">
              <w:r>
                <w:rPr>
                  <w:rFonts w:eastAsia="Times New Roman"/>
                  <w:color w:val="000000"/>
                </w:rPr>
                <w:t>.</w:t>
              </w:r>
            </w:ins>
            <w:ins w:id="2150" w:author="Administrator" w:date="2016-01-01T22:48:12Z">
              <w:r>
                <w:rPr>
                  <w:color w:val="000000"/>
                  <w:szCs w:val="20"/>
                </w:rPr>
                <w:t xml:space="preserve"> </w:t>
              </w:r>
            </w:ins>
            <w:ins w:id="2151"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152" w:author="Administrator" w:date="2016-01-01T22:48:12Z"/>
                <w:color w:val="000000"/>
              </w:rPr>
            </w:pPr>
            <w:ins w:id="215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154" w:author="Administrator" w:date="2016-01-01T22:48:12Z"/>
                <w:color w:val="000000"/>
              </w:rPr>
            </w:pPr>
            <w:ins w:id="2155" w:author="Administrator" w:date="2016-01-01T22:48:12Z">
              <w:r>
                <w:rPr>
                  <w:rFonts w:eastAsia="Times New Roman"/>
                  <w:color w:val="000000"/>
                </w:rPr>
                <w:t>public Driver</w:t>
              </w:r>
            </w:ins>
            <w:ins w:id="2156" w:author="Administrator" w:date="2016-01-01T22:48:12Z">
              <w:r>
                <w:rPr>
                  <w:rFonts w:hint="eastAsia" w:eastAsia="宋体"/>
                  <w:color w:val="000000"/>
                  <w:lang w:eastAsia="zh-CN"/>
                </w:rPr>
                <w:t>VO</w:t>
              </w:r>
            </w:ins>
            <w:ins w:id="2157" w:author="Administrator" w:date="2016-01-01T22:48:12Z">
              <w:r>
                <w:rPr>
                  <w:rFonts w:eastAsia="Times New Roman"/>
                  <w:color w:val="000000"/>
                </w:rPr>
                <w:t xml:space="preserve"> findDriver</w:t>
              </w:r>
            </w:ins>
            <w:ins w:id="2158" w:author="Administrator" w:date="2016-01-01T22:48:12Z">
              <w:r>
                <w:rPr>
                  <w:rFonts w:hint="eastAsia" w:eastAsia="宋体"/>
                  <w:color w:val="000000"/>
                  <w:lang w:eastAsia="zh-CN"/>
                </w:rPr>
                <w:t>VO</w:t>
              </w:r>
            </w:ins>
            <w:ins w:id="2159"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6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16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62" w:author="Administrator" w:date="2016-01-01T22:48:12Z"/>
                <w:color w:val="000000"/>
              </w:rPr>
            </w:pPr>
            <w:ins w:id="216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64" w:author="Administrator" w:date="2016-01-01T22:48:12Z"/>
                <w:color w:val="000000"/>
              </w:rPr>
            </w:pPr>
            <w:ins w:id="216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6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16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68" w:author="Administrator" w:date="2016-01-01T22:48:12Z"/>
                <w:color w:val="000000"/>
              </w:rPr>
            </w:pPr>
            <w:ins w:id="216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70" w:author="Administrator" w:date="2016-01-01T22:48:12Z"/>
                <w:color w:val="000000"/>
              </w:rPr>
            </w:pPr>
            <w:ins w:id="2171" w:author="Administrator" w:date="2016-01-01T22:48:12Z">
              <w:r>
                <w:rPr>
                  <w:rFonts w:hint="eastAsia" w:ascii="宋体" w:hAnsi="宋体" w:cs="宋体"/>
                  <w:color w:val="000000"/>
                </w:rPr>
                <w:t>调用nonuser领域对象的</w:t>
              </w:r>
            </w:ins>
            <w:ins w:id="2172" w:author="Administrator" w:date="2016-01-01T22:48:12Z">
              <w:r>
                <w:rPr>
                  <w:rFonts w:hint="eastAsia"/>
                  <w:color w:val="000000"/>
                </w:rPr>
                <w:t>getAllTruckInfo</w:t>
              </w:r>
            </w:ins>
            <w:ins w:id="217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7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175" w:author="Administrator" w:date="2016-01-01T22:48:12Z"/>
                <w:color w:val="000000"/>
              </w:rPr>
            </w:pPr>
            <w:ins w:id="2176" w:author="Administrator" w:date="2016-01-01T22:48:12Z">
              <w:r>
                <w:rPr>
                  <w:rFonts w:eastAsia="Times New Roman"/>
                  <w:color w:val="000000"/>
                </w:rPr>
                <w:t>NonUser</w:t>
              </w:r>
            </w:ins>
            <w:ins w:id="2177" w:author="Administrator" w:date="2016-01-01T22:48:12Z">
              <w:r>
                <w:rPr>
                  <w:rFonts w:hint="eastAsia" w:ascii="宋体" w:hAnsi="宋体" w:cs="宋体"/>
                  <w:b/>
                  <w:bCs/>
                </w:rPr>
                <w:t>Controller</w:t>
              </w:r>
            </w:ins>
            <w:ins w:id="2178" w:author="Administrator" w:date="2016-01-01T22:48:12Z">
              <w:r>
                <w:rPr>
                  <w:rFonts w:eastAsia="Times New Roman"/>
                  <w:color w:val="000000"/>
                </w:rPr>
                <w:t>.</w:t>
              </w:r>
            </w:ins>
            <w:ins w:id="2179" w:author="Administrator" w:date="2016-01-01T22:48:12Z">
              <w:r>
                <w:rPr>
                  <w:color w:val="000000"/>
                  <w:szCs w:val="20"/>
                </w:rPr>
                <w:t xml:space="preserve"> </w:t>
              </w:r>
            </w:ins>
            <w:ins w:id="2180"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81" w:author="Administrator" w:date="2016-01-01T22:48:12Z"/>
                <w:color w:val="000000"/>
              </w:rPr>
            </w:pPr>
            <w:ins w:id="218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83" w:author="Administrator" w:date="2016-01-01T22:48:12Z"/>
                <w:color w:val="000000"/>
              </w:rPr>
            </w:pPr>
            <w:ins w:id="2184" w:author="Administrator" w:date="2016-01-01T22:48:12Z">
              <w:r>
                <w:rPr>
                  <w:rFonts w:eastAsia="Times New Roman"/>
                  <w:color w:val="000000"/>
                </w:rPr>
                <w:t>public BussinessHall</w:t>
              </w:r>
            </w:ins>
            <w:ins w:id="2185" w:author="Administrator" w:date="2016-01-01T22:48:12Z">
              <w:r>
                <w:rPr>
                  <w:rFonts w:hint="eastAsia" w:eastAsia="宋体"/>
                  <w:color w:val="000000"/>
                  <w:lang w:eastAsia="zh-CN"/>
                </w:rPr>
                <w:t>VO</w:t>
              </w:r>
            </w:ins>
            <w:ins w:id="2186" w:author="Administrator" w:date="2016-01-01T22:48:12Z">
              <w:r>
                <w:rPr>
                  <w:rFonts w:eastAsia="Times New Roman"/>
                  <w:color w:val="000000"/>
                </w:rPr>
                <w:t xml:space="preserve"> findBussinessHall</w:t>
              </w:r>
            </w:ins>
            <w:ins w:id="2187" w:author="Administrator" w:date="2016-01-01T22:48:12Z">
              <w:r>
                <w:rPr>
                  <w:rFonts w:hint="eastAsia" w:eastAsia="宋体"/>
                  <w:color w:val="000000"/>
                  <w:lang w:eastAsia="zh-CN"/>
                </w:rPr>
                <w:t>VO</w:t>
              </w:r>
            </w:ins>
            <w:ins w:id="2188"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8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19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91" w:author="Administrator" w:date="2016-01-01T22:48:12Z"/>
                <w:color w:val="000000"/>
              </w:rPr>
            </w:pPr>
            <w:ins w:id="219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93" w:author="Administrator" w:date="2016-01-01T22:48:12Z"/>
                <w:color w:val="000000"/>
              </w:rPr>
            </w:pPr>
            <w:ins w:id="2194"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9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19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197" w:author="Administrator" w:date="2016-01-01T22:48:12Z"/>
                <w:color w:val="000000"/>
              </w:rPr>
            </w:pPr>
            <w:ins w:id="219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199" w:author="Administrator" w:date="2016-01-01T22:48:12Z"/>
                <w:color w:val="000000"/>
              </w:rPr>
            </w:pPr>
            <w:ins w:id="2200" w:author="Administrator" w:date="2016-01-01T22:48:12Z">
              <w:r>
                <w:rPr>
                  <w:rFonts w:hint="eastAsia" w:ascii="宋体" w:hAnsi="宋体" w:cs="宋体"/>
                  <w:color w:val="000000"/>
                </w:rPr>
                <w:t>调用nonuser领域对象的</w:t>
              </w:r>
            </w:ins>
            <w:ins w:id="2201" w:author="Administrator" w:date="2016-01-01T22:48:12Z">
              <w:r>
                <w:rPr>
                  <w:rFonts w:hint="eastAsia"/>
                  <w:color w:val="000000"/>
                </w:rPr>
                <w:t>addTruckInfo</w:t>
              </w:r>
            </w:ins>
            <w:ins w:id="220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0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04" w:author="Administrator" w:date="2016-01-01T22:48:12Z"/>
                <w:color w:val="000000"/>
              </w:rPr>
            </w:pPr>
            <w:ins w:id="2205" w:author="Administrator" w:date="2016-01-01T22:48:12Z">
              <w:r>
                <w:rPr>
                  <w:rFonts w:eastAsia="Times New Roman"/>
                  <w:color w:val="000000"/>
                </w:rPr>
                <w:t>NonUser</w:t>
              </w:r>
            </w:ins>
            <w:ins w:id="2206" w:author="Administrator" w:date="2016-01-01T22:48:12Z">
              <w:r>
                <w:rPr>
                  <w:rFonts w:hint="eastAsia" w:ascii="宋体" w:hAnsi="宋体" w:cs="宋体"/>
                  <w:b/>
                  <w:bCs/>
                </w:rPr>
                <w:t>Controller</w:t>
              </w:r>
            </w:ins>
            <w:ins w:id="2207" w:author="Administrator" w:date="2016-01-01T22:48:12Z">
              <w:r>
                <w:rPr>
                  <w:rFonts w:eastAsia="Times New Roman"/>
                  <w:color w:val="000000"/>
                </w:rPr>
                <w:t>.</w:t>
              </w:r>
            </w:ins>
            <w:ins w:id="2208" w:author="Administrator" w:date="2016-01-01T22:48:12Z">
              <w:r>
                <w:rPr>
                  <w:color w:val="000000"/>
                  <w:szCs w:val="20"/>
                </w:rPr>
                <w:t xml:space="preserve"> </w:t>
              </w:r>
            </w:ins>
            <w:ins w:id="2209"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10" w:author="Administrator" w:date="2016-01-01T22:48:12Z"/>
                <w:color w:val="000000"/>
              </w:rPr>
            </w:pPr>
            <w:ins w:id="221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12" w:author="Administrator" w:date="2016-01-01T22:48:12Z"/>
                <w:color w:val="000000"/>
              </w:rPr>
            </w:pPr>
            <w:ins w:id="2213" w:author="Administrator" w:date="2016-01-01T22:48:12Z">
              <w:r>
                <w:rPr>
                  <w:color w:val="000000"/>
                </w:rPr>
                <w:t>public ArrayList&lt;Truck</w:t>
              </w:r>
            </w:ins>
            <w:ins w:id="2214" w:author="Administrator" w:date="2016-01-01T22:48:12Z">
              <w:r>
                <w:rPr>
                  <w:rFonts w:hint="eastAsia"/>
                  <w:color w:val="000000"/>
                  <w:lang w:eastAsia="zh-CN"/>
                </w:rPr>
                <w:t>VO</w:t>
              </w:r>
            </w:ins>
            <w:ins w:id="2215" w:author="Administrator" w:date="2016-01-01T22:48:12Z">
              <w:r>
                <w:rPr>
                  <w:color w:val="000000"/>
                </w:rPr>
                <w:t>&gt; findsTruck</w:t>
              </w:r>
            </w:ins>
            <w:ins w:id="2216" w:author="Administrator" w:date="2016-01-01T22:48:12Z">
              <w:r>
                <w:rPr>
                  <w:rFonts w:hint="eastAsia"/>
                  <w:color w:val="000000"/>
                  <w:lang w:eastAsia="zh-CN"/>
                </w:rPr>
                <w:t>VO</w:t>
              </w:r>
            </w:ins>
            <w:ins w:id="2217"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1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1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20" w:author="Administrator" w:date="2016-01-01T22:48:12Z"/>
                <w:color w:val="000000"/>
              </w:rPr>
            </w:pPr>
            <w:ins w:id="222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22" w:author="Administrator" w:date="2016-01-01T22:48:12Z"/>
                <w:color w:val="000000"/>
              </w:rPr>
            </w:pPr>
            <w:ins w:id="2223"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2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2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26" w:author="Administrator" w:date="2016-01-01T22:48:12Z"/>
                <w:color w:val="000000"/>
              </w:rPr>
            </w:pPr>
            <w:ins w:id="222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28" w:author="Administrator" w:date="2016-01-01T22:48:12Z"/>
                <w:color w:val="000000"/>
              </w:rPr>
            </w:pPr>
            <w:ins w:id="2229" w:author="Administrator" w:date="2016-01-01T22:48:12Z">
              <w:r>
                <w:rPr>
                  <w:rFonts w:hint="eastAsia" w:ascii="宋体" w:hAnsi="宋体" w:cs="宋体"/>
                  <w:color w:val="000000"/>
                </w:rPr>
                <w:t>调用nonuser领域对象的</w:t>
              </w:r>
            </w:ins>
            <w:ins w:id="2230" w:author="Administrator" w:date="2016-01-01T22:48:12Z">
              <w:r>
                <w:rPr>
                  <w:rFonts w:hint="eastAsia"/>
                  <w:color w:val="000000"/>
                </w:rPr>
                <w:t>deleteTruckInfo</w:t>
              </w:r>
            </w:ins>
            <w:ins w:id="223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3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33" w:author="Administrator" w:date="2016-01-01T22:48:12Z"/>
                <w:color w:val="000000"/>
              </w:rPr>
            </w:pPr>
            <w:ins w:id="2234" w:author="Administrator" w:date="2016-01-01T22:48:12Z">
              <w:r>
                <w:rPr>
                  <w:rFonts w:eastAsia="Times New Roman"/>
                  <w:color w:val="000000"/>
                </w:rPr>
                <w:t>NonUser</w:t>
              </w:r>
            </w:ins>
            <w:ins w:id="2235" w:author="Administrator" w:date="2016-01-01T22:48:12Z">
              <w:r>
                <w:rPr>
                  <w:rFonts w:hint="eastAsia" w:ascii="宋体" w:hAnsi="宋体" w:cs="宋体"/>
                  <w:b/>
                  <w:bCs/>
                </w:rPr>
                <w:t>Controller</w:t>
              </w:r>
            </w:ins>
            <w:ins w:id="2236" w:author="Administrator" w:date="2016-01-01T22:48:12Z">
              <w:r>
                <w:rPr>
                  <w:rFonts w:eastAsia="Times New Roman"/>
                  <w:color w:val="000000"/>
                </w:rPr>
                <w:t>.</w:t>
              </w:r>
            </w:ins>
            <w:ins w:id="2237" w:author="Administrator" w:date="2016-01-01T22:48:12Z">
              <w:r>
                <w:rPr>
                  <w:color w:val="000000"/>
                  <w:szCs w:val="20"/>
                </w:rPr>
                <w:t xml:space="preserve"> </w:t>
              </w:r>
            </w:ins>
            <w:ins w:id="2238"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39" w:author="Administrator" w:date="2016-01-01T22:48:12Z"/>
                <w:color w:val="000000"/>
              </w:rPr>
            </w:pPr>
            <w:ins w:id="224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41" w:author="Administrator" w:date="2016-01-01T22:48:12Z"/>
                <w:color w:val="000000"/>
              </w:rPr>
            </w:pPr>
            <w:ins w:id="2242" w:author="Administrator" w:date="2016-01-01T22:48:12Z">
              <w:r>
                <w:rPr>
                  <w:color w:val="000000"/>
                </w:rPr>
                <w:t>public ArrayList&lt;Driver</w:t>
              </w:r>
            </w:ins>
            <w:ins w:id="2243" w:author="Administrator" w:date="2016-01-01T22:48:12Z">
              <w:r>
                <w:rPr>
                  <w:rFonts w:hint="eastAsia"/>
                  <w:color w:val="000000"/>
                  <w:lang w:eastAsia="zh-CN"/>
                </w:rPr>
                <w:t>VO</w:t>
              </w:r>
            </w:ins>
            <w:ins w:id="2244" w:author="Administrator" w:date="2016-01-01T22:48:12Z">
              <w:r>
                <w:rPr>
                  <w:color w:val="000000"/>
                </w:rPr>
                <w:t>&gt; findsDriver</w:t>
              </w:r>
            </w:ins>
            <w:ins w:id="2245" w:author="Administrator" w:date="2016-01-01T22:48:12Z">
              <w:r>
                <w:rPr>
                  <w:rFonts w:hint="eastAsia"/>
                  <w:color w:val="000000"/>
                  <w:lang w:eastAsia="zh-CN"/>
                </w:rPr>
                <w:t>VO</w:t>
              </w:r>
            </w:ins>
            <w:ins w:id="2246"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4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24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49" w:author="Administrator" w:date="2016-01-01T22:48:12Z"/>
                <w:color w:val="000000"/>
              </w:rPr>
            </w:pPr>
            <w:ins w:id="225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51" w:author="Administrator" w:date="2016-01-01T22:48:12Z"/>
                <w:color w:val="000000"/>
              </w:rPr>
            </w:pPr>
            <w:ins w:id="2252"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5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25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55" w:author="Administrator" w:date="2016-01-01T22:48:12Z"/>
                <w:color w:val="000000"/>
              </w:rPr>
            </w:pPr>
            <w:ins w:id="225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257" w:author="Administrator" w:date="2016-01-01T22:48:12Z"/>
                <w:rFonts w:ascii="Calibri" w:hAnsi="Calibri" w:cs="宋体"/>
                <w:color w:val="000000"/>
              </w:rPr>
            </w:pPr>
            <w:ins w:id="2258" w:author="Administrator" w:date="2016-01-01T22:48:12Z">
              <w:r>
                <w:rPr>
                  <w:rFonts w:hint="eastAsia" w:ascii="宋体" w:hAnsi="宋体" w:cs="宋体"/>
                  <w:color w:val="000000"/>
                </w:rPr>
                <w:t>调用nonuser领域对象的</w:t>
              </w:r>
            </w:ins>
            <w:ins w:id="2259" w:author="Administrator" w:date="2016-01-01T22:48:12Z">
              <w:r>
                <w:rPr>
                  <w:rFonts w:hint="eastAsia"/>
                  <w:color w:val="000000"/>
                </w:rPr>
                <w:t>changeTruckInfo</w:t>
              </w:r>
            </w:ins>
            <w:ins w:id="226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6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62" w:author="Administrator" w:date="2016-01-01T22:48:12Z"/>
                <w:color w:val="000000"/>
              </w:rPr>
            </w:pPr>
            <w:ins w:id="2263" w:author="Administrator" w:date="2016-01-01T22:48:12Z">
              <w:r>
                <w:rPr>
                  <w:rFonts w:eastAsia="Times New Roman"/>
                  <w:color w:val="000000"/>
                </w:rPr>
                <w:t>NonUser</w:t>
              </w:r>
            </w:ins>
            <w:ins w:id="2264" w:author="Administrator" w:date="2016-01-01T22:48:12Z">
              <w:r>
                <w:rPr>
                  <w:rFonts w:hint="eastAsia" w:ascii="宋体" w:hAnsi="宋体" w:cs="宋体"/>
                  <w:b/>
                  <w:bCs/>
                </w:rPr>
                <w:t>Controller</w:t>
              </w:r>
            </w:ins>
            <w:ins w:id="2265" w:author="Administrator" w:date="2016-01-01T22:48:12Z">
              <w:r>
                <w:rPr>
                  <w:rFonts w:eastAsia="Times New Roman"/>
                  <w:color w:val="000000"/>
                </w:rPr>
                <w:t>.</w:t>
              </w:r>
            </w:ins>
            <w:ins w:id="2266"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67" w:author="Administrator" w:date="2016-01-01T22:48:12Z"/>
                <w:color w:val="000000"/>
              </w:rPr>
            </w:pPr>
            <w:ins w:id="226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69" w:author="Administrator" w:date="2016-01-01T22:48:12Z"/>
                <w:color w:val="000000"/>
              </w:rPr>
            </w:pPr>
            <w:ins w:id="2270" w:author="Administrator" w:date="2016-01-01T22:48:12Z">
              <w:r>
                <w:rPr>
                  <w:color w:val="000000"/>
                </w:rPr>
                <w:t>Public ArrayList&lt;BussinessHall</w:t>
              </w:r>
            </w:ins>
            <w:ins w:id="2271" w:author="Administrator" w:date="2016-01-01T22:48:12Z">
              <w:r>
                <w:rPr>
                  <w:rFonts w:hint="eastAsia"/>
                  <w:color w:val="000000"/>
                  <w:lang w:eastAsia="zh-CN"/>
                </w:rPr>
                <w:t>VO</w:t>
              </w:r>
            </w:ins>
            <w:ins w:id="2272" w:author="Administrator" w:date="2016-01-01T22:48:12Z">
              <w:r>
                <w:rPr>
                  <w:color w:val="000000"/>
                </w:rPr>
                <w:t>&gt; findsBussinessHall</w:t>
              </w:r>
            </w:ins>
            <w:ins w:id="2273" w:author="Administrator" w:date="2016-01-01T22:48:12Z">
              <w:r>
                <w:rPr>
                  <w:rFonts w:hint="eastAsia"/>
                  <w:color w:val="000000"/>
                  <w:lang w:eastAsia="zh-CN"/>
                </w:rPr>
                <w:t>VO</w:t>
              </w:r>
            </w:ins>
            <w:ins w:id="2274"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7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7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77" w:author="Administrator" w:date="2016-01-01T22:48:12Z"/>
                <w:color w:val="000000"/>
              </w:rPr>
            </w:pPr>
            <w:ins w:id="227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79" w:author="Administrator" w:date="2016-01-01T22:48:12Z"/>
                <w:color w:val="000000"/>
              </w:rPr>
            </w:pPr>
            <w:ins w:id="2280"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8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8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83" w:author="Administrator" w:date="2016-01-01T22:48:12Z"/>
                <w:color w:val="000000"/>
              </w:rPr>
            </w:pPr>
            <w:ins w:id="228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285" w:author="Administrator" w:date="2016-01-01T22:48:12Z"/>
                <w:rFonts w:ascii="Calibri" w:hAnsi="Calibri" w:cs="宋体"/>
                <w:color w:val="000000"/>
              </w:rPr>
            </w:pPr>
            <w:ins w:id="2286" w:author="Administrator" w:date="2016-01-01T22:48:12Z">
              <w:r>
                <w:rPr>
                  <w:rFonts w:hint="eastAsia" w:ascii="宋体" w:hAnsi="宋体" w:cs="宋体"/>
                  <w:color w:val="000000"/>
                </w:rPr>
                <w:t>调用nonuser领域对象的</w:t>
              </w:r>
            </w:ins>
            <w:ins w:id="2287" w:author="Administrator" w:date="2016-01-01T22:48:12Z">
              <w:r>
                <w:rPr>
                  <w:rFonts w:hint="eastAsia"/>
                  <w:color w:val="000000"/>
                </w:rPr>
                <w:t>getDriverInfo</w:t>
              </w:r>
            </w:ins>
            <w:ins w:id="228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28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90" w:author="Administrator" w:date="2016-01-01T22:48:12Z"/>
                <w:color w:val="000000"/>
              </w:rPr>
            </w:pPr>
            <w:ins w:id="2291" w:author="Administrator" w:date="2016-01-01T22:48:12Z">
              <w:r>
                <w:rPr>
                  <w:rFonts w:eastAsia="Times New Roman"/>
                  <w:color w:val="000000"/>
                </w:rPr>
                <w:t>NonUser</w:t>
              </w:r>
            </w:ins>
            <w:ins w:id="2292" w:author="Administrator" w:date="2016-01-01T22:48:12Z">
              <w:r>
                <w:rPr>
                  <w:rFonts w:hint="eastAsia" w:ascii="宋体" w:hAnsi="宋体" w:cs="宋体"/>
                  <w:b/>
                  <w:bCs/>
                </w:rPr>
                <w:t>Controller</w:t>
              </w:r>
            </w:ins>
            <w:ins w:id="2293" w:author="Administrator" w:date="2016-01-01T22:48:12Z">
              <w:r>
                <w:rPr>
                  <w:rFonts w:eastAsia="Times New Roman"/>
                  <w:color w:val="000000"/>
                </w:rPr>
                <w:t>.</w:t>
              </w:r>
            </w:ins>
            <w:ins w:id="2294" w:author="Administrator" w:date="2016-01-01T22:48:12Z">
              <w:r>
                <w:rPr>
                  <w:rFonts w:hint="eastAsia"/>
                  <w:color w:val="000000"/>
                </w:rPr>
                <w:t>getDriverInfo</w:t>
              </w:r>
            </w:ins>
            <w:ins w:id="2295"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96" w:author="Administrator" w:date="2016-01-01T22:48:12Z"/>
                <w:color w:val="000000"/>
              </w:rPr>
            </w:pPr>
            <w:ins w:id="229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98" w:author="Administrator" w:date="2016-01-01T22:48:12Z"/>
                <w:color w:val="000000"/>
              </w:rPr>
            </w:pPr>
            <w:ins w:id="2299" w:author="Administrator" w:date="2016-01-01T22:48:12Z">
              <w:r>
                <w:rPr>
                  <w:color w:val="000000"/>
                </w:rPr>
                <w:t>Public ArrayList&lt;BussinessHall</w:t>
              </w:r>
            </w:ins>
            <w:ins w:id="2300" w:author="Administrator" w:date="2016-01-01T22:48:12Z">
              <w:r>
                <w:rPr>
                  <w:rFonts w:hint="eastAsia"/>
                  <w:color w:val="000000"/>
                  <w:lang w:eastAsia="zh-CN"/>
                </w:rPr>
                <w:t>VO</w:t>
              </w:r>
            </w:ins>
            <w:ins w:id="2301" w:author="Administrator" w:date="2016-01-01T22:48:12Z">
              <w:r>
                <w:rPr>
                  <w:color w:val="000000"/>
                </w:rPr>
                <w:t>&gt; findsBussinessHall</w:t>
              </w:r>
            </w:ins>
            <w:ins w:id="2302" w:author="Administrator" w:date="2016-01-01T22:48:12Z">
              <w:r>
                <w:rPr>
                  <w:rFonts w:hint="eastAsia"/>
                  <w:color w:val="000000"/>
                  <w:lang w:eastAsia="zh-CN"/>
                </w:rPr>
                <w:t>VO</w:t>
              </w:r>
            </w:ins>
            <w:ins w:id="2303" w:author="Administrator" w:date="2016-01-01T22:48:12Z">
              <w:r>
                <w:rPr>
                  <w:rFonts w:hint="eastAsia"/>
                  <w:color w:val="000000"/>
                  <w:lang w:val="en-US" w:eastAsia="zh-CN"/>
                </w:rPr>
                <w:t>BusinessHall</w:t>
              </w:r>
            </w:ins>
            <w:ins w:id="2304"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0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0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07" w:author="Administrator" w:date="2016-01-01T22:48:12Z"/>
                <w:color w:val="000000"/>
              </w:rPr>
            </w:pPr>
            <w:ins w:id="230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09" w:author="Administrator" w:date="2016-01-01T22:48:12Z"/>
                <w:color w:val="000000"/>
              </w:rPr>
            </w:pPr>
            <w:ins w:id="2310"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1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1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13" w:author="Administrator" w:date="2016-01-01T22:48:12Z"/>
                <w:color w:val="000000"/>
              </w:rPr>
            </w:pPr>
            <w:ins w:id="231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315" w:author="Administrator" w:date="2016-01-01T22:48:12Z"/>
                <w:rFonts w:ascii="Calibri" w:hAnsi="Calibri" w:cs="宋体"/>
                <w:color w:val="000000"/>
              </w:rPr>
            </w:pPr>
            <w:ins w:id="2316" w:author="Administrator" w:date="2016-01-01T22:48:12Z">
              <w:r>
                <w:rPr>
                  <w:rFonts w:hint="eastAsia" w:ascii="宋体" w:hAnsi="宋体" w:cs="宋体"/>
                  <w:color w:val="000000"/>
                </w:rPr>
                <w:t>调用nonuser领域对象的</w:t>
              </w:r>
            </w:ins>
            <w:ins w:id="2317" w:author="Administrator" w:date="2016-01-01T22:48:12Z">
              <w:r>
                <w:rPr>
                  <w:rFonts w:hint="eastAsia"/>
                  <w:color w:val="000000"/>
                </w:rPr>
                <w:t>getDriverInfo</w:t>
              </w:r>
            </w:ins>
            <w:ins w:id="231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1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20" w:author="Administrator" w:date="2016-01-01T22:48:12Z"/>
                <w:color w:val="000000"/>
              </w:rPr>
            </w:pPr>
            <w:ins w:id="2321" w:author="Administrator" w:date="2016-01-01T22:48:12Z">
              <w:r>
                <w:rPr>
                  <w:rFonts w:eastAsia="Times New Roman"/>
                  <w:color w:val="000000"/>
                </w:rPr>
                <w:t>NonUser</w:t>
              </w:r>
            </w:ins>
            <w:ins w:id="2322" w:author="Administrator" w:date="2016-01-01T22:48:12Z">
              <w:r>
                <w:rPr>
                  <w:rFonts w:hint="eastAsia" w:ascii="宋体" w:hAnsi="宋体" w:cs="宋体"/>
                  <w:b/>
                  <w:bCs/>
                </w:rPr>
                <w:t>Controller</w:t>
              </w:r>
            </w:ins>
            <w:ins w:id="2323" w:author="Administrator" w:date="2016-01-01T22:48:12Z">
              <w:r>
                <w:rPr>
                  <w:rFonts w:eastAsia="Times New Roman"/>
                  <w:color w:val="000000"/>
                </w:rPr>
                <w:t>.</w:t>
              </w:r>
            </w:ins>
            <w:ins w:id="2324" w:author="Administrator" w:date="2016-01-01T22:48:12Z">
              <w:r>
                <w:rPr>
                  <w:color w:val="000000"/>
                  <w:szCs w:val="20"/>
                </w:rPr>
                <w:t xml:space="preserve"> </w:t>
              </w:r>
            </w:ins>
            <w:ins w:id="2325"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26" w:author="Administrator" w:date="2016-01-01T22:48:12Z"/>
                <w:color w:val="000000"/>
              </w:rPr>
            </w:pPr>
            <w:ins w:id="232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28" w:author="Administrator" w:date="2016-01-01T22:48:12Z"/>
                <w:color w:val="000000"/>
              </w:rPr>
            </w:pPr>
            <w:ins w:id="2329" w:author="Administrator" w:date="2016-01-01T22:48:12Z">
              <w:r>
                <w:rPr>
                  <w:color w:val="000000"/>
                </w:rPr>
                <w:t>public void insert(BussinessHall</w:t>
              </w:r>
            </w:ins>
            <w:ins w:id="2330" w:author="Administrator" w:date="2016-01-01T22:48:12Z">
              <w:r>
                <w:rPr>
                  <w:rFonts w:hint="eastAsia"/>
                  <w:color w:val="000000"/>
                  <w:lang w:eastAsia="zh-CN"/>
                </w:rPr>
                <w:t>VO</w:t>
              </w:r>
            </w:ins>
            <w:ins w:id="2331" w:author="Administrator" w:date="2016-01-01T22:48:12Z">
              <w:r>
                <w:rPr>
                  <w:color w:val="000000"/>
                </w:rPr>
                <w:t xml:space="preserve"> b</w:t>
              </w:r>
            </w:ins>
            <w:ins w:id="2332" w:author="Administrator" w:date="2016-01-01T22:48:12Z">
              <w:r>
                <w:rPr>
                  <w:rFonts w:hint="eastAsia"/>
                  <w:color w:val="000000"/>
                  <w:lang w:eastAsia="zh-CN"/>
                </w:rPr>
                <w:t>VO</w:t>
              </w:r>
            </w:ins>
            <w:ins w:id="233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3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3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36" w:author="Administrator" w:date="2016-01-01T22:48:12Z"/>
                <w:color w:val="000000"/>
              </w:rPr>
            </w:pPr>
            <w:ins w:id="233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38" w:author="Administrator" w:date="2016-01-01T22:48:12Z"/>
                <w:color w:val="000000"/>
              </w:rPr>
            </w:pPr>
            <w:ins w:id="233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4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4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42" w:author="Administrator" w:date="2016-01-01T22:48:12Z"/>
                <w:color w:val="000000"/>
              </w:rPr>
            </w:pPr>
            <w:ins w:id="234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44" w:author="Administrator" w:date="2016-01-01T22:48:12Z"/>
                <w:color w:val="000000"/>
              </w:rPr>
            </w:pPr>
            <w:ins w:id="2345" w:author="Administrator" w:date="2016-01-01T22:48:12Z">
              <w:r>
                <w:rPr>
                  <w:rFonts w:hint="eastAsia" w:ascii="宋体" w:hAnsi="宋体" w:cs="宋体"/>
                  <w:color w:val="000000"/>
                </w:rPr>
                <w:t>调用nonuser领域对象的</w:t>
              </w:r>
            </w:ins>
            <w:ins w:id="2346" w:author="Administrator" w:date="2016-01-01T22:48:12Z">
              <w:r>
                <w:rPr>
                  <w:rFonts w:hint="eastAsia"/>
                  <w:color w:val="000000"/>
                </w:rPr>
                <w:t>getAllDriverInfo</w:t>
              </w:r>
            </w:ins>
            <w:ins w:id="234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4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49" w:author="Administrator" w:date="2016-01-01T22:48:12Z"/>
                <w:color w:val="000000"/>
              </w:rPr>
            </w:pPr>
            <w:ins w:id="2350" w:author="Administrator" w:date="2016-01-01T22:48:12Z">
              <w:r>
                <w:rPr>
                  <w:rFonts w:eastAsia="Times New Roman"/>
                  <w:color w:val="000000"/>
                </w:rPr>
                <w:t>NonUser</w:t>
              </w:r>
            </w:ins>
            <w:ins w:id="2351" w:author="Administrator" w:date="2016-01-01T22:48:12Z">
              <w:r>
                <w:rPr>
                  <w:rFonts w:hint="eastAsia" w:ascii="宋体" w:hAnsi="宋体" w:cs="宋体"/>
                  <w:b/>
                  <w:bCs/>
                </w:rPr>
                <w:t>Controller</w:t>
              </w:r>
            </w:ins>
            <w:ins w:id="2352" w:author="Administrator" w:date="2016-01-01T22:48:12Z">
              <w:r>
                <w:rPr>
                  <w:rFonts w:eastAsia="Times New Roman"/>
                  <w:color w:val="000000"/>
                </w:rPr>
                <w:t>.</w:t>
              </w:r>
            </w:ins>
            <w:ins w:id="2353"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54" w:author="Administrator" w:date="2016-01-01T22:48:12Z"/>
                <w:color w:val="000000"/>
              </w:rPr>
            </w:pPr>
            <w:ins w:id="235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56" w:author="Administrator" w:date="2016-01-01T22:48:12Z"/>
                <w:color w:val="000000"/>
              </w:rPr>
            </w:pPr>
            <w:ins w:id="2357" w:author="Administrator" w:date="2016-01-01T22:48:12Z">
              <w:r>
                <w:rPr>
                  <w:color w:val="000000"/>
                </w:rPr>
                <w:t>public void insert(Driver</w:t>
              </w:r>
            </w:ins>
            <w:ins w:id="2358" w:author="Administrator" w:date="2016-01-01T22:48:12Z">
              <w:r>
                <w:rPr>
                  <w:rFonts w:hint="eastAsia"/>
                  <w:color w:val="000000"/>
                  <w:lang w:eastAsia="zh-CN"/>
                </w:rPr>
                <w:t>VO</w:t>
              </w:r>
            </w:ins>
            <w:ins w:id="2359" w:author="Administrator" w:date="2016-01-01T22:48:12Z">
              <w:r>
                <w:rPr>
                  <w:color w:val="000000"/>
                </w:rPr>
                <w:t xml:space="preserve"> d</w:t>
              </w:r>
            </w:ins>
            <w:ins w:id="2360" w:author="Administrator" w:date="2016-01-01T22:48:12Z">
              <w:r>
                <w:rPr>
                  <w:rFonts w:hint="eastAsia"/>
                  <w:color w:val="000000"/>
                  <w:lang w:eastAsia="zh-CN"/>
                </w:rPr>
                <w:t>VO</w:t>
              </w:r>
            </w:ins>
            <w:ins w:id="2361"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6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6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64" w:author="Administrator" w:date="2016-01-01T22:48:12Z"/>
                <w:color w:val="000000"/>
              </w:rPr>
            </w:pPr>
            <w:ins w:id="236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66" w:author="Administrator" w:date="2016-01-01T22:48:12Z"/>
                <w:color w:val="000000"/>
              </w:rPr>
            </w:pPr>
            <w:ins w:id="2367"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6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6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70" w:author="Administrator" w:date="2016-01-01T22:48:12Z"/>
                <w:color w:val="000000"/>
              </w:rPr>
            </w:pPr>
            <w:ins w:id="237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72" w:author="Administrator" w:date="2016-01-01T22:48:12Z"/>
                <w:color w:val="000000"/>
              </w:rPr>
            </w:pPr>
            <w:ins w:id="2373" w:author="Administrator" w:date="2016-01-01T22:48:12Z">
              <w:r>
                <w:rPr>
                  <w:rFonts w:hint="eastAsia" w:ascii="宋体" w:hAnsi="宋体" w:cs="宋体"/>
                  <w:color w:val="000000"/>
                </w:rPr>
                <w:t>调用nonuser领域对象的</w:t>
              </w:r>
            </w:ins>
            <w:ins w:id="2374" w:author="Administrator" w:date="2016-01-01T22:48:12Z">
              <w:r>
                <w:rPr>
                  <w:rFonts w:hint="eastAsia"/>
                  <w:color w:val="000000"/>
                </w:rPr>
                <w:t>addDriverInfo</w:t>
              </w:r>
            </w:ins>
            <w:ins w:id="2375"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7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77" w:author="Administrator" w:date="2016-01-01T22:48:12Z"/>
                <w:color w:val="000000"/>
              </w:rPr>
            </w:pPr>
            <w:ins w:id="2378" w:author="Administrator" w:date="2016-01-01T22:48:12Z">
              <w:r>
                <w:rPr>
                  <w:rFonts w:eastAsia="Times New Roman"/>
                  <w:color w:val="000000"/>
                </w:rPr>
                <w:t>NonUser</w:t>
              </w:r>
            </w:ins>
            <w:ins w:id="2379" w:author="Administrator" w:date="2016-01-01T22:48:12Z">
              <w:r>
                <w:rPr>
                  <w:rFonts w:hint="eastAsia" w:ascii="宋体" w:hAnsi="宋体" w:cs="宋体"/>
                  <w:b/>
                  <w:bCs/>
                </w:rPr>
                <w:t>Controller</w:t>
              </w:r>
            </w:ins>
            <w:ins w:id="2380" w:author="Administrator" w:date="2016-01-01T22:48:12Z">
              <w:r>
                <w:rPr>
                  <w:rFonts w:eastAsia="Times New Roman"/>
                  <w:color w:val="000000"/>
                </w:rPr>
                <w:t>.</w:t>
              </w:r>
            </w:ins>
            <w:ins w:id="2381" w:author="Administrator" w:date="2016-01-01T22:48:12Z">
              <w:r>
                <w:rPr>
                  <w:color w:val="000000"/>
                </w:rPr>
                <w:t xml:space="preserve"> </w:t>
              </w:r>
            </w:ins>
            <w:ins w:id="2382"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83" w:author="Administrator" w:date="2016-01-01T22:48:12Z"/>
                <w:color w:val="000000"/>
              </w:rPr>
            </w:pPr>
            <w:ins w:id="238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85" w:author="Administrator" w:date="2016-01-01T22:48:12Z"/>
                <w:color w:val="000000"/>
              </w:rPr>
            </w:pPr>
            <w:ins w:id="2386" w:author="Administrator" w:date="2016-01-01T22:48:12Z">
              <w:r>
                <w:rPr>
                  <w:color w:val="000000"/>
                </w:rPr>
                <w:t>public void insert(Truck</w:t>
              </w:r>
            </w:ins>
            <w:ins w:id="2387" w:author="Administrator" w:date="2016-01-01T22:48:12Z">
              <w:r>
                <w:rPr>
                  <w:rFonts w:hint="eastAsia"/>
                  <w:color w:val="000000"/>
                  <w:lang w:eastAsia="zh-CN"/>
                </w:rPr>
                <w:t>VO</w:t>
              </w:r>
            </w:ins>
            <w:ins w:id="2388" w:author="Administrator" w:date="2016-01-01T22:48:12Z">
              <w:r>
                <w:rPr>
                  <w:color w:val="000000"/>
                </w:rPr>
                <w:t xml:space="preserve"> t</w:t>
              </w:r>
            </w:ins>
            <w:ins w:id="2389" w:author="Administrator" w:date="2016-01-01T22:48:12Z">
              <w:r>
                <w:rPr>
                  <w:rFonts w:hint="eastAsia"/>
                  <w:color w:val="000000"/>
                  <w:lang w:eastAsia="zh-CN"/>
                </w:rPr>
                <w:t>VO</w:t>
              </w:r>
            </w:ins>
            <w:ins w:id="2390"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9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9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93" w:author="Administrator" w:date="2016-01-01T22:48:12Z"/>
                <w:color w:val="000000"/>
              </w:rPr>
            </w:pPr>
            <w:ins w:id="239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95" w:author="Administrator" w:date="2016-01-01T22:48:12Z"/>
                <w:color w:val="000000"/>
              </w:rPr>
            </w:pPr>
            <w:ins w:id="239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9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9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99" w:author="Administrator" w:date="2016-01-01T22:48:12Z"/>
                <w:color w:val="000000"/>
              </w:rPr>
            </w:pPr>
            <w:ins w:id="240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01" w:author="Administrator" w:date="2016-01-01T22:48:12Z"/>
                <w:color w:val="000000"/>
              </w:rPr>
            </w:pPr>
            <w:ins w:id="2402" w:author="Administrator" w:date="2016-01-01T22:48:12Z">
              <w:r>
                <w:rPr>
                  <w:rFonts w:hint="eastAsia" w:ascii="宋体" w:hAnsi="宋体" w:cs="宋体"/>
                  <w:color w:val="000000"/>
                </w:rPr>
                <w:t>调用nonuser领域对象的</w:t>
              </w:r>
            </w:ins>
            <w:ins w:id="2403" w:author="Administrator" w:date="2016-01-01T22:48:12Z">
              <w:r>
                <w:rPr>
                  <w:rFonts w:hint="eastAsia"/>
                  <w:color w:val="000000"/>
                </w:rPr>
                <w:t>addDriverInfo</w:t>
              </w:r>
            </w:ins>
            <w:ins w:id="240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0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06" w:author="Administrator" w:date="2016-01-01T22:48:12Z"/>
                <w:color w:val="000000"/>
              </w:rPr>
            </w:pPr>
            <w:ins w:id="2407" w:author="Administrator" w:date="2016-01-01T22:48:12Z">
              <w:r>
                <w:rPr>
                  <w:rFonts w:eastAsia="Times New Roman"/>
                  <w:color w:val="000000"/>
                </w:rPr>
                <w:t>NonUser</w:t>
              </w:r>
            </w:ins>
            <w:ins w:id="2408" w:author="Administrator" w:date="2016-01-01T22:48:12Z">
              <w:r>
                <w:rPr>
                  <w:rFonts w:hint="eastAsia" w:ascii="宋体" w:hAnsi="宋体" w:cs="宋体"/>
                  <w:b/>
                  <w:bCs/>
                </w:rPr>
                <w:t>Controller</w:t>
              </w:r>
            </w:ins>
            <w:ins w:id="2409" w:author="Administrator" w:date="2016-01-01T22:48:12Z">
              <w:r>
                <w:rPr>
                  <w:rFonts w:eastAsia="Times New Roman"/>
                  <w:color w:val="000000"/>
                </w:rPr>
                <w:t>.</w:t>
              </w:r>
            </w:ins>
            <w:ins w:id="2410" w:author="Administrator" w:date="2016-01-01T22:48:12Z">
              <w:r>
                <w:rPr>
                  <w:color w:val="000000"/>
                  <w:szCs w:val="20"/>
                </w:rPr>
                <w:t xml:space="preserve"> </w:t>
              </w:r>
            </w:ins>
            <w:ins w:id="2411"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12" w:author="Administrator" w:date="2016-01-01T22:48:12Z"/>
                <w:color w:val="000000"/>
              </w:rPr>
            </w:pPr>
            <w:ins w:id="241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14" w:author="Administrator" w:date="2016-01-01T22:48:12Z"/>
                <w:color w:val="000000"/>
              </w:rPr>
            </w:pPr>
            <w:ins w:id="2415" w:author="Administrator" w:date="2016-01-01T22:48:12Z">
              <w:r>
                <w:rPr>
                  <w:color w:val="000000"/>
                </w:rPr>
                <w:t>public void update(Truck</w:t>
              </w:r>
            </w:ins>
            <w:ins w:id="2416" w:author="Administrator" w:date="2016-01-01T22:48:12Z">
              <w:r>
                <w:rPr>
                  <w:rFonts w:hint="eastAsia"/>
                  <w:color w:val="000000"/>
                  <w:lang w:eastAsia="zh-CN"/>
                </w:rPr>
                <w:t>VO</w:t>
              </w:r>
            </w:ins>
            <w:ins w:id="2417" w:author="Administrator" w:date="2016-01-01T22:48:12Z">
              <w:r>
                <w:rPr>
                  <w:color w:val="000000"/>
                </w:rPr>
                <w:t xml:space="preserve"> t</w:t>
              </w:r>
            </w:ins>
            <w:ins w:id="2418" w:author="Administrator" w:date="2016-01-01T22:48:12Z">
              <w:r>
                <w:rPr>
                  <w:rFonts w:hint="eastAsia"/>
                  <w:color w:val="000000"/>
                  <w:lang w:eastAsia="zh-CN"/>
                </w:rPr>
                <w:t>VO</w:t>
              </w:r>
            </w:ins>
            <w:ins w:id="2419"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2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2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22" w:author="Administrator" w:date="2016-01-01T22:48:12Z"/>
                <w:color w:val="000000"/>
              </w:rPr>
            </w:pPr>
            <w:ins w:id="242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24" w:author="Administrator" w:date="2016-01-01T22:48:12Z"/>
                <w:color w:val="000000"/>
              </w:rPr>
            </w:pPr>
            <w:ins w:id="242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2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2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28" w:author="Administrator" w:date="2016-01-01T22:48:12Z"/>
                <w:color w:val="000000"/>
              </w:rPr>
            </w:pPr>
            <w:ins w:id="242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30" w:author="Administrator" w:date="2016-01-01T22:48:12Z"/>
                <w:color w:val="000000"/>
              </w:rPr>
            </w:pPr>
            <w:ins w:id="2431" w:author="Administrator" w:date="2016-01-01T22:48:12Z">
              <w:r>
                <w:rPr>
                  <w:rFonts w:hint="eastAsia" w:ascii="宋体" w:hAnsi="宋体" w:cs="宋体"/>
                  <w:color w:val="000000"/>
                </w:rPr>
                <w:t>调用nonuser领域对象的</w:t>
              </w:r>
            </w:ins>
            <w:ins w:id="2432" w:author="Administrator" w:date="2016-01-01T22:48:12Z">
              <w:r>
                <w:rPr>
                  <w:rFonts w:hint="eastAsia"/>
                  <w:color w:val="000000"/>
                </w:rPr>
                <w:t>changeDriverInfo</w:t>
              </w:r>
            </w:ins>
            <w:ins w:id="243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3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35" w:author="Administrator" w:date="2016-01-01T22:48:12Z"/>
                <w:color w:val="000000"/>
              </w:rPr>
            </w:pPr>
            <w:ins w:id="2436" w:author="Administrator" w:date="2016-01-01T22:48:12Z">
              <w:r>
                <w:rPr>
                  <w:rFonts w:eastAsia="Times New Roman"/>
                  <w:color w:val="000000"/>
                </w:rPr>
                <w:t>NonUser</w:t>
              </w:r>
            </w:ins>
            <w:ins w:id="2437" w:author="Administrator" w:date="2016-01-01T22:48:12Z">
              <w:r>
                <w:rPr>
                  <w:rFonts w:hint="eastAsia" w:ascii="宋体" w:hAnsi="宋体" w:cs="宋体"/>
                  <w:b/>
                  <w:bCs/>
                </w:rPr>
                <w:t>Controller</w:t>
              </w:r>
            </w:ins>
            <w:ins w:id="2438" w:author="Administrator" w:date="2016-01-01T22:48:12Z">
              <w:r>
                <w:rPr>
                  <w:rFonts w:eastAsia="Times New Roman"/>
                  <w:color w:val="000000"/>
                </w:rPr>
                <w:t>.</w:t>
              </w:r>
            </w:ins>
            <w:ins w:id="2439" w:author="Administrator" w:date="2016-01-01T22:48:12Z">
              <w:r>
                <w:rPr>
                  <w:color w:val="000000"/>
                  <w:szCs w:val="20"/>
                </w:rPr>
                <w:t xml:space="preserve"> </w:t>
              </w:r>
            </w:ins>
            <w:ins w:id="2440"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41" w:author="Administrator" w:date="2016-01-01T22:48:12Z"/>
                <w:color w:val="000000"/>
              </w:rPr>
            </w:pPr>
            <w:ins w:id="244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43" w:author="Administrator" w:date="2016-01-01T22:48:12Z"/>
                <w:color w:val="000000"/>
              </w:rPr>
            </w:pPr>
            <w:ins w:id="2444" w:author="Administrator" w:date="2016-01-01T22:48:12Z">
              <w:r>
                <w:rPr>
                  <w:color w:val="000000"/>
                </w:rPr>
                <w:t xml:space="preserve">public void </w:t>
              </w:r>
            </w:ins>
            <w:ins w:id="2445" w:author="Administrator" w:date="2016-01-01T22:48:12Z">
              <w:r>
                <w:rPr>
                  <w:rFonts w:hint="eastAsia"/>
                  <w:color w:val="000000"/>
                </w:rPr>
                <w:t>getBussinessHallInfo</w:t>
              </w:r>
            </w:ins>
            <w:ins w:id="2446" w:author="Administrator" w:date="2016-01-01T22:48:12Z">
              <w:r>
                <w:rPr>
                  <w:color w:val="000000"/>
                </w:rPr>
                <w:t>(Driver</w:t>
              </w:r>
            </w:ins>
            <w:ins w:id="2447" w:author="Administrator" w:date="2016-01-01T22:48:12Z">
              <w:r>
                <w:rPr>
                  <w:rFonts w:hint="eastAsia"/>
                  <w:color w:val="000000"/>
                  <w:lang w:eastAsia="zh-CN"/>
                </w:rPr>
                <w:t>VO</w:t>
              </w:r>
            </w:ins>
            <w:ins w:id="2448" w:author="Administrator" w:date="2016-01-01T22:48:12Z">
              <w:r>
                <w:rPr>
                  <w:color w:val="000000"/>
                </w:rPr>
                <w:t xml:space="preserve"> d</w:t>
              </w:r>
            </w:ins>
            <w:ins w:id="2449" w:author="Administrator" w:date="2016-01-01T22:48:12Z">
              <w:r>
                <w:rPr>
                  <w:rFonts w:hint="eastAsia"/>
                  <w:color w:val="000000"/>
                  <w:lang w:eastAsia="zh-CN"/>
                </w:rPr>
                <w:t>VO</w:t>
              </w:r>
            </w:ins>
            <w:ins w:id="2450"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5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45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53" w:author="Administrator" w:date="2016-01-01T22:48:12Z"/>
                <w:color w:val="000000"/>
              </w:rPr>
            </w:pPr>
            <w:ins w:id="245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55" w:author="Administrator" w:date="2016-01-01T22:48:12Z"/>
                <w:color w:val="000000"/>
              </w:rPr>
            </w:pPr>
            <w:ins w:id="245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5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45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59" w:author="Administrator" w:date="2016-01-01T22:48:12Z"/>
                <w:color w:val="000000"/>
              </w:rPr>
            </w:pPr>
            <w:ins w:id="246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61" w:author="Administrator" w:date="2016-01-01T22:48:12Z"/>
                <w:color w:val="000000"/>
              </w:rPr>
            </w:pPr>
            <w:ins w:id="2462" w:author="Administrator" w:date="2016-01-01T22:48:12Z">
              <w:r>
                <w:rPr>
                  <w:rFonts w:hint="eastAsia" w:ascii="宋体" w:hAnsi="宋体" w:cs="宋体"/>
                  <w:color w:val="000000"/>
                </w:rPr>
                <w:t>调用nonuser领域对象的</w:t>
              </w:r>
            </w:ins>
            <w:ins w:id="2463" w:author="Administrator" w:date="2016-01-01T22:48:12Z">
              <w:r>
                <w:rPr>
                  <w:rFonts w:hint="eastAsia"/>
                  <w:color w:val="000000"/>
                </w:rPr>
                <w:t>getBussinessHallInfo</w:t>
              </w:r>
            </w:ins>
            <w:ins w:id="246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6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66" w:author="Administrator" w:date="2016-01-01T22:48:12Z"/>
                <w:color w:val="000000"/>
              </w:rPr>
            </w:pPr>
            <w:ins w:id="2467" w:author="Administrator" w:date="2016-01-01T22:48:12Z">
              <w:r>
                <w:rPr>
                  <w:rFonts w:eastAsia="Times New Roman"/>
                  <w:color w:val="000000"/>
                </w:rPr>
                <w:t>NonUser</w:t>
              </w:r>
            </w:ins>
            <w:ins w:id="2468" w:author="Administrator" w:date="2016-01-01T22:48:12Z">
              <w:r>
                <w:rPr>
                  <w:rFonts w:hint="eastAsia" w:ascii="宋体" w:hAnsi="宋体" w:cs="宋体"/>
                  <w:b/>
                  <w:bCs/>
                </w:rPr>
                <w:t>Controller</w:t>
              </w:r>
            </w:ins>
            <w:ins w:id="2469" w:author="Administrator" w:date="2016-01-01T22:48:12Z">
              <w:r>
                <w:rPr>
                  <w:rFonts w:eastAsia="Times New Roman"/>
                  <w:color w:val="000000"/>
                </w:rPr>
                <w:t>.</w:t>
              </w:r>
            </w:ins>
            <w:ins w:id="2470" w:author="Administrator" w:date="2016-01-01T22:48:12Z">
              <w:r>
                <w:rPr>
                  <w:color w:val="000000"/>
                  <w:szCs w:val="20"/>
                </w:rPr>
                <w:t xml:space="preserve"> </w:t>
              </w:r>
            </w:ins>
            <w:ins w:id="2471" w:author="Administrator" w:date="2016-01-01T22:48:12Z">
              <w:r>
                <w:rPr>
                  <w:rFonts w:hint="eastAsia"/>
                  <w:color w:val="000000"/>
                </w:rPr>
                <w:t>getBussinessHallInfo</w:t>
              </w:r>
            </w:ins>
            <w:ins w:id="2472"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73" w:author="Administrator" w:date="2016-01-01T22:48:12Z"/>
                <w:color w:val="000000"/>
              </w:rPr>
            </w:pPr>
            <w:ins w:id="247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75" w:author="Administrator" w:date="2016-01-01T22:48:12Z"/>
                <w:color w:val="000000"/>
              </w:rPr>
            </w:pPr>
            <w:ins w:id="2476" w:author="Administrator" w:date="2016-01-01T22:48:12Z">
              <w:r>
                <w:rPr>
                  <w:color w:val="000000"/>
                </w:rPr>
                <w:t xml:space="preserve">public void </w:t>
              </w:r>
            </w:ins>
            <w:ins w:id="2477" w:author="Administrator" w:date="2016-01-01T22:48:12Z">
              <w:r>
                <w:rPr>
                  <w:rFonts w:hint="eastAsia"/>
                  <w:color w:val="000000"/>
                </w:rPr>
                <w:t>getBussinessHallInfo</w:t>
              </w:r>
            </w:ins>
            <w:ins w:id="2478" w:author="Administrator" w:date="2016-01-01T22:48:12Z">
              <w:r>
                <w:rPr>
                  <w:rFonts w:hint="eastAsia"/>
                  <w:color w:val="000000"/>
                  <w:lang w:val="en-US" w:eastAsia="zh-CN"/>
                </w:rPr>
                <w:t>ByCity</w:t>
              </w:r>
            </w:ins>
            <w:ins w:id="2479" w:author="Administrator" w:date="2016-01-01T22:48:12Z">
              <w:r>
                <w:rPr>
                  <w:color w:val="000000"/>
                </w:rPr>
                <w:t>(Driver</w:t>
              </w:r>
            </w:ins>
            <w:ins w:id="2480" w:author="Administrator" w:date="2016-01-01T22:48:12Z">
              <w:r>
                <w:rPr>
                  <w:rFonts w:hint="eastAsia"/>
                  <w:color w:val="000000"/>
                  <w:lang w:eastAsia="zh-CN"/>
                </w:rPr>
                <w:t>VO</w:t>
              </w:r>
            </w:ins>
            <w:ins w:id="2481" w:author="Administrator" w:date="2016-01-01T22:48:12Z">
              <w:r>
                <w:rPr>
                  <w:color w:val="000000"/>
                </w:rPr>
                <w:t xml:space="preserve"> d</w:t>
              </w:r>
            </w:ins>
            <w:ins w:id="2482" w:author="Administrator" w:date="2016-01-01T22:48:12Z">
              <w:r>
                <w:rPr>
                  <w:rFonts w:hint="eastAsia"/>
                  <w:color w:val="000000"/>
                  <w:lang w:eastAsia="zh-CN"/>
                </w:rPr>
                <w:t>VO</w:t>
              </w:r>
            </w:ins>
            <w:ins w:id="248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8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48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86" w:author="Administrator" w:date="2016-01-01T22:48:12Z"/>
                <w:color w:val="000000"/>
              </w:rPr>
            </w:pPr>
            <w:ins w:id="248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88" w:author="Administrator" w:date="2016-01-01T22:48:12Z"/>
                <w:color w:val="000000"/>
              </w:rPr>
            </w:pPr>
            <w:ins w:id="248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9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49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92" w:author="Administrator" w:date="2016-01-01T22:48:12Z"/>
                <w:color w:val="000000"/>
              </w:rPr>
            </w:pPr>
            <w:ins w:id="249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94" w:author="Administrator" w:date="2016-01-01T22:48:12Z"/>
                <w:color w:val="000000"/>
              </w:rPr>
            </w:pPr>
            <w:ins w:id="2495" w:author="Administrator" w:date="2016-01-01T22:48:12Z">
              <w:r>
                <w:rPr>
                  <w:rFonts w:hint="eastAsia" w:ascii="宋体" w:hAnsi="宋体" w:cs="宋体"/>
                  <w:color w:val="000000"/>
                </w:rPr>
                <w:t>调用nonuser领域对象的</w:t>
              </w:r>
            </w:ins>
            <w:ins w:id="2496" w:author="Administrator" w:date="2016-01-01T22:48:12Z">
              <w:r>
                <w:rPr>
                  <w:rFonts w:hint="eastAsia"/>
                  <w:color w:val="000000"/>
                </w:rPr>
                <w:t>getBussinessHallInfo</w:t>
              </w:r>
            </w:ins>
            <w:ins w:id="249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9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99" w:author="Administrator" w:date="2016-01-01T22:48:12Z"/>
                <w:color w:val="000000"/>
              </w:rPr>
            </w:pPr>
            <w:ins w:id="2500" w:author="Administrator" w:date="2016-01-01T22:48:12Z">
              <w:r>
                <w:rPr>
                  <w:rFonts w:eastAsia="Times New Roman"/>
                  <w:color w:val="000000"/>
                </w:rPr>
                <w:t>NonUser</w:t>
              </w:r>
            </w:ins>
            <w:ins w:id="2501" w:author="Administrator" w:date="2016-01-01T22:48:12Z">
              <w:r>
                <w:rPr>
                  <w:rFonts w:hint="eastAsia" w:ascii="宋体" w:hAnsi="宋体" w:cs="宋体"/>
                  <w:b/>
                  <w:bCs/>
                </w:rPr>
                <w:t>Controller</w:t>
              </w:r>
            </w:ins>
            <w:ins w:id="2502" w:author="Administrator" w:date="2016-01-01T22:48:12Z">
              <w:r>
                <w:rPr>
                  <w:rFonts w:eastAsia="Times New Roman"/>
                  <w:color w:val="000000"/>
                </w:rPr>
                <w:t>.</w:t>
              </w:r>
            </w:ins>
            <w:ins w:id="2503" w:author="Administrator" w:date="2016-01-01T22:48:12Z">
              <w:r>
                <w:rPr>
                  <w:color w:val="000000"/>
                  <w:szCs w:val="20"/>
                </w:rPr>
                <w:t xml:space="preserve"> </w:t>
              </w:r>
            </w:ins>
            <w:ins w:id="2504"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05" w:author="Administrator" w:date="2016-01-01T22:48:12Z"/>
                <w:color w:val="000000"/>
              </w:rPr>
            </w:pPr>
            <w:ins w:id="250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07" w:author="Administrator" w:date="2016-01-01T22:48:12Z"/>
                <w:color w:val="000000"/>
              </w:rPr>
            </w:pPr>
            <w:ins w:id="2508" w:author="Administrator" w:date="2016-01-01T22:48:12Z">
              <w:r>
                <w:rPr>
                  <w:color w:val="000000"/>
                </w:rPr>
                <w:t>public void deleteTruck</w:t>
              </w:r>
            </w:ins>
            <w:ins w:id="2509" w:author="Administrator" w:date="2016-01-01T22:48:12Z">
              <w:r>
                <w:rPr>
                  <w:rFonts w:hint="eastAsia"/>
                  <w:color w:val="000000"/>
                  <w:lang w:eastAsia="zh-CN"/>
                </w:rPr>
                <w:t>VO</w:t>
              </w:r>
            </w:ins>
            <w:ins w:id="2510"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1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1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13" w:author="Administrator" w:date="2016-01-01T22:48:12Z"/>
                <w:color w:val="000000"/>
              </w:rPr>
            </w:pPr>
            <w:ins w:id="251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15" w:author="Administrator" w:date="2016-01-01T22:48:12Z"/>
                <w:color w:val="000000"/>
              </w:rPr>
            </w:pPr>
            <w:ins w:id="251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1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1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19" w:author="Administrator" w:date="2016-01-01T22:48:12Z"/>
                <w:color w:val="000000"/>
              </w:rPr>
            </w:pPr>
            <w:ins w:id="252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21" w:author="Administrator" w:date="2016-01-01T22:48:12Z"/>
                <w:color w:val="000000"/>
              </w:rPr>
            </w:pPr>
            <w:ins w:id="2522" w:author="Administrator" w:date="2016-01-01T22:48:12Z">
              <w:r>
                <w:rPr>
                  <w:rFonts w:hint="eastAsia" w:ascii="宋体" w:hAnsi="宋体" w:cs="宋体"/>
                  <w:color w:val="000000"/>
                </w:rPr>
                <w:t>调用nonuser领域对象的</w:t>
              </w:r>
            </w:ins>
            <w:ins w:id="2523" w:author="Administrator" w:date="2016-01-01T22:48:12Z">
              <w:r>
                <w:rPr>
                  <w:rFonts w:hint="eastAsia"/>
                  <w:color w:val="000000"/>
                </w:rPr>
                <w:t>getAllBussinessHallInfo</w:t>
              </w:r>
            </w:ins>
            <w:ins w:id="252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2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26" w:author="Administrator" w:date="2016-01-01T22:48:12Z"/>
                <w:color w:val="000000"/>
              </w:rPr>
            </w:pPr>
            <w:ins w:id="2527" w:author="Administrator" w:date="2016-01-01T22:48:12Z">
              <w:r>
                <w:rPr>
                  <w:rFonts w:eastAsia="Times New Roman"/>
                  <w:color w:val="000000"/>
                </w:rPr>
                <w:t>NonUser</w:t>
              </w:r>
            </w:ins>
            <w:ins w:id="2528" w:author="Administrator" w:date="2016-01-01T22:48:12Z">
              <w:r>
                <w:rPr>
                  <w:rFonts w:hint="eastAsia" w:ascii="宋体" w:hAnsi="宋体" w:cs="宋体"/>
                  <w:b/>
                  <w:bCs/>
                </w:rPr>
                <w:t>Controller</w:t>
              </w:r>
            </w:ins>
            <w:ins w:id="2529" w:author="Administrator" w:date="2016-01-01T22:48:12Z">
              <w:r>
                <w:rPr>
                  <w:rFonts w:eastAsia="Times New Roman"/>
                  <w:color w:val="000000"/>
                </w:rPr>
                <w:t>.</w:t>
              </w:r>
            </w:ins>
            <w:ins w:id="2530" w:author="Administrator" w:date="2016-01-01T22:48:12Z">
              <w:r>
                <w:rPr>
                  <w:color w:val="000000"/>
                  <w:szCs w:val="20"/>
                </w:rPr>
                <w:t xml:space="preserve"> </w:t>
              </w:r>
            </w:ins>
            <w:ins w:id="2531"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32" w:author="Administrator" w:date="2016-01-01T22:48:12Z"/>
                <w:color w:val="000000"/>
              </w:rPr>
            </w:pPr>
            <w:ins w:id="253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34" w:author="Administrator" w:date="2016-01-01T22:48:12Z"/>
                <w:color w:val="000000"/>
              </w:rPr>
            </w:pPr>
            <w:ins w:id="2535" w:author="Administrator" w:date="2016-01-01T22:48:12Z">
              <w:r>
                <w:rPr>
                  <w:color w:val="000000"/>
                </w:rPr>
                <w:t>public void deleteDriver</w:t>
              </w:r>
            </w:ins>
            <w:ins w:id="2536" w:author="Administrator" w:date="2016-01-01T22:48:12Z">
              <w:r>
                <w:rPr>
                  <w:rFonts w:hint="eastAsia"/>
                  <w:color w:val="000000"/>
                  <w:lang w:eastAsia="zh-CN"/>
                </w:rPr>
                <w:t>VO</w:t>
              </w:r>
            </w:ins>
            <w:ins w:id="2537"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3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3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40" w:author="Administrator" w:date="2016-01-01T22:48:12Z"/>
                <w:color w:val="000000"/>
              </w:rPr>
            </w:pPr>
            <w:ins w:id="254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42" w:author="Administrator" w:date="2016-01-01T22:48:12Z"/>
                <w:color w:val="000000"/>
              </w:rPr>
            </w:pPr>
            <w:ins w:id="2543"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4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4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46" w:author="Administrator" w:date="2016-01-01T22:48:12Z"/>
                <w:color w:val="000000"/>
              </w:rPr>
            </w:pPr>
            <w:ins w:id="254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48" w:author="Administrator" w:date="2016-01-01T22:48:12Z"/>
                <w:color w:val="000000"/>
              </w:rPr>
            </w:pPr>
            <w:ins w:id="2549" w:author="Administrator" w:date="2016-01-01T22:48:12Z">
              <w:r>
                <w:rPr>
                  <w:rFonts w:hint="eastAsia" w:ascii="宋体" w:hAnsi="宋体" w:cs="宋体"/>
                  <w:color w:val="000000"/>
                </w:rPr>
                <w:t>调用nonuser领域对象的</w:t>
              </w:r>
            </w:ins>
            <w:ins w:id="2550" w:author="Administrator" w:date="2016-01-01T22:48:12Z">
              <w:r>
                <w:rPr>
                  <w:rFonts w:hint="eastAsia"/>
                  <w:color w:val="000000"/>
                  <w:szCs w:val="20"/>
                </w:rPr>
                <w:t>addBussinessHallInfo</w:t>
              </w:r>
            </w:ins>
            <w:ins w:id="255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5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53" w:author="Administrator" w:date="2016-01-01T22:48:12Z"/>
                <w:color w:val="000000"/>
              </w:rPr>
            </w:pPr>
            <w:ins w:id="2554" w:author="Administrator" w:date="2016-01-01T22:48:12Z">
              <w:r>
                <w:rPr>
                  <w:rFonts w:eastAsia="Times New Roman"/>
                  <w:color w:val="000000"/>
                </w:rPr>
                <w:t>NonUser</w:t>
              </w:r>
            </w:ins>
            <w:ins w:id="2555" w:author="Administrator" w:date="2016-01-01T22:48:12Z">
              <w:r>
                <w:rPr>
                  <w:rFonts w:hint="eastAsia" w:ascii="宋体" w:hAnsi="宋体" w:cs="宋体"/>
                  <w:b/>
                  <w:bCs/>
                </w:rPr>
                <w:t>Controller</w:t>
              </w:r>
            </w:ins>
            <w:ins w:id="2556" w:author="Administrator" w:date="2016-01-01T22:48:12Z">
              <w:r>
                <w:rPr>
                  <w:rFonts w:eastAsia="Times New Roman"/>
                  <w:color w:val="000000"/>
                </w:rPr>
                <w:t>.</w:t>
              </w:r>
            </w:ins>
            <w:ins w:id="2557"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58" w:author="Administrator" w:date="2016-01-01T22:48:12Z"/>
                <w:color w:val="000000"/>
              </w:rPr>
            </w:pPr>
            <w:ins w:id="255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60" w:author="Administrator" w:date="2016-01-01T22:48:12Z"/>
                <w:color w:val="000000"/>
              </w:rPr>
            </w:pPr>
            <w:ins w:id="2561" w:author="Administrator" w:date="2016-01-01T22:48:12Z">
              <w:r>
                <w:rPr>
                  <w:color w:val="000000"/>
                </w:rPr>
                <w:t>public void deleteBussinessHall</w:t>
              </w:r>
            </w:ins>
            <w:ins w:id="2562" w:author="Administrator" w:date="2016-01-01T22:48:12Z">
              <w:r>
                <w:rPr>
                  <w:rFonts w:hint="eastAsia"/>
                  <w:color w:val="000000"/>
                  <w:lang w:eastAsia="zh-CN"/>
                </w:rPr>
                <w:t>VO</w:t>
              </w:r>
            </w:ins>
            <w:ins w:id="2563"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6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6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66" w:author="Administrator" w:date="2016-01-01T22:48:12Z"/>
                <w:color w:val="000000"/>
              </w:rPr>
            </w:pPr>
            <w:ins w:id="256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68" w:author="Administrator" w:date="2016-01-01T22:48:12Z"/>
                <w:color w:val="000000"/>
              </w:rPr>
            </w:pPr>
            <w:ins w:id="256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7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7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72" w:author="Administrator" w:date="2016-01-01T22:48:12Z"/>
                <w:color w:val="000000"/>
              </w:rPr>
            </w:pPr>
            <w:ins w:id="257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74" w:author="Administrator" w:date="2016-01-01T22:48:12Z"/>
                <w:color w:val="000000"/>
              </w:rPr>
            </w:pPr>
            <w:ins w:id="2575" w:author="Administrator" w:date="2016-01-01T22:48:12Z">
              <w:r>
                <w:rPr>
                  <w:rFonts w:hint="eastAsia" w:ascii="宋体" w:hAnsi="宋体" w:cs="宋体"/>
                  <w:color w:val="000000"/>
                </w:rPr>
                <w:t>调用nonuser领域对象的</w:t>
              </w:r>
            </w:ins>
            <w:ins w:id="2576" w:author="Administrator" w:date="2016-01-01T22:48:12Z">
              <w:r>
                <w:rPr>
                  <w:color w:val="000000"/>
                </w:rPr>
                <w:t>deleteBussinessHall</w:t>
              </w:r>
            </w:ins>
            <w:ins w:id="2577" w:author="Administrator" w:date="2016-01-01T22:48:12Z">
              <w:r>
                <w:rPr>
                  <w:rFonts w:hint="eastAsia"/>
                  <w:color w:val="000000"/>
                  <w:lang w:eastAsia="zh-CN"/>
                </w:rPr>
                <w:t>VO</w:t>
              </w:r>
            </w:ins>
            <w:ins w:id="257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7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80" w:author="Administrator" w:date="2016-01-01T22:48:12Z"/>
                <w:color w:val="000000"/>
              </w:rPr>
            </w:pPr>
            <w:ins w:id="2581" w:author="Administrator" w:date="2016-01-01T22:48:12Z">
              <w:r>
                <w:rPr>
                  <w:rFonts w:eastAsia="Times New Roman"/>
                  <w:color w:val="000000"/>
                </w:rPr>
                <w:t>NonUser</w:t>
              </w:r>
            </w:ins>
            <w:ins w:id="2582" w:author="Administrator" w:date="2016-01-01T22:48:12Z">
              <w:r>
                <w:rPr>
                  <w:rFonts w:hint="eastAsia" w:ascii="宋体" w:hAnsi="宋体" w:cs="宋体"/>
                  <w:b/>
                  <w:bCs/>
                </w:rPr>
                <w:t>Controller</w:t>
              </w:r>
            </w:ins>
            <w:ins w:id="2583" w:author="Administrator" w:date="2016-01-01T22:48:12Z">
              <w:r>
                <w:rPr>
                  <w:rFonts w:eastAsia="Times New Roman"/>
                  <w:color w:val="000000"/>
                </w:rPr>
                <w:t>.</w:t>
              </w:r>
            </w:ins>
            <w:ins w:id="2584"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85" w:author="Administrator" w:date="2016-01-01T22:48:12Z"/>
                <w:color w:val="000000"/>
              </w:rPr>
            </w:pPr>
            <w:ins w:id="258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87" w:author="Administrator" w:date="2016-01-01T22:48:12Z"/>
                <w:color w:val="000000"/>
              </w:rPr>
            </w:pPr>
            <w:ins w:id="2588"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8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59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91" w:author="Administrator" w:date="2016-01-01T22:48:12Z"/>
                <w:color w:val="000000"/>
              </w:rPr>
            </w:pPr>
            <w:ins w:id="259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93" w:author="Administrator" w:date="2016-01-01T22:48:12Z"/>
                <w:color w:val="000000"/>
              </w:rPr>
            </w:pPr>
            <w:ins w:id="2594"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9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59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97" w:author="Administrator" w:date="2016-01-01T22:48:12Z"/>
                <w:color w:val="000000"/>
              </w:rPr>
            </w:pPr>
            <w:ins w:id="259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99" w:author="Administrator" w:date="2016-01-01T22:48:12Z"/>
                <w:color w:val="000000"/>
              </w:rPr>
            </w:pPr>
            <w:ins w:id="2600" w:author="Administrator" w:date="2016-01-01T22:48:12Z">
              <w:r>
                <w:rPr>
                  <w:rFonts w:hint="eastAsia" w:ascii="宋体" w:hAnsi="宋体" w:cs="宋体"/>
                  <w:color w:val="000000"/>
                </w:rPr>
                <w:t>调用nonuser领域对象的</w:t>
              </w:r>
            </w:ins>
            <w:ins w:id="2601" w:author="Administrator" w:date="2016-01-01T22:48:12Z">
              <w:r>
                <w:rPr>
                  <w:rFonts w:hint="eastAsia"/>
                  <w:color w:val="000000"/>
                  <w:szCs w:val="20"/>
                </w:rPr>
                <w:t>changeLogisticsState</w:t>
              </w:r>
            </w:ins>
            <w:ins w:id="260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0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04" w:author="Administrator" w:date="2016-01-01T22:48:12Z"/>
                <w:color w:val="000000"/>
                <w:sz w:val="20"/>
                <w:szCs w:val="20"/>
              </w:rPr>
            </w:pPr>
            <w:ins w:id="2605" w:author="Administrator" w:date="2016-01-01T22:48:12Z">
              <w:r>
                <w:rPr>
                  <w:rFonts w:eastAsia="Times New Roman"/>
                  <w:color w:val="000000"/>
                </w:rPr>
                <w:t>NonUser</w:t>
              </w:r>
            </w:ins>
            <w:ins w:id="2606" w:author="Administrator" w:date="2016-01-01T22:48:12Z">
              <w:r>
                <w:rPr>
                  <w:rFonts w:hint="eastAsia" w:ascii="宋体" w:hAnsi="宋体" w:cs="宋体"/>
                  <w:b/>
                  <w:bCs/>
                </w:rPr>
                <w:t>Controller</w:t>
              </w:r>
            </w:ins>
            <w:ins w:id="2607" w:author="Administrator" w:date="2016-01-01T22:48:12Z">
              <w:r>
                <w:rPr>
                  <w:rFonts w:eastAsia="Times New Roman"/>
                  <w:color w:val="000000"/>
                </w:rPr>
                <w:t>.</w:t>
              </w:r>
            </w:ins>
            <w:ins w:id="2608"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09" w:author="Administrator" w:date="2016-01-01T22:48:12Z"/>
                <w:rFonts w:ascii="宋体" w:hAnsi="宋体" w:cs="宋体"/>
                <w:color w:val="000000"/>
              </w:rPr>
            </w:pPr>
            <w:ins w:id="261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11" w:author="Administrator" w:date="2016-01-01T22:48:12Z"/>
                <w:rFonts w:ascii="宋体" w:hAnsi="宋体" w:cs="宋体"/>
                <w:color w:val="000000"/>
              </w:rPr>
            </w:pPr>
            <w:ins w:id="2612"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1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1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15" w:author="Administrator" w:date="2016-01-01T22:48:12Z"/>
                <w:rFonts w:ascii="宋体" w:hAnsi="宋体" w:cs="宋体"/>
                <w:color w:val="000000"/>
              </w:rPr>
            </w:pPr>
            <w:ins w:id="261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17" w:author="Administrator" w:date="2016-01-01T22:48:12Z"/>
                <w:rFonts w:ascii="宋体" w:hAnsi="宋体" w:cs="宋体"/>
                <w:color w:val="000000"/>
              </w:rPr>
            </w:pPr>
            <w:ins w:id="2618"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1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20"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21" w:author="Administrator" w:date="2016-01-01T22:48:12Z"/>
              </w:rPr>
            </w:pPr>
            <w:ins w:id="262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23" w:author="Administrator" w:date="2016-01-01T22:48:12Z"/>
              </w:rPr>
            </w:pPr>
            <w:ins w:id="2624" w:author="Administrator" w:date="2016-01-01T22:48:12Z">
              <w:r>
                <w:rPr>
                  <w:rFonts w:hint="eastAsia" w:ascii="宋体" w:hAnsi="宋体" w:cs="宋体"/>
                  <w:color w:val="000000"/>
                </w:rPr>
                <w:t>调用nonuser领域对象的</w:t>
              </w:r>
            </w:ins>
            <w:ins w:id="2625" w:author="Administrator" w:date="2016-01-01T22:48:12Z">
              <w:r>
                <w:rPr>
                  <w:rFonts w:hint="eastAsia"/>
                  <w:color w:val="000000"/>
                  <w:szCs w:val="20"/>
                </w:rPr>
                <w:t>initTruck</w:t>
              </w:r>
            </w:ins>
            <w:ins w:id="2626"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2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28" w:author="Administrator" w:date="2016-01-01T22:48:12Z"/>
                <w:color w:val="FFFFFF"/>
              </w:rPr>
            </w:pPr>
            <w:ins w:id="2629" w:author="Administrator" w:date="2016-01-01T22:48:12Z">
              <w:r>
                <w:rPr>
                  <w:rFonts w:eastAsia="Times New Roman"/>
                  <w:color w:val="000000"/>
                </w:rPr>
                <w:t>NonUser</w:t>
              </w:r>
            </w:ins>
            <w:ins w:id="2630" w:author="Administrator" w:date="2016-01-01T22:48:12Z">
              <w:r>
                <w:rPr>
                  <w:rFonts w:hint="eastAsia" w:ascii="宋体" w:hAnsi="宋体" w:cs="宋体"/>
                  <w:b/>
                  <w:bCs/>
                </w:rPr>
                <w:t>Controller</w:t>
              </w:r>
            </w:ins>
            <w:ins w:id="2631" w:author="Administrator" w:date="2016-01-01T22:48:12Z">
              <w:r>
                <w:rPr>
                  <w:rFonts w:eastAsia="Times New Roman"/>
                  <w:color w:val="000000"/>
                </w:rPr>
                <w:t>.</w:t>
              </w:r>
            </w:ins>
            <w:ins w:id="2632" w:author="Administrator" w:date="2016-01-01T22:48:12Z">
              <w:r>
                <w:rPr>
                  <w:rFonts w:hint="eastAsia"/>
                  <w:color w:val="000000"/>
                  <w:szCs w:val="20"/>
                </w:rPr>
                <w:t>initDriver</w:t>
              </w:r>
            </w:ins>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ins w:id="2633" w:author="Administrator" w:date="2016-01-01T22:48:12Z"/>
                <w:rFonts w:ascii="宋体" w:hAnsi="宋体" w:cs="宋体"/>
                <w:color w:val="000000"/>
              </w:rPr>
            </w:pPr>
            <w:ins w:id="263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35" w:author="Administrator" w:date="2016-01-01T22:48:12Z"/>
                <w:rFonts w:ascii="宋体" w:hAnsi="宋体" w:cs="宋体"/>
                <w:color w:val="000000"/>
              </w:rPr>
            </w:pPr>
            <w:ins w:id="2636"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38"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39" w:author="Administrator" w:date="2016-01-01T22:48:12Z"/>
                <w:rFonts w:ascii="宋体" w:hAnsi="宋体" w:cs="宋体"/>
                <w:color w:val="000000"/>
              </w:rPr>
            </w:pPr>
            <w:ins w:id="264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1" w:author="Administrator" w:date="2016-01-01T22:48:12Z"/>
                <w:rFonts w:ascii="宋体" w:hAnsi="宋体" w:cs="宋体"/>
                <w:color w:val="000000"/>
              </w:rPr>
            </w:pPr>
            <w:ins w:id="2642"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4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44"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5" w:author="Administrator" w:date="2016-01-01T22:48:12Z"/>
                <w:rFonts w:ascii="宋体" w:hAnsi="宋体" w:cs="宋体"/>
                <w:color w:val="000000"/>
              </w:rPr>
            </w:pPr>
            <w:ins w:id="264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7" w:author="Administrator" w:date="2016-01-01T22:48:12Z"/>
                <w:rFonts w:ascii="宋体" w:hAnsi="宋体" w:cs="宋体"/>
                <w:color w:val="000000"/>
              </w:rPr>
            </w:pPr>
            <w:ins w:id="2648" w:author="Administrator" w:date="2016-01-01T22:48:12Z">
              <w:r>
                <w:rPr>
                  <w:rFonts w:hint="eastAsia" w:ascii="宋体" w:hAnsi="宋体" w:cs="宋体"/>
                  <w:color w:val="000000"/>
                </w:rPr>
                <w:t>调用nonuser领域对象的</w:t>
              </w:r>
            </w:ins>
            <w:ins w:id="2649" w:author="Administrator" w:date="2016-01-01T22:48:12Z">
              <w:r>
                <w:rPr>
                  <w:rFonts w:hint="eastAsia"/>
                  <w:color w:val="000000"/>
                  <w:szCs w:val="20"/>
                </w:rPr>
                <w:t>initDriver</w:t>
              </w:r>
            </w:ins>
            <w:ins w:id="265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5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2652" w:author="Administrator" w:date="2016-01-01T22:48:12Z"/>
                <w:color w:val="000000"/>
              </w:rPr>
            </w:pPr>
            <w:ins w:id="2653"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2654" w:author="Administrator" w:date="2016-01-01T22:48:12Z"/>
                <w:color w:val="000000"/>
              </w:rPr>
            </w:pPr>
            <w:ins w:id="2655"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5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657" w:author="Administrator" w:date="2016-01-01T22:48:12Z"/>
                <w:color w:val="000000"/>
              </w:rPr>
            </w:pPr>
            <w:ins w:id="2658" w:author="Administrator" w:date="2016-01-01T22:48:12Z">
              <w:r>
                <w:rPr>
                  <w:rFonts w:eastAsia="Times New Roman"/>
                  <w:color w:val="000000"/>
                </w:rPr>
                <w:t>NonUserDataService.find(</w:t>
              </w:r>
            </w:ins>
            <w:ins w:id="2659" w:author="Administrator" w:date="2016-01-01T22:48:12Z">
              <w:r>
                <w:rPr>
                  <w:color w:val="000000"/>
                </w:rPr>
                <w:t xml:space="preserve">long </w:t>
              </w:r>
            </w:ins>
            <w:ins w:id="2660"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661" w:author="Administrator" w:date="2016-01-01T22:48:12Z"/>
                <w:color w:val="000000"/>
              </w:rPr>
            </w:pPr>
            <w:ins w:id="2662" w:author="Administrator" w:date="2016-01-01T22:48:12Z">
              <w:r>
                <w:rPr>
                  <w:rFonts w:hint="eastAsia" w:ascii="宋体" w:hAnsi="宋体" w:cs="宋体"/>
                  <w:color w:val="000000"/>
                </w:rPr>
                <w:t>根据</w:t>
              </w:r>
            </w:ins>
            <w:ins w:id="2663" w:author="Administrator" w:date="2016-01-01T22:48:12Z">
              <w:r>
                <w:rPr>
                  <w:rFonts w:eastAsia="Times New Roman" w:cs="Calibri"/>
                  <w:color w:val="000000"/>
                </w:rPr>
                <w:t>ID</w:t>
              </w:r>
            </w:ins>
            <w:ins w:id="2664" w:author="Administrator" w:date="2016-01-01T22:48:12Z">
              <w:r>
                <w:rPr>
                  <w:rFonts w:hint="eastAsia" w:ascii="宋体" w:hAnsi="宋体" w:eastAsia="Times New Roman" w:cs="宋体"/>
                  <w:color w:val="000000"/>
                </w:rPr>
                <w:t>进行</w:t>
              </w:r>
            </w:ins>
            <w:ins w:id="2665"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6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667" w:author="Administrator" w:date="2016-01-01T22:48:12Z"/>
                <w:color w:val="000000"/>
              </w:rPr>
            </w:pPr>
            <w:ins w:id="2668"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669" w:author="Administrator" w:date="2016-01-01T22:48:12Z"/>
                <w:color w:val="000000"/>
              </w:rPr>
            </w:pPr>
            <w:ins w:id="2670"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7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672" w:author="Administrator" w:date="2016-01-01T22:48:12Z"/>
                <w:color w:val="000000"/>
              </w:rPr>
            </w:pPr>
            <w:ins w:id="2673" w:author="Administrator" w:date="2016-01-01T22:48:12Z">
              <w:r>
                <w:rPr>
                  <w:rFonts w:eastAsia="Times New Roman"/>
                  <w:color w:val="000000"/>
                </w:rPr>
                <w:t>NonUserDataService.insert(Goods</w:t>
              </w:r>
            </w:ins>
            <w:ins w:id="2674" w:author="Administrator" w:date="2016-01-01T22:48:12Z">
              <w:r>
                <w:rPr>
                  <w:rFonts w:hint="eastAsia" w:eastAsia="宋体"/>
                  <w:color w:val="000000"/>
                  <w:lang w:eastAsia="zh-CN"/>
                </w:rPr>
                <w:t>VO</w:t>
              </w:r>
            </w:ins>
            <w:ins w:id="2675" w:author="Administrator" w:date="2016-01-01T22:48:12Z">
              <w:r>
                <w:rPr>
                  <w:rFonts w:eastAsia="Times New Roman"/>
                  <w:color w:val="000000"/>
                </w:rPr>
                <w:t xml:space="preserve"> g</w:t>
              </w:r>
            </w:ins>
            <w:ins w:id="2676" w:author="Administrator" w:date="2016-01-01T22:48:12Z">
              <w:r>
                <w:rPr>
                  <w:rFonts w:hint="eastAsia" w:eastAsia="宋体"/>
                  <w:color w:val="000000"/>
                  <w:lang w:eastAsia="zh-CN"/>
                </w:rPr>
                <w:t>VO</w:t>
              </w:r>
            </w:ins>
            <w:ins w:id="2677"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678" w:author="Administrator" w:date="2016-01-01T22:48:12Z"/>
                <w:color w:val="000000"/>
              </w:rPr>
            </w:pPr>
            <w:ins w:id="2679"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8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681" w:author="Administrator" w:date="2016-01-01T22:48:12Z"/>
                <w:color w:val="000000"/>
              </w:rPr>
            </w:pPr>
            <w:ins w:id="2682" w:author="Administrator" w:date="2016-01-01T22:48:12Z">
              <w:r>
                <w:rPr>
                  <w:rFonts w:eastAsia="Times New Roman"/>
                  <w:color w:val="000000"/>
                </w:rPr>
                <w:t>NonUserDataService.update(Goods</w:t>
              </w:r>
            </w:ins>
            <w:ins w:id="2683" w:author="Administrator" w:date="2016-01-01T22:48:12Z">
              <w:r>
                <w:rPr>
                  <w:rFonts w:hint="eastAsia" w:eastAsia="宋体"/>
                  <w:color w:val="000000"/>
                  <w:lang w:eastAsia="zh-CN"/>
                </w:rPr>
                <w:t>VO</w:t>
              </w:r>
            </w:ins>
            <w:ins w:id="2684" w:author="Administrator" w:date="2016-01-01T22:48:12Z">
              <w:r>
                <w:rPr>
                  <w:rFonts w:eastAsia="Times New Roman"/>
                  <w:color w:val="000000"/>
                </w:rPr>
                <w:t xml:space="preserve"> g</w:t>
              </w:r>
            </w:ins>
            <w:ins w:id="2685" w:author="Administrator" w:date="2016-01-01T22:48:12Z">
              <w:r>
                <w:rPr>
                  <w:rFonts w:hint="eastAsia" w:eastAsia="宋体"/>
                  <w:color w:val="000000"/>
                  <w:lang w:eastAsia="zh-CN"/>
                </w:rPr>
                <w:t>VO</w:t>
              </w:r>
            </w:ins>
            <w:ins w:id="2686"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687" w:author="Administrator" w:date="2016-01-01T22:48:12Z"/>
                <w:color w:val="000000"/>
              </w:rPr>
            </w:pPr>
            <w:ins w:id="2688" w:author="Administrator" w:date="2016-01-01T22:48:12Z">
              <w:r>
                <w:rPr>
                  <w:rFonts w:hint="eastAsia" w:ascii="宋体" w:hAnsi="宋体" w:cs="宋体"/>
                  <w:color w:val="000000"/>
                </w:rPr>
                <w:t>更新单一持久化对象</w:t>
              </w:r>
            </w:ins>
          </w:p>
        </w:tc>
      </w:tr>
    </w:tbl>
    <w:p>
      <w:pPr>
        <w:rPr>
          <w:ins w:id="2689" w:author="Administrator" w:date="2016-01-01T22:48:12Z"/>
        </w:rPr>
      </w:pPr>
    </w:p>
    <w:p>
      <w:pPr>
        <w:rPr>
          <w:ins w:id="2690" w:author="Administrator" w:date="2016-01-01T22:48:12Z"/>
        </w:rPr>
      </w:pPr>
    </w:p>
    <w:p>
      <w:pPr>
        <w:jc w:val="center"/>
        <w:rPr>
          <w:ins w:id="2691" w:author="Administrator" w:date="2016-01-01T22:48:12Z"/>
          <w:rFonts w:ascii="宋体" w:hAnsi="宋体" w:cs="宋体"/>
          <w:b/>
          <w:sz w:val="22"/>
          <w:szCs w:val="20"/>
        </w:rPr>
      </w:pPr>
      <w:ins w:id="2692" w:author="Administrator" w:date="2016-01-01T22:48:12Z">
        <w:r>
          <w:rPr>
            <w:rFonts w:hint="eastAsia" w:ascii="宋体" w:hAnsi="宋体" w:cs="宋体"/>
            <w:b/>
            <w:sz w:val="22"/>
            <w:szCs w:val="20"/>
          </w:rPr>
          <w:t>表19 NonUserbl模块的接口规范</w:t>
        </w:r>
      </w:ins>
    </w:p>
    <w:p>
      <w:pPr>
        <w:rPr>
          <w:ins w:id="2693" w:author="Administrator" w:date="2016-01-01T22:48:12Z"/>
          <w:rFonts w:ascii="黑体" w:hAnsi="宋体" w:eastAsia="黑体" w:cs="黑体"/>
          <w:sz w:val="22"/>
          <w:szCs w:val="20"/>
        </w:rPr>
      </w:pPr>
      <w:ins w:id="2694" w:author="Administrator" w:date="2016-01-01T22:48:12Z">
        <w:r>
          <w:rPr>
            <w:rFonts w:hint="eastAsia" w:ascii="黑体" w:hAnsi="宋体" w:eastAsia="黑体" w:cs="黑体"/>
            <w:sz w:val="22"/>
            <w:szCs w:val="20"/>
          </w:rPr>
          <w:t xml:space="preserve"> </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ins w:id="2695"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696" w:author="Administrator" w:date="2016-01-01T22:48:12Z"/>
                <w:color w:val="FFFFFF"/>
              </w:rPr>
            </w:pPr>
            <w:ins w:id="2697"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69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699" w:author="Administrator" w:date="2016-01-01T22:48:12Z"/>
                <w:color w:val="000000"/>
              </w:rPr>
            </w:pPr>
            <w:ins w:id="2700" w:author="Administrator" w:date="2016-01-01T22:48:12Z">
              <w:r>
                <w:rPr>
                  <w:rFonts w:eastAsia="Times New Roman"/>
                  <w:color w:val="000000"/>
                </w:rPr>
                <w:t>NonUser.</w:t>
              </w:r>
            </w:ins>
            <w:ins w:id="2701" w:author="Administrator" w:date="2016-01-01T22:48:12Z">
              <w:r>
                <w:rPr>
                  <w:color w:val="000000"/>
                  <w:szCs w:val="20"/>
                </w:rPr>
                <w:t xml:space="preserve"> </w:t>
              </w:r>
            </w:ins>
            <w:ins w:id="2702"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03" w:author="Administrator" w:date="2016-01-01T22:48:12Z"/>
                <w:color w:val="000000"/>
              </w:rPr>
            </w:pPr>
            <w:ins w:id="270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05" w:author="Administrator" w:date="2016-01-01T22:48:12Z"/>
                <w:color w:val="000000"/>
              </w:rPr>
            </w:pPr>
            <w:ins w:id="2706" w:author="Administrator" w:date="2016-01-01T22:48:12Z">
              <w:r>
                <w:rPr>
                  <w:rFonts w:hint="eastAsia" w:eastAsia="Times New Roman"/>
                  <w:color w:val="000000"/>
                </w:rPr>
                <w:t>public TruckInfoVO getTruckInfo(long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0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0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09" w:author="Administrator" w:date="2016-01-01T22:48:12Z"/>
                <w:color w:val="000000"/>
              </w:rPr>
            </w:pPr>
            <w:ins w:id="271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11" w:author="Administrator" w:date="2016-01-01T22:48:12Z"/>
                <w:color w:val="000000"/>
              </w:rPr>
            </w:pPr>
            <w:ins w:id="2712" w:author="Administrator" w:date="2016-01-01T22:48:12Z">
              <w:r>
                <w:rPr>
                  <w:rFonts w:hint="eastAsia" w:ascii="宋体" w:hAnsi="宋体" w:cs="宋体"/>
                  <w:color w:val="000000"/>
                </w:rPr>
                <w:t>启动一个得到</w:t>
              </w:r>
            </w:ins>
            <w:ins w:id="2713" w:author="Administrator" w:date="2016-01-01T22:48:12Z">
              <w:r>
                <w:rPr>
                  <w:rFonts w:hint="eastAsia"/>
                  <w:color w:val="000000"/>
                </w:rPr>
                <w:t>车辆信息</w:t>
              </w:r>
            </w:ins>
            <w:ins w:id="2714"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1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1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17" w:author="Administrator" w:date="2016-01-01T22:48:12Z"/>
                <w:color w:val="000000"/>
              </w:rPr>
            </w:pPr>
            <w:ins w:id="271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19" w:author="Administrator" w:date="2016-01-01T22:48:12Z"/>
                <w:color w:val="000000"/>
              </w:rPr>
            </w:pPr>
            <w:ins w:id="2720" w:author="Administrator" w:date="2016-01-01T22:48:12Z">
              <w:r>
                <w:rPr>
                  <w:rFonts w:hint="eastAsia" w:ascii="宋体" w:hAnsi="宋体" w:cs="宋体"/>
                  <w:color w:val="000000"/>
                </w:rPr>
                <w:t>在一个得到</w:t>
              </w:r>
            </w:ins>
            <w:ins w:id="2721" w:author="Administrator" w:date="2016-01-01T22:48:12Z">
              <w:r>
                <w:rPr>
                  <w:rFonts w:hint="eastAsia"/>
                  <w:color w:val="000000"/>
                </w:rPr>
                <w:t>车辆信息</w:t>
              </w:r>
            </w:ins>
            <w:ins w:id="2722" w:author="Administrator" w:date="2016-01-01T22:48:12Z">
              <w:r>
                <w:rPr>
                  <w:rFonts w:hint="eastAsia" w:ascii="宋体" w:hAnsi="宋体" w:cs="宋体"/>
                  <w:color w:val="000000"/>
                </w:rPr>
                <w:t>的回合中，返回</w:t>
              </w:r>
            </w:ins>
            <w:ins w:id="2723"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2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725" w:author="Administrator" w:date="2016-01-01T22:48:12Z"/>
                <w:color w:val="000000"/>
              </w:rPr>
            </w:pPr>
            <w:ins w:id="2726" w:author="Administrator" w:date="2016-01-01T22:48:12Z">
              <w:r>
                <w:rPr>
                  <w:rFonts w:eastAsia="Times New Roman"/>
                  <w:color w:val="000000"/>
                </w:rPr>
                <w:t>NonUser.</w:t>
              </w:r>
            </w:ins>
            <w:ins w:id="2727" w:author="Administrator" w:date="2016-01-01T22:48:12Z">
              <w:r>
                <w:rPr>
                  <w:color w:val="000000"/>
                  <w:szCs w:val="20"/>
                </w:rPr>
                <w:t xml:space="preserve"> </w:t>
              </w:r>
            </w:ins>
            <w:ins w:id="2728"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29" w:author="Administrator" w:date="2016-01-01T22:48:12Z"/>
                <w:color w:val="000000"/>
              </w:rPr>
            </w:pPr>
            <w:ins w:id="273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31" w:author="Administrator" w:date="2016-01-01T22:48:12Z"/>
                <w:color w:val="000000"/>
              </w:rPr>
            </w:pPr>
            <w:ins w:id="2732" w:author="Administrator" w:date="2016-01-01T22:48:12Z">
              <w:r>
                <w:rPr>
                  <w:rFonts w:hint="eastAsia" w:eastAsia="Times New Roman"/>
                  <w:color w:val="000000"/>
                </w:rPr>
                <w:t>public ArrayList&lt;TruckInfoVO&gt; getAllTruckInfo();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3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3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35" w:author="Administrator" w:date="2016-01-01T22:48:12Z"/>
                <w:color w:val="000000"/>
              </w:rPr>
            </w:pPr>
            <w:ins w:id="273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37" w:author="Administrator" w:date="2016-01-01T22:48:12Z"/>
                <w:color w:val="000000"/>
              </w:rPr>
            </w:pPr>
            <w:ins w:id="2738" w:author="Administrator" w:date="2016-01-01T22:48:12Z">
              <w:r>
                <w:rPr>
                  <w:rFonts w:hint="eastAsia" w:ascii="宋体" w:hAnsi="宋体" w:cs="宋体"/>
                  <w:color w:val="000000"/>
                </w:rPr>
                <w:t>启动一个得到所有</w:t>
              </w:r>
            </w:ins>
            <w:ins w:id="2739" w:author="Administrator" w:date="2016-01-01T22:48:12Z">
              <w:r>
                <w:rPr>
                  <w:rFonts w:hint="eastAsia"/>
                  <w:color w:val="000000"/>
                </w:rPr>
                <w:t>车辆信息</w:t>
              </w:r>
            </w:ins>
            <w:ins w:id="2740"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4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4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43" w:author="Administrator" w:date="2016-01-01T22:48:12Z"/>
                <w:color w:val="000000"/>
              </w:rPr>
            </w:pPr>
            <w:ins w:id="274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45" w:author="Administrator" w:date="2016-01-01T22:48:12Z"/>
                <w:color w:val="000000"/>
              </w:rPr>
            </w:pPr>
            <w:ins w:id="2746" w:author="Administrator" w:date="2016-01-01T22:48:12Z">
              <w:r>
                <w:rPr>
                  <w:rFonts w:hint="eastAsia" w:ascii="宋体" w:hAnsi="宋体" w:cs="宋体"/>
                  <w:color w:val="000000"/>
                </w:rPr>
                <w:t>在一个得到所有</w:t>
              </w:r>
            </w:ins>
            <w:ins w:id="2747" w:author="Administrator" w:date="2016-01-01T22:48:12Z">
              <w:r>
                <w:rPr>
                  <w:rFonts w:hint="eastAsia"/>
                  <w:color w:val="000000"/>
                </w:rPr>
                <w:t>车辆信息</w:t>
              </w:r>
            </w:ins>
            <w:ins w:id="2748" w:author="Administrator" w:date="2016-01-01T22:48:12Z">
              <w:r>
                <w:rPr>
                  <w:rFonts w:hint="eastAsia" w:cs="宋体"/>
                  <w:color w:val="000000"/>
                </w:rPr>
                <w:t>的</w:t>
              </w:r>
            </w:ins>
            <w:ins w:id="2749" w:author="Administrator" w:date="2016-01-01T22:48:12Z">
              <w:r>
                <w:rPr>
                  <w:rFonts w:hint="eastAsia" w:ascii="宋体" w:hAnsi="宋体" w:cs="宋体"/>
                  <w:color w:val="000000"/>
                </w:rPr>
                <w:t>回合中，返回所有</w:t>
              </w:r>
            </w:ins>
            <w:ins w:id="2750"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5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752" w:author="Administrator" w:date="2016-01-01T22:48:12Z"/>
                <w:color w:val="000000"/>
              </w:rPr>
            </w:pPr>
            <w:ins w:id="2753" w:author="Administrator" w:date="2016-01-01T22:48:12Z">
              <w:r>
                <w:rPr>
                  <w:rFonts w:eastAsia="Times New Roman"/>
                  <w:color w:val="000000"/>
                </w:rPr>
                <w:t>NonUser.</w:t>
              </w:r>
            </w:ins>
            <w:ins w:id="2754" w:author="Administrator" w:date="2016-01-01T22:48:12Z">
              <w:r>
                <w:rPr>
                  <w:color w:val="000000"/>
                  <w:szCs w:val="20"/>
                </w:rPr>
                <w:t xml:space="preserve"> </w:t>
              </w:r>
            </w:ins>
            <w:ins w:id="2755" w:author="Administrator" w:date="2016-01-01T22:48:12Z">
              <w:r>
                <w:rPr>
                  <w:rFonts w:hint="eastAsia"/>
                  <w:color w:val="000000"/>
                </w:rPr>
                <w:t>getAllTruckInfo</w:t>
              </w:r>
            </w:ins>
            <w:ins w:id="2756"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57" w:author="Administrator" w:date="2016-01-01T22:48:12Z"/>
                <w:color w:val="000000"/>
              </w:rPr>
            </w:pPr>
            <w:ins w:id="275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59" w:author="Administrator" w:date="2016-01-01T22:48:12Z"/>
                <w:color w:val="000000"/>
              </w:rPr>
            </w:pPr>
            <w:ins w:id="2760" w:author="Administrator" w:date="2016-01-01T22:48:12Z">
              <w:r>
                <w:rPr>
                  <w:rFonts w:hint="eastAsia" w:eastAsia="Times New Roman"/>
                  <w:color w:val="000000"/>
                </w:rPr>
                <w:t>public ArrayList&lt;TruckInfoVO&gt; getAllTruckInfo</w:t>
              </w:r>
            </w:ins>
            <w:ins w:id="2761" w:author="Administrator" w:date="2016-01-01T22:48:12Z">
              <w:r>
                <w:rPr>
                  <w:rFonts w:hint="eastAsia"/>
                  <w:color w:val="000000"/>
                  <w:lang w:val="en-US" w:eastAsia="zh-CN"/>
                </w:rPr>
                <w:t>ByBusinessHall</w:t>
              </w:r>
            </w:ins>
            <w:ins w:id="2762" w:author="Administrator" w:date="2016-01-01T22:48:12Z">
              <w:r>
                <w:rPr>
                  <w:rFonts w:hint="eastAsia"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6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6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65" w:author="Administrator" w:date="2016-01-01T22:48:12Z"/>
                <w:color w:val="000000"/>
              </w:rPr>
            </w:pPr>
            <w:ins w:id="276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67" w:author="Administrator" w:date="2016-01-01T22:48:12Z"/>
                <w:color w:val="000000"/>
              </w:rPr>
            </w:pPr>
            <w:ins w:id="2768" w:author="Administrator" w:date="2016-01-01T22:48:12Z">
              <w:r>
                <w:rPr>
                  <w:rFonts w:hint="eastAsia" w:ascii="宋体" w:hAnsi="宋体" w:cs="宋体"/>
                  <w:color w:val="000000"/>
                </w:rPr>
                <w:t>启动一个得到</w:t>
              </w:r>
            </w:ins>
            <w:ins w:id="2769" w:author="Administrator" w:date="2016-01-01T22:48:12Z">
              <w:r>
                <w:rPr>
                  <w:rFonts w:hint="eastAsia" w:ascii="宋体" w:hAnsi="宋体" w:cs="宋体"/>
                  <w:color w:val="000000"/>
                  <w:lang w:eastAsia="zh-CN"/>
                </w:rPr>
                <w:t>营业厅所属</w:t>
              </w:r>
            </w:ins>
            <w:ins w:id="2770" w:author="Administrator" w:date="2016-01-01T22:48:12Z">
              <w:r>
                <w:rPr>
                  <w:rFonts w:hint="eastAsia"/>
                  <w:color w:val="000000"/>
                </w:rPr>
                <w:t>车辆信息</w:t>
              </w:r>
            </w:ins>
            <w:ins w:id="2771"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7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7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74" w:author="Administrator" w:date="2016-01-01T22:48:12Z"/>
                <w:color w:val="000000"/>
              </w:rPr>
            </w:pPr>
            <w:ins w:id="277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76" w:author="Administrator" w:date="2016-01-01T22:48:12Z"/>
                <w:color w:val="000000"/>
              </w:rPr>
            </w:pPr>
            <w:ins w:id="2777" w:author="Administrator" w:date="2016-01-01T22:48:12Z">
              <w:r>
                <w:rPr>
                  <w:rFonts w:hint="eastAsia" w:ascii="宋体" w:hAnsi="宋体" w:cs="宋体"/>
                  <w:color w:val="000000"/>
                </w:rPr>
                <w:t>在一个得到</w:t>
              </w:r>
            </w:ins>
            <w:ins w:id="2778" w:author="Administrator" w:date="2016-01-01T22:48:12Z">
              <w:r>
                <w:rPr>
                  <w:rFonts w:hint="eastAsia" w:ascii="宋体" w:hAnsi="宋体" w:cs="宋体"/>
                  <w:color w:val="000000"/>
                  <w:lang w:eastAsia="zh-CN"/>
                </w:rPr>
                <w:t>营业厅所属</w:t>
              </w:r>
            </w:ins>
            <w:ins w:id="2779" w:author="Administrator" w:date="2016-01-01T22:48:12Z">
              <w:r>
                <w:rPr>
                  <w:rFonts w:hint="eastAsia"/>
                  <w:color w:val="000000"/>
                </w:rPr>
                <w:t>车辆信息</w:t>
              </w:r>
            </w:ins>
            <w:ins w:id="2780" w:author="Administrator" w:date="2016-01-01T22:48:12Z">
              <w:r>
                <w:rPr>
                  <w:rFonts w:hint="eastAsia" w:cs="宋体"/>
                  <w:color w:val="000000"/>
                </w:rPr>
                <w:t>的</w:t>
              </w:r>
            </w:ins>
            <w:ins w:id="2781" w:author="Administrator" w:date="2016-01-01T22:48:12Z">
              <w:r>
                <w:rPr>
                  <w:rFonts w:hint="eastAsia" w:ascii="宋体" w:hAnsi="宋体" w:cs="宋体"/>
                  <w:color w:val="000000"/>
                </w:rPr>
                <w:t>回合中，返回所有</w:t>
              </w:r>
            </w:ins>
            <w:ins w:id="2782"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8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84" w:author="Administrator" w:date="2016-01-01T22:48:12Z"/>
                <w:color w:val="000000"/>
              </w:rPr>
            </w:pPr>
            <w:ins w:id="2785" w:author="Administrator" w:date="2016-01-01T22:48:12Z">
              <w:r>
                <w:rPr>
                  <w:rFonts w:eastAsia="Times New Roman"/>
                  <w:color w:val="000000"/>
                </w:rPr>
                <w:t>NonUser.</w:t>
              </w:r>
            </w:ins>
            <w:ins w:id="2786" w:author="Administrator" w:date="2016-01-01T22:48:12Z">
              <w:r>
                <w:rPr>
                  <w:color w:val="000000"/>
                  <w:szCs w:val="20"/>
                </w:rPr>
                <w:t xml:space="preserve"> </w:t>
              </w:r>
            </w:ins>
            <w:ins w:id="2787"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88" w:author="Administrator" w:date="2016-01-01T22:48:12Z"/>
                <w:color w:val="000000"/>
              </w:rPr>
            </w:pPr>
            <w:ins w:id="278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90" w:author="Administrator" w:date="2016-01-01T22:48:12Z"/>
                <w:color w:val="000000"/>
              </w:rPr>
            </w:pPr>
            <w:ins w:id="2791" w:author="Administrator" w:date="2016-01-01T22:48:12Z">
              <w:r>
                <w:rPr>
                  <w:rFonts w:hint="eastAsia" w:eastAsia="Times New Roman"/>
                  <w:color w:val="000000"/>
                </w:rPr>
                <w:t>public void addTruckInfo(TruckInfoVO truck);</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9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9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94" w:author="Administrator" w:date="2016-01-01T22:48:12Z"/>
                <w:color w:val="000000"/>
              </w:rPr>
            </w:pPr>
            <w:ins w:id="279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96" w:author="Administrator" w:date="2016-01-01T22:48:12Z"/>
                <w:color w:val="000000"/>
              </w:rPr>
            </w:pPr>
            <w:ins w:id="2797" w:author="Administrator" w:date="2016-01-01T22:48:12Z">
              <w:r>
                <w:rPr>
                  <w:rFonts w:hint="eastAsia" w:ascii="宋体" w:hAnsi="宋体" w:cs="宋体"/>
                  <w:color w:val="000000"/>
                </w:rPr>
                <w:t>启动一个增加车辆信息的回合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9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9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00" w:author="Administrator" w:date="2016-01-01T22:48:12Z"/>
                <w:color w:val="000000"/>
              </w:rPr>
            </w:pPr>
            <w:ins w:id="280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02" w:author="Administrator" w:date="2016-01-01T22:48:12Z"/>
                <w:color w:val="000000"/>
              </w:rPr>
            </w:pPr>
            <w:ins w:id="2803" w:author="Administrator" w:date="2016-01-01T22:48:12Z">
              <w:r>
                <w:rPr>
                  <w:rFonts w:hint="eastAsia" w:ascii="宋体" w:hAnsi="宋体" w:cs="宋体"/>
                  <w:color w:val="000000"/>
                </w:rPr>
                <w:t>在一个增加车辆信息</w:t>
              </w:r>
            </w:ins>
            <w:ins w:id="2804" w:author="Administrator" w:date="2016-01-01T22:48:12Z">
              <w:r>
                <w:rPr>
                  <w:rFonts w:hint="eastAsia" w:cs="宋体"/>
                  <w:color w:val="000000"/>
                </w:rPr>
                <w:t>的</w:t>
              </w:r>
            </w:ins>
            <w:ins w:id="2805" w:author="Administrator" w:date="2016-01-01T22:48:12Z">
              <w:r>
                <w:rPr>
                  <w:rFonts w:hint="eastAsia" w:ascii="宋体" w:hAnsi="宋体" w:cs="宋体"/>
                  <w:color w:val="000000"/>
                </w:rPr>
                <w:t>回合中，增加车辆信息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0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07" w:author="Administrator" w:date="2016-01-01T22:48:12Z"/>
                <w:color w:val="000000"/>
              </w:rPr>
            </w:pPr>
            <w:ins w:id="2808" w:author="Administrator" w:date="2016-01-01T22:48:12Z">
              <w:r>
                <w:rPr>
                  <w:rFonts w:eastAsia="Times New Roman"/>
                  <w:color w:val="000000"/>
                </w:rPr>
                <w:t>NonUser.</w:t>
              </w:r>
            </w:ins>
            <w:ins w:id="2809" w:author="Administrator" w:date="2016-01-01T22:48:12Z">
              <w:r>
                <w:rPr>
                  <w:color w:val="000000"/>
                  <w:szCs w:val="20"/>
                </w:rPr>
                <w:t xml:space="preserve"> </w:t>
              </w:r>
            </w:ins>
            <w:ins w:id="2810"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11" w:author="Administrator" w:date="2016-01-01T22:48:12Z"/>
                <w:color w:val="000000"/>
              </w:rPr>
            </w:pPr>
            <w:ins w:id="281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13" w:author="Administrator" w:date="2016-01-01T22:48:12Z"/>
                <w:color w:val="000000"/>
              </w:rPr>
            </w:pPr>
            <w:ins w:id="2814" w:author="Administrator" w:date="2016-01-01T22:48:12Z">
              <w:r>
                <w:rPr>
                  <w:rFonts w:hint="eastAsia"/>
                  <w:color w:val="000000"/>
                </w:rPr>
                <w:t>public void deleteTruckInfo(long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1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1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17" w:author="Administrator" w:date="2016-01-01T22:48:12Z"/>
                <w:color w:val="000000"/>
              </w:rPr>
            </w:pPr>
            <w:ins w:id="281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19" w:author="Administrator" w:date="2016-01-01T22:48:12Z"/>
                <w:color w:val="000000"/>
              </w:rPr>
            </w:pPr>
            <w:ins w:id="2820" w:author="Administrator" w:date="2016-01-01T22:48:12Z">
              <w:r>
                <w:rPr>
                  <w:rFonts w:hint="eastAsia" w:ascii="宋体" w:hAnsi="宋体" w:cs="宋体"/>
                  <w:color w:val="000000"/>
                </w:rPr>
                <w:t>启动一个得到所有</w:t>
              </w:r>
            </w:ins>
            <w:ins w:id="2821" w:author="Administrator" w:date="2016-01-01T22:48:12Z">
              <w:r>
                <w:rPr>
                  <w:rFonts w:hint="eastAsia"/>
                  <w:color w:val="000000"/>
                </w:rPr>
                <w:t>删除车辆</w:t>
              </w:r>
            </w:ins>
            <w:ins w:id="2822"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2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2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25" w:author="Administrator" w:date="2016-01-01T22:48:12Z"/>
                <w:color w:val="000000"/>
              </w:rPr>
            </w:pPr>
            <w:ins w:id="282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27" w:author="Administrator" w:date="2016-01-01T22:48:12Z"/>
                <w:color w:val="000000"/>
              </w:rPr>
            </w:pPr>
            <w:ins w:id="2828" w:author="Administrator" w:date="2016-01-01T22:48:12Z">
              <w:r>
                <w:rPr>
                  <w:rFonts w:hint="eastAsia" w:ascii="宋体" w:hAnsi="宋体" w:cs="宋体"/>
                  <w:color w:val="000000"/>
                </w:rPr>
                <w:t>在一个得到所有</w:t>
              </w:r>
            </w:ins>
            <w:ins w:id="2829" w:author="Administrator" w:date="2016-01-01T22:48:12Z">
              <w:r>
                <w:rPr>
                  <w:rFonts w:hint="eastAsia"/>
                  <w:color w:val="000000"/>
                </w:rPr>
                <w:t>删除车辆</w:t>
              </w:r>
            </w:ins>
            <w:ins w:id="2830" w:author="Administrator" w:date="2016-01-01T22:48:12Z">
              <w:r>
                <w:rPr>
                  <w:rFonts w:hint="eastAsia" w:ascii="宋体" w:hAnsi="宋体" w:cs="宋体"/>
                  <w:color w:val="000000"/>
                </w:rPr>
                <w:t>的回合中，删除车辆信息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3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32" w:author="Administrator" w:date="2016-01-01T22:48:12Z"/>
                <w:color w:val="000000"/>
              </w:rPr>
            </w:pPr>
            <w:ins w:id="2833" w:author="Administrator" w:date="2016-01-01T22:48:12Z">
              <w:r>
                <w:rPr>
                  <w:rFonts w:eastAsia="Times New Roman"/>
                  <w:color w:val="000000"/>
                </w:rPr>
                <w:t>NonUser.</w:t>
              </w:r>
            </w:ins>
            <w:ins w:id="2834" w:author="Administrator" w:date="2016-01-01T22:48:12Z">
              <w:r>
                <w:rPr>
                  <w:color w:val="000000"/>
                  <w:szCs w:val="20"/>
                </w:rPr>
                <w:t xml:space="preserve"> </w:t>
              </w:r>
            </w:ins>
            <w:ins w:id="2835"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36" w:author="Administrator" w:date="2016-01-01T22:48:12Z"/>
                <w:color w:val="000000"/>
              </w:rPr>
            </w:pPr>
            <w:ins w:id="283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38" w:author="Administrator" w:date="2016-01-01T22:48:12Z"/>
                <w:color w:val="000000"/>
              </w:rPr>
            </w:pPr>
            <w:ins w:id="2839" w:author="Administrator" w:date="2016-01-01T22:48:12Z">
              <w:r>
                <w:rPr>
                  <w:rFonts w:hint="eastAsia"/>
                  <w:color w:val="000000"/>
                </w:rPr>
                <w:t>public void changeTruckInfo(long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4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4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42" w:author="Administrator" w:date="2016-01-01T22:48:12Z"/>
                <w:color w:val="000000"/>
              </w:rPr>
            </w:pPr>
            <w:ins w:id="284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44" w:author="Administrator" w:date="2016-01-01T22:48:12Z"/>
                <w:color w:val="000000"/>
              </w:rPr>
            </w:pPr>
            <w:ins w:id="2845" w:author="Administrator" w:date="2016-01-01T22:48:12Z">
              <w:r>
                <w:rPr>
                  <w:rFonts w:hint="eastAsia" w:ascii="宋体" w:hAnsi="宋体" w:cs="宋体"/>
                  <w:color w:val="000000"/>
                </w:rPr>
                <w:t>启动一个修改车辆信息的回合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4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4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48" w:author="Administrator" w:date="2016-01-01T22:48:12Z"/>
                <w:color w:val="000000"/>
              </w:rPr>
            </w:pPr>
            <w:ins w:id="284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850" w:author="Administrator" w:date="2016-01-01T22:48:12Z"/>
                <w:rFonts w:ascii="Calibri" w:hAnsi="Calibri" w:cs="宋体"/>
                <w:color w:val="000000"/>
              </w:rPr>
            </w:pPr>
            <w:ins w:id="2851" w:author="Administrator" w:date="2016-01-01T22:48:12Z">
              <w:r>
                <w:rPr>
                  <w:rFonts w:hint="eastAsia" w:ascii="宋体" w:hAnsi="宋体" w:cs="宋体"/>
                  <w:color w:val="000000"/>
                </w:rPr>
                <w:t>在一个修改车辆信息的回合中，修改车辆信息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5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53" w:author="Administrator" w:date="2016-01-01T22:48:12Z"/>
                <w:color w:val="000000"/>
              </w:rPr>
            </w:pPr>
            <w:ins w:id="2854" w:author="Administrator" w:date="2016-01-01T22:48:12Z">
              <w:r>
                <w:rPr>
                  <w:rFonts w:eastAsia="Times New Roman"/>
                  <w:color w:val="000000"/>
                </w:rPr>
                <w:t>NonUser.</w:t>
              </w:r>
            </w:ins>
            <w:ins w:id="2855"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56" w:author="Administrator" w:date="2016-01-01T22:48:12Z"/>
                <w:color w:val="000000"/>
              </w:rPr>
            </w:pPr>
            <w:ins w:id="285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58" w:author="Administrator" w:date="2016-01-01T22:48:12Z"/>
                <w:color w:val="000000"/>
              </w:rPr>
            </w:pPr>
            <w:ins w:id="2859" w:author="Administrator" w:date="2016-01-01T22:48:12Z">
              <w:r>
                <w:rPr>
                  <w:rFonts w:hint="eastAsia"/>
                  <w:color w:val="000000"/>
                </w:rPr>
                <w:t>public DriverInfoVO getDriverInfo(long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6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6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62" w:author="Administrator" w:date="2016-01-01T22:48:12Z"/>
                <w:color w:val="000000"/>
              </w:rPr>
            </w:pPr>
            <w:ins w:id="286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64" w:author="Administrator" w:date="2016-01-01T22:48:12Z"/>
                <w:color w:val="000000"/>
              </w:rPr>
            </w:pPr>
            <w:ins w:id="2865" w:author="Administrator" w:date="2016-01-01T22:48:12Z">
              <w:r>
                <w:rPr>
                  <w:rFonts w:hint="eastAsia" w:ascii="宋体" w:hAnsi="宋体" w:cs="宋体"/>
                  <w:color w:val="000000"/>
                </w:rPr>
                <w:t>启动一个得到司机信息的回合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6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6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68" w:author="Administrator" w:date="2016-01-01T22:48:12Z"/>
                <w:color w:val="000000"/>
              </w:rPr>
            </w:pPr>
            <w:ins w:id="286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870" w:author="Administrator" w:date="2016-01-01T22:48:12Z"/>
                <w:rFonts w:ascii="Calibri" w:hAnsi="Calibri" w:cs="宋体"/>
                <w:color w:val="000000"/>
              </w:rPr>
            </w:pPr>
            <w:ins w:id="2871" w:author="Administrator" w:date="2016-01-01T22:48:12Z">
              <w:r>
                <w:rPr>
                  <w:rFonts w:hint="eastAsia" w:ascii="宋体" w:hAnsi="宋体" w:cs="宋体"/>
                  <w:color w:val="000000"/>
                </w:rPr>
                <w:t>在一个得到司机信息的回合中，返回司机信息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7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73" w:author="Administrator" w:date="2016-01-01T22:48:12Z"/>
                <w:color w:val="000000"/>
              </w:rPr>
            </w:pPr>
            <w:ins w:id="2874" w:author="Administrator" w:date="2016-01-01T22:48:12Z">
              <w:r>
                <w:rPr>
                  <w:rFonts w:eastAsia="Times New Roman"/>
                  <w:color w:val="000000"/>
                </w:rPr>
                <w:t>NonUser.</w:t>
              </w:r>
            </w:ins>
            <w:ins w:id="2875" w:author="Administrator" w:date="2016-01-01T22:48:12Z">
              <w:r>
                <w:rPr>
                  <w:rFonts w:hint="eastAsia"/>
                  <w:color w:val="000000"/>
                </w:rPr>
                <w:t>getDriverInfo</w:t>
              </w:r>
            </w:ins>
            <w:ins w:id="2876"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77" w:author="Administrator" w:date="2016-01-01T22:48:12Z"/>
                <w:color w:val="000000"/>
              </w:rPr>
            </w:pPr>
            <w:ins w:id="287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79" w:author="Administrator" w:date="2016-01-01T22:48:12Z"/>
                <w:color w:val="000000"/>
              </w:rPr>
            </w:pPr>
            <w:ins w:id="2880" w:author="Administrator" w:date="2016-01-01T22:48:12Z">
              <w:r>
                <w:rPr>
                  <w:rFonts w:hint="eastAsia"/>
                  <w:color w:val="000000"/>
                </w:rPr>
                <w:t>public DriverInfoVO getDriverInfo</w:t>
              </w:r>
            </w:ins>
            <w:ins w:id="2881" w:author="Administrator" w:date="2016-01-01T22:48:12Z">
              <w:r>
                <w:rPr>
                  <w:rFonts w:hint="eastAsia"/>
                  <w:color w:val="000000"/>
                  <w:lang w:val="en-US" w:eastAsia="zh-CN"/>
                </w:rPr>
                <w:t>ByBusinessHall</w:t>
              </w:r>
            </w:ins>
            <w:ins w:id="2882" w:author="Administrator" w:date="2016-01-01T22:48:12Z">
              <w:r>
                <w:rPr>
                  <w:rFonts w:hint="eastAsia"/>
                  <w:color w:val="000000"/>
                </w:rPr>
                <w:t>(long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8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8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85" w:author="Administrator" w:date="2016-01-01T22:48:12Z"/>
                <w:color w:val="000000"/>
              </w:rPr>
            </w:pPr>
            <w:ins w:id="288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87" w:author="Administrator" w:date="2016-01-01T22:48:12Z"/>
                <w:color w:val="000000"/>
              </w:rPr>
            </w:pPr>
            <w:ins w:id="2888" w:author="Administrator" w:date="2016-01-01T22:48:12Z">
              <w:r>
                <w:rPr>
                  <w:rFonts w:hint="eastAsia" w:ascii="宋体" w:hAnsi="宋体" w:cs="宋体"/>
                  <w:color w:val="000000"/>
                </w:rPr>
                <w:t>启动一个得到</w:t>
              </w:r>
            </w:ins>
            <w:ins w:id="2889" w:author="Administrator" w:date="2016-01-01T22:48:12Z">
              <w:r>
                <w:rPr>
                  <w:rFonts w:hint="eastAsia" w:ascii="宋体" w:hAnsi="宋体" w:cs="宋体"/>
                  <w:color w:val="000000"/>
                  <w:lang w:eastAsia="zh-CN"/>
                </w:rPr>
                <w:t>营业厅所属</w:t>
              </w:r>
            </w:ins>
            <w:ins w:id="2890" w:author="Administrator" w:date="2016-01-01T22:48:12Z">
              <w:r>
                <w:rPr>
                  <w:rFonts w:hint="eastAsia" w:ascii="宋体" w:hAnsi="宋体" w:cs="宋体"/>
                  <w:color w:val="000000"/>
                </w:rPr>
                <w:t>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9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9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93" w:author="Administrator" w:date="2016-01-01T22:48:12Z"/>
                <w:color w:val="000000"/>
              </w:rPr>
            </w:pPr>
            <w:ins w:id="289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895" w:author="Administrator" w:date="2016-01-01T22:48:12Z"/>
                <w:rFonts w:ascii="Calibri" w:hAnsi="Calibri" w:cs="宋体"/>
                <w:color w:val="000000"/>
              </w:rPr>
            </w:pPr>
            <w:ins w:id="2896" w:author="Administrator" w:date="2016-01-01T22:48:12Z">
              <w:r>
                <w:rPr>
                  <w:rFonts w:hint="eastAsia" w:ascii="宋体" w:hAnsi="宋体" w:cs="宋体"/>
                  <w:color w:val="000000"/>
                </w:rPr>
                <w:t>在一个得到</w:t>
              </w:r>
            </w:ins>
            <w:ins w:id="2897" w:author="Administrator" w:date="2016-01-01T22:48:12Z">
              <w:r>
                <w:rPr>
                  <w:rFonts w:hint="eastAsia" w:ascii="宋体" w:hAnsi="宋体" w:cs="宋体"/>
                  <w:color w:val="000000"/>
                  <w:lang w:eastAsia="zh-CN"/>
                </w:rPr>
                <w:t>营业厅所属</w:t>
              </w:r>
            </w:ins>
            <w:ins w:id="2898" w:author="Administrator" w:date="2016-01-01T22:48:12Z">
              <w:r>
                <w:rPr>
                  <w:rFonts w:hint="eastAsia" w:ascii="宋体" w:hAnsi="宋体" w:cs="宋体"/>
                  <w:color w:val="000000"/>
                </w:rPr>
                <w:t>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89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00" w:author="Administrator" w:date="2016-01-01T22:48:12Z"/>
                <w:color w:val="000000"/>
              </w:rPr>
            </w:pPr>
            <w:ins w:id="2901" w:author="Administrator" w:date="2016-01-01T22:48:12Z">
              <w:r>
                <w:rPr>
                  <w:rFonts w:eastAsia="Times New Roman"/>
                  <w:color w:val="000000"/>
                </w:rPr>
                <w:t>NonUser.</w:t>
              </w:r>
            </w:ins>
            <w:ins w:id="2902" w:author="Administrator" w:date="2016-01-01T22:48:12Z">
              <w:r>
                <w:rPr>
                  <w:color w:val="000000"/>
                  <w:szCs w:val="20"/>
                </w:rPr>
                <w:t xml:space="preserve"> </w:t>
              </w:r>
            </w:ins>
            <w:ins w:id="2903"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04" w:author="Administrator" w:date="2016-01-01T22:48:12Z"/>
                <w:color w:val="000000"/>
              </w:rPr>
            </w:pPr>
            <w:ins w:id="290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06" w:author="Administrator" w:date="2016-01-01T22:48:12Z"/>
                <w:color w:val="000000"/>
              </w:rPr>
            </w:pPr>
            <w:ins w:id="2907" w:author="Administrator" w:date="2016-01-01T22:48:12Z">
              <w:r>
                <w:rPr>
                  <w:rFonts w:hint="eastAsia"/>
                  <w:color w:val="000000"/>
                </w:rPr>
                <w:t>public ArrayList&lt;DriverInfoVO&gt; getAllDriverInfo();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0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0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10" w:author="Administrator" w:date="2016-01-01T22:48:12Z"/>
                <w:color w:val="000000"/>
              </w:rPr>
            </w:pPr>
            <w:ins w:id="291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12" w:author="Administrator" w:date="2016-01-01T22:48:12Z"/>
                <w:color w:val="000000"/>
              </w:rPr>
            </w:pPr>
            <w:ins w:id="2913" w:author="Administrator" w:date="2016-01-01T22:48:12Z">
              <w:r>
                <w:rPr>
                  <w:rFonts w:hint="eastAsia" w:ascii="宋体" w:hAnsi="宋体" w:cs="宋体"/>
                  <w:color w:val="000000"/>
                </w:rPr>
                <w:t>启动一个插入</w:t>
              </w:r>
            </w:ins>
            <w:ins w:id="2914" w:author="Administrator" w:date="2016-01-01T22:48:12Z">
              <w:r>
                <w:rPr>
                  <w:rFonts w:hint="eastAsia"/>
                  <w:color w:val="000000"/>
                </w:rPr>
                <w:t>得到所有司机信息</w:t>
              </w:r>
            </w:ins>
            <w:ins w:id="2915"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1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1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18" w:author="Administrator" w:date="2016-01-01T22:48:12Z"/>
                <w:color w:val="000000"/>
              </w:rPr>
            </w:pPr>
            <w:ins w:id="291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20" w:author="Administrator" w:date="2016-01-01T22:48:12Z"/>
                <w:color w:val="000000"/>
              </w:rPr>
            </w:pPr>
            <w:ins w:id="2921" w:author="Administrator" w:date="2016-01-01T22:48:12Z">
              <w:r>
                <w:rPr>
                  <w:rFonts w:hint="eastAsia" w:ascii="宋体" w:hAnsi="宋体" w:cs="宋体"/>
                  <w:color w:val="000000"/>
                </w:rPr>
                <w:t>在一个</w:t>
              </w:r>
            </w:ins>
            <w:ins w:id="2922" w:author="Administrator" w:date="2016-01-01T22:48:12Z">
              <w:r>
                <w:rPr>
                  <w:rFonts w:hint="eastAsia"/>
                  <w:color w:val="000000"/>
                </w:rPr>
                <w:t>得到所有司机信息</w:t>
              </w:r>
            </w:ins>
            <w:ins w:id="2923" w:author="Administrator" w:date="2016-01-01T22:48:12Z">
              <w:r>
                <w:rPr>
                  <w:rFonts w:hint="eastAsia" w:ascii="宋体" w:hAnsi="宋体" w:cs="宋体"/>
                  <w:color w:val="000000"/>
                </w:rPr>
                <w:t>的回合中，</w:t>
              </w:r>
            </w:ins>
            <w:ins w:id="2924" w:author="Administrator" w:date="2016-01-01T22:48:12Z">
              <w:r>
                <w:rPr>
                  <w:rFonts w:hint="eastAsia"/>
                  <w:color w:val="000000"/>
                </w:rPr>
                <w:t>得到所有司机信息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2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26" w:author="Administrator" w:date="2016-01-01T22:48:12Z"/>
                <w:color w:val="000000"/>
              </w:rPr>
            </w:pPr>
            <w:ins w:id="2927" w:author="Administrator" w:date="2016-01-01T22:48:12Z">
              <w:r>
                <w:rPr>
                  <w:rFonts w:eastAsia="Times New Roman"/>
                  <w:color w:val="000000"/>
                </w:rPr>
                <w:t>NonUser.</w:t>
              </w:r>
            </w:ins>
            <w:ins w:id="2928"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29" w:author="Administrator" w:date="2016-01-01T22:48:12Z"/>
                <w:color w:val="000000"/>
              </w:rPr>
            </w:pPr>
            <w:ins w:id="293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31" w:author="Administrator" w:date="2016-01-01T22:48:12Z"/>
                <w:color w:val="000000"/>
              </w:rPr>
            </w:pPr>
            <w:ins w:id="2932" w:author="Administrator" w:date="2016-01-01T22:48:12Z">
              <w:r>
                <w:rPr>
                  <w:rFonts w:hint="eastAsia"/>
                  <w:color w:val="000000"/>
                </w:rPr>
                <w:t>public void addDriverInfo(DriverInfoVO driver);</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3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3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35" w:author="Administrator" w:date="2016-01-01T22:48:12Z"/>
                <w:color w:val="000000"/>
              </w:rPr>
            </w:pPr>
            <w:ins w:id="293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37" w:author="Administrator" w:date="2016-01-01T22:48:12Z"/>
                <w:color w:val="000000"/>
              </w:rPr>
            </w:pPr>
            <w:ins w:id="2938" w:author="Administrator" w:date="2016-01-01T22:48:12Z">
              <w:r>
                <w:rPr>
                  <w:rFonts w:hint="eastAsia" w:ascii="宋体" w:hAnsi="宋体" w:cs="宋体"/>
                  <w:color w:val="000000"/>
                </w:rPr>
                <w:t>启动一个增加司机的回合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3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4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41" w:author="Administrator" w:date="2016-01-01T22:48:12Z"/>
                <w:color w:val="000000"/>
              </w:rPr>
            </w:pPr>
            <w:ins w:id="294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43" w:author="Administrator" w:date="2016-01-01T22:48:12Z"/>
                <w:color w:val="000000"/>
              </w:rPr>
            </w:pPr>
            <w:ins w:id="2944" w:author="Administrator" w:date="2016-01-01T22:48:12Z">
              <w:r>
                <w:rPr>
                  <w:rFonts w:hint="eastAsia" w:ascii="宋体" w:hAnsi="宋体" w:cs="宋体"/>
                  <w:color w:val="000000"/>
                </w:rPr>
                <w:t>在一个增加司机的回合中增加一个司机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4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46" w:author="Administrator" w:date="2016-01-01T22:48:12Z"/>
                <w:color w:val="000000"/>
              </w:rPr>
            </w:pPr>
            <w:ins w:id="2947" w:author="Administrator" w:date="2016-01-01T22:48:12Z">
              <w:r>
                <w:rPr>
                  <w:rFonts w:eastAsia="Times New Roman"/>
                  <w:color w:val="000000"/>
                </w:rPr>
                <w:t>NonUser.</w:t>
              </w:r>
            </w:ins>
            <w:ins w:id="2948" w:author="Administrator" w:date="2016-01-01T22:48:12Z">
              <w:r>
                <w:rPr>
                  <w:color w:val="000000"/>
                </w:rPr>
                <w:t xml:space="preserve"> </w:t>
              </w:r>
            </w:ins>
            <w:ins w:id="2949"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50" w:author="Administrator" w:date="2016-01-01T22:48:12Z"/>
                <w:color w:val="000000"/>
              </w:rPr>
            </w:pPr>
            <w:ins w:id="295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52" w:author="Administrator" w:date="2016-01-01T22:48:12Z"/>
                <w:color w:val="000000"/>
              </w:rPr>
            </w:pPr>
            <w:ins w:id="2953" w:author="Administrator" w:date="2016-01-01T22:48:12Z">
              <w:r>
                <w:rPr>
                  <w:rFonts w:hint="eastAsia"/>
                  <w:color w:val="000000"/>
                </w:rPr>
                <w:t>public void deleteDriverInfo(long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5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5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56" w:author="Administrator" w:date="2016-01-01T22:48:12Z"/>
                <w:color w:val="000000"/>
              </w:rPr>
            </w:pPr>
            <w:ins w:id="295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58" w:author="Administrator" w:date="2016-01-01T22:48:12Z"/>
                <w:color w:val="000000"/>
              </w:rPr>
            </w:pPr>
            <w:ins w:id="2959" w:author="Administrator" w:date="2016-01-01T22:48:12Z">
              <w:r>
                <w:rPr>
                  <w:rFonts w:hint="eastAsia" w:ascii="宋体" w:hAnsi="宋体" w:cs="宋体"/>
                  <w:color w:val="000000"/>
                </w:rPr>
                <w:t>启动一个删除司机的回合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6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62" w:author="Administrator" w:date="2016-01-01T22:48:12Z"/>
                <w:color w:val="000000"/>
              </w:rPr>
            </w:pPr>
            <w:ins w:id="296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64" w:author="Administrator" w:date="2016-01-01T22:48:12Z"/>
                <w:color w:val="000000"/>
              </w:rPr>
            </w:pPr>
            <w:ins w:id="2965" w:author="Administrator" w:date="2016-01-01T22:48:12Z">
              <w:r>
                <w:rPr>
                  <w:rFonts w:hint="eastAsia" w:ascii="宋体" w:hAnsi="宋体" w:cs="宋体"/>
                  <w:color w:val="000000"/>
                </w:rPr>
                <w:t>在一个删除司机的回合中，删除一个司机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6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7" w:author="Administrator" w:date="2016-01-01T22:48:12Z"/>
                <w:color w:val="000000"/>
              </w:rPr>
            </w:pPr>
            <w:ins w:id="2968" w:author="Administrator" w:date="2016-01-01T22:48:12Z">
              <w:r>
                <w:rPr>
                  <w:rFonts w:eastAsia="Times New Roman"/>
                  <w:color w:val="000000"/>
                </w:rPr>
                <w:t>NonUser.</w:t>
              </w:r>
            </w:ins>
            <w:ins w:id="2969" w:author="Administrator" w:date="2016-01-01T22:48:12Z">
              <w:r>
                <w:rPr>
                  <w:color w:val="000000"/>
                  <w:szCs w:val="20"/>
                </w:rPr>
                <w:t xml:space="preserve"> </w:t>
              </w:r>
            </w:ins>
            <w:ins w:id="2970"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71" w:author="Administrator" w:date="2016-01-01T22:48:12Z"/>
                <w:color w:val="000000"/>
              </w:rPr>
            </w:pPr>
            <w:ins w:id="297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73" w:author="Administrator" w:date="2016-01-01T22:48:12Z"/>
                <w:color w:val="000000"/>
              </w:rPr>
            </w:pPr>
            <w:ins w:id="2974" w:author="Administrator" w:date="2016-01-01T22:48:12Z">
              <w:r>
                <w:rPr>
                  <w:rFonts w:hint="eastAsia"/>
                  <w:color w:val="000000"/>
                </w:rPr>
                <w:t>public void changeDriverInfo(long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7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7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77" w:author="Administrator" w:date="2016-01-01T22:48:12Z"/>
                <w:color w:val="000000"/>
              </w:rPr>
            </w:pPr>
            <w:ins w:id="297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79" w:author="Administrator" w:date="2016-01-01T22:48:12Z"/>
                <w:color w:val="000000"/>
              </w:rPr>
            </w:pPr>
            <w:ins w:id="2980" w:author="Administrator" w:date="2016-01-01T22:48:12Z">
              <w:r>
                <w:rPr>
                  <w:rFonts w:hint="eastAsia" w:ascii="宋体" w:hAnsi="宋体" w:cs="宋体"/>
                  <w:color w:val="000000"/>
                </w:rPr>
                <w:t>启动一个修改司机信息的回合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8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8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83" w:author="Administrator" w:date="2016-01-01T22:48:12Z"/>
                <w:color w:val="000000"/>
              </w:rPr>
            </w:pPr>
            <w:ins w:id="298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85" w:author="Administrator" w:date="2016-01-01T22:48:12Z"/>
                <w:color w:val="000000"/>
              </w:rPr>
            </w:pPr>
            <w:ins w:id="2986" w:author="Administrator" w:date="2016-01-01T22:48:12Z">
              <w:r>
                <w:rPr>
                  <w:rFonts w:hint="eastAsia" w:ascii="宋体" w:hAnsi="宋体" w:cs="宋体"/>
                  <w:color w:val="000000"/>
                </w:rPr>
                <w:t>在一个修改司机信息的回合中，修改司机信息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8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88" w:author="Administrator" w:date="2016-01-01T22:48:12Z"/>
                <w:color w:val="000000"/>
              </w:rPr>
            </w:pPr>
            <w:ins w:id="2989" w:author="Administrator" w:date="2016-01-01T22:48:12Z">
              <w:r>
                <w:rPr>
                  <w:rFonts w:eastAsia="Times New Roman"/>
                  <w:color w:val="000000"/>
                </w:rPr>
                <w:t>NonUser.</w:t>
              </w:r>
            </w:ins>
            <w:ins w:id="2990" w:author="Administrator" w:date="2016-01-01T22:48:12Z">
              <w:r>
                <w:rPr>
                  <w:color w:val="000000"/>
                  <w:szCs w:val="20"/>
                </w:rPr>
                <w:t xml:space="preserve"> </w:t>
              </w:r>
            </w:ins>
            <w:ins w:id="2991"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92" w:author="Administrator" w:date="2016-01-01T22:48:12Z"/>
                <w:color w:val="000000"/>
              </w:rPr>
            </w:pPr>
            <w:ins w:id="299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94" w:author="Administrator" w:date="2016-01-01T22:48:12Z"/>
                <w:color w:val="000000"/>
              </w:rPr>
            </w:pPr>
            <w:ins w:id="2995" w:author="Administrator" w:date="2016-01-01T22:48:12Z">
              <w:r>
                <w:rPr>
                  <w:rFonts w:hint="eastAsia"/>
                  <w:color w:val="000000"/>
                </w:rPr>
                <w:t>public BussinessHallVO getBussinessHallInfo(long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9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9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98" w:author="Administrator" w:date="2016-01-01T22:48:12Z"/>
                <w:color w:val="000000"/>
              </w:rPr>
            </w:pPr>
            <w:ins w:id="299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00" w:author="Administrator" w:date="2016-01-01T22:48:12Z"/>
                <w:color w:val="000000"/>
              </w:rPr>
            </w:pPr>
            <w:ins w:id="3001" w:author="Administrator" w:date="2016-01-01T22:48:12Z">
              <w:r>
                <w:rPr>
                  <w:rFonts w:hint="eastAsia" w:ascii="宋体" w:hAnsi="宋体" w:cs="宋体"/>
                  <w:color w:val="000000"/>
                </w:rPr>
                <w:t>启动一个得到营业厅信息的回合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0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0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04" w:author="Administrator" w:date="2016-01-01T22:48:12Z"/>
                <w:color w:val="000000"/>
              </w:rPr>
            </w:pPr>
            <w:ins w:id="300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06" w:author="Administrator" w:date="2016-01-01T22:48:12Z"/>
                <w:color w:val="000000"/>
              </w:rPr>
            </w:pPr>
            <w:ins w:id="3007" w:author="Administrator" w:date="2016-01-01T22:48:12Z">
              <w:r>
                <w:rPr>
                  <w:rFonts w:hint="eastAsia" w:ascii="宋体" w:hAnsi="宋体" w:cs="宋体"/>
                  <w:color w:val="000000"/>
                </w:rPr>
                <w:t>在一个得到营业厅信息的回合中，得到营业厅信息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0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09" w:author="Administrator" w:date="2016-01-01T22:48:12Z"/>
                <w:color w:val="000000"/>
              </w:rPr>
            </w:pPr>
            <w:ins w:id="3010" w:author="Administrator" w:date="2016-01-01T22:48:12Z">
              <w:r>
                <w:rPr>
                  <w:rFonts w:eastAsia="Times New Roman"/>
                  <w:color w:val="000000"/>
                </w:rPr>
                <w:t>NonUser.</w:t>
              </w:r>
            </w:ins>
            <w:ins w:id="3011" w:author="Administrator" w:date="2016-01-01T22:48:12Z">
              <w:r>
                <w:rPr>
                  <w:color w:val="000000"/>
                  <w:szCs w:val="20"/>
                </w:rPr>
                <w:t xml:space="preserve"> </w:t>
              </w:r>
            </w:ins>
            <w:ins w:id="3012" w:author="Administrator" w:date="2016-01-01T22:48:12Z">
              <w:r>
                <w:rPr>
                  <w:rFonts w:hint="eastAsia"/>
                  <w:color w:val="000000"/>
                </w:rPr>
                <w:t>getBussinessHallInfo</w:t>
              </w:r>
            </w:ins>
            <w:ins w:id="3013"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14" w:author="Administrator" w:date="2016-01-01T22:48:12Z"/>
                <w:color w:val="000000"/>
              </w:rPr>
            </w:pPr>
            <w:ins w:id="301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16" w:author="Administrator" w:date="2016-01-01T22:48:12Z"/>
                <w:color w:val="000000"/>
              </w:rPr>
            </w:pPr>
            <w:ins w:id="3017" w:author="Administrator" w:date="2016-01-01T22:48:12Z">
              <w:r>
                <w:rPr>
                  <w:rFonts w:hint="eastAsia"/>
                  <w:color w:val="000000"/>
                </w:rPr>
                <w:t>public BussinessHallVO getBussinessHallInfo</w:t>
              </w:r>
            </w:ins>
            <w:ins w:id="3018" w:author="Administrator" w:date="2016-01-01T22:48:12Z">
              <w:r>
                <w:rPr>
                  <w:rFonts w:hint="eastAsia"/>
                  <w:color w:val="000000"/>
                  <w:lang w:val="en-US" w:eastAsia="zh-CN"/>
                </w:rPr>
                <w:t>ByCity</w:t>
              </w:r>
            </w:ins>
            <w:ins w:id="3019" w:author="Administrator" w:date="2016-01-01T22:48:12Z">
              <w:r>
                <w:rPr>
                  <w:rFonts w:hint="eastAsia"/>
                  <w:color w:val="000000"/>
                </w:rPr>
                <w:t>(long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2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2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22" w:author="Administrator" w:date="2016-01-01T22:48:12Z"/>
                <w:color w:val="000000"/>
              </w:rPr>
            </w:pPr>
            <w:ins w:id="302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24" w:author="Administrator" w:date="2016-01-01T22:48:12Z"/>
                <w:color w:val="000000"/>
              </w:rPr>
            </w:pPr>
            <w:ins w:id="3025" w:author="Administrator" w:date="2016-01-01T22:48:12Z">
              <w:r>
                <w:rPr>
                  <w:rFonts w:hint="eastAsia" w:ascii="宋体" w:hAnsi="宋体" w:cs="宋体"/>
                  <w:color w:val="000000"/>
                </w:rPr>
                <w:t>启动一个得到</w:t>
              </w:r>
            </w:ins>
            <w:ins w:id="3026" w:author="Administrator" w:date="2016-01-01T22:48:12Z">
              <w:r>
                <w:rPr>
                  <w:rFonts w:hint="eastAsia" w:ascii="宋体" w:hAnsi="宋体" w:cs="宋体"/>
                  <w:color w:val="000000"/>
                  <w:lang w:eastAsia="zh-CN"/>
                </w:rPr>
                <w:t>城市</w:t>
              </w:r>
            </w:ins>
            <w:ins w:id="3027" w:author="Administrator" w:date="2016-01-01T22:48:12Z">
              <w:r>
                <w:rPr>
                  <w:rFonts w:hint="eastAsia" w:ascii="宋体" w:hAnsi="宋体" w:cs="宋体"/>
                  <w:color w:val="000000"/>
                </w:rPr>
                <w:t>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2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2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30" w:author="Administrator" w:date="2016-01-01T22:48:12Z"/>
                <w:color w:val="000000"/>
              </w:rPr>
            </w:pPr>
            <w:ins w:id="303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32" w:author="Administrator" w:date="2016-01-01T22:48:12Z"/>
                <w:color w:val="000000"/>
              </w:rPr>
            </w:pPr>
            <w:ins w:id="3033" w:author="Administrator" w:date="2016-01-01T22:48:12Z">
              <w:r>
                <w:rPr>
                  <w:rFonts w:hint="eastAsia" w:ascii="宋体" w:hAnsi="宋体" w:cs="宋体"/>
                  <w:color w:val="000000"/>
                </w:rPr>
                <w:t>在一个得到</w:t>
              </w:r>
            </w:ins>
            <w:ins w:id="3034" w:author="Administrator" w:date="2016-01-01T22:48:12Z">
              <w:r>
                <w:rPr>
                  <w:rFonts w:hint="eastAsia" w:ascii="宋体" w:hAnsi="宋体" w:cs="宋体"/>
                  <w:color w:val="000000"/>
                  <w:lang w:eastAsia="zh-CN"/>
                </w:rPr>
                <w:t>城市</w:t>
              </w:r>
            </w:ins>
            <w:ins w:id="3035" w:author="Administrator" w:date="2016-01-01T22:48:12Z">
              <w:r>
                <w:rPr>
                  <w:rFonts w:hint="eastAsia" w:ascii="宋体" w:hAnsi="宋体" w:cs="宋体"/>
                  <w:color w:val="000000"/>
                </w:rPr>
                <w:t>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3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37" w:author="Administrator" w:date="2016-01-01T22:48:12Z"/>
                <w:color w:val="000000"/>
              </w:rPr>
            </w:pPr>
            <w:ins w:id="3038" w:author="Administrator" w:date="2016-01-01T22:48:12Z">
              <w:r>
                <w:rPr>
                  <w:rFonts w:eastAsia="Times New Roman"/>
                  <w:color w:val="000000"/>
                </w:rPr>
                <w:t>NonUser.</w:t>
              </w:r>
            </w:ins>
            <w:ins w:id="3039" w:author="Administrator" w:date="2016-01-01T22:48:12Z">
              <w:r>
                <w:rPr>
                  <w:color w:val="000000"/>
                  <w:szCs w:val="20"/>
                </w:rPr>
                <w:t xml:space="preserve"> </w:t>
              </w:r>
            </w:ins>
            <w:ins w:id="3040"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41" w:author="Administrator" w:date="2016-01-01T22:48:12Z"/>
                <w:color w:val="000000"/>
              </w:rPr>
            </w:pPr>
            <w:ins w:id="304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43" w:author="Administrator" w:date="2016-01-01T22:48:12Z"/>
                <w:color w:val="000000"/>
              </w:rPr>
            </w:pPr>
            <w:ins w:id="3044" w:author="Administrator" w:date="2016-01-01T22:48:12Z">
              <w:r>
                <w:rPr>
                  <w:rFonts w:hint="eastAsia"/>
                  <w:color w:val="000000"/>
                </w:rPr>
                <w:t>public ArrayList&lt;BussinessHallVO&gt; getAllBussinessHallInfo();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4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4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47" w:author="Administrator" w:date="2016-01-01T22:48:12Z"/>
                <w:color w:val="000000"/>
              </w:rPr>
            </w:pPr>
            <w:ins w:id="304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49" w:author="Administrator" w:date="2016-01-01T22:48:12Z"/>
                <w:color w:val="000000"/>
              </w:rPr>
            </w:pPr>
            <w:ins w:id="3050" w:author="Administrator" w:date="2016-01-01T22:48:12Z">
              <w:r>
                <w:rPr>
                  <w:rFonts w:hint="eastAsia" w:ascii="宋体" w:hAnsi="宋体" w:cs="宋体"/>
                  <w:color w:val="000000"/>
                </w:rPr>
                <w:t>启动一个得到所有营业厅信息的回合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5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53" w:author="Administrator" w:date="2016-01-01T22:48:12Z"/>
                <w:color w:val="000000"/>
              </w:rPr>
            </w:pPr>
            <w:ins w:id="305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55" w:author="Administrator" w:date="2016-01-01T22:48:12Z"/>
                <w:color w:val="000000"/>
              </w:rPr>
            </w:pPr>
            <w:ins w:id="3056" w:author="Administrator" w:date="2016-01-01T22:48:12Z">
              <w:r>
                <w:rPr>
                  <w:rFonts w:hint="eastAsia" w:ascii="宋体" w:hAnsi="宋体" w:cs="宋体"/>
                  <w:color w:val="000000"/>
                </w:rPr>
                <w:t>在一个得到所有营业厅信息的回合中，得到所有营业厅信息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58" w:author="Administrator" w:date="2016-01-01T22:48:12Z"/>
                <w:color w:val="000000"/>
              </w:rPr>
            </w:pPr>
            <w:ins w:id="3059" w:author="Administrator" w:date="2016-01-01T22:48:12Z">
              <w:r>
                <w:rPr>
                  <w:rFonts w:eastAsia="Times New Roman"/>
                  <w:color w:val="000000"/>
                </w:rPr>
                <w:t>NonUser.</w:t>
              </w:r>
            </w:ins>
            <w:ins w:id="3060" w:author="Administrator" w:date="2016-01-01T22:48:12Z">
              <w:r>
                <w:rPr>
                  <w:color w:val="000000"/>
                  <w:szCs w:val="20"/>
                </w:rPr>
                <w:t xml:space="preserve"> </w:t>
              </w:r>
            </w:ins>
            <w:ins w:id="3061"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62" w:author="Administrator" w:date="2016-01-01T22:48:12Z"/>
                <w:color w:val="000000"/>
              </w:rPr>
            </w:pPr>
            <w:ins w:id="306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64" w:author="Administrator" w:date="2016-01-01T22:48:12Z"/>
                <w:color w:val="000000"/>
              </w:rPr>
            </w:pPr>
            <w:ins w:id="3065" w:author="Administrator" w:date="2016-01-01T22:48:12Z">
              <w:r>
                <w:rPr>
                  <w:rFonts w:hint="eastAsia"/>
                  <w:color w:val="000000"/>
                </w:rPr>
                <w:t>public void addBussinessHallInfo(BussinessHallVO bussinessHall);</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6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6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68" w:author="Administrator" w:date="2016-01-01T22:48:12Z"/>
                <w:color w:val="000000"/>
              </w:rPr>
            </w:pPr>
            <w:ins w:id="306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70" w:author="Administrator" w:date="2016-01-01T22:48:12Z"/>
                <w:color w:val="000000"/>
              </w:rPr>
            </w:pPr>
            <w:ins w:id="3071" w:author="Administrator" w:date="2016-01-01T22:48:12Z">
              <w:r>
                <w:rPr>
                  <w:rFonts w:hint="eastAsia" w:ascii="宋体" w:hAnsi="宋体" w:cs="宋体"/>
                  <w:color w:val="000000"/>
                </w:rPr>
                <w:t>启动一个增加营业厅的回合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7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7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74" w:author="Administrator" w:date="2016-01-01T22:48:12Z"/>
                <w:color w:val="000000"/>
              </w:rPr>
            </w:pPr>
            <w:ins w:id="307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76" w:author="Administrator" w:date="2016-01-01T22:48:12Z"/>
                <w:color w:val="000000"/>
              </w:rPr>
            </w:pPr>
            <w:ins w:id="3077" w:author="Administrator" w:date="2016-01-01T22:48:12Z">
              <w:r>
                <w:rPr>
                  <w:rFonts w:hint="eastAsia" w:ascii="宋体" w:hAnsi="宋体" w:cs="宋体"/>
                  <w:color w:val="000000"/>
                </w:rPr>
                <w:t>在一个增加营业厅的回合中，增加一个营业厅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7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79" w:author="Administrator" w:date="2016-01-01T22:48:12Z"/>
                <w:color w:val="000000"/>
              </w:rPr>
            </w:pPr>
            <w:ins w:id="3080" w:author="Administrator" w:date="2016-01-01T22:48:12Z">
              <w:r>
                <w:rPr>
                  <w:rFonts w:eastAsia="Times New Roman"/>
                  <w:color w:val="000000"/>
                </w:rPr>
                <w:t>NonUser.</w:t>
              </w:r>
            </w:ins>
            <w:ins w:id="3081"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82" w:author="Administrator" w:date="2016-01-01T22:48:12Z"/>
                <w:color w:val="000000"/>
              </w:rPr>
            </w:pPr>
            <w:ins w:id="308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84" w:author="Administrator" w:date="2016-01-01T22:48:12Z"/>
                <w:color w:val="000000"/>
              </w:rPr>
            </w:pPr>
            <w:ins w:id="3085" w:author="Administrator" w:date="2016-01-01T22:48:12Z">
              <w:r>
                <w:rPr>
                  <w:rFonts w:hint="eastAsia"/>
                  <w:color w:val="000000"/>
                </w:rPr>
                <w:t>public void deleteBussinessHallInfo(long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8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88" w:author="Administrator" w:date="2016-01-01T22:48:12Z"/>
                <w:color w:val="000000"/>
              </w:rPr>
            </w:pPr>
            <w:ins w:id="308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90" w:author="Administrator" w:date="2016-01-01T22:48:12Z"/>
                <w:color w:val="000000"/>
              </w:rPr>
            </w:pPr>
            <w:ins w:id="3091" w:author="Administrator" w:date="2016-01-01T22:48:12Z">
              <w:r>
                <w:rPr>
                  <w:rFonts w:hint="eastAsia" w:ascii="宋体" w:hAnsi="宋体" w:cs="宋体"/>
                  <w:color w:val="000000"/>
                </w:rPr>
                <w:t>启动一个删除</w:t>
              </w:r>
            </w:ins>
            <w:ins w:id="3092" w:author="Administrator" w:date="2016-01-01T22:48:12Z">
              <w:r>
                <w:rPr>
                  <w:rFonts w:hint="eastAsia"/>
                  <w:color w:val="000000"/>
                </w:rPr>
                <w:t>营业厅信息</w:t>
              </w:r>
            </w:ins>
            <w:ins w:id="3093"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9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9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96" w:author="Administrator" w:date="2016-01-01T22:48:12Z"/>
                <w:color w:val="000000"/>
              </w:rPr>
            </w:pPr>
            <w:ins w:id="309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98" w:author="Administrator" w:date="2016-01-01T22:48:12Z"/>
                <w:color w:val="000000"/>
              </w:rPr>
            </w:pPr>
            <w:ins w:id="3099" w:author="Administrator" w:date="2016-01-01T22:48:12Z">
              <w:r>
                <w:rPr>
                  <w:rFonts w:hint="eastAsia" w:ascii="宋体" w:hAnsi="宋体" w:cs="宋体"/>
                  <w:color w:val="000000"/>
                </w:rPr>
                <w:t>在一个删除</w:t>
              </w:r>
            </w:ins>
            <w:ins w:id="3100" w:author="Administrator" w:date="2016-01-01T22:48:12Z">
              <w:r>
                <w:rPr>
                  <w:rFonts w:hint="eastAsia"/>
                  <w:color w:val="000000"/>
                </w:rPr>
                <w:t>营业厅信息</w:t>
              </w:r>
            </w:ins>
            <w:ins w:id="3101" w:author="Administrator" w:date="2016-01-01T22:48:12Z">
              <w:r>
                <w:rPr>
                  <w:rFonts w:hint="eastAsia" w:ascii="宋体" w:hAnsi="宋体" w:cs="宋体"/>
                  <w:color w:val="000000"/>
                </w:rPr>
                <w:t>的回合中，删除一个</w:t>
              </w:r>
            </w:ins>
            <w:ins w:id="3102" w:author="Administrator" w:date="2016-01-01T22:48:12Z">
              <w:r>
                <w:rPr>
                  <w:rFonts w:hint="eastAsia"/>
                  <w:color w:val="000000"/>
                </w:rPr>
                <w:t>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0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04" w:author="Administrator" w:date="2016-01-01T22:48:12Z"/>
                <w:color w:val="000000"/>
              </w:rPr>
            </w:pPr>
            <w:ins w:id="3105" w:author="Administrator" w:date="2016-01-01T22:48:12Z">
              <w:r>
                <w:rPr>
                  <w:rFonts w:eastAsia="Times New Roman"/>
                  <w:color w:val="000000"/>
                </w:rPr>
                <w:t>NonUser.</w:t>
              </w:r>
            </w:ins>
            <w:ins w:id="3106"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07" w:author="Administrator" w:date="2016-01-01T22:48:12Z"/>
                <w:color w:val="000000"/>
              </w:rPr>
            </w:pPr>
            <w:ins w:id="310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09" w:author="Administrator" w:date="2016-01-01T22:48:12Z"/>
                <w:color w:val="000000"/>
              </w:rPr>
            </w:pPr>
            <w:ins w:id="3110" w:author="Administrator" w:date="2016-01-01T22:48:12Z">
              <w:r>
                <w:rPr>
                  <w:rFonts w:hint="eastAsia"/>
                  <w:color w:val="000000"/>
                </w:rPr>
                <w:t>public void changeLogisticsState(String logisticsState);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1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1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13" w:author="Administrator" w:date="2016-01-01T22:48:12Z"/>
                <w:color w:val="000000"/>
              </w:rPr>
            </w:pPr>
            <w:ins w:id="311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15" w:author="Administrator" w:date="2016-01-01T22:48:12Z"/>
                <w:color w:val="000000"/>
              </w:rPr>
            </w:pPr>
            <w:ins w:id="3116" w:author="Administrator" w:date="2016-01-01T22:48:12Z">
              <w:r>
                <w:rPr>
                  <w:rFonts w:hint="eastAsia" w:ascii="宋体" w:hAnsi="宋体" w:cs="宋体"/>
                  <w:color w:val="000000"/>
                </w:rPr>
                <w:t>启动一个修改物流状态的回合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1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1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19" w:author="Administrator" w:date="2016-01-01T22:48:12Z"/>
                <w:color w:val="000000"/>
              </w:rPr>
            </w:pPr>
            <w:ins w:id="312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21" w:author="Administrator" w:date="2016-01-01T22:48:12Z"/>
                <w:color w:val="000000"/>
              </w:rPr>
            </w:pPr>
            <w:ins w:id="3122" w:author="Administrator" w:date="2016-01-01T22:48:12Z">
              <w:r>
                <w:rPr>
                  <w:rFonts w:hint="eastAsia" w:ascii="宋体" w:hAnsi="宋体" w:cs="宋体"/>
                  <w:color w:val="000000"/>
                </w:rPr>
                <w:t>在一个修改物流状态的回合中，修改物流状态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2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24" w:author="Administrator" w:date="2016-01-01T22:48:12Z"/>
                <w:color w:val="000000"/>
              </w:rPr>
            </w:pPr>
            <w:ins w:id="3125" w:author="Administrator" w:date="2016-01-01T22:48:12Z">
              <w:r>
                <w:rPr>
                  <w:rFonts w:eastAsia="Times New Roman"/>
                  <w:color w:val="000000"/>
                </w:rPr>
                <w:t>NonUser.</w:t>
              </w:r>
            </w:ins>
            <w:ins w:id="3126"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27" w:author="Administrator" w:date="2016-01-01T22:48:12Z"/>
                <w:color w:val="000000"/>
              </w:rPr>
            </w:pPr>
            <w:ins w:id="312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29" w:author="Administrator" w:date="2016-01-01T22:48:12Z"/>
                <w:color w:val="000000"/>
              </w:rPr>
            </w:pPr>
            <w:ins w:id="3130" w:author="Administrator" w:date="2016-01-01T22:48:12Z">
              <w:r>
                <w:rPr>
                  <w:rFonts w:hint="eastAsia"/>
                  <w:color w:val="000000"/>
                </w:rPr>
                <w:t>public void initTruck(ArrayList&lt;TruckInfoVO&gt; tvolist);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3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3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33" w:author="Administrator" w:date="2016-01-01T22:48:12Z"/>
                <w:color w:val="000000"/>
              </w:rPr>
            </w:pPr>
            <w:ins w:id="313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35" w:author="Administrator" w:date="2016-01-01T22:48:12Z"/>
                <w:color w:val="000000"/>
              </w:rPr>
            </w:pPr>
            <w:ins w:id="3136" w:author="Administrator" w:date="2016-01-01T22:48:12Z">
              <w:r>
                <w:rPr>
                  <w:rFonts w:hint="eastAsia" w:ascii="宋体" w:hAnsi="宋体" w:cs="宋体"/>
                  <w:color w:val="000000"/>
                </w:rPr>
                <w:t>启动一个初始化车辆信息的回合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3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39" w:author="Administrator" w:date="2016-01-01T22:48:12Z"/>
                <w:color w:val="000000"/>
              </w:rPr>
            </w:pPr>
            <w:ins w:id="314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41" w:author="Administrator" w:date="2016-01-01T22:48:12Z"/>
                <w:color w:val="000000"/>
              </w:rPr>
            </w:pPr>
            <w:ins w:id="3142" w:author="Administrator" w:date="2016-01-01T22:48:12Z">
              <w:r>
                <w:rPr>
                  <w:rFonts w:hint="eastAsia" w:ascii="宋体" w:hAnsi="宋体" w:cs="宋体"/>
                  <w:color w:val="000000"/>
                </w:rPr>
                <w:t>在一个初始化车辆信息的回合中，初始化车辆信息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4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44" w:author="Administrator" w:date="2016-01-01T22:48:12Z"/>
                <w:color w:val="000000"/>
              </w:rPr>
            </w:pPr>
            <w:ins w:id="3145" w:author="Administrator" w:date="2016-01-01T22:48:12Z">
              <w:r>
                <w:rPr>
                  <w:rFonts w:eastAsia="Times New Roman"/>
                  <w:color w:val="000000"/>
                </w:rPr>
                <w:t>NonUser.</w:t>
              </w:r>
            </w:ins>
            <w:ins w:id="3146" w:author="Administrator" w:date="2016-01-01T22:48:12Z">
              <w:r>
                <w:rPr>
                  <w:rFonts w:hint="eastAsia"/>
                  <w:color w:val="000000"/>
                  <w:szCs w:val="20"/>
                </w:rPr>
                <w:t>initDriver</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47" w:author="Administrator" w:date="2016-01-01T22:48:12Z"/>
                <w:color w:val="000000"/>
              </w:rPr>
            </w:pPr>
            <w:ins w:id="314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49" w:author="Administrator" w:date="2016-01-01T22:48:12Z"/>
                <w:color w:val="000000"/>
              </w:rPr>
            </w:pPr>
            <w:ins w:id="3150" w:author="Administrator" w:date="2016-01-01T22:48:12Z">
              <w:r>
                <w:rPr>
                  <w:rFonts w:hint="eastAsia"/>
                  <w:color w:val="000000"/>
                </w:rPr>
                <w:t>public void initDriver(ArrayList&lt;DriverInfoVO&gt; dvolist);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5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5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53" w:author="Administrator" w:date="2016-01-01T22:48:12Z"/>
                <w:color w:val="000000"/>
              </w:rPr>
            </w:pPr>
            <w:ins w:id="315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55" w:author="Administrator" w:date="2016-01-01T22:48:12Z"/>
                <w:color w:val="000000"/>
              </w:rPr>
            </w:pPr>
            <w:ins w:id="3156" w:author="Administrator" w:date="2016-01-01T22:48:12Z">
              <w:r>
                <w:rPr>
                  <w:rFonts w:hint="eastAsia" w:ascii="宋体" w:hAnsi="宋体" w:cs="宋体"/>
                  <w:color w:val="000000"/>
                </w:rPr>
                <w:t>启动一个初始化司机信息的回合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5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15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59" w:author="Administrator" w:date="2016-01-01T22:48:12Z"/>
                <w:color w:val="000000"/>
              </w:rPr>
            </w:pPr>
            <w:ins w:id="316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61" w:author="Administrator" w:date="2016-01-01T22:48:12Z"/>
                <w:color w:val="000000"/>
              </w:rPr>
            </w:pPr>
            <w:ins w:id="3162" w:author="Administrator" w:date="2016-01-01T22:48:12Z">
              <w:r>
                <w:rPr>
                  <w:rFonts w:hint="eastAsia" w:ascii="宋体" w:hAnsi="宋体" w:cs="宋体"/>
                  <w:color w:val="000000"/>
                </w:rPr>
                <w:t>在一个初始化司机信息的回合中，初始化司机信息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63"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3164" w:author="Administrator" w:date="2016-01-01T22:48:12Z"/>
                <w:color w:val="FFFFFF"/>
              </w:rPr>
            </w:pPr>
            <w:ins w:id="3165" w:author="Administrator" w:date="2016-01-01T22:48:12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6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3167" w:author="Administrator" w:date="2016-01-01T22:48:12Z"/>
                <w:color w:val="000000"/>
              </w:rPr>
            </w:pPr>
            <w:ins w:id="3168"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3169" w:author="Administrator" w:date="2016-01-01T22:48:12Z"/>
                <w:color w:val="000000"/>
              </w:rPr>
            </w:pPr>
            <w:ins w:id="3170"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7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172" w:author="Administrator" w:date="2016-01-01T22:48:12Z"/>
                <w:color w:val="000000"/>
              </w:rPr>
            </w:pPr>
            <w:ins w:id="3173" w:author="Administrator" w:date="2016-01-01T22:48:12Z">
              <w:r>
                <w:rPr>
                  <w:rFonts w:eastAsia="Times New Roman"/>
                  <w:color w:val="000000"/>
                </w:rPr>
                <w:t>NonUserDataService.find(</w:t>
              </w:r>
            </w:ins>
            <w:ins w:id="3174" w:author="Administrator" w:date="2016-01-01T22:48:12Z">
              <w:r>
                <w:rPr>
                  <w:color w:val="000000"/>
                </w:rPr>
                <w:t xml:space="preserve">long </w:t>
              </w:r>
            </w:ins>
            <w:ins w:id="3175"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176" w:author="Administrator" w:date="2016-01-01T22:48:12Z"/>
                <w:color w:val="000000"/>
              </w:rPr>
            </w:pPr>
            <w:ins w:id="3177" w:author="Administrator" w:date="2016-01-01T22:48:12Z">
              <w:r>
                <w:rPr>
                  <w:rFonts w:hint="eastAsia" w:ascii="宋体" w:hAnsi="宋体" w:cs="宋体"/>
                  <w:color w:val="000000"/>
                </w:rPr>
                <w:t>根据</w:t>
              </w:r>
            </w:ins>
            <w:ins w:id="3178" w:author="Administrator" w:date="2016-01-01T22:48:12Z">
              <w:r>
                <w:rPr>
                  <w:rFonts w:eastAsia="Times New Roman" w:cs="Calibri"/>
                  <w:color w:val="000000"/>
                </w:rPr>
                <w:t>ID</w:t>
              </w:r>
            </w:ins>
            <w:ins w:id="3179" w:author="Administrator" w:date="2016-01-01T22:48:12Z">
              <w:r>
                <w:rPr>
                  <w:rFonts w:hint="eastAsia" w:ascii="宋体" w:hAnsi="宋体" w:eastAsia="Times New Roman" w:cs="宋体"/>
                  <w:color w:val="000000"/>
                </w:rPr>
                <w:t>进行</w:t>
              </w:r>
            </w:ins>
            <w:ins w:id="3180"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8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182" w:author="Administrator" w:date="2016-01-01T22:48:12Z"/>
                <w:color w:val="000000"/>
              </w:rPr>
            </w:pPr>
            <w:ins w:id="3183"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184" w:author="Administrator" w:date="2016-01-01T22:48:12Z"/>
                <w:color w:val="000000"/>
              </w:rPr>
            </w:pPr>
            <w:ins w:id="3185"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8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187" w:author="Administrator" w:date="2016-01-01T22:48:12Z"/>
                <w:color w:val="000000"/>
              </w:rPr>
            </w:pPr>
            <w:ins w:id="3188" w:author="Administrator" w:date="2016-01-01T22:48:12Z">
              <w:r>
                <w:rPr>
                  <w:rFonts w:eastAsia="Times New Roman"/>
                  <w:color w:val="000000"/>
                </w:rPr>
                <w:t>NonUserDataService.insert(GoodsPO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189" w:author="Administrator" w:date="2016-01-01T22:48:12Z"/>
                <w:color w:val="000000"/>
              </w:rPr>
            </w:pPr>
            <w:ins w:id="3190"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9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192" w:author="Administrator" w:date="2016-01-01T22:48:12Z"/>
                <w:color w:val="000000"/>
              </w:rPr>
            </w:pPr>
            <w:ins w:id="3193" w:author="Administrator" w:date="2016-01-01T22:48:12Z">
              <w:r>
                <w:rPr>
                  <w:rFonts w:eastAsia="Times New Roman"/>
                  <w:color w:val="000000"/>
                </w:rPr>
                <w:t>NonUserDataService.update(GoodsPO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194" w:author="Administrator" w:date="2016-01-01T22:48:12Z"/>
                <w:color w:val="000000"/>
              </w:rPr>
            </w:pPr>
            <w:ins w:id="3195" w:author="Administrator" w:date="2016-01-01T22:48:12Z">
              <w:r>
                <w:rPr>
                  <w:rFonts w:hint="eastAsia" w:ascii="宋体" w:hAnsi="宋体" w:cs="宋体"/>
                  <w:color w:val="000000"/>
                </w:rPr>
                <w:t>更新单一持久化对象</w:t>
              </w:r>
            </w:ins>
          </w:p>
        </w:tc>
      </w:tr>
    </w:tbl>
    <w:p>
      <w:pPr/>
    </w:p>
    <w:p>
      <w:pPr>
        <w:jc w:val="center"/>
        <w:rPr>
          <w:del w:id="3196" w:author="Administrator" w:date="2016-01-01T22:48:00Z"/>
        </w:rPr>
      </w:pPr>
      <w:del w:id="3197" w:author="Administrator" w:date="2016-01-01T22:48:00Z">
        <w:r>
          <w:rPr>
            <w:rFonts w:hint="eastAsia"/>
            <w:b/>
            <w:bCs/>
          </w:rPr>
          <w:delText>表17 非用户信息业务逻辑层详细设计的上下文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198" w:author="Administrator" w:date="2016-01-01T22:48:0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3199" w:author="Administrator" w:date="2016-01-01T22:48:00Z"/>
                <w:rFonts w:ascii="Calibri" w:hAnsi="Calibri" w:cs="Calibri"/>
              </w:rPr>
            </w:pPr>
            <w:del w:id="3200" w:author="Administrator" w:date="2016-01-01T22:48:0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3201" w:author="Administrator" w:date="2016-01-01T22:48:00Z"/>
                <w:rFonts w:ascii="Calibri" w:hAnsi="Calibri" w:cs="Calibri"/>
              </w:rPr>
            </w:pPr>
            <w:del w:id="3202" w:author="Administrator" w:date="2016-01-01T22:48:0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3203" w:author="Administrator" w:date="2016-01-01T22:48:00Z"/>
                <w:rFonts w:ascii="Calibri" w:hAnsi="Calibri" w:cs="Calibri"/>
              </w:rPr>
            </w:pPr>
            <w:del w:id="3204" w:author="Administrator" w:date="2016-01-01T22:48:00Z">
              <w:r>
                <w:rPr>
                  <w:rFonts w:hint="eastAsia" w:ascii="Calibri" w:hAnsi="Calibri" w:cs="宋体"/>
                </w:rPr>
                <w:delText>参见：软件用例描述文档中的用例</w:delText>
              </w:r>
            </w:del>
            <w:del w:id="3205" w:author="Administrator" w:date="2016-01-01T22:48:00Z">
              <w:r>
                <w:rPr>
                  <w:rFonts w:ascii="Calibri" w:hAnsi="Calibri" w:cs="Calibri"/>
                </w:rPr>
                <w:delText>7</w:delText>
              </w:r>
            </w:del>
            <w:del w:id="3206" w:author="Administrator" w:date="2016-01-01T22:48:00Z">
              <w:r>
                <w:rPr>
                  <w:rFonts w:hint="eastAsia" w:ascii="Calibri" w:hAnsi="Calibri" w:cs="宋体"/>
                </w:rPr>
                <w:delText>至用例</w:delText>
              </w:r>
            </w:del>
            <w:del w:id="3207" w:author="Administrator" w:date="2016-01-01T22:48:00Z">
              <w:r>
                <w:rPr>
                  <w:rFonts w:ascii="Calibri" w:hAnsi="Calibri" w:cs="Calibri"/>
                </w:rPr>
                <w:delText>8</w:delText>
              </w:r>
            </w:del>
          </w:p>
          <w:p>
            <w:pPr>
              <w:rPr>
                <w:del w:id="3208" w:author="Administrator" w:date="2016-01-01T22:48:00Z"/>
                <w:rFonts w:ascii="Calibri" w:hAnsi="Calibri" w:cs="Calibri"/>
              </w:rPr>
            </w:pPr>
            <w:del w:id="3209" w:author="Administrator" w:date="2016-01-01T22:48:00Z">
              <w:r>
                <w:rPr>
                  <w:rFonts w:ascii="Calibri" w:hAnsi="Calibri" w:cs="Calibri"/>
                </w:rPr>
                <w:delText xml:space="preserve">      </w:delText>
              </w:r>
            </w:del>
            <w:del w:id="3210" w:author="Administrator" w:date="2016-01-01T22:48:00Z">
              <w:r>
                <w:rPr>
                  <w:rFonts w:hint="eastAsia" w:ascii="Calibri" w:hAnsi="Calibri" w:cs="宋体"/>
                </w:rPr>
                <w:delText>软件需求规格文档中的</w:delText>
              </w:r>
            </w:del>
            <w:del w:id="3211" w:author="Administrator" w:date="2016-01-01T22:48:00Z">
              <w:r>
                <w:rPr>
                  <w:rFonts w:ascii="Calibri" w:hAnsi="Calibri" w:cs="Calibri"/>
                </w:rPr>
                <w:delText>3.2</w:delText>
              </w:r>
            </w:del>
            <w:del w:id="3212" w:author="Administrator" w:date="2016-01-01T22:48:00Z">
              <w:r>
                <w:rPr>
                  <w:rFonts w:hint="eastAsia" w:ascii="Calibri" w:hAnsi="Calibri" w:cs="宋体"/>
                </w:rPr>
                <w:delText>节及</w:delText>
              </w:r>
            </w:del>
            <w:del w:id="3213" w:author="Administrator" w:date="2016-01-01T22:48:00Z">
              <w:r>
                <w:rPr>
                  <w:rFonts w:ascii="Calibri" w:hAnsi="Calibri" w:cs="Calibri"/>
                </w:rPr>
                <w:delText>3.3</w:delText>
              </w:r>
            </w:del>
            <w:del w:id="3214" w:author="Administrator" w:date="2016-01-01T22:48:0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3215" w:author="Administrator" w:date="2016-01-01T22:48:0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3216" w:author="Administrator" w:date="2016-01-01T22:48:0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3217" w:author="Administrator" w:date="2016-01-01T22:48:00Z"/>
                <w:rFonts w:ascii="Calibri" w:hAnsi="Calibri" w:cs="Calibri"/>
              </w:rPr>
            </w:pPr>
            <w:del w:id="3218" w:author="Administrator" w:date="2016-01-01T22:48:0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3219" w:author="Administrator" w:date="2016-01-01T22:48:00Z"/>
                <w:rFonts w:ascii="Calibri" w:hAnsi="Calibri" w:cs="Calibri"/>
              </w:rPr>
            </w:pPr>
            <w:del w:id="3220" w:author="Administrator" w:date="2016-01-01T22:48:00Z">
              <w:r>
                <w:rPr>
                  <w:rFonts w:ascii="Calibri" w:hAnsi="Calibri" w:cs="Calibri"/>
                </w:rPr>
                <w:delText>//</w:delText>
              </w:r>
            </w:del>
            <w:del w:id="3221" w:author="Administrator" w:date="2016-01-01T22:48:00Z">
              <w:r>
                <w:rPr>
                  <w:rFonts w:hint="eastAsia" w:ascii="Calibri" w:hAnsi="Calibri" w:cs="宋体"/>
                </w:rPr>
                <w:delText>被</w:delText>
              </w:r>
            </w:del>
            <w:del w:id="3222" w:author="Administrator" w:date="2016-01-01T22:48:00Z">
              <w:r>
                <w:rPr>
                  <w:rFonts w:ascii="Calibri" w:hAnsi="Calibri" w:cs="Calibri"/>
                </w:rPr>
                <w:delText>Presentation</w:delText>
              </w:r>
            </w:del>
            <w:del w:id="3223" w:author="Administrator" w:date="2016-01-01T22:48:00Z">
              <w:r>
                <w:rPr>
                  <w:rFonts w:hint="eastAsia" w:ascii="Calibri" w:hAnsi="Calibri" w:cs="宋体"/>
                </w:rPr>
                <w:delText>层调用的接口</w:delText>
              </w:r>
            </w:del>
          </w:p>
          <w:p>
            <w:pPr>
              <w:rPr>
                <w:del w:id="3224" w:author="Administrator" w:date="2016-01-01T22:48:00Z"/>
                <w:rFonts w:ascii="Calibri" w:hAnsi="Calibri" w:cs="Calibri"/>
              </w:rPr>
            </w:pPr>
            <w:del w:id="3225" w:author="Administrator" w:date="2016-01-01T22:48:00Z">
              <w:r>
                <w:rPr>
                  <w:rFonts w:ascii="Calibri" w:hAnsi="Calibri" w:cs="Calibri"/>
                </w:rPr>
                <w:delText>public interface NonUserBLService {</w:delText>
              </w:r>
            </w:del>
          </w:p>
          <w:p>
            <w:pPr>
              <w:rPr>
                <w:del w:id="3226" w:author="Administrator" w:date="2016-01-01T22:48:00Z"/>
                <w:rFonts w:ascii="Calibri" w:hAnsi="Calibri" w:cs="Calibri"/>
              </w:rPr>
            </w:pPr>
            <w:del w:id="3227" w:author="Administrator" w:date="2016-01-01T22:48:00Z">
              <w:r>
                <w:rPr>
                  <w:rFonts w:ascii="Calibri" w:hAnsi="Calibri" w:cs="Calibri"/>
                </w:rPr>
                <w:tab/>
              </w:r>
            </w:del>
          </w:p>
          <w:p>
            <w:pPr>
              <w:rPr>
                <w:del w:id="3228" w:author="Administrator" w:date="2016-01-01T22:48:00Z"/>
                <w:rFonts w:ascii="Calibri" w:hAnsi="Calibri" w:cs="Calibri"/>
              </w:rPr>
            </w:pPr>
            <w:del w:id="3229" w:author="Administrator" w:date="2016-01-01T22:48:00Z">
              <w:r>
                <w:rPr>
                  <w:rFonts w:ascii="Calibri" w:hAnsi="Calibri" w:cs="Calibri"/>
                </w:rPr>
                <w:tab/>
              </w:r>
            </w:del>
            <w:del w:id="3230" w:author="Administrator" w:date="2016-01-01T22:48:00Z">
              <w:r>
                <w:rPr>
                  <w:rFonts w:ascii="Calibri" w:hAnsi="Calibri" w:cs="Calibri"/>
                </w:rPr>
                <w:delText>/**</w:delText>
              </w:r>
            </w:del>
          </w:p>
          <w:p>
            <w:pPr>
              <w:rPr>
                <w:del w:id="3231" w:author="Administrator" w:date="2016-01-01T22:48:00Z"/>
                <w:rFonts w:ascii="Calibri" w:hAnsi="Calibri" w:cs="Calibri"/>
              </w:rPr>
            </w:pPr>
            <w:del w:id="3232" w:author="Administrator" w:date="2016-01-01T22:48:00Z">
              <w:r>
                <w:rPr>
                  <w:rFonts w:ascii="Calibri" w:hAnsi="Calibri" w:cs="Calibri"/>
                </w:rPr>
                <w:tab/>
              </w:r>
            </w:del>
            <w:del w:id="3233" w:author="Administrator" w:date="2016-01-01T22:48:00Z">
              <w:r>
                <w:rPr>
                  <w:rFonts w:ascii="Calibri" w:hAnsi="Calibri" w:cs="Calibri"/>
                </w:rPr>
                <w:delText xml:space="preserve"> * </w:delText>
              </w:r>
            </w:del>
            <w:del w:id="3234" w:author="Administrator" w:date="2016-01-01T22:48:00Z">
              <w:r>
                <w:rPr>
                  <w:rFonts w:hint="eastAsia" w:ascii="Calibri" w:hAnsi="Calibri" w:cs="宋体"/>
                </w:rPr>
                <w:delText>非用户信息查询界面得到某个车辆信息</w:delText>
              </w:r>
            </w:del>
          </w:p>
          <w:p>
            <w:pPr>
              <w:rPr>
                <w:del w:id="3235" w:author="Administrator" w:date="2016-01-01T22:48:00Z"/>
                <w:rFonts w:ascii="Calibri" w:hAnsi="Calibri" w:cs="Calibri"/>
              </w:rPr>
            </w:pPr>
            <w:del w:id="3236" w:author="Administrator" w:date="2016-01-01T22:48:00Z">
              <w:r>
                <w:rPr>
                  <w:rFonts w:ascii="Calibri" w:hAnsi="Calibri" w:cs="Calibri"/>
                </w:rPr>
                <w:tab/>
              </w:r>
            </w:del>
            <w:del w:id="3237" w:author="Administrator" w:date="2016-01-01T22:48:00Z">
              <w:r>
                <w:rPr>
                  <w:rFonts w:ascii="Calibri" w:hAnsi="Calibri" w:cs="Calibri"/>
                </w:rPr>
                <w:delText xml:space="preserve"> * @param truckId</w:delText>
              </w:r>
            </w:del>
          </w:p>
          <w:p>
            <w:pPr>
              <w:rPr>
                <w:del w:id="3238" w:author="Administrator" w:date="2016-01-01T22:48:00Z"/>
                <w:rFonts w:ascii="Calibri" w:hAnsi="Calibri" w:cs="Calibri"/>
              </w:rPr>
            </w:pPr>
            <w:del w:id="3239" w:author="Administrator" w:date="2016-01-01T22:48:00Z">
              <w:r>
                <w:rPr>
                  <w:rFonts w:ascii="Calibri" w:hAnsi="Calibri" w:cs="Calibri"/>
                </w:rPr>
                <w:tab/>
              </w:r>
            </w:del>
            <w:del w:id="3240" w:author="Administrator" w:date="2016-01-01T22:48:00Z">
              <w:r>
                <w:rPr>
                  <w:rFonts w:ascii="Calibri" w:hAnsi="Calibri" w:cs="Calibri"/>
                </w:rPr>
                <w:delText xml:space="preserve"> */</w:delText>
              </w:r>
            </w:del>
          </w:p>
          <w:p>
            <w:pPr>
              <w:rPr>
                <w:del w:id="3241" w:author="Administrator" w:date="2016-01-01T22:48:00Z"/>
                <w:rFonts w:ascii="Calibri" w:hAnsi="Calibri" w:cs="Calibri"/>
              </w:rPr>
            </w:pPr>
            <w:del w:id="3242" w:author="Administrator" w:date="2016-01-01T22:48:00Z">
              <w:r>
                <w:rPr>
                  <w:rFonts w:ascii="Calibri" w:hAnsi="Calibri" w:cs="Calibri"/>
                </w:rPr>
                <w:tab/>
              </w:r>
            </w:del>
            <w:del w:id="3243" w:author="Administrator" w:date="2016-01-01T22:48:00Z">
              <w:r>
                <w:rPr>
                  <w:rFonts w:ascii="Calibri" w:hAnsi="Calibri" w:cs="Calibri"/>
                </w:rPr>
                <w:delText>public TruckInfoVO getTruckInfo(long truckId);</w:delText>
              </w:r>
            </w:del>
          </w:p>
          <w:p>
            <w:pPr>
              <w:rPr>
                <w:del w:id="3244" w:author="Administrator" w:date="2016-01-01T22:48:00Z"/>
                <w:rFonts w:ascii="Calibri" w:hAnsi="Calibri" w:cs="Calibri"/>
              </w:rPr>
            </w:pPr>
            <w:del w:id="3245" w:author="Administrator" w:date="2016-01-01T22:48:00Z">
              <w:r>
                <w:rPr>
                  <w:rFonts w:ascii="Calibri" w:hAnsi="Calibri" w:cs="Calibri"/>
                </w:rPr>
                <w:tab/>
              </w:r>
            </w:del>
          </w:p>
          <w:p>
            <w:pPr>
              <w:rPr>
                <w:del w:id="3246" w:author="Administrator" w:date="2016-01-01T22:48:00Z"/>
                <w:rFonts w:ascii="Calibri" w:hAnsi="Calibri" w:cs="Calibri"/>
              </w:rPr>
            </w:pPr>
            <w:del w:id="3247" w:author="Administrator" w:date="2016-01-01T22:48:00Z">
              <w:r>
                <w:rPr>
                  <w:rFonts w:ascii="Calibri" w:hAnsi="Calibri" w:cs="Calibri"/>
                </w:rPr>
                <w:tab/>
              </w:r>
            </w:del>
            <w:del w:id="3248" w:author="Administrator" w:date="2016-01-01T22:48:00Z">
              <w:r>
                <w:rPr>
                  <w:rFonts w:ascii="Calibri" w:hAnsi="Calibri" w:cs="Calibri"/>
                </w:rPr>
                <w:delText>/**</w:delText>
              </w:r>
            </w:del>
          </w:p>
          <w:p>
            <w:pPr>
              <w:rPr>
                <w:del w:id="3249" w:author="Administrator" w:date="2016-01-01T22:48:00Z"/>
                <w:rFonts w:ascii="Calibri" w:hAnsi="Calibri" w:cs="Calibri"/>
              </w:rPr>
            </w:pPr>
            <w:del w:id="3250" w:author="Administrator" w:date="2016-01-01T22:48:00Z">
              <w:r>
                <w:rPr>
                  <w:rFonts w:ascii="Calibri" w:hAnsi="Calibri" w:cs="Calibri"/>
                </w:rPr>
                <w:tab/>
              </w:r>
            </w:del>
            <w:del w:id="3251" w:author="Administrator" w:date="2016-01-01T22:48:00Z">
              <w:r>
                <w:rPr>
                  <w:rFonts w:ascii="Calibri" w:hAnsi="Calibri" w:cs="Calibri"/>
                </w:rPr>
                <w:delText xml:space="preserve"> * </w:delText>
              </w:r>
            </w:del>
            <w:del w:id="3252" w:author="Administrator" w:date="2016-01-01T22:48:00Z">
              <w:r>
                <w:rPr>
                  <w:rFonts w:hint="eastAsia" w:ascii="Calibri" w:hAnsi="Calibri" w:cs="宋体"/>
                </w:rPr>
                <w:delText>非用户信息查询界面得到所有车辆信息</w:delText>
              </w:r>
            </w:del>
          </w:p>
          <w:p>
            <w:pPr>
              <w:rPr>
                <w:del w:id="3253" w:author="Administrator" w:date="2016-01-01T22:48:00Z"/>
                <w:rFonts w:ascii="Calibri" w:hAnsi="Calibri" w:cs="Calibri"/>
              </w:rPr>
            </w:pPr>
            <w:del w:id="3254" w:author="Administrator" w:date="2016-01-01T22:48:00Z">
              <w:r>
                <w:rPr>
                  <w:rFonts w:ascii="Calibri" w:hAnsi="Calibri" w:cs="Calibri"/>
                </w:rPr>
                <w:tab/>
              </w:r>
            </w:del>
            <w:del w:id="3255" w:author="Administrator" w:date="2016-01-01T22:48:00Z">
              <w:r>
                <w:rPr>
                  <w:rFonts w:ascii="Calibri" w:hAnsi="Calibri" w:cs="Calibri"/>
                </w:rPr>
                <w:delText xml:space="preserve"> * @return</w:delText>
              </w:r>
            </w:del>
          </w:p>
          <w:p>
            <w:pPr>
              <w:rPr>
                <w:del w:id="3256" w:author="Administrator" w:date="2016-01-01T22:48:00Z"/>
                <w:rFonts w:ascii="Calibri" w:hAnsi="Calibri" w:cs="Calibri"/>
              </w:rPr>
            </w:pPr>
            <w:del w:id="3257" w:author="Administrator" w:date="2016-01-01T22:48:00Z">
              <w:r>
                <w:rPr>
                  <w:rFonts w:ascii="Calibri" w:hAnsi="Calibri" w:cs="Calibri"/>
                </w:rPr>
                <w:tab/>
              </w:r>
            </w:del>
            <w:del w:id="3258" w:author="Administrator" w:date="2016-01-01T22:48:00Z">
              <w:r>
                <w:rPr>
                  <w:rFonts w:ascii="Calibri" w:hAnsi="Calibri" w:cs="Calibri"/>
                </w:rPr>
                <w:delText xml:space="preserve"> */</w:delText>
              </w:r>
            </w:del>
          </w:p>
          <w:p>
            <w:pPr>
              <w:rPr>
                <w:del w:id="3259" w:author="Administrator" w:date="2016-01-01T22:48:00Z"/>
                <w:rFonts w:ascii="Calibri" w:hAnsi="Calibri" w:cs="Calibri"/>
              </w:rPr>
            </w:pPr>
            <w:del w:id="3260" w:author="Administrator" w:date="2016-01-01T22:48:00Z">
              <w:r>
                <w:rPr>
                  <w:rFonts w:ascii="Calibri" w:hAnsi="Calibri" w:cs="Calibri"/>
                </w:rPr>
                <w:tab/>
              </w:r>
            </w:del>
            <w:del w:id="3261" w:author="Administrator" w:date="2016-01-01T22:48:00Z">
              <w:r>
                <w:rPr>
                  <w:rFonts w:ascii="Calibri" w:hAnsi="Calibri" w:cs="Calibri"/>
                </w:rPr>
                <w:delText>public ArrayList&lt;TruckInfoVO&gt; getAllTruckInfo();</w:delText>
              </w:r>
            </w:del>
          </w:p>
          <w:p>
            <w:pPr>
              <w:rPr>
                <w:del w:id="3262" w:author="Administrator" w:date="2016-01-01T22:48:00Z"/>
                <w:rFonts w:ascii="Calibri" w:hAnsi="Calibri" w:cs="Calibri"/>
              </w:rPr>
            </w:pPr>
            <w:del w:id="3263" w:author="Administrator" w:date="2016-01-01T22:48:00Z">
              <w:r>
                <w:rPr>
                  <w:rFonts w:ascii="Calibri" w:hAnsi="Calibri" w:cs="Calibri"/>
                </w:rPr>
                <w:tab/>
              </w:r>
            </w:del>
          </w:p>
          <w:p>
            <w:pPr>
              <w:rPr>
                <w:del w:id="3264" w:author="Administrator" w:date="2016-01-01T22:48:00Z"/>
                <w:rFonts w:ascii="Calibri" w:hAnsi="Calibri" w:cs="Calibri"/>
              </w:rPr>
            </w:pPr>
            <w:del w:id="3265" w:author="Administrator" w:date="2016-01-01T22:48:00Z">
              <w:r>
                <w:rPr>
                  <w:rFonts w:ascii="Calibri" w:hAnsi="Calibri" w:cs="Calibri"/>
                </w:rPr>
                <w:tab/>
              </w:r>
            </w:del>
            <w:del w:id="3266" w:author="Administrator" w:date="2016-01-01T22:48:00Z">
              <w:r>
                <w:rPr>
                  <w:rFonts w:ascii="Calibri" w:hAnsi="Calibri" w:cs="Calibri"/>
                </w:rPr>
                <w:delText>/**</w:delText>
              </w:r>
            </w:del>
          </w:p>
          <w:p>
            <w:pPr>
              <w:rPr>
                <w:del w:id="3267" w:author="Administrator" w:date="2016-01-01T22:48:00Z"/>
                <w:rFonts w:ascii="Calibri" w:hAnsi="Calibri" w:cs="Calibri"/>
              </w:rPr>
            </w:pPr>
            <w:del w:id="3268" w:author="Administrator" w:date="2016-01-01T22:48:00Z">
              <w:r>
                <w:rPr>
                  <w:rFonts w:ascii="Calibri" w:hAnsi="Calibri" w:cs="Calibri"/>
                </w:rPr>
                <w:tab/>
              </w:r>
            </w:del>
            <w:del w:id="3269" w:author="Administrator" w:date="2016-01-01T22:48:00Z">
              <w:r>
                <w:rPr>
                  <w:rFonts w:ascii="Calibri" w:hAnsi="Calibri" w:cs="Calibri"/>
                </w:rPr>
                <w:delText xml:space="preserve"> * </w:delText>
              </w:r>
            </w:del>
            <w:del w:id="3270" w:author="Administrator" w:date="2016-01-01T22:48:00Z">
              <w:r>
                <w:rPr>
                  <w:rFonts w:hint="eastAsia" w:ascii="Calibri" w:hAnsi="Calibri" w:cs="宋体"/>
                </w:rPr>
                <w:delText>增加一个车辆</w:delText>
              </w:r>
            </w:del>
          </w:p>
          <w:p>
            <w:pPr>
              <w:rPr>
                <w:del w:id="3271" w:author="Administrator" w:date="2016-01-01T22:48:00Z"/>
                <w:rFonts w:ascii="Calibri" w:hAnsi="Calibri" w:cs="Calibri"/>
              </w:rPr>
            </w:pPr>
            <w:del w:id="3272" w:author="Administrator" w:date="2016-01-01T22:48:00Z">
              <w:r>
                <w:rPr>
                  <w:rFonts w:ascii="Calibri" w:hAnsi="Calibri" w:cs="Calibri"/>
                </w:rPr>
                <w:tab/>
              </w:r>
            </w:del>
            <w:del w:id="3273" w:author="Administrator" w:date="2016-01-01T22:48:00Z">
              <w:r>
                <w:rPr>
                  <w:rFonts w:ascii="Calibri" w:hAnsi="Calibri" w:cs="Calibri"/>
                </w:rPr>
                <w:delText xml:space="preserve"> * @param truck</w:delText>
              </w:r>
            </w:del>
          </w:p>
          <w:p>
            <w:pPr>
              <w:rPr>
                <w:del w:id="3274" w:author="Administrator" w:date="2016-01-01T22:48:00Z"/>
                <w:rFonts w:ascii="Calibri" w:hAnsi="Calibri" w:cs="Calibri"/>
              </w:rPr>
            </w:pPr>
            <w:del w:id="3275" w:author="Administrator" w:date="2016-01-01T22:48:00Z">
              <w:r>
                <w:rPr>
                  <w:rFonts w:ascii="Calibri" w:hAnsi="Calibri" w:cs="Calibri"/>
                </w:rPr>
                <w:tab/>
              </w:r>
            </w:del>
            <w:del w:id="3276" w:author="Administrator" w:date="2016-01-01T22:48:00Z">
              <w:r>
                <w:rPr>
                  <w:rFonts w:ascii="Calibri" w:hAnsi="Calibri" w:cs="Calibri"/>
                </w:rPr>
                <w:delText xml:space="preserve"> */</w:delText>
              </w:r>
            </w:del>
          </w:p>
          <w:p>
            <w:pPr>
              <w:rPr>
                <w:del w:id="3277" w:author="Administrator" w:date="2016-01-01T22:48:00Z"/>
                <w:rFonts w:ascii="Calibri" w:hAnsi="Calibri" w:cs="Calibri"/>
              </w:rPr>
            </w:pPr>
            <w:del w:id="3278" w:author="Administrator" w:date="2016-01-01T22:48:00Z">
              <w:r>
                <w:rPr>
                  <w:rFonts w:ascii="Calibri" w:hAnsi="Calibri" w:cs="Calibri"/>
                </w:rPr>
                <w:tab/>
              </w:r>
            </w:del>
            <w:del w:id="3279" w:author="Administrator" w:date="2016-01-01T22:48:00Z">
              <w:r>
                <w:rPr>
                  <w:rFonts w:ascii="Calibri" w:hAnsi="Calibri" w:cs="Calibri"/>
                </w:rPr>
                <w:delText>public void addTruckInfo(TruckInfoVO truck);</w:delText>
              </w:r>
            </w:del>
          </w:p>
          <w:p>
            <w:pPr>
              <w:rPr>
                <w:del w:id="3280" w:author="Administrator" w:date="2016-01-01T22:48:00Z"/>
                <w:rFonts w:ascii="Calibri" w:hAnsi="Calibri" w:cs="Calibri"/>
              </w:rPr>
            </w:pPr>
            <w:del w:id="3281" w:author="Administrator" w:date="2016-01-01T22:48:00Z">
              <w:r>
                <w:rPr>
                  <w:rFonts w:ascii="Calibri" w:hAnsi="Calibri" w:cs="Calibri"/>
                </w:rPr>
                <w:tab/>
              </w:r>
            </w:del>
          </w:p>
          <w:p>
            <w:pPr>
              <w:rPr>
                <w:del w:id="3282" w:author="Administrator" w:date="2016-01-01T22:48:00Z"/>
                <w:rFonts w:ascii="Calibri" w:hAnsi="Calibri" w:cs="Calibri"/>
              </w:rPr>
            </w:pPr>
            <w:del w:id="3283" w:author="Administrator" w:date="2016-01-01T22:48:00Z">
              <w:r>
                <w:rPr>
                  <w:rFonts w:ascii="Calibri" w:hAnsi="Calibri" w:cs="Calibri"/>
                </w:rPr>
                <w:tab/>
              </w:r>
            </w:del>
            <w:del w:id="3284" w:author="Administrator" w:date="2016-01-01T22:48:00Z">
              <w:r>
                <w:rPr>
                  <w:rFonts w:ascii="Calibri" w:hAnsi="Calibri" w:cs="Calibri"/>
                </w:rPr>
                <w:delText>/**</w:delText>
              </w:r>
            </w:del>
          </w:p>
          <w:p>
            <w:pPr>
              <w:rPr>
                <w:del w:id="3285" w:author="Administrator" w:date="2016-01-01T22:48:00Z"/>
                <w:rFonts w:ascii="Calibri" w:hAnsi="Calibri" w:cs="Calibri"/>
              </w:rPr>
            </w:pPr>
            <w:del w:id="3286" w:author="Administrator" w:date="2016-01-01T22:48:00Z">
              <w:r>
                <w:rPr>
                  <w:rFonts w:ascii="Calibri" w:hAnsi="Calibri" w:cs="Calibri"/>
                </w:rPr>
                <w:tab/>
              </w:r>
            </w:del>
            <w:del w:id="3287" w:author="Administrator" w:date="2016-01-01T22:48:00Z">
              <w:r>
                <w:rPr>
                  <w:rFonts w:ascii="Calibri" w:hAnsi="Calibri" w:cs="Calibri"/>
                </w:rPr>
                <w:delText xml:space="preserve"> * </w:delText>
              </w:r>
            </w:del>
            <w:del w:id="3288" w:author="Administrator" w:date="2016-01-01T22:48:00Z">
              <w:r>
                <w:rPr>
                  <w:rFonts w:hint="eastAsia" w:ascii="Calibri" w:hAnsi="Calibri" w:cs="宋体"/>
                </w:rPr>
                <w:delText>删除一个车辆</w:delText>
              </w:r>
            </w:del>
          </w:p>
          <w:p>
            <w:pPr>
              <w:rPr>
                <w:del w:id="3289" w:author="Administrator" w:date="2016-01-01T22:48:00Z"/>
                <w:rFonts w:ascii="Calibri" w:hAnsi="Calibri" w:cs="Calibri"/>
              </w:rPr>
            </w:pPr>
            <w:del w:id="3290" w:author="Administrator" w:date="2016-01-01T22:48:00Z">
              <w:r>
                <w:rPr>
                  <w:rFonts w:ascii="Calibri" w:hAnsi="Calibri" w:cs="Calibri"/>
                </w:rPr>
                <w:tab/>
              </w:r>
            </w:del>
            <w:del w:id="3291" w:author="Administrator" w:date="2016-01-01T22:48:00Z">
              <w:r>
                <w:rPr>
                  <w:rFonts w:ascii="Calibri" w:hAnsi="Calibri" w:cs="Calibri"/>
                </w:rPr>
                <w:delText xml:space="preserve"> * @param truckId</w:delText>
              </w:r>
            </w:del>
          </w:p>
          <w:p>
            <w:pPr>
              <w:rPr>
                <w:del w:id="3292" w:author="Administrator" w:date="2016-01-01T22:48:00Z"/>
                <w:rFonts w:ascii="Calibri" w:hAnsi="Calibri" w:cs="Calibri"/>
              </w:rPr>
            </w:pPr>
            <w:del w:id="3293" w:author="Administrator" w:date="2016-01-01T22:48:00Z">
              <w:r>
                <w:rPr>
                  <w:rFonts w:ascii="Calibri" w:hAnsi="Calibri" w:cs="Calibri"/>
                </w:rPr>
                <w:tab/>
              </w:r>
            </w:del>
            <w:del w:id="3294" w:author="Administrator" w:date="2016-01-01T22:48:00Z">
              <w:r>
                <w:rPr>
                  <w:rFonts w:ascii="Calibri" w:hAnsi="Calibri" w:cs="Calibri"/>
                </w:rPr>
                <w:delText xml:space="preserve"> */</w:delText>
              </w:r>
            </w:del>
          </w:p>
          <w:p>
            <w:pPr>
              <w:rPr>
                <w:del w:id="3295" w:author="Administrator" w:date="2016-01-01T22:48:00Z"/>
                <w:rFonts w:ascii="Calibri" w:hAnsi="Calibri" w:cs="Calibri"/>
              </w:rPr>
            </w:pPr>
            <w:del w:id="3296" w:author="Administrator" w:date="2016-01-01T22:48:00Z">
              <w:r>
                <w:rPr>
                  <w:rFonts w:ascii="Calibri" w:hAnsi="Calibri" w:cs="Calibri"/>
                </w:rPr>
                <w:tab/>
              </w:r>
            </w:del>
            <w:del w:id="3297" w:author="Administrator" w:date="2016-01-01T22:48:00Z">
              <w:r>
                <w:rPr>
                  <w:rFonts w:ascii="Calibri" w:hAnsi="Calibri" w:cs="Calibri"/>
                </w:rPr>
                <w:delText>public void deleteTruckInfo(long truckId);</w:delText>
              </w:r>
            </w:del>
          </w:p>
          <w:p>
            <w:pPr>
              <w:rPr>
                <w:del w:id="3298" w:author="Administrator" w:date="2016-01-01T22:48:00Z"/>
                <w:rFonts w:ascii="Calibri" w:hAnsi="Calibri" w:cs="Calibri"/>
              </w:rPr>
            </w:pPr>
            <w:del w:id="3299" w:author="Administrator" w:date="2016-01-01T22:48:00Z">
              <w:r>
                <w:rPr>
                  <w:rFonts w:ascii="Calibri" w:hAnsi="Calibri" w:cs="Calibri"/>
                </w:rPr>
                <w:tab/>
              </w:r>
            </w:del>
          </w:p>
          <w:p>
            <w:pPr>
              <w:rPr>
                <w:del w:id="3300" w:author="Administrator" w:date="2016-01-01T22:48:00Z"/>
                <w:rFonts w:ascii="Calibri" w:hAnsi="Calibri" w:cs="Calibri"/>
              </w:rPr>
            </w:pPr>
            <w:del w:id="3301" w:author="Administrator" w:date="2016-01-01T22:48:00Z">
              <w:r>
                <w:rPr>
                  <w:rFonts w:ascii="Calibri" w:hAnsi="Calibri" w:cs="Calibri"/>
                </w:rPr>
                <w:tab/>
              </w:r>
            </w:del>
            <w:del w:id="3302" w:author="Administrator" w:date="2016-01-01T22:48:00Z">
              <w:r>
                <w:rPr>
                  <w:rFonts w:ascii="Calibri" w:hAnsi="Calibri" w:cs="Calibri"/>
                </w:rPr>
                <w:delText>/**</w:delText>
              </w:r>
            </w:del>
          </w:p>
          <w:p>
            <w:pPr>
              <w:rPr>
                <w:del w:id="3303" w:author="Administrator" w:date="2016-01-01T22:48:00Z"/>
                <w:rFonts w:ascii="Calibri" w:hAnsi="Calibri" w:cs="Calibri"/>
              </w:rPr>
            </w:pPr>
            <w:del w:id="3304" w:author="Administrator" w:date="2016-01-01T22:48:00Z">
              <w:r>
                <w:rPr>
                  <w:rFonts w:ascii="Calibri" w:hAnsi="Calibri" w:cs="Calibri"/>
                </w:rPr>
                <w:tab/>
              </w:r>
            </w:del>
            <w:del w:id="3305" w:author="Administrator" w:date="2016-01-01T22:48:00Z">
              <w:r>
                <w:rPr>
                  <w:rFonts w:ascii="Calibri" w:hAnsi="Calibri" w:cs="Calibri"/>
                </w:rPr>
                <w:delText xml:space="preserve"> * </w:delText>
              </w:r>
            </w:del>
            <w:del w:id="3306" w:author="Administrator" w:date="2016-01-01T22:48:00Z">
              <w:r>
                <w:rPr>
                  <w:rFonts w:hint="eastAsia" w:ascii="Calibri" w:hAnsi="Calibri" w:cs="宋体"/>
                </w:rPr>
                <w:delText>修改车辆信息</w:delText>
              </w:r>
            </w:del>
          </w:p>
          <w:p>
            <w:pPr>
              <w:rPr>
                <w:del w:id="3307" w:author="Administrator" w:date="2016-01-01T22:48:00Z"/>
                <w:rFonts w:ascii="Calibri" w:hAnsi="Calibri" w:cs="Calibri"/>
              </w:rPr>
            </w:pPr>
            <w:del w:id="3308" w:author="Administrator" w:date="2016-01-01T22:48:00Z">
              <w:r>
                <w:rPr>
                  <w:rFonts w:ascii="Calibri" w:hAnsi="Calibri" w:cs="Calibri"/>
                </w:rPr>
                <w:tab/>
              </w:r>
            </w:del>
            <w:del w:id="3309" w:author="Administrator" w:date="2016-01-01T22:48:00Z">
              <w:r>
                <w:rPr>
                  <w:rFonts w:ascii="Calibri" w:hAnsi="Calibri" w:cs="Calibri"/>
                </w:rPr>
                <w:delText xml:space="preserve"> * @param truckId</w:delText>
              </w:r>
            </w:del>
          </w:p>
          <w:p>
            <w:pPr>
              <w:rPr>
                <w:del w:id="3310" w:author="Administrator" w:date="2016-01-01T22:48:00Z"/>
                <w:rFonts w:ascii="Calibri" w:hAnsi="Calibri" w:cs="Calibri"/>
              </w:rPr>
            </w:pPr>
            <w:del w:id="3311" w:author="Administrator" w:date="2016-01-01T22:48:00Z">
              <w:r>
                <w:rPr>
                  <w:rFonts w:ascii="Calibri" w:hAnsi="Calibri" w:cs="Calibri"/>
                </w:rPr>
                <w:tab/>
              </w:r>
            </w:del>
            <w:del w:id="3312" w:author="Administrator" w:date="2016-01-01T22:48:00Z">
              <w:r>
                <w:rPr>
                  <w:rFonts w:ascii="Calibri" w:hAnsi="Calibri" w:cs="Calibri"/>
                </w:rPr>
                <w:delText xml:space="preserve"> */</w:delText>
              </w:r>
            </w:del>
          </w:p>
          <w:p>
            <w:pPr>
              <w:rPr>
                <w:del w:id="3313" w:author="Administrator" w:date="2016-01-01T22:48:00Z"/>
                <w:rFonts w:ascii="Calibri" w:hAnsi="Calibri" w:cs="Calibri"/>
              </w:rPr>
            </w:pPr>
            <w:del w:id="3314" w:author="Administrator" w:date="2016-01-01T22:48:00Z">
              <w:r>
                <w:rPr>
                  <w:rFonts w:ascii="Calibri" w:hAnsi="Calibri" w:cs="Calibri"/>
                </w:rPr>
                <w:tab/>
              </w:r>
            </w:del>
            <w:del w:id="3315" w:author="Administrator" w:date="2016-01-01T22:48:00Z">
              <w:r>
                <w:rPr>
                  <w:rFonts w:ascii="Calibri" w:hAnsi="Calibri" w:cs="Calibri"/>
                </w:rPr>
                <w:delText>public void changeTruckInfo(long truckId);</w:delText>
              </w:r>
            </w:del>
          </w:p>
          <w:p>
            <w:pPr>
              <w:rPr>
                <w:del w:id="3316" w:author="Administrator" w:date="2016-01-01T22:48:00Z"/>
                <w:rFonts w:ascii="Calibri" w:hAnsi="Calibri" w:cs="Calibri"/>
              </w:rPr>
            </w:pPr>
            <w:del w:id="3317" w:author="Administrator" w:date="2016-01-01T22:48:00Z">
              <w:r>
                <w:rPr>
                  <w:rFonts w:ascii="Calibri" w:hAnsi="Calibri" w:cs="Calibri"/>
                </w:rPr>
                <w:tab/>
              </w:r>
            </w:del>
          </w:p>
          <w:p>
            <w:pPr>
              <w:rPr>
                <w:del w:id="3318" w:author="Administrator" w:date="2016-01-01T22:48:00Z"/>
                <w:rFonts w:ascii="Calibri" w:hAnsi="Calibri" w:cs="Calibri"/>
              </w:rPr>
            </w:pPr>
            <w:del w:id="3319" w:author="Administrator" w:date="2016-01-01T22:48:00Z">
              <w:r>
                <w:rPr>
                  <w:rFonts w:ascii="Calibri" w:hAnsi="Calibri" w:cs="Calibri"/>
                </w:rPr>
                <w:tab/>
              </w:r>
            </w:del>
            <w:del w:id="3320" w:author="Administrator" w:date="2016-01-01T22:48:00Z">
              <w:r>
                <w:rPr>
                  <w:rFonts w:ascii="Calibri" w:hAnsi="Calibri" w:cs="Calibri"/>
                </w:rPr>
                <w:delText>/**</w:delText>
              </w:r>
            </w:del>
          </w:p>
          <w:p>
            <w:pPr>
              <w:rPr>
                <w:del w:id="3321" w:author="Administrator" w:date="2016-01-01T22:48:00Z"/>
                <w:rFonts w:ascii="Calibri" w:hAnsi="Calibri" w:cs="Calibri"/>
              </w:rPr>
            </w:pPr>
            <w:del w:id="3322" w:author="Administrator" w:date="2016-01-01T22:48:00Z">
              <w:r>
                <w:rPr>
                  <w:rFonts w:ascii="Calibri" w:hAnsi="Calibri" w:cs="Calibri"/>
                </w:rPr>
                <w:tab/>
              </w:r>
            </w:del>
            <w:del w:id="3323" w:author="Administrator" w:date="2016-01-01T22:48:00Z">
              <w:r>
                <w:rPr>
                  <w:rFonts w:ascii="Calibri" w:hAnsi="Calibri" w:cs="Calibri"/>
                </w:rPr>
                <w:delText xml:space="preserve"> * </w:delText>
              </w:r>
            </w:del>
            <w:del w:id="3324" w:author="Administrator" w:date="2016-01-01T22:48:00Z">
              <w:r>
                <w:rPr>
                  <w:rFonts w:hint="eastAsia" w:ascii="Calibri" w:hAnsi="Calibri" w:cs="宋体"/>
                </w:rPr>
                <w:delText>非用户信息查询界面得到某个司机信息</w:delText>
              </w:r>
            </w:del>
          </w:p>
          <w:p>
            <w:pPr>
              <w:rPr>
                <w:del w:id="3325" w:author="Administrator" w:date="2016-01-01T22:48:00Z"/>
                <w:rFonts w:ascii="Calibri" w:hAnsi="Calibri" w:cs="Calibri"/>
              </w:rPr>
            </w:pPr>
            <w:del w:id="3326" w:author="Administrator" w:date="2016-01-01T22:48:00Z">
              <w:r>
                <w:rPr>
                  <w:rFonts w:ascii="Calibri" w:hAnsi="Calibri" w:cs="Calibri"/>
                </w:rPr>
                <w:tab/>
              </w:r>
            </w:del>
            <w:del w:id="3327" w:author="Administrator" w:date="2016-01-01T22:48:00Z">
              <w:r>
                <w:rPr>
                  <w:rFonts w:ascii="Calibri" w:hAnsi="Calibri" w:cs="Calibri"/>
                </w:rPr>
                <w:delText xml:space="preserve"> * @param driverId</w:delText>
              </w:r>
            </w:del>
          </w:p>
          <w:p>
            <w:pPr>
              <w:rPr>
                <w:del w:id="3328" w:author="Administrator" w:date="2016-01-01T22:48:00Z"/>
                <w:rFonts w:ascii="Calibri" w:hAnsi="Calibri" w:cs="Calibri"/>
              </w:rPr>
            </w:pPr>
            <w:del w:id="3329" w:author="Administrator" w:date="2016-01-01T22:48:00Z">
              <w:r>
                <w:rPr>
                  <w:rFonts w:ascii="Calibri" w:hAnsi="Calibri" w:cs="Calibri"/>
                </w:rPr>
                <w:tab/>
              </w:r>
            </w:del>
            <w:del w:id="3330" w:author="Administrator" w:date="2016-01-01T22:48:00Z">
              <w:r>
                <w:rPr>
                  <w:rFonts w:ascii="Calibri" w:hAnsi="Calibri" w:cs="Calibri"/>
                </w:rPr>
                <w:delText xml:space="preserve"> */</w:delText>
              </w:r>
            </w:del>
          </w:p>
          <w:p>
            <w:pPr>
              <w:rPr>
                <w:del w:id="3331" w:author="Administrator" w:date="2016-01-01T22:48:00Z"/>
                <w:rFonts w:ascii="Calibri" w:hAnsi="Calibri" w:cs="Calibri"/>
              </w:rPr>
            </w:pPr>
            <w:del w:id="3332" w:author="Administrator" w:date="2016-01-01T22:48:00Z">
              <w:r>
                <w:rPr>
                  <w:rFonts w:ascii="Calibri" w:hAnsi="Calibri" w:cs="Calibri"/>
                </w:rPr>
                <w:tab/>
              </w:r>
            </w:del>
            <w:del w:id="3333" w:author="Administrator" w:date="2016-01-01T22:48:00Z">
              <w:r>
                <w:rPr>
                  <w:rFonts w:ascii="Calibri" w:hAnsi="Calibri" w:cs="Calibri"/>
                </w:rPr>
                <w:delText>public DriverInfoVO getDriverInfo(long driverId);</w:delText>
              </w:r>
            </w:del>
          </w:p>
          <w:p>
            <w:pPr>
              <w:rPr>
                <w:del w:id="3334" w:author="Administrator" w:date="2016-01-01T22:48:00Z"/>
                <w:rFonts w:ascii="Calibri" w:hAnsi="Calibri" w:cs="Calibri"/>
              </w:rPr>
            </w:pPr>
            <w:del w:id="3335" w:author="Administrator" w:date="2016-01-01T22:48:00Z">
              <w:r>
                <w:rPr>
                  <w:rFonts w:ascii="Calibri" w:hAnsi="Calibri" w:cs="Calibri"/>
                </w:rPr>
                <w:tab/>
              </w:r>
            </w:del>
          </w:p>
          <w:p>
            <w:pPr>
              <w:rPr>
                <w:del w:id="3336" w:author="Administrator" w:date="2016-01-01T22:48:00Z"/>
                <w:rFonts w:ascii="Calibri" w:hAnsi="Calibri" w:cs="Calibri"/>
              </w:rPr>
            </w:pPr>
            <w:del w:id="3337" w:author="Administrator" w:date="2016-01-01T22:48:00Z">
              <w:r>
                <w:rPr>
                  <w:rFonts w:ascii="Calibri" w:hAnsi="Calibri" w:cs="Calibri"/>
                </w:rPr>
                <w:tab/>
              </w:r>
            </w:del>
            <w:del w:id="3338" w:author="Administrator" w:date="2016-01-01T22:48:00Z">
              <w:r>
                <w:rPr>
                  <w:rFonts w:ascii="Calibri" w:hAnsi="Calibri" w:cs="Calibri"/>
                </w:rPr>
                <w:delText>/**</w:delText>
              </w:r>
            </w:del>
          </w:p>
          <w:p>
            <w:pPr>
              <w:rPr>
                <w:del w:id="3339" w:author="Administrator" w:date="2016-01-01T22:48:00Z"/>
                <w:rFonts w:ascii="Calibri" w:hAnsi="Calibri" w:cs="Calibri"/>
              </w:rPr>
            </w:pPr>
            <w:del w:id="3340" w:author="Administrator" w:date="2016-01-01T22:48:00Z">
              <w:r>
                <w:rPr>
                  <w:rFonts w:ascii="Calibri" w:hAnsi="Calibri" w:cs="Calibri"/>
                </w:rPr>
                <w:tab/>
              </w:r>
            </w:del>
            <w:del w:id="3341" w:author="Administrator" w:date="2016-01-01T22:48:00Z">
              <w:r>
                <w:rPr>
                  <w:rFonts w:ascii="Calibri" w:hAnsi="Calibri" w:cs="Calibri"/>
                </w:rPr>
                <w:delText xml:space="preserve"> * </w:delText>
              </w:r>
            </w:del>
            <w:del w:id="3342" w:author="Administrator" w:date="2016-01-01T22:48:00Z">
              <w:r>
                <w:rPr>
                  <w:rFonts w:hint="eastAsia" w:ascii="Calibri" w:hAnsi="Calibri" w:cs="宋体"/>
                </w:rPr>
                <w:delText>非用户信息查询界面得到所有司机信息</w:delText>
              </w:r>
            </w:del>
          </w:p>
          <w:p>
            <w:pPr>
              <w:rPr>
                <w:del w:id="3343" w:author="Administrator" w:date="2016-01-01T22:48:00Z"/>
                <w:rFonts w:ascii="Calibri" w:hAnsi="Calibri" w:cs="Calibri"/>
              </w:rPr>
            </w:pPr>
            <w:del w:id="3344" w:author="Administrator" w:date="2016-01-01T22:48:00Z">
              <w:r>
                <w:rPr>
                  <w:rFonts w:ascii="Calibri" w:hAnsi="Calibri" w:cs="Calibri"/>
                </w:rPr>
                <w:tab/>
              </w:r>
            </w:del>
            <w:del w:id="3345" w:author="Administrator" w:date="2016-01-01T22:48:00Z">
              <w:r>
                <w:rPr>
                  <w:rFonts w:ascii="Calibri" w:hAnsi="Calibri" w:cs="Calibri"/>
                </w:rPr>
                <w:delText xml:space="preserve"> * @return</w:delText>
              </w:r>
            </w:del>
          </w:p>
          <w:p>
            <w:pPr>
              <w:rPr>
                <w:del w:id="3346" w:author="Administrator" w:date="2016-01-01T22:48:00Z"/>
                <w:rFonts w:ascii="Calibri" w:hAnsi="Calibri" w:cs="Calibri"/>
              </w:rPr>
            </w:pPr>
            <w:del w:id="3347" w:author="Administrator" w:date="2016-01-01T22:48:00Z">
              <w:r>
                <w:rPr>
                  <w:rFonts w:ascii="Calibri" w:hAnsi="Calibri" w:cs="Calibri"/>
                </w:rPr>
                <w:tab/>
              </w:r>
            </w:del>
            <w:del w:id="3348" w:author="Administrator" w:date="2016-01-01T22:48:00Z">
              <w:r>
                <w:rPr>
                  <w:rFonts w:ascii="Calibri" w:hAnsi="Calibri" w:cs="Calibri"/>
                </w:rPr>
                <w:delText xml:space="preserve"> */</w:delText>
              </w:r>
            </w:del>
          </w:p>
          <w:p>
            <w:pPr>
              <w:rPr>
                <w:del w:id="3349" w:author="Administrator" w:date="2016-01-01T22:48:00Z"/>
                <w:rFonts w:ascii="Calibri" w:hAnsi="Calibri" w:cs="Calibri"/>
              </w:rPr>
            </w:pPr>
            <w:del w:id="3350" w:author="Administrator" w:date="2016-01-01T22:48:00Z">
              <w:r>
                <w:rPr>
                  <w:rFonts w:ascii="Calibri" w:hAnsi="Calibri" w:cs="Calibri"/>
                </w:rPr>
                <w:tab/>
              </w:r>
            </w:del>
            <w:del w:id="3351" w:author="Administrator" w:date="2016-01-01T22:48:00Z">
              <w:r>
                <w:rPr>
                  <w:rFonts w:ascii="Calibri" w:hAnsi="Calibri" w:cs="Calibri"/>
                </w:rPr>
                <w:delText>public ArrayList&lt;DriverInfoVO&gt; getAllDriverInfo();</w:delText>
              </w:r>
            </w:del>
          </w:p>
          <w:p>
            <w:pPr>
              <w:rPr>
                <w:del w:id="3352" w:author="Administrator" w:date="2016-01-01T22:48:00Z"/>
                <w:rFonts w:ascii="Calibri" w:hAnsi="Calibri" w:cs="Calibri"/>
              </w:rPr>
            </w:pPr>
            <w:del w:id="3353" w:author="Administrator" w:date="2016-01-01T22:48:00Z">
              <w:r>
                <w:rPr>
                  <w:rFonts w:ascii="Calibri" w:hAnsi="Calibri" w:cs="Calibri"/>
                </w:rPr>
                <w:tab/>
              </w:r>
            </w:del>
          </w:p>
          <w:p>
            <w:pPr>
              <w:rPr>
                <w:del w:id="3354" w:author="Administrator" w:date="2016-01-01T22:48:00Z"/>
                <w:rFonts w:ascii="Calibri" w:hAnsi="Calibri" w:cs="Calibri"/>
              </w:rPr>
            </w:pPr>
            <w:del w:id="3355" w:author="Administrator" w:date="2016-01-01T22:48:00Z">
              <w:r>
                <w:rPr>
                  <w:rFonts w:ascii="Calibri" w:hAnsi="Calibri" w:cs="Calibri"/>
                </w:rPr>
                <w:tab/>
              </w:r>
            </w:del>
            <w:del w:id="3356" w:author="Administrator" w:date="2016-01-01T22:48:00Z">
              <w:r>
                <w:rPr>
                  <w:rFonts w:ascii="Calibri" w:hAnsi="Calibri" w:cs="Calibri"/>
                </w:rPr>
                <w:delText>/**</w:delText>
              </w:r>
            </w:del>
          </w:p>
          <w:p>
            <w:pPr>
              <w:rPr>
                <w:del w:id="3357" w:author="Administrator" w:date="2016-01-01T22:48:00Z"/>
                <w:rFonts w:ascii="Calibri" w:hAnsi="Calibri" w:cs="Calibri"/>
              </w:rPr>
            </w:pPr>
            <w:del w:id="3358" w:author="Administrator" w:date="2016-01-01T22:48:00Z">
              <w:r>
                <w:rPr>
                  <w:rFonts w:ascii="Calibri" w:hAnsi="Calibri" w:cs="Calibri"/>
                </w:rPr>
                <w:tab/>
              </w:r>
            </w:del>
            <w:del w:id="3359" w:author="Administrator" w:date="2016-01-01T22:48:00Z">
              <w:r>
                <w:rPr>
                  <w:rFonts w:ascii="Calibri" w:hAnsi="Calibri" w:cs="Calibri"/>
                </w:rPr>
                <w:delText xml:space="preserve"> * </w:delText>
              </w:r>
            </w:del>
            <w:del w:id="3360" w:author="Administrator" w:date="2016-01-01T22:48:00Z">
              <w:r>
                <w:rPr>
                  <w:rFonts w:hint="eastAsia" w:ascii="Calibri" w:hAnsi="Calibri" w:cs="宋体"/>
                </w:rPr>
                <w:delText>增加一个司机</w:delText>
              </w:r>
            </w:del>
          </w:p>
          <w:p>
            <w:pPr>
              <w:rPr>
                <w:del w:id="3361" w:author="Administrator" w:date="2016-01-01T22:48:00Z"/>
                <w:rFonts w:ascii="Calibri" w:hAnsi="Calibri" w:cs="Calibri"/>
              </w:rPr>
            </w:pPr>
            <w:del w:id="3362" w:author="Administrator" w:date="2016-01-01T22:48:00Z">
              <w:r>
                <w:rPr>
                  <w:rFonts w:ascii="Calibri" w:hAnsi="Calibri" w:cs="Calibri"/>
                </w:rPr>
                <w:tab/>
              </w:r>
            </w:del>
            <w:del w:id="3363" w:author="Administrator" w:date="2016-01-01T22:48:00Z">
              <w:r>
                <w:rPr>
                  <w:rFonts w:ascii="Calibri" w:hAnsi="Calibri" w:cs="Calibri"/>
                </w:rPr>
                <w:delText xml:space="preserve"> * @param driver</w:delText>
              </w:r>
            </w:del>
          </w:p>
          <w:p>
            <w:pPr>
              <w:rPr>
                <w:del w:id="3364" w:author="Administrator" w:date="2016-01-01T22:48:00Z"/>
                <w:rFonts w:ascii="Calibri" w:hAnsi="Calibri" w:cs="Calibri"/>
              </w:rPr>
            </w:pPr>
            <w:del w:id="3365" w:author="Administrator" w:date="2016-01-01T22:48:00Z">
              <w:r>
                <w:rPr>
                  <w:rFonts w:ascii="Calibri" w:hAnsi="Calibri" w:cs="Calibri"/>
                </w:rPr>
                <w:tab/>
              </w:r>
            </w:del>
            <w:del w:id="3366" w:author="Administrator" w:date="2016-01-01T22:48:00Z">
              <w:r>
                <w:rPr>
                  <w:rFonts w:ascii="Calibri" w:hAnsi="Calibri" w:cs="Calibri"/>
                </w:rPr>
                <w:delText xml:space="preserve"> */</w:delText>
              </w:r>
            </w:del>
          </w:p>
          <w:p>
            <w:pPr>
              <w:rPr>
                <w:del w:id="3367" w:author="Administrator" w:date="2016-01-01T22:48:00Z"/>
                <w:rFonts w:ascii="Calibri" w:hAnsi="Calibri" w:cs="Calibri"/>
              </w:rPr>
            </w:pPr>
            <w:del w:id="3368" w:author="Administrator" w:date="2016-01-01T22:48:00Z">
              <w:r>
                <w:rPr>
                  <w:rFonts w:ascii="Calibri" w:hAnsi="Calibri" w:cs="Calibri"/>
                </w:rPr>
                <w:tab/>
              </w:r>
            </w:del>
            <w:del w:id="3369" w:author="Administrator" w:date="2016-01-01T22:48:00Z">
              <w:r>
                <w:rPr>
                  <w:rFonts w:ascii="Calibri" w:hAnsi="Calibri" w:cs="Calibri"/>
                </w:rPr>
                <w:delText>public void addDriverInfo(DriverInfoVO driver);</w:delText>
              </w:r>
            </w:del>
          </w:p>
          <w:p>
            <w:pPr>
              <w:rPr>
                <w:del w:id="3370" w:author="Administrator" w:date="2016-01-01T22:48:00Z"/>
                <w:rFonts w:ascii="Calibri" w:hAnsi="Calibri" w:cs="Calibri"/>
              </w:rPr>
            </w:pPr>
            <w:del w:id="3371" w:author="Administrator" w:date="2016-01-01T22:48:00Z">
              <w:r>
                <w:rPr>
                  <w:rFonts w:ascii="Calibri" w:hAnsi="Calibri" w:cs="Calibri"/>
                </w:rPr>
                <w:tab/>
              </w:r>
            </w:del>
          </w:p>
          <w:p>
            <w:pPr>
              <w:rPr>
                <w:del w:id="3372" w:author="Administrator" w:date="2016-01-01T22:48:00Z"/>
                <w:rFonts w:ascii="Calibri" w:hAnsi="Calibri" w:cs="Calibri"/>
              </w:rPr>
            </w:pPr>
            <w:del w:id="3373" w:author="Administrator" w:date="2016-01-01T22:48:00Z">
              <w:r>
                <w:rPr>
                  <w:rFonts w:ascii="Calibri" w:hAnsi="Calibri" w:cs="Calibri"/>
                </w:rPr>
                <w:tab/>
              </w:r>
            </w:del>
            <w:del w:id="3374" w:author="Administrator" w:date="2016-01-01T22:48:00Z">
              <w:r>
                <w:rPr>
                  <w:rFonts w:ascii="Calibri" w:hAnsi="Calibri" w:cs="Calibri"/>
                </w:rPr>
                <w:delText>/**</w:delText>
              </w:r>
            </w:del>
          </w:p>
          <w:p>
            <w:pPr>
              <w:rPr>
                <w:del w:id="3375" w:author="Administrator" w:date="2016-01-01T22:48:00Z"/>
                <w:rFonts w:ascii="Calibri" w:hAnsi="Calibri" w:cs="Calibri"/>
              </w:rPr>
            </w:pPr>
            <w:del w:id="3376" w:author="Administrator" w:date="2016-01-01T22:48:00Z">
              <w:r>
                <w:rPr>
                  <w:rFonts w:ascii="Calibri" w:hAnsi="Calibri" w:cs="Calibri"/>
                </w:rPr>
                <w:tab/>
              </w:r>
            </w:del>
            <w:del w:id="3377" w:author="Administrator" w:date="2016-01-01T22:48:00Z">
              <w:r>
                <w:rPr>
                  <w:rFonts w:ascii="Calibri" w:hAnsi="Calibri" w:cs="Calibri"/>
                </w:rPr>
                <w:delText xml:space="preserve"> * </w:delText>
              </w:r>
            </w:del>
            <w:del w:id="3378" w:author="Administrator" w:date="2016-01-01T22:48:00Z">
              <w:r>
                <w:rPr>
                  <w:rFonts w:hint="eastAsia" w:ascii="Calibri" w:hAnsi="Calibri" w:cs="宋体"/>
                </w:rPr>
                <w:delText>删除一个司机</w:delText>
              </w:r>
            </w:del>
          </w:p>
          <w:p>
            <w:pPr>
              <w:rPr>
                <w:del w:id="3379" w:author="Administrator" w:date="2016-01-01T22:48:00Z"/>
                <w:rFonts w:ascii="Calibri" w:hAnsi="Calibri" w:cs="Calibri"/>
              </w:rPr>
            </w:pPr>
            <w:del w:id="3380" w:author="Administrator" w:date="2016-01-01T22:48:00Z">
              <w:r>
                <w:rPr>
                  <w:rFonts w:ascii="Calibri" w:hAnsi="Calibri" w:cs="Calibri"/>
                </w:rPr>
                <w:tab/>
              </w:r>
            </w:del>
            <w:del w:id="3381" w:author="Administrator" w:date="2016-01-01T22:48:00Z">
              <w:r>
                <w:rPr>
                  <w:rFonts w:ascii="Calibri" w:hAnsi="Calibri" w:cs="Calibri"/>
                </w:rPr>
                <w:delText xml:space="preserve"> * @param driverId</w:delText>
              </w:r>
            </w:del>
          </w:p>
          <w:p>
            <w:pPr>
              <w:rPr>
                <w:del w:id="3382" w:author="Administrator" w:date="2016-01-01T22:48:00Z"/>
                <w:rFonts w:ascii="Calibri" w:hAnsi="Calibri" w:cs="Calibri"/>
              </w:rPr>
            </w:pPr>
            <w:del w:id="3383" w:author="Administrator" w:date="2016-01-01T22:48:00Z">
              <w:r>
                <w:rPr>
                  <w:rFonts w:ascii="Calibri" w:hAnsi="Calibri" w:cs="Calibri"/>
                </w:rPr>
                <w:tab/>
              </w:r>
            </w:del>
            <w:del w:id="3384" w:author="Administrator" w:date="2016-01-01T22:48:00Z">
              <w:r>
                <w:rPr>
                  <w:rFonts w:ascii="Calibri" w:hAnsi="Calibri" w:cs="Calibri"/>
                </w:rPr>
                <w:delText xml:space="preserve"> */</w:delText>
              </w:r>
            </w:del>
          </w:p>
          <w:p>
            <w:pPr>
              <w:rPr>
                <w:del w:id="3385" w:author="Administrator" w:date="2016-01-01T22:48:00Z"/>
                <w:rFonts w:ascii="Calibri" w:hAnsi="Calibri" w:cs="Calibri"/>
              </w:rPr>
            </w:pPr>
            <w:del w:id="3386" w:author="Administrator" w:date="2016-01-01T22:48:00Z">
              <w:r>
                <w:rPr>
                  <w:rFonts w:ascii="Calibri" w:hAnsi="Calibri" w:cs="Calibri"/>
                </w:rPr>
                <w:tab/>
              </w:r>
            </w:del>
            <w:del w:id="3387" w:author="Administrator" w:date="2016-01-01T22:48:00Z">
              <w:r>
                <w:rPr>
                  <w:rFonts w:ascii="Calibri" w:hAnsi="Calibri" w:cs="Calibri"/>
                </w:rPr>
                <w:delText>public void deleteDriverInfo(long driverId);</w:delText>
              </w:r>
            </w:del>
          </w:p>
          <w:p>
            <w:pPr>
              <w:rPr>
                <w:del w:id="3388" w:author="Administrator" w:date="2016-01-01T22:48:00Z"/>
                <w:rFonts w:ascii="Calibri" w:hAnsi="Calibri" w:cs="Calibri"/>
              </w:rPr>
            </w:pPr>
            <w:del w:id="3389" w:author="Administrator" w:date="2016-01-01T22:48:00Z">
              <w:r>
                <w:rPr>
                  <w:rFonts w:ascii="Calibri" w:hAnsi="Calibri" w:cs="Calibri"/>
                </w:rPr>
                <w:tab/>
              </w:r>
            </w:del>
          </w:p>
          <w:p>
            <w:pPr>
              <w:rPr>
                <w:del w:id="3390" w:author="Administrator" w:date="2016-01-01T22:48:00Z"/>
                <w:rFonts w:ascii="Calibri" w:hAnsi="Calibri" w:cs="Calibri"/>
              </w:rPr>
            </w:pPr>
            <w:del w:id="3391" w:author="Administrator" w:date="2016-01-01T22:48:00Z">
              <w:r>
                <w:rPr>
                  <w:rFonts w:ascii="Calibri" w:hAnsi="Calibri" w:cs="Calibri"/>
                </w:rPr>
                <w:tab/>
              </w:r>
            </w:del>
            <w:del w:id="3392" w:author="Administrator" w:date="2016-01-01T22:48:00Z">
              <w:r>
                <w:rPr>
                  <w:rFonts w:ascii="Calibri" w:hAnsi="Calibri" w:cs="Calibri"/>
                </w:rPr>
                <w:delText>/**</w:delText>
              </w:r>
            </w:del>
          </w:p>
          <w:p>
            <w:pPr>
              <w:rPr>
                <w:del w:id="3393" w:author="Administrator" w:date="2016-01-01T22:48:00Z"/>
                <w:rFonts w:ascii="Calibri" w:hAnsi="Calibri" w:cs="Calibri"/>
              </w:rPr>
            </w:pPr>
            <w:del w:id="3394" w:author="Administrator" w:date="2016-01-01T22:48:00Z">
              <w:r>
                <w:rPr>
                  <w:rFonts w:ascii="Calibri" w:hAnsi="Calibri" w:cs="Calibri"/>
                </w:rPr>
                <w:tab/>
              </w:r>
            </w:del>
            <w:del w:id="3395" w:author="Administrator" w:date="2016-01-01T22:48:00Z">
              <w:r>
                <w:rPr>
                  <w:rFonts w:ascii="Calibri" w:hAnsi="Calibri" w:cs="Calibri"/>
                </w:rPr>
                <w:delText xml:space="preserve"> * </w:delText>
              </w:r>
            </w:del>
            <w:del w:id="3396" w:author="Administrator" w:date="2016-01-01T22:48:00Z">
              <w:r>
                <w:rPr>
                  <w:rFonts w:hint="eastAsia" w:ascii="Calibri" w:hAnsi="Calibri" w:cs="宋体"/>
                </w:rPr>
                <w:delText>修改司机信息</w:delText>
              </w:r>
            </w:del>
          </w:p>
          <w:p>
            <w:pPr>
              <w:rPr>
                <w:del w:id="3397" w:author="Administrator" w:date="2016-01-01T22:48:00Z"/>
                <w:rFonts w:ascii="Calibri" w:hAnsi="Calibri" w:cs="Calibri"/>
              </w:rPr>
            </w:pPr>
            <w:del w:id="3398" w:author="Administrator" w:date="2016-01-01T22:48:00Z">
              <w:r>
                <w:rPr>
                  <w:rFonts w:ascii="Calibri" w:hAnsi="Calibri" w:cs="Calibri"/>
                </w:rPr>
                <w:tab/>
              </w:r>
            </w:del>
            <w:del w:id="3399" w:author="Administrator" w:date="2016-01-01T22:48:00Z">
              <w:r>
                <w:rPr>
                  <w:rFonts w:ascii="Calibri" w:hAnsi="Calibri" w:cs="Calibri"/>
                </w:rPr>
                <w:delText xml:space="preserve"> * @param driverId</w:delText>
              </w:r>
            </w:del>
          </w:p>
          <w:p>
            <w:pPr>
              <w:rPr>
                <w:del w:id="3400" w:author="Administrator" w:date="2016-01-01T22:48:00Z"/>
                <w:rFonts w:ascii="Calibri" w:hAnsi="Calibri" w:cs="Calibri"/>
              </w:rPr>
            </w:pPr>
            <w:del w:id="3401" w:author="Administrator" w:date="2016-01-01T22:48:00Z">
              <w:r>
                <w:rPr>
                  <w:rFonts w:ascii="Calibri" w:hAnsi="Calibri" w:cs="Calibri"/>
                </w:rPr>
                <w:tab/>
              </w:r>
            </w:del>
            <w:del w:id="3402" w:author="Administrator" w:date="2016-01-01T22:48:00Z">
              <w:r>
                <w:rPr>
                  <w:rFonts w:ascii="Calibri" w:hAnsi="Calibri" w:cs="Calibri"/>
                </w:rPr>
                <w:delText xml:space="preserve"> */</w:delText>
              </w:r>
            </w:del>
          </w:p>
          <w:p>
            <w:pPr>
              <w:rPr>
                <w:del w:id="3403" w:author="Administrator" w:date="2016-01-01T22:48:00Z"/>
                <w:rFonts w:ascii="Calibri" w:hAnsi="Calibri" w:cs="Calibri"/>
              </w:rPr>
            </w:pPr>
            <w:del w:id="3404" w:author="Administrator" w:date="2016-01-01T22:48:00Z">
              <w:r>
                <w:rPr>
                  <w:rFonts w:ascii="Calibri" w:hAnsi="Calibri" w:cs="Calibri"/>
                </w:rPr>
                <w:tab/>
              </w:r>
            </w:del>
            <w:del w:id="3405" w:author="Administrator" w:date="2016-01-01T22:48:00Z">
              <w:r>
                <w:rPr>
                  <w:rFonts w:ascii="Calibri" w:hAnsi="Calibri" w:cs="Calibri"/>
                </w:rPr>
                <w:delText>public void changeDriverInfo(long driverId);</w:delText>
              </w:r>
            </w:del>
          </w:p>
          <w:p>
            <w:pPr>
              <w:rPr>
                <w:del w:id="3406" w:author="Administrator" w:date="2016-01-01T22:48:00Z"/>
                <w:rFonts w:ascii="Calibri" w:hAnsi="Calibri" w:cs="Calibri"/>
              </w:rPr>
            </w:pPr>
            <w:del w:id="3407" w:author="Administrator" w:date="2016-01-01T22:48:00Z">
              <w:r>
                <w:rPr>
                  <w:rFonts w:ascii="Calibri" w:hAnsi="Calibri" w:cs="Calibri"/>
                </w:rPr>
                <w:tab/>
              </w:r>
            </w:del>
          </w:p>
          <w:p>
            <w:pPr>
              <w:rPr>
                <w:del w:id="3408" w:author="Administrator" w:date="2016-01-01T22:48:00Z"/>
                <w:rFonts w:ascii="Calibri" w:hAnsi="Calibri" w:cs="Calibri"/>
              </w:rPr>
            </w:pPr>
            <w:del w:id="3409" w:author="Administrator" w:date="2016-01-01T22:48:00Z">
              <w:r>
                <w:rPr>
                  <w:rFonts w:ascii="Calibri" w:hAnsi="Calibri" w:cs="Calibri"/>
                </w:rPr>
                <w:tab/>
              </w:r>
            </w:del>
            <w:del w:id="3410" w:author="Administrator" w:date="2016-01-01T22:48:00Z">
              <w:r>
                <w:rPr>
                  <w:rFonts w:ascii="Calibri" w:hAnsi="Calibri" w:cs="Calibri"/>
                </w:rPr>
                <w:delText>/**</w:delText>
              </w:r>
            </w:del>
          </w:p>
          <w:p>
            <w:pPr>
              <w:rPr>
                <w:del w:id="3411" w:author="Administrator" w:date="2016-01-01T22:48:00Z"/>
                <w:rFonts w:ascii="Calibri" w:hAnsi="Calibri" w:cs="Calibri"/>
              </w:rPr>
            </w:pPr>
            <w:del w:id="3412" w:author="Administrator" w:date="2016-01-01T22:48:00Z">
              <w:r>
                <w:rPr>
                  <w:rFonts w:ascii="Calibri" w:hAnsi="Calibri" w:cs="Calibri"/>
                </w:rPr>
                <w:tab/>
              </w:r>
            </w:del>
            <w:del w:id="3413" w:author="Administrator" w:date="2016-01-01T22:48:00Z">
              <w:r>
                <w:rPr>
                  <w:rFonts w:ascii="Calibri" w:hAnsi="Calibri" w:cs="Calibri"/>
                </w:rPr>
                <w:delText xml:space="preserve"> * </w:delText>
              </w:r>
            </w:del>
            <w:del w:id="3414" w:author="Administrator" w:date="2016-01-01T22:48:00Z">
              <w:r>
                <w:rPr>
                  <w:rFonts w:hint="eastAsia" w:ascii="Calibri" w:hAnsi="Calibri" w:cs="宋体"/>
                </w:rPr>
                <w:delText>非用户信息查询界面得到某个营业厅信息</w:delText>
              </w:r>
            </w:del>
          </w:p>
          <w:p>
            <w:pPr>
              <w:rPr>
                <w:del w:id="3415" w:author="Administrator" w:date="2016-01-01T22:48:00Z"/>
                <w:rFonts w:ascii="Calibri" w:hAnsi="Calibri" w:cs="Calibri"/>
              </w:rPr>
            </w:pPr>
            <w:del w:id="3416" w:author="Administrator" w:date="2016-01-01T22:48:00Z">
              <w:r>
                <w:rPr>
                  <w:rFonts w:ascii="Calibri" w:hAnsi="Calibri" w:cs="Calibri"/>
                </w:rPr>
                <w:tab/>
              </w:r>
            </w:del>
            <w:del w:id="3417" w:author="Administrator" w:date="2016-01-01T22:48:00Z">
              <w:r>
                <w:rPr>
                  <w:rFonts w:ascii="Calibri" w:hAnsi="Calibri" w:cs="Calibri"/>
                </w:rPr>
                <w:delText xml:space="preserve"> * @param bussinessHallId</w:delText>
              </w:r>
            </w:del>
          </w:p>
          <w:p>
            <w:pPr>
              <w:rPr>
                <w:del w:id="3418" w:author="Administrator" w:date="2016-01-01T22:48:00Z"/>
                <w:rFonts w:ascii="Calibri" w:hAnsi="Calibri" w:cs="Calibri"/>
              </w:rPr>
            </w:pPr>
            <w:del w:id="3419" w:author="Administrator" w:date="2016-01-01T22:48:00Z">
              <w:r>
                <w:rPr>
                  <w:rFonts w:ascii="Calibri" w:hAnsi="Calibri" w:cs="Calibri"/>
                </w:rPr>
                <w:tab/>
              </w:r>
            </w:del>
            <w:del w:id="3420" w:author="Administrator" w:date="2016-01-01T22:48:00Z">
              <w:r>
                <w:rPr>
                  <w:rFonts w:ascii="Calibri" w:hAnsi="Calibri" w:cs="Calibri"/>
                </w:rPr>
                <w:delText xml:space="preserve"> * @return</w:delText>
              </w:r>
            </w:del>
          </w:p>
          <w:p>
            <w:pPr>
              <w:rPr>
                <w:del w:id="3421" w:author="Administrator" w:date="2016-01-01T22:48:00Z"/>
                <w:rFonts w:ascii="Calibri" w:hAnsi="Calibri" w:cs="Calibri"/>
              </w:rPr>
            </w:pPr>
            <w:del w:id="3422" w:author="Administrator" w:date="2016-01-01T22:48:00Z">
              <w:r>
                <w:rPr>
                  <w:rFonts w:ascii="Calibri" w:hAnsi="Calibri" w:cs="Calibri"/>
                </w:rPr>
                <w:tab/>
              </w:r>
            </w:del>
            <w:del w:id="3423" w:author="Administrator" w:date="2016-01-01T22:48:00Z">
              <w:r>
                <w:rPr>
                  <w:rFonts w:ascii="Calibri" w:hAnsi="Calibri" w:cs="Calibri"/>
                </w:rPr>
                <w:delText xml:space="preserve"> */</w:delText>
              </w:r>
            </w:del>
          </w:p>
          <w:p>
            <w:pPr>
              <w:rPr>
                <w:del w:id="3424" w:author="Administrator" w:date="2016-01-01T22:48:00Z"/>
                <w:rFonts w:ascii="Calibri" w:hAnsi="Calibri" w:cs="Calibri"/>
              </w:rPr>
            </w:pPr>
            <w:del w:id="3425" w:author="Administrator" w:date="2016-01-01T22:48:00Z">
              <w:r>
                <w:rPr>
                  <w:rFonts w:ascii="Calibri" w:hAnsi="Calibri" w:cs="Calibri"/>
                </w:rPr>
                <w:tab/>
              </w:r>
            </w:del>
            <w:del w:id="3426" w:author="Administrator" w:date="2016-01-01T22:48:00Z">
              <w:r>
                <w:rPr>
                  <w:rFonts w:ascii="Calibri" w:hAnsi="Calibri" w:cs="Calibri"/>
                </w:rPr>
                <w:delText>public BussinessHallVO getBussinessHallInfo(long bussinessHallId);</w:delText>
              </w:r>
            </w:del>
          </w:p>
          <w:p>
            <w:pPr>
              <w:rPr>
                <w:del w:id="3427" w:author="Administrator" w:date="2016-01-01T22:48:00Z"/>
                <w:rFonts w:ascii="Calibri" w:hAnsi="Calibri" w:cs="Calibri"/>
              </w:rPr>
            </w:pPr>
            <w:del w:id="3428" w:author="Administrator" w:date="2016-01-01T22:48:00Z">
              <w:r>
                <w:rPr>
                  <w:rFonts w:ascii="Calibri" w:hAnsi="Calibri" w:cs="Calibri"/>
                </w:rPr>
                <w:tab/>
              </w:r>
            </w:del>
          </w:p>
          <w:p>
            <w:pPr>
              <w:rPr>
                <w:del w:id="3429" w:author="Administrator" w:date="2016-01-01T22:48:00Z"/>
                <w:rFonts w:ascii="Calibri" w:hAnsi="Calibri" w:cs="Calibri"/>
              </w:rPr>
            </w:pPr>
            <w:del w:id="3430" w:author="Administrator" w:date="2016-01-01T22:48:00Z">
              <w:r>
                <w:rPr>
                  <w:rFonts w:ascii="Calibri" w:hAnsi="Calibri" w:cs="Calibri"/>
                </w:rPr>
                <w:tab/>
              </w:r>
            </w:del>
            <w:del w:id="3431" w:author="Administrator" w:date="2016-01-01T22:48:00Z">
              <w:r>
                <w:rPr>
                  <w:rFonts w:ascii="Calibri" w:hAnsi="Calibri" w:cs="Calibri"/>
                </w:rPr>
                <w:delText>/**</w:delText>
              </w:r>
            </w:del>
          </w:p>
          <w:p>
            <w:pPr>
              <w:rPr>
                <w:del w:id="3432" w:author="Administrator" w:date="2016-01-01T22:48:00Z"/>
                <w:rFonts w:ascii="Calibri" w:hAnsi="Calibri" w:cs="Calibri"/>
              </w:rPr>
            </w:pPr>
            <w:del w:id="3433" w:author="Administrator" w:date="2016-01-01T22:48:00Z">
              <w:r>
                <w:rPr>
                  <w:rFonts w:ascii="Calibri" w:hAnsi="Calibri" w:cs="Calibri"/>
                </w:rPr>
                <w:tab/>
              </w:r>
            </w:del>
            <w:del w:id="3434" w:author="Administrator" w:date="2016-01-01T22:48:00Z">
              <w:r>
                <w:rPr>
                  <w:rFonts w:ascii="Calibri" w:hAnsi="Calibri" w:cs="Calibri"/>
                </w:rPr>
                <w:delText xml:space="preserve"> * </w:delText>
              </w:r>
            </w:del>
            <w:del w:id="3435" w:author="Administrator" w:date="2016-01-01T22:48:00Z">
              <w:r>
                <w:rPr>
                  <w:rFonts w:hint="eastAsia" w:ascii="Calibri" w:hAnsi="Calibri" w:cs="宋体"/>
                </w:rPr>
                <w:delText>非用户信息查询界面得到所有营业厅信息</w:delText>
              </w:r>
            </w:del>
          </w:p>
          <w:p>
            <w:pPr>
              <w:rPr>
                <w:del w:id="3436" w:author="Administrator" w:date="2016-01-01T22:48:00Z"/>
                <w:rFonts w:ascii="Calibri" w:hAnsi="Calibri" w:cs="Calibri"/>
              </w:rPr>
            </w:pPr>
            <w:del w:id="3437" w:author="Administrator" w:date="2016-01-01T22:48:00Z">
              <w:r>
                <w:rPr>
                  <w:rFonts w:ascii="Calibri" w:hAnsi="Calibri" w:cs="Calibri"/>
                </w:rPr>
                <w:tab/>
              </w:r>
            </w:del>
            <w:del w:id="3438" w:author="Administrator" w:date="2016-01-01T22:48:00Z">
              <w:r>
                <w:rPr>
                  <w:rFonts w:ascii="Calibri" w:hAnsi="Calibri" w:cs="Calibri"/>
                </w:rPr>
                <w:delText xml:space="preserve"> * @return</w:delText>
              </w:r>
            </w:del>
          </w:p>
          <w:p>
            <w:pPr>
              <w:rPr>
                <w:del w:id="3439" w:author="Administrator" w:date="2016-01-01T22:48:00Z"/>
                <w:rFonts w:ascii="Calibri" w:hAnsi="Calibri" w:cs="Calibri"/>
              </w:rPr>
            </w:pPr>
            <w:del w:id="3440" w:author="Administrator" w:date="2016-01-01T22:48:00Z">
              <w:r>
                <w:rPr>
                  <w:rFonts w:ascii="Calibri" w:hAnsi="Calibri" w:cs="Calibri"/>
                </w:rPr>
                <w:tab/>
              </w:r>
            </w:del>
            <w:del w:id="3441" w:author="Administrator" w:date="2016-01-01T22:48:00Z">
              <w:r>
                <w:rPr>
                  <w:rFonts w:ascii="Calibri" w:hAnsi="Calibri" w:cs="Calibri"/>
                </w:rPr>
                <w:delText xml:space="preserve"> */</w:delText>
              </w:r>
            </w:del>
          </w:p>
          <w:p>
            <w:pPr>
              <w:rPr>
                <w:del w:id="3442" w:author="Administrator" w:date="2016-01-01T22:48:00Z"/>
                <w:rFonts w:ascii="Calibri" w:hAnsi="Calibri" w:cs="Calibri"/>
              </w:rPr>
            </w:pPr>
            <w:del w:id="3443" w:author="Administrator" w:date="2016-01-01T22:48:00Z">
              <w:r>
                <w:rPr>
                  <w:rFonts w:ascii="Calibri" w:hAnsi="Calibri" w:cs="Calibri"/>
                </w:rPr>
                <w:tab/>
              </w:r>
            </w:del>
            <w:del w:id="3444" w:author="Administrator" w:date="2016-01-01T22:48:00Z">
              <w:r>
                <w:rPr>
                  <w:rFonts w:ascii="Calibri" w:hAnsi="Calibri" w:cs="Calibri"/>
                </w:rPr>
                <w:delText>public ArrayList&lt;BussinessHallVO&gt; getAllBussinessHallInfo();</w:delText>
              </w:r>
            </w:del>
          </w:p>
          <w:p>
            <w:pPr>
              <w:rPr>
                <w:del w:id="3445" w:author="Administrator" w:date="2016-01-01T22:48:00Z"/>
                <w:rFonts w:ascii="Calibri" w:hAnsi="Calibri" w:cs="Calibri"/>
              </w:rPr>
            </w:pPr>
            <w:del w:id="3446" w:author="Administrator" w:date="2016-01-01T22:48:00Z">
              <w:r>
                <w:rPr>
                  <w:rFonts w:ascii="Calibri" w:hAnsi="Calibri" w:cs="Calibri"/>
                </w:rPr>
                <w:tab/>
              </w:r>
            </w:del>
          </w:p>
          <w:p>
            <w:pPr>
              <w:rPr>
                <w:del w:id="3447" w:author="Administrator" w:date="2016-01-01T22:48:00Z"/>
                <w:rFonts w:ascii="Calibri" w:hAnsi="Calibri" w:cs="Calibri"/>
              </w:rPr>
            </w:pPr>
            <w:del w:id="3448" w:author="Administrator" w:date="2016-01-01T22:48:00Z">
              <w:r>
                <w:rPr>
                  <w:rFonts w:ascii="Calibri" w:hAnsi="Calibri" w:cs="Calibri"/>
                </w:rPr>
                <w:tab/>
              </w:r>
            </w:del>
            <w:del w:id="3449" w:author="Administrator" w:date="2016-01-01T22:48:00Z">
              <w:r>
                <w:rPr>
                  <w:rFonts w:ascii="Calibri" w:hAnsi="Calibri" w:cs="Calibri"/>
                </w:rPr>
                <w:delText>/**</w:delText>
              </w:r>
            </w:del>
          </w:p>
          <w:p>
            <w:pPr>
              <w:rPr>
                <w:del w:id="3450" w:author="Administrator" w:date="2016-01-01T22:48:00Z"/>
                <w:rFonts w:ascii="Calibri" w:hAnsi="Calibri" w:cs="Calibri"/>
              </w:rPr>
            </w:pPr>
            <w:del w:id="3451" w:author="Administrator" w:date="2016-01-01T22:48:00Z">
              <w:r>
                <w:rPr>
                  <w:rFonts w:ascii="Calibri" w:hAnsi="Calibri" w:cs="Calibri"/>
                </w:rPr>
                <w:tab/>
              </w:r>
            </w:del>
            <w:del w:id="3452" w:author="Administrator" w:date="2016-01-01T22:48:00Z">
              <w:r>
                <w:rPr>
                  <w:rFonts w:ascii="Calibri" w:hAnsi="Calibri" w:cs="Calibri"/>
                </w:rPr>
                <w:delText xml:space="preserve"> * </w:delText>
              </w:r>
            </w:del>
            <w:del w:id="3453" w:author="Administrator" w:date="2016-01-01T22:48:00Z">
              <w:r>
                <w:rPr>
                  <w:rFonts w:hint="eastAsia" w:ascii="Calibri" w:hAnsi="Calibri" w:cs="宋体"/>
                </w:rPr>
                <w:delText>增加一个营业厅</w:delText>
              </w:r>
            </w:del>
          </w:p>
          <w:p>
            <w:pPr>
              <w:rPr>
                <w:del w:id="3454" w:author="Administrator" w:date="2016-01-01T22:48:00Z"/>
                <w:rFonts w:ascii="Calibri" w:hAnsi="Calibri" w:cs="Calibri"/>
              </w:rPr>
            </w:pPr>
            <w:del w:id="3455" w:author="Administrator" w:date="2016-01-01T22:48:00Z">
              <w:r>
                <w:rPr>
                  <w:rFonts w:ascii="Calibri" w:hAnsi="Calibri" w:cs="Calibri"/>
                </w:rPr>
                <w:tab/>
              </w:r>
            </w:del>
            <w:del w:id="3456" w:author="Administrator" w:date="2016-01-01T22:48:00Z">
              <w:r>
                <w:rPr>
                  <w:rFonts w:ascii="Calibri" w:hAnsi="Calibri" w:cs="Calibri"/>
                </w:rPr>
                <w:delText xml:space="preserve"> * @param bussinessHall</w:delText>
              </w:r>
            </w:del>
          </w:p>
          <w:p>
            <w:pPr>
              <w:rPr>
                <w:del w:id="3457" w:author="Administrator" w:date="2016-01-01T22:48:00Z"/>
                <w:rFonts w:ascii="Calibri" w:hAnsi="Calibri" w:cs="Calibri"/>
              </w:rPr>
            </w:pPr>
            <w:del w:id="3458" w:author="Administrator" w:date="2016-01-01T22:48:00Z">
              <w:r>
                <w:rPr>
                  <w:rFonts w:ascii="Calibri" w:hAnsi="Calibri" w:cs="Calibri"/>
                </w:rPr>
                <w:tab/>
              </w:r>
            </w:del>
            <w:del w:id="3459" w:author="Administrator" w:date="2016-01-01T22:48:00Z">
              <w:r>
                <w:rPr>
                  <w:rFonts w:ascii="Calibri" w:hAnsi="Calibri" w:cs="Calibri"/>
                </w:rPr>
                <w:delText xml:space="preserve"> */</w:delText>
              </w:r>
            </w:del>
          </w:p>
          <w:p>
            <w:pPr>
              <w:rPr>
                <w:del w:id="3460" w:author="Administrator" w:date="2016-01-01T22:48:00Z"/>
                <w:rFonts w:ascii="Calibri" w:hAnsi="Calibri" w:cs="Calibri"/>
              </w:rPr>
            </w:pPr>
            <w:del w:id="3461" w:author="Administrator" w:date="2016-01-01T22:48:00Z">
              <w:r>
                <w:rPr>
                  <w:rFonts w:ascii="Calibri" w:hAnsi="Calibri" w:cs="Calibri"/>
                </w:rPr>
                <w:tab/>
              </w:r>
            </w:del>
            <w:del w:id="3462" w:author="Administrator" w:date="2016-01-01T22:48:00Z">
              <w:r>
                <w:rPr>
                  <w:rFonts w:ascii="Calibri" w:hAnsi="Calibri" w:cs="Calibri"/>
                </w:rPr>
                <w:delText>public void addBussinessHallInfo(BussinessHallVO bussinessHall);</w:delText>
              </w:r>
            </w:del>
          </w:p>
          <w:p>
            <w:pPr>
              <w:rPr>
                <w:del w:id="3463" w:author="Administrator" w:date="2016-01-01T22:48:00Z"/>
                <w:rFonts w:ascii="Calibri" w:hAnsi="Calibri" w:cs="Calibri"/>
              </w:rPr>
            </w:pPr>
            <w:del w:id="3464" w:author="Administrator" w:date="2016-01-01T22:48:00Z">
              <w:r>
                <w:rPr>
                  <w:rFonts w:ascii="Calibri" w:hAnsi="Calibri" w:cs="Calibri"/>
                </w:rPr>
                <w:tab/>
              </w:r>
            </w:del>
          </w:p>
          <w:p>
            <w:pPr>
              <w:rPr>
                <w:del w:id="3465" w:author="Administrator" w:date="2016-01-01T22:48:00Z"/>
                <w:rFonts w:ascii="Calibri" w:hAnsi="Calibri" w:cs="Calibri"/>
              </w:rPr>
            </w:pPr>
            <w:del w:id="3466" w:author="Administrator" w:date="2016-01-01T22:48:00Z">
              <w:r>
                <w:rPr>
                  <w:rFonts w:ascii="Calibri" w:hAnsi="Calibri" w:cs="Calibri"/>
                </w:rPr>
                <w:tab/>
              </w:r>
            </w:del>
            <w:del w:id="3467" w:author="Administrator" w:date="2016-01-01T22:48:00Z">
              <w:r>
                <w:rPr>
                  <w:rFonts w:ascii="Calibri" w:hAnsi="Calibri" w:cs="Calibri"/>
                </w:rPr>
                <w:delText>/**</w:delText>
              </w:r>
            </w:del>
          </w:p>
          <w:p>
            <w:pPr>
              <w:rPr>
                <w:del w:id="3468" w:author="Administrator" w:date="2016-01-01T22:48:00Z"/>
                <w:rFonts w:ascii="Calibri" w:hAnsi="Calibri" w:cs="Calibri"/>
              </w:rPr>
            </w:pPr>
            <w:del w:id="3469" w:author="Administrator" w:date="2016-01-01T22:48:00Z">
              <w:r>
                <w:rPr>
                  <w:rFonts w:ascii="Calibri" w:hAnsi="Calibri" w:cs="Calibri"/>
                </w:rPr>
                <w:tab/>
              </w:r>
            </w:del>
            <w:del w:id="3470" w:author="Administrator" w:date="2016-01-01T22:48:00Z">
              <w:r>
                <w:rPr>
                  <w:rFonts w:ascii="Calibri" w:hAnsi="Calibri" w:cs="Calibri"/>
                </w:rPr>
                <w:delText xml:space="preserve"> * </w:delText>
              </w:r>
            </w:del>
            <w:del w:id="3471" w:author="Administrator" w:date="2016-01-01T22:48:00Z">
              <w:r>
                <w:rPr>
                  <w:rFonts w:hint="eastAsia" w:ascii="Calibri" w:hAnsi="Calibri" w:cs="宋体"/>
                </w:rPr>
                <w:delText>删除一个营业厅</w:delText>
              </w:r>
            </w:del>
          </w:p>
          <w:p>
            <w:pPr>
              <w:rPr>
                <w:del w:id="3472" w:author="Administrator" w:date="2016-01-01T22:48:00Z"/>
                <w:rFonts w:ascii="Calibri" w:hAnsi="Calibri" w:cs="Calibri"/>
              </w:rPr>
            </w:pPr>
            <w:del w:id="3473" w:author="Administrator" w:date="2016-01-01T22:48:00Z">
              <w:r>
                <w:rPr>
                  <w:rFonts w:ascii="Calibri" w:hAnsi="Calibri" w:cs="Calibri"/>
                </w:rPr>
                <w:tab/>
              </w:r>
            </w:del>
            <w:del w:id="3474" w:author="Administrator" w:date="2016-01-01T22:48:00Z">
              <w:r>
                <w:rPr>
                  <w:rFonts w:ascii="Calibri" w:hAnsi="Calibri" w:cs="Calibri"/>
                </w:rPr>
                <w:delText xml:space="preserve"> * @param bussinessHallId</w:delText>
              </w:r>
            </w:del>
          </w:p>
          <w:p>
            <w:pPr>
              <w:rPr>
                <w:del w:id="3475" w:author="Administrator" w:date="2016-01-01T22:48:00Z"/>
                <w:rFonts w:ascii="Calibri" w:hAnsi="Calibri" w:cs="Calibri"/>
              </w:rPr>
            </w:pPr>
            <w:del w:id="3476" w:author="Administrator" w:date="2016-01-01T22:48:00Z">
              <w:r>
                <w:rPr>
                  <w:rFonts w:ascii="Calibri" w:hAnsi="Calibri" w:cs="Calibri"/>
                </w:rPr>
                <w:tab/>
              </w:r>
            </w:del>
            <w:del w:id="3477" w:author="Administrator" w:date="2016-01-01T22:48:00Z">
              <w:r>
                <w:rPr>
                  <w:rFonts w:ascii="Calibri" w:hAnsi="Calibri" w:cs="Calibri"/>
                </w:rPr>
                <w:delText xml:space="preserve"> */</w:delText>
              </w:r>
            </w:del>
          </w:p>
          <w:p>
            <w:pPr>
              <w:rPr>
                <w:del w:id="3478" w:author="Administrator" w:date="2016-01-01T22:48:00Z"/>
                <w:rFonts w:ascii="Calibri" w:hAnsi="Calibri" w:cs="Calibri"/>
              </w:rPr>
            </w:pPr>
            <w:del w:id="3479" w:author="Administrator" w:date="2016-01-01T22:48:00Z">
              <w:r>
                <w:rPr>
                  <w:rFonts w:ascii="Calibri" w:hAnsi="Calibri" w:cs="Calibri"/>
                </w:rPr>
                <w:tab/>
              </w:r>
            </w:del>
            <w:del w:id="3480" w:author="Administrator" w:date="2016-01-01T22:48:00Z">
              <w:r>
                <w:rPr>
                  <w:rFonts w:ascii="Calibri" w:hAnsi="Calibri" w:cs="Calibri"/>
                </w:rPr>
                <w:delText>public void deleteBussinessHallInfo(long bussinessHallId);</w:delText>
              </w:r>
            </w:del>
          </w:p>
          <w:p>
            <w:pPr>
              <w:rPr>
                <w:del w:id="3481" w:author="Administrator" w:date="2016-01-01T22:48:00Z"/>
                <w:rFonts w:ascii="Calibri" w:hAnsi="Calibri" w:cs="Calibri"/>
              </w:rPr>
            </w:pPr>
            <w:del w:id="3482" w:author="Administrator" w:date="2016-01-01T22:48:00Z">
              <w:r>
                <w:rPr>
                  <w:rFonts w:ascii="Calibri" w:hAnsi="Calibri" w:cs="Calibri"/>
                </w:rPr>
                <w:tab/>
              </w:r>
            </w:del>
          </w:p>
          <w:p>
            <w:pPr>
              <w:rPr>
                <w:del w:id="3483" w:author="Administrator" w:date="2016-01-01T22:48:00Z"/>
                <w:rFonts w:ascii="Calibri" w:hAnsi="Calibri" w:cs="Calibri"/>
              </w:rPr>
            </w:pPr>
            <w:del w:id="3484" w:author="Administrator" w:date="2016-01-01T22:48:00Z">
              <w:r>
                <w:rPr>
                  <w:rFonts w:ascii="Calibri" w:hAnsi="Calibri" w:cs="Calibri"/>
                </w:rPr>
                <w:tab/>
              </w:r>
            </w:del>
            <w:del w:id="3485" w:author="Administrator" w:date="2016-01-01T22:48:00Z">
              <w:r>
                <w:rPr>
                  <w:rFonts w:ascii="Calibri" w:hAnsi="Calibri" w:cs="Calibri"/>
                </w:rPr>
                <w:delText>/**</w:delText>
              </w:r>
            </w:del>
          </w:p>
          <w:p>
            <w:pPr>
              <w:rPr>
                <w:del w:id="3486" w:author="Administrator" w:date="2016-01-01T22:48:00Z"/>
                <w:rFonts w:ascii="Calibri" w:hAnsi="Calibri" w:cs="Calibri"/>
              </w:rPr>
            </w:pPr>
            <w:del w:id="3487" w:author="Administrator" w:date="2016-01-01T22:48:00Z">
              <w:r>
                <w:rPr>
                  <w:rFonts w:ascii="Calibri" w:hAnsi="Calibri" w:cs="Calibri"/>
                </w:rPr>
                <w:tab/>
              </w:r>
            </w:del>
            <w:del w:id="3488" w:author="Administrator" w:date="2016-01-01T22:48:00Z">
              <w:r>
                <w:rPr>
                  <w:rFonts w:ascii="Calibri" w:hAnsi="Calibri" w:cs="Calibri"/>
                </w:rPr>
                <w:delText xml:space="preserve"> * </w:delText>
              </w:r>
            </w:del>
            <w:del w:id="3489" w:author="Administrator" w:date="2016-01-01T22:48:00Z">
              <w:r>
                <w:rPr>
                  <w:rFonts w:hint="eastAsia" w:ascii="Calibri" w:hAnsi="Calibri" w:cs="宋体"/>
                </w:rPr>
                <w:delText>供接口，提供修改物流状态</w:delText>
              </w:r>
            </w:del>
          </w:p>
          <w:p>
            <w:pPr>
              <w:rPr>
                <w:del w:id="3490" w:author="Administrator" w:date="2016-01-01T22:48:00Z"/>
                <w:rFonts w:ascii="Calibri" w:hAnsi="Calibri" w:cs="Calibri"/>
              </w:rPr>
            </w:pPr>
            <w:del w:id="3491" w:author="Administrator" w:date="2016-01-01T22:48:00Z">
              <w:r>
                <w:rPr>
                  <w:rFonts w:ascii="Calibri" w:hAnsi="Calibri" w:cs="Calibri"/>
                </w:rPr>
                <w:tab/>
              </w:r>
            </w:del>
            <w:del w:id="3492" w:author="Administrator" w:date="2016-01-01T22:48:00Z">
              <w:r>
                <w:rPr>
                  <w:rFonts w:ascii="Calibri" w:hAnsi="Calibri" w:cs="Calibri"/>
                </w:rPr>
                <w:delText xml:space="preserve"> */</w:delText>
              </w:r>
            </w:del>
          </w:p>
          <w:p>
            <w:pPr>
              <w:rPr>
                <w:del w:id="3493" w:author="Administrator" w:date="2016-01-01T22:48:00Z"/>
                <w:rFonts w:ascii="Calibri" w:hAnsi="Calibri" w:cs="Calibri"/>
              </w:rPr>
            </w:pPr>
            <w:del w:id="3494" w:author="Administrator" w:date="2016-01-01T22:48:00Z">
              <w:r>
                <w:rPr>
                  <w:rFonts w:ascii="Calibri" w:hAnsi="Calibri" w:cs="Calibri"/>
                </w:rPr>
                <w:tab/>
              </w:r>
            </w:del>
            <w:del w:id="3495" w:author="Administrator" w:date="2016-01-01T22:48:00Z">
              <w:r>
                <w:rPr>
                  <w:rFonts w:ascii="Calibri" w:hAnsi="Calibri" w:cs="Calibri"/>
                </w:rPr>
                <w:delText>public void changeLogisticsState(String logisticsState);</w:delText>
              </w:r>
            </w:del>
          </w:p>
          <w:p>
            <w:pPr>
              <w:rPr>
                <w:del w:id="3496" w:author="Administrator" w:date="2016-01-01T22:48:00Z"/>
                <w:rFonts w:ascii="Calibri" w:hAnsi="Calibri" w:cs="Calibri"/>
              </w:rPr>
            </w:pPr>
          </w:p>
          <w:p>
            <w:pPr>
              <w:rPr>
                <w:del w:id="3497" w:author="Administrator" w:date="2016-01-01T22:48:00Z"/>
                <w:rFonts w:ascii="Calibri" w:hAnsi="Calibri" w:cs="Calibri"/>
              </w:rPr>
            </w:pPr>
            <w:del w:id="3498" w:author="Administrator" w:date="2016-01-01T22:48:00Z">
              <w:r>
                <w:rPr>
                  <w:rFonts w:ascii="Calibri" w:hAnsi="Calibri" w:cs="Calibri"/>
                </w:rPr>
                <w:delText>}//</w:delText>
              </w:r>
            </w:del>
            <w:del w:id="3499" w:author="Administrator" w:date="2016-01-01T22:48:00Z">
              <w:r>
                <w:rPr>
                  <w:rFonts w:hint="eastAsia" w:ascii="Calibri" w:hAnsi="Calibri" w:cs="宋体"/>
                </w:rPr>
                <w:delText>调用</w:delText>
              </w:r>
            </w:del>
            <w:del w:id="3500" w:author="Administrator" w:date="2016-01-01T22:48:00Z">
              <w:r>
                <w:rPr>
                  <w:rFonts w:ascii="Calibri" w:hAnsi="Calibri" w:cs="Calibri"/>
                </w:rPr>
                <w:delText>DataService</w:delText>
              </w:r>
            </w:del>
            <w:del w:id="3501" w:author="Administrator" w:date="2016-01-01T22:48:00Z">
              <w:r>
                <w:rPr>
                  <w:rFonts w:hint="eastAsia" w:ascii="Calibri" w:hAnsi="Calibri" w:cs="宋体"/>
                </w:rPr>
                <w:delText>层的接口</w:delText>
              </w:r>
            </w:del>
          </w:p>
          <w:p>
            <w:pPr>
              <w:rPr>
                <w:del w:id="3502" w:author="Administrator" w:date="2016-01-01T22:48:00Z"/>
                <w:rFonts w:ascii="Calibri" w:hAnsi="Calibri" w:cs="Calibri"/>
              </w:rPr>
            </w:pPr>
            <w:del w:id="3503" w:author="Administrator" w:date="2016-01-01T22:48:00Z">
              <w:r>
                <w:rPr>
                  <w:rFonts w:ascii="Calibri" w:hAnsi="Calibri" w:cs="Calibri"/>
                </w:rPr>
                <w:delText>public interface NonUserDataService extends Remote{</w:delText>
              </w:r>
            </w:del>
          </w:p>
          <w:p>
            <w:pPr>
              <w:rPr>
                <w:del w:id="3504" w:author="Administrator" w:date="2016-01-01T22:48:00Z"/>
                <w:rFonts w:ascii="Calibri" w:hAnsi="Calibri" w:cs="Calibri"/>
              </w:rPr>
            </w:pPr>
            <w:del w:id="3505" w:author="Administrator" w:date="2016-01-01T22:48:00Z">
              <w:r>
                <w:rPr>
                  <w:rFonts w:ascii="Calibri" w:hAnsi="Calibri" w:cs="Calibri"/>
                </w:rPr>
                <w:tab/>
              </w:r>
            </w:del>
          </w:p>
          <w:p>
            <w:pPr>
              <w:rPr>
                <w:del w:id="3506" w:author="Administrator" w:date="2016-01-01T22:48:00Z"/>
                <w:rFonts w:ascii="Calibri" w:hAnsi="Calibri" w:cs="Calibri"/>
              </w:rPr>
            </w:pPr>
            <w:del w:id="3507" w:author="Administrator" w:date="2016-01-01T22:48:00Z">
              <w:r>
                <w:rPr>
                  <w:rFonts w:ascii="Calibri" w:hAnsi="Calibri" w:cs="Calibri"/>
                </w:rPr>
                <w:tab/>
              </w:r>
            </w:del>
            <w:del w:id="3508" w:author="Administrator" w:date="2016-01-01T22:48:00Z">
              <w:r>
                <w:rPr>
                  <w:rFonts w:ascii="Calibri" w:hAnsi="Calibri" w:cs="Calibri"/>
                </w:rPr>
                <w:delText>/**</w:delText>
              </w:r>
            </w:del>
          </w:p>
          <w:p>
            <w:pPr>
              <w:rPr>
                <w:del w:id="3509" w:author="Administrator" w:date="2016-01-01T22:48:00Z"/>
                <w:rFonts w:ascii="Calibri" w:hAnsi="Calibri" w:cs="Calibri"/>
              </w:rPr>
            </w:pPr>
            <w:del w:id="3510" w:author="Administrator" w:date="2016-01-01T22:48:00Z">
              <w:r>
                <w:rPr>
                  <w:rFonts w:ascii="Calibri" w:hAnsi="Calibri" w:cs="Calibri"/>
                </w:rPr>
                <w:tab/>
              </w:r>
            </w:del>
            <w:del w:id="3511" w:author="Administrator" w:date="2016-01-01T22:48:00Z">
              <w:r>
                <w:rPr>
                  <w:rFonts w:ascii="Calibri" w:hAnsi="Calibri" w:cs="Calibri"/>
                </w:rPr>
                <w:delText xml:space="preserve"> * </w:delText>
              </w:r>
            </w:del>
            <w:del w:id="3512" w:author="Administrator" w:date="2016-01-01T22:48:00Z">
              <w:r>
                <w:rPr>
                  <w:rFonts w:hint="eastAsia" w:ascii="Calibri" w:hAnsi="Calibri" w:cs="宋体"/>
                </w:rPr>
                <w:delText>根据</w:delText>
              </w:r>
            </w:del>
            <w:del w:id="3513" w:author="Administrator" w:date="2016-01-01T22:48:00Z">
              <w:r>
                <w:rPr>
                  <w:rFonts w:ascii="Calibri" w:hAnsi="Calibri" w:cs="Calibri"/>
                </w:rPr>
                <w:delText>id</w:delText>
              </w:r>
            </w:del>
            <w:del w:id="3514" w:author="Administrator" w:date="2016-01-01T22:48:00Z">
              <w:r>
                <w:rPr>
                  <w:rFonts w:hint="eastAsia" w:ascii="Calibri" w:hAnsi="Calibri" w:cs="宋体"/>
                </w:rPr>
                <w:delText>返回</w:delText>
              </w:r>
            </w:del>
            <w:del w:id="3515" w:author="Administrator" w:date="2016-01-01T22:48:00Z">
              <w:r>
                <w:rPr>
                  <w:rFonts w:ascii="Calibri" w:hAnsi="Calibri" w:cs="Calibri"/>
                </w:rPr>
                <w:delText>TruckPO</w:delText>
              </w:r>
            </w:del>
          </w:p>
          <w:p>
            <w:pPr>
              <w:rPr>
                <w:del w:id="3516" w:author="Administrator" w:date="2016-01-01T22:48:00Z"/>
                <w:rFonts w:ascii="Calibri" w:hAnsi="Calibri" w:cs="Calibri"/>
              </w:rPr>
            </w:pPr>
            <w:del w:id="3517" w:author="Administrator" w:date="2016-01-01T22:48:00Z">
              <w:r>
                <w:rPr>
                  <w:rFonts w:ascii="Calibri" w:hAnsi="Calibri" w:cs="Calibri"/>
                </w:rPr>
                <w:tab/>
              </w:r>
            </w:del>
            <w:del w:id="3518" w:author="Administrator" w:date="2016-01-01T22:48:00Z">
              <w:r>
                <w:rPr>
                  <w:rFonts w:ascii="Calibri" w:hAnsi="Calibri" w:cs="Calibri"/>
                </w:rPr>
                <w:delText xml:space="preserve"> * @param id</w:delText>
              </w:r>
            </w:del>
          </w:p>
          <w:p>
            <w:pPr>
              <w:rPr>
                <w:del w:id="3519" w:author="Administrator" w:date="2016-01-01T22:48:00Z"/>
                <w:rFonts w:ascii="Calibri" w:hAnsi="Calibri" w:cs="Calibri"/>
              </w:rPr>
            </w:pPr>
            <w:del w:id="3520" w:author="Administrator" w:date="2016-01-01T22:48:00Z">
              <w:r>
                <w:rPr>
                  <w:rFonts w:ascii="Calibri" w:hAnsi="Calibri" w:cs="Calibri"/>
                </w:rPr>
                <w:tab/>
              </w:r>
            </w:del>
            <w:del w:id="3521" w:author="Administrator" w:date="2016-01-01T22:48:00Z">
              <w:r>
                <w:rPr>
                  <w:rFonts w:ascii="Calibri" w:hAnsi="Calibri" w:cs="Calibri"/>
                </w:rPr>
                <w:delText xml:space="preserve"> * @return</w:delText>
              </w:r>
            </w:del>
          </w:p>
          <w:p>
            <w:pPr>
              <w:rPr>
                <w:del w:id="3522" w:author="Administrator" w:date="2016-01-01T22:48:00Z"/>
                <w:rFonts w:ascii="Calibri" w:hAnsi="Calibri" w:cs="Calibri"/>
              </w:rPr>
            </w:pPr>
            <w:del w:id="3523" w:author="Administrator" w:date="2016-01-01T22:48:00Z">
              <w:r>
                <w:rPr>
                  <w:rFonts w:ascii="Calibri" w:hAnsi="Calibri" w:cs="Calibri"/>
                </w:rPr>
                <w:tab/>
              </w:r>
            </w:del>
            <w:del w:id="3524" w:author="Administrator" w:date="2016-01-01T22:48:00Z">
              <w:r>
                <w:rPr>
                  <w:rFonts w:ascii="Calibri" w:hAnsi="Calibri" w:cs="Calibri"/>
                </w:rPr>
                <w:delText xml:space="preserve"> * @throws RemoteException</w:delText>
              </w:r>
            </w:del>
          </w:p>
          <w:p>
            <w:pPr>
              <w:rPr>
                <w:del w:id="3525" w:author="Administrator" w:date="2016-01-01T22:48:00Z"/>
                <w:rFonts w:ascii="Calibri" w:hAnsi="Calibri" w:cs="Calibri"/>
              </w:rPr>
            </w:pPr>
            <w:del w:id="3526" w:author="Administrator" w:date="2016-01-01T22:48:00Z">
              <w:r>
                <w:rPr>
                  <w:rFonts w:ascii="Calibri" w:hAnsi="Calibri" w:cs="Calibri"/>
                </w:rPr>
                <w:tab/>
              </w:r>
            </w:del>
            <w:del w:id="3527" w:author="Administrator" w:date="2016-01-01T22:48:00Z">
              <w:r>
                <w:rPr>
                  <w:rFonts w:ascii="Calibri" w:hAnsi="Calibri" w:cs="Calibri"/>
                </w:rPr>
                <w:delText xml:space="preserve"> */</w:delText>
              </w:r>
            </w:del>
          </w:p>
          <w:p>
            <w:pPr>
              <w:rPr>
                <w:del w:id="3528" w:author="Administrator" w:date="2016-01-01T22:48:00Z"/>
                <w:rFonts w:ascii="Calibri" w:hAnsi="Calibri" w:cs="Calibri"/>
              </w:rPr>
            </w:pPr>
            <w:del w:id="3529" w:author="Administrator" w:date="2016-01-01T22:48:00Z">
              <w:r>
                <w:rPr>
                  <w:rFonts w:ascii="Calibri" w:hAnsi="Calibri" w:cs="Calibri"/>
                </w:rPr>
                <w:tab/>
              </w:r>
            </w:del>
            <w:del w:id="3530" w:author="Administrator" w:date="2016-01-01T22:48:00Z">
              <w:r>
                <w:rPr>
                  <w:rFonts w:ascii="Calibri" w:hAnsi="Calibri" w:cs="Calibri"/>
                </w:rPr>
                <w:delText>public TruckPO findTruckPO(long id) throws RemoteException;</w:delText>
              </w:r>
            </w:del>
          </w:p>
          <w:p>
            <w:pPr>
              <w:rPr>
                <w:del w:id="3531" w:author="Administrator" w:date="2016-01-01T22:48:00Z"/>
                <w:rFonts w:ascii="Calibri" w:hAnsi="Calibri" w:cs="Calibri"/>
              </w:rPr>
            </w:pPr>
            <w:del w:id="3532" w:author="Administrator" w:date="2016-01-01T22:48:00Z">
              <w:r>
                <w:rPr>
                  <w:rFonts w:ascii="Calibri" w:hAnsi="Calibri" w:cs="Calibri"/>
                </w:rPr>
                <w:tab/>
              </w:r>
            </w:del>
          </w:p>
          <w:p>
            <w:pPr>
              <w:rPr>
                <w:del w:id="3533" w:author="Administrator" w:date="2016-01-01T22:48:00Z"/>
                <w:rFonts w:ascii="Calibri" w:hAnsi="Calibri" w:cs="Calibri"/>
              </w:rPr>
            </w:pPr>
            <w:del w:id="3534" w:author="Administrator" w:date="2016-01-01T22:48:00Z">
              <w:r>
                <w:rPr>
                  <w:rFonts w:ascii="Calibri" w:hAnsi="Calibri" w:cs="Calibri"/>
                </w:rPr>
                <w:tab/>
              </w:r>
            </w:del>
            <w:del w:id="3535" w:author="Administrator" w:date="2016-01-01T22:48:00Z">
              <w:r>
                <w:rPr>
                  <w:rFonts w:ascii="Calibri" w:hAnsi="Calibri" w:cs="Calibri"/>
                </w:rPr>
                <w:delText>/**</w:delText>
              </w:r>
            </w:del>
          </w:p>
          <w:p>
            <w:pPr>
              <w:rPr>
                <w:del w:id="3536" w:author="Administrator" w:date="2016-01-01T22:48:00Z"/>
                <w:rFonts w:ascii="Calibri" w:hAnsi="Calibri" w:cs="Calibri"/>
              </w:rPr>
            </w:pPr>
            <w:del w:id="3537" w:author="Administrator" w:date="2016-01-01T22:48:00Z">
              <w:r>
                <w:rPr>
                  <w:rFonts w:ascii="Calibri" w:hAnsi="Calibri" w:cs="Calibri"/>
                </w:rPr>
                <w:tab/>
              </w:r>
            </w:del>
            <w:del w:id="3538" w:author="Administrator" w:date="2016-01-01T22:48:00Z">
              <w:r>
                <w:rPr>
                  <w:rFonts w:ascii="Calibri" w:hAnsi="Calibri" w:cs="Calibri"/>
                </w:rPr>
                <w:delText xml:space="preserve"> * </w:delText>
              </w:r>
            </w:del>
            <w:del w:id="3539" w:author="Administrator" w:date="2016-01-01T22:48:00Z">
              <w:r>
                <w:rPr>
                  <w:rFonts w:hint="eastAsia" w:ascii="Calibri" w:hAnsi="Calibri" w:cs="宋体"/>
                </w:rPr>
                <w:delText>根据</w:delText>
              </w:r>
            </w:del>
            <w:del w:id="3540" w:author="Administrator" w:date="2016-01-01T22:48:00Z">
              <w:r>
                <w:rPr>
                  <w:rFonts w:ascii="Calibri" w:hAnsi="Calibri" w:cs="Calibri"/>
                </w:rPr>
                <w:delText>id</w:delText>
              </w:r>
            </w:del>
            <w:del w:id="3541" w:author="Administrator" w:date="2016-01-01T22:48:00Z">
              <w:r>
                <w:rPr>
                  <w:rFonts w:hint="eastAsia" w:ascii="Calibri" w:hAnsi="Calibri" w:cs="宋体"/>
                </w:rPr>
                <w:delText>返回</w:delText>
              </w:r>
            </w:del>
            <w:del w:id="3542" w:author="Administrator" w:date="2016-01-01T22:48:00Z">
              <w:r>
                <w:rPr>
                  <w:rFonts w:ascii="Calibri" w:hAnsi="Calibri" w:cs="Calibri"/>
                </w:rPr>
                <w:delText>DriverPO</w:delText>
              </w:r>
            </w:del>
          </w:p>
          <w:p>
            <w:pPr>
              <w:rPr>
                <w:del w:id="3543" w:author="Administrator" w:date="2016-01-01T22:48:00Z"/>
                <w:rFonts w:ascii="Calibri" w:hAnsi="Calibri" w:cs="Calibri"/>
              </w:rPr>
            </w:pPr>
            <w:del w:id="3544" w:author="Administrator" w:date="2016-01-01T22:48:00Z">
              <w:r>
                <w:rPr>
                  <w:rFonts w:ascii="Calibri" w:hAnsi="Calibri" w:cs="Calibri"/>
                </w:rPr>
                <w:tab/>
              </w:r>
            </w:del>
            <w:del w:id="3545" w:author="Administrator" w:date="2016-01-01T22:48:00Z">
              <w:r>
                <w:rPr>
                  <w:rFonts w:ascii="Calibri" w:hAnsi="Calibri" w:cs="Calibri"/>
                </w:rPr>
                <w:delText xml:space="preserve"> * @param id</w:delText>
              </w:r>
            </w:del>
          </w:p>
          <w:p>
            <w:pPr>
              <w:rPr>
                <w:del w:id="3546" w:author="Administrator" w:date="2016-01-01T22:48:00Z"/>
                <w:rFonts w:ascii="Calibri" w:hAnsi="Calibri" w:cs="Calibri"/>
              </w:rPr>
            </w:pPr>
            <w:del w:id="3547" w:author="Administrator" w:date="2016-01-01T22:48:00Z">
              <w:r>
                <w:rPr>
                  <w:rFonts w:ascii="Calibri" w:hAnsi="Calibri" w:cs="Calibri"/>
                </w:rPr>
                <w:tab/>
              </w:r>
            </w:del>
            <w:del w:id="3548" w:author="Administrator" w:date="2016-01-01T22:48:00Z">
              <w:r>
                <w:rPr>
                  <w:rFonts w:ascii="Calibri" w:hAnsi="Calibri" w:cs="Calibri"/>
                </w:rPr>
                <w:delText xml:space="preserve"> * @return</w:delText>
              </w:r>
            </w:del>
          </w:p>
          <w:p>
            <w:pPr>
              <w:rPr>
                <w:del w:id="3549" w:author="Administrator" w:date="2016-01-01T22:48:00Z"/>
                <w:rFonts w:ascii="Calibri" w:hAnsi="Calibri" w:cs="Calibri"/>
              </w:rPr>
            </w:pPr>
            <w:del w:id="3550" w:author="Administrator" w:date="2016-01-01T22:48:00Z">
              <w:r>
                <w:rPr>
                  <w:rFonts w:ascii="Calibri" w:hAnsi="Calibri" w:cs="Calibri"/>
                </w:rPr>
                <w:tab/>
              </w:r>
            </w:del>
            <w:del w:id="3551" w:author="Administrator" w:date="2016-01-01T22:48:00Z">
              <w:r>
                <w:rPr>
                  <w:rFonts w:ascii="Calibri" w:hAnsi="Calibri" w:cs="Calibri"/>
                </w:rPr>
                <w:delText xml:space="preserve"> * @throws RemoteException</w:delText>
              </w:r>
            </w:del>
          </w:p>
          <w:p>
            <w:pPr>
              <w:rPr>
                <w:del w:id="3552" w:author="Administrator" w:date="2016-01-01T22:48:00Z"/>
                <w:rFonts w:ascii="Calibri" w:hAnsi="Calibri" w:cs="Calibri"/>
              </w:rPr>
            </w:pPr>
            <w:del w:id="3553" w:author="Administrator" w:date="2016-01-01T22:48:00Z">
              <w:r>
                <w:rPr>
                  <w:rFonts w:ascii="Calibri" w:hAnsi="Calibri" w:cs="Calibri"/>
                </w:rPr>
                <w:tab/>
              </w:r>
            </w:del>
            <w:del w:id="3554" w:author="Administrator" w:date="2016-01-01T22:48:00Z">
              <w:r>
                <w:rPr>
                  <w:rFonts w:ascii="Calibri" w:hAnsi="Calibri" w:cs="Calibri"/>
                </w:rPr>
                <w:delText xml:space="preserve"> */</w:delText>
              </w:r>
            </w:del>
          </w:p>
          <w:p>
            <w:pPr>
              <w:rPr>
                <w:del w:id="3555" w:author="Administrator" w:date="2016-01-01T22:48:00Z"/>
                <w:rFonts w:ascii="Calibri" w:hAnsi="Calibri" w:cs="Calibri"/>
              </w:rPr>
            </w:pPr>
            <w:del w:id="3556" w:author="Administrator" w:date="2016-01-01T22:48:00Z">
              <w:r>
                <w:rPr>
                  <w:rFonts w:ascii="Calibri" w:hAnsi="Calibri" w:cs="Calibri"/>
                </w:rPr>
                <w:tab/>
              </w:r>
            </w:del>
            <w:del w:id="3557" w:author="Administrator" w:date="2016-01-01T22:48:00Z">
              <w:r>
                <w:rPr>
                  <w:rFonts w:ascii="Calibri" w:hAnsi="Calibri" w:cs="Calibri"/>
                </w:rPr>
                <w:delText>public DriverPO findDriverPO(long id) throws RemoteException;</w:delText>
              </w:r>
            </w:del>
          </w:p>
          <w:p>
            <w:pPr>
              <w:rPr>
                <w:del w:id="3558" w:author="Administrator" w:date="2016-01-01T22:48:00Z"/>
                <w:rFonts w:ascii="Calibri" w:hAnsi="Calibri" w:cs="Calibri"/>
              </w:rPr>
            </w:pPr>
            <w:del w:id="3559" w:author="Administrator" w:date="2016-01-01T22:48:00Z">
              <w:r>
                <w:rPr>
                  <w:rFonts w:ascii="Calibri" w:hAnsi="Calibri" w:cs="Calibri"/>
                </w:rPr>
                <w:tab/>
              </w:r>
            </w:del>
          </w:p>
          <w:p>
            <w:pPr>
              <w:rPr>
                <w:del w:id="3560" w:author="Administrator" w:date="2016-01-01T22:48:00Z"/>
                <w:rFonts w:ascii="Calibri" w:hAnsi="Calibri" w:cs="Calibri"/>
              </w:rPr>
            </w:pPr>
            <w:del w:id="3561" w:author="Administrator" w:date="2016-01-01T22:48:00Z">
              <w:r>
                <w:rPr>
                  <w:rFonts w:ascii="Calibri" w:hAnsi="Calibri" w:cs="Calibri"/>
                </w:rPr>
                <w:tab/>
              </w:r>
            </w:del>
            <w:del w:id="3562" w:author="Administrator" w:date="2016-01-01T22:48:00Z">
              <w:r>
                <w:rPr>
                  <w:rFonts w:ascii="Calibri" w:hAnsi="Calibri" w:cs="Calibri"/>
                </w:rPr>
                <w:delText>/**</w:delText>
              </w:r>
            </w:del>
          </w:p>
          <w:p>
            <w:pPr>
              <w:rPr>
                <w:del w:id="3563" w:author="Administrator" w:date="2016-01-01T22:48:00Z"/>
                <w:rFonts w:ascii="Calibri" w:hAnsi="Calibri" w:cs="Calibri"/>
              </w:rPr>
            </w:pPr>
            <w:del w:id="3564" w:author="Administrator" w:date="2016-01-01T22:48:00Z">
              <w:r>
                <w:rPr>
                  <w:rFonts w:ascii="Calibri" w:hAnsi="Calibri" w:cs="Calibri"/>
                </w:rPr>
                <w:tab/>
              </w:r>
            </w:del>
            <w:del w:id="3565" w:author="Administrator" w:date="2016-01-01T22:48:00Z">
              <w:r>
                <w:rPr>
                  <w:rFonts w:ascii="Calibri" w:hAnsi="Calibri" w:cs="Calibri"/>
                </w:rPr>
                <w:delText xml:space="preserve"> * </w:delText>
              </w:r>
            </w:del>
            <w:del w:id="3566" w:author="Administrator" w:date="2016-01-01T22:48:00Z">
              <w:r>
                <w:rPr>
                  <w:rFonts w:hint="eastAsia" w:ascii="Calibri" w:hAnsi="Calibri" w:cs="宋体"/>
                </w:rPr>
                <w:delText>根据</w:delText>
              </w:r>
            </w:del>
            <w:del w:id="3567" w:author="Administrator" w:date="2016-01-01T22:48:00Z">
              <w:r>
                <w:rPr>
                  <w:rFonts w:ascii="Calibri" w:hAnsi="Calibri" w:cs="Calibri"/>
                </w:rPr>
                <w:delText>id</w:delText>
              </w:r>
            </w:del>
            <w:del w:id="3568" w:author="Administrator" w:date="2016-01-01T22:48:00Z">
              <w:r>
                <w:rPr>
                  <w:rFonts w:hint="eastAsia" w:ascii="Calibri" w:hAnsi="Calibri" w:cs="宋体"/>
                </w:rPr>
                <w:delText>返回</w:delText>
              </w:r>
            </w:del>
            <w:del w:id="3569" w:author="Administrator" w:date="2016-01-01T22:48:00Z">
              <w:r>
                <w:rPr>
                  <w:rFonts w:ascii="Calibri" w:hAnsi="Calibri" w:cs="Calibri"/>
                </w:rPr>
                <w:delText>BussinessHallPO</w:delText>
              </w:r>
            </w:del>
          </w:p>
          <w:p>
            <w:pPr>
              <w:rPr>
                <w:del w:id="3570" w:author="Administrator" w:date="2016-01-01T22:48:00Z"/>
                <w:rFonts w:ascii="Calibri" w:hAnsi="Calibri" w:cs="Calibri"/>
              </w:rPr>
            </w:pPr>
            <w:del w:id="3571" w:author="Administrator" w:date="2016-01-01T22:48:00Z">
              <w:r>
                <w:rPr>
                  <w:rFonts w:ascii="Calibri" w:hAnsi="Calibri" w:cs="Calibri"/>
                </w:rPr>
                <w:tab/>
              </w:r>
            </w:del>
            <w:del w:id="3572" w:author="Administrator" w:date="2016-01-01T22:48:00Z">
              <w:r>
                <w:rPr>
                  <w:rFonts w:ascii="Calibri" w:hAnsi="Calibri" w:cs="Calibri"/>
                </w:rPr>
                <w:delText xml:space="preserve"> * @param id</w:delText>
              </w:r>
            </w:del>
          </w:p>
          <w:p>
            <w:pPr>
              <w:rPr>
                <w:del w:id="3573" w:author="Administrator" w:date="2016-01-01T22:48:00Z"/>
                <w:rFonts w:ascii="Calibri" w:hAnsi="Calibri" w:cs="Calibri"/>
              </w:rPr>
            </w:pPr>
            <w:del w:id="3574" w:author="Administrator" w:date="2016-01-01T22:48:00Z">
              <w:r>
                <w:rPr>
                  <w:rFonts w:ascii="Calibri" w:hAnsi="Calibri" w:cs="Calibri"/>
                </w:rPr>
                <w:tab/>
              </w:r>
            </w:del>
            <w:del w:id="3575" w:author="Administrator" w:date="2016-01-01T22:48:00Z">
              <w:r>
                <w:rPr>
                  <w:rFonts w:ascii="Calibri" w:hAnsi="Calibri" w:cs="Calibri"/>
                </w:rPr>
                <w:delText xml:space="preserve"> * @return</w:delText>
              </w:r>
            </w:del>
          </w:p>
          <w:p>
            <w:pPr>
              <w:rPr>
                <w:del w:id="3576" w:author="Administrator" w:date="2016-01-01T22:48:00Z"/>
                <w:rFonts w:ascii="Calibri" w:hAnsi="Calibri" w:cs="Calibri"/>
              </w:rPr>
            </w:pPr>
            <w:del w:id="3577" w:author="Administrator" w:date="2016-01-01T22:48:00Z">
              <w:r>
                <w:rPr>
                  <w:rFonts w:ascii="Calibri" w:hAnsi="Calibri" w:cs="Calibri"/>
                </w:rPr>
                <w:tab/>
              </w:r>
            </w:del>
            <w:del w:id="3578" w:author="Administrator" w:date="2016-01-01T22:48:00Z">
              <w:r>
                <w:rPr>
                  <w:rFonts w:ascii="Calibri" w:hAnsi="Calibri" w:cs="Calibri"/>
                </w:rPr>
                <w:delText xml:space="preserve"> * @throws RemoteException</w:delText>
              </w:r>
            </w:del>
          </w:p>
          <w:p>
            <w:pPr>
              <w:rPr>
                <w:del w:id="3579" w:author="Administrator" w:date="2016-01-01T22:48:00Z"/>
                <w:rFonts w:ascii="Calibri" w:hAnsi="Calibri" w:cs="Calibri"/>
              </w:rPr>
            </w:pPr>
            <w:del w:id="3580" w:author="Administrator" w:date="2016-01-01T22:48:00Z">
              <w:r>
                <w:rPr>
                  <w:rFonts w:ascii="Calibri" w:hAnsi="Calibri" w:cs="Calibri"/>
                </w:rPr>
                <w:tab/>
              </w:r>
            </w:del>
            <w:del w:id="3581" w:author="Administrator" w:date="2016-01-01T22:48:00Z">
              <w:r>
                <w:rPr>
                  <w:rFonts w:ascii="Calibri" w:hAnsi="Calibri" w:cs="Calibri"/>
                </w:rPr>
                <w:delText xml:space="preserve"> */</w:delText>
              </w:r>
            </w:del>
          </w:p>
          <w:p>
            <w:pPr>
              <w:rPr>
                <w:del w:id="3582" w:author="Administrator" w:date="2016-01-01T22:48:00Z"/>
                <w:rFonts w:ascii="Calibri" w:hAnsi="Calibri" w:cs="Calibri"/>
              </w:rPr>
            </w:pPr>
            <w:del w:id="3583" w:author="Administrator" w:date="2016-01-01T22:48:00Z">
              <w:r>
                <w:rPr>
                  <w:rFonts w:ascii="Calibri" w:hAnsi="Calibri" w:cs="Calibri"/>
                </w:rPr>
                <w:tab/>
              </w:r>
            </w:del>
            <w:del w:id="3584" w:author="Administrator" w:date="2016-01-01T22:48:00Z">
              <w:r>
                <w:rPr>
                  <w:rFonts w:ascii="Calibri" w:hAnsi="Calibri" w:cs="Calibri"/>
                </w:rPr>
                <w:delText>public BussinessHallPO findBussinessHallPO(long id) throws RemoteException;</w:delText>
              </w:r>
            </w:del>
          </w:p>
          <w:p>
            <w:pPr>
              <w:rPr>
                <w:del w:id="3585" w:author="Administrator" w:date="2016-01-01T22:48:00Z"/>
                <w:rFonts w:ascii="Calibri" w:hAnsi="Calibri" w:cs="Calibri"/>
              </w:rPr>
            </w:pPr>
            <w:del w:id="3586" w:author="Administrator" w:date="2016-01-01T22:48:00Z">
              <w:r>
                <w:rPr>
                  <w:rFonts w:ascii="Calibri" w:hAnsi="Calibri" w:cs="Calibri"/>
                </w:rPr>
                <w:tab/>
              </w:r>
            </w:del>
          </w:p>
          <w:p>
            <w:pPr>
              <w:rPr>
                <w:del w:id="3587" w:author="Administrator" w:date="2016-01-01T22:48:00Z"/>
                <w:rFonts w:ascii="Calibri" w:hAnsi="Calibri" w:cs="Calibri"/>
              </w:rPr>
            </w:pPr>
            <w:del w:id="3588" w:author="Administrator" w:date="2016-01-01T22:48:00Z">
              <w:r>
                <w:rPr>
                  <w:rFonts w:ascii="Calibri" w:hAnsi="Calibri" w:cs="Calibri"/>
                </w:rPr>
                <w:tab/>
              </w:r>
            </w:del>
            <w:del w:id="3589" w:author="Administrator" w:date="2016-01-01T22:48:00Z">
              <w:r>
                <w:rPr>
                  <w:rFonts w:ascii="Calibri" w:hAnsi="Calibri" w:cs="Calibri"/>
                </w:rPr>
                <w:delText>/**</w:delText>
              </w:r>
            </w:del>
          </w:p>
          <w:p>
            <w:pPr>
              <w:rPr>
                <w:del w:id="3590" w:author="Administrator" w:date="2016-01-01T22:48:00Z"/>
                <w:rFonts w:ascii="Calibri" w:hAnsi="Calibri" w:cs="Calibri"/>
              </w:rPr>
            </w:pPr>
            <w:del w:id="3591" w:author="Administrator" w:date="2016-01-01T22:48:00Z">
              <w:r>
                <w:rPr>
                  <w:rFonts w:ascii="Calibri" w:hAnsi="Calibri" w:cs="Calibri"/>
                </w:rPr>
                <w:tab/>
              </w:r>
            </w:del>
            <w:del w:id="3592" w:author="Administrator" w:date="2016-01-01T22:48:00Z">
              <w:r>
                <w:rPr>
                  <w:rFonts w:ascii="Calibri" w:hAnsi="Calibri" w:cs="Calibri"/>
                </w:rPr>
                <w:delText xml:space="preserve"> * </w:delText>
              </w:r>
            </w:del>
            <w:del w:id="3593" w:author="Administrator" w:date="2016-01-01T22:48:00Z">
              <w:r>
                <w:rPr>
                  <w:rFonts w:hint="eastAsia" w:ascii="Calibri" w:hAnsi="Calibri" w:cs="宋体"/>
                </w:rPr>
                <w:delText>返回所有</w:delText>
              </w:r>
            </w:del>
            <w:del w:id="3594" w:author="Administrator" w:date="2016-01-01T22:48:00Z">
              <w:r>
                <w:rPr>
                  <w:rFonts w:ascii="Calibri" w:hAnsi="Calibri" w:cs="Calibri"/>
                </w:rPr>
                <w:delText>TruckPO</w:delText>
              </w:r>
            </w:del>
          </w:p>
          <w:p>
            <w:pPr>
              <w:rPr>
                <w:del w:id="3595" w:author="Administrator" w:date="2016-01-01T22:48:00Z"/>
                <w:rFonts w:ascii="Calibri" w:hAnsi="Calibri" w:cs="Calibri"/>
              </w:rPr>
            </w:pPr>
            <w:del w:id="3596" w:author="Administrator" w:date="2016-01-01T22:48:00Z">
              <w:r>
                <w:rPr>
                  <w:rFonts w:ascii="Calibri" w:hAnsi="Calibri" w:cs="Calibri"/>
                </w:rPr>
                <w:tab/>
              </w:r>
            </w:del>
            <w:del w:id="3597" w:author="Administrator" w:date="2016-01-01T22:48:00Z">
              <w:r>
                <w:rPr>
                  <w:rFonts w:ascii="Calibri" w:hAnsi="Calibri" w:cs="Calibri"/>
                </w:rPr>
                <w:delText xml:space="preserve"> * @return</w:delText>
              </w:r>
            </w:del>
          </w:p>
          <w:p>
            <w:pPr>
              <w:rPr>
                <w:del w:id="3598" w:author="Administrator" w:date="2016-01-01T22:48:00Z"/>
                <w:rFonts w:ascii="Calibri" w:hAnsi="Calibri" w:cs="Calibri"/>
              </w:rPr>
            </w:pPr>
            <w:del w:id="3599" w:author="Administrator" w:date="2016-01-01T22:48:00Z">
              <w:r>
                <w:rPr>
                  <w:rFonts w:ascii="Calibri" w:hAnsi="Calibri" w:cs="Calibri"/>
                </w:rPr>
                <w:tab/>
              </w:r>
            </w:del>
            <w:del w:id="3600" w:author="Administrator" w:date="2016-01-01T22:48:00Z">
              <w:r>
                <w:rPr>
                  <w:rFonts w:ascii="Calibri" w:hAnsi="Calibri" w:cs="Calibri"/>
                </w:rPr>
                <w:delText xml:space="preserve"> * @throws RemoteException</w:delText>
              </w:r>
            </w:del>
          </w:p>
          <w:p>
            <w:pPr>
              <w:rPr>
                <w:del w:id="3601" w:author="Administrator" w:date="2016-01-01T22:48:00Z"/>
                <w:rFonts w:ascii="Calibri" w:hAnsi="Calibri" w:cs="Calibri"/>
              </w:rPr>
            </w:pPr>
            <w:del w:id="3602" w:author="Administrator" w:date="2016-01-01T22:48:00Z">
              <w:r>
                <w:rPr>
                  <w:rFonts w:ascii="Calibri" w:hAnsi="Calibri" w:cs="Calibri"/>
                </w:rPr>
                <w:tab/>
              </w:r>
            </w:del>
            <w:del w:id="3603" w:author="Administrator" w:date="2016-01-01T22:48:00Z">
              <w:r>
                <w:rPr>
                  <w:rFonts w:ascii="Calibri" w:hAnsi="Calibri" w:cs="Calibri"/>
                </w:rPr>
                <w:delText xml:space="preserve"> */</w:delText>
              </w:r>
            </w:del>
          </w:p>
          <w:p>
            <w:pPr>
              <w:rPr>
                <w:del w:id="3604" w:author="Administrator" w:date="2016-01-01T22:48:00Z"/>
                <w:rFonts w:ascii="Calibri" w:hAnsi="Calibri" w:cs="Calibri"/>
              </w:rPr>
            </w:pPr>
            <w:del w:id="3605" w:author="Administrator" w:date="2016-01-01T22:48:00Z">
              <w:r>
                <w:rPr>
                  <w:rFonts w:ascii="Calibri" w:hAnsi="Calibri" w:cs="Calibri"/>
                </w:rPr>
                <w:tab/>
              </w:r>
            </w:del>
            <w:del w:id="3606" w:author="Administrator" w:date="2016-01-01T22:48:00Z">
              <w:r>
                <w:rPr>
                  <w:rFonts w:ascii="Calibri" w:hAnsi="Calibri" w:cs="Calibri"/>
                </w:rPr>
                <w:delText>public ArrayList&lt;TruckPO&gt; findsTruckPO() throws RemoteException;</w:delText>
              </w:r>
            </w:del>
          </w:p>
          <w:p>
            <w:pPr>
              <w:rPr>
                <w:del w:id="3607" w:author="Administrator" w:date="2016-01-01T22:48:00Z"/>
                <w:rFonts w:ascii="Calibri" w:hAnsi="Calibri" w:cs="Calibri"/>
              </w:rPr>
            </w:pPr>
            <w:del w:id="3608" w:author="Administrator" w:date="2016-01-01T22:48:00Z">
              <w:r>
                <w:rPr>
                  <w:rFonts w:ascii="Calibri" w:hAnsi="Calibri" w:cs="Calibri"/>
                </w:rPr>
                <w:tab/>
              </w:r>
            </w:del>
          </w:p>
          <w:p>
            <w:pPr>
              <w:rPr>
                <w:del w:id="3609" w:author="Administrator" w:date="2016-01-01T22:48:00Z"/>
                <w:rFonts w:ascii="Calibri" w:hAnsi="Calibri" w:cs="Calibri"/>
              </w:rPr>
            </w:pPr>
            <w:del w:id="3610" w:author="Administrator" w:date="2016-01-01T22:48:00Z">
              <w:r>
                <w:rPr>
                  <w:rFonts w:ascii="Calibri" w:hAnsi="Calibri" w:cs="Calibri"/>
                </w:rPr>
                <w:tab/>
              </w:r>
            </w:del>
            <w:del w:id="3611" w:author="Administrator" w:date="2016-01-01T22:48:00Z">
              <w:r>
                <w:rPr>
                  <w:rFonts w:ascii="Calibri" w:hAnsi="Calibri" w:cs="Calibri"/>
                </w:rPr>
                <w:delText>/**</w:delText>
              </w:r>
            </w:del>
          </w:p>
          <w:p>
            <w:pPr>
              <w:rPr>
                <w:del w:id="3612" w:author="Administrator" w:date="2016-01-01T22:48:00Z"/>
                <w:rFonts w:ascii="Calibri" w:hAnsi="Calibri" w:cs="Calibri"/>
              </w:rPr>
            </w:pPr>
            <w:del w:id="3613" w:author="Administrator" w:date="2016-01-01T22:48:00Z">
              <w:r>
                <w:rPr>
                  <w:rFonts w:ascii="Calibri" w:hAnsi="Calibri" w:cs="Calibri"/>
                </w:rPr>
                <w:tab/>
              </w:r>
            </w:del>
            <w:del w:id="3614" w:author="Administrator" w:date="2016-01-01T22:48:00Z">
              <w:r>
                <w:rPr>
                  <w:rFonts w:ascii="Calibri" w:hAnsi="Calibri" w:cs="Calibri"/>
                </w:rPr>
                <w:delText xml:space="preserve"> * </w:delText>
              </w:r>
            </w:del>
            <w:del w:id="3615" w:author="Administrator" w:date="2016-01-01T22:48:00Z">
              <w:r>
                <w:rPr>
                  <w:rFonts w:hint="eastAsia" w:ascii="Calibri" w:hAnsi="Calibri" w:cs="宋体"/>
                </w:rPr>
                <w:delText>返回所有</w:delText>
              </w:r>
            </w:del>
            <w:del w:id="3616" w:author="Administrator" w:date="2016-01-01T22:48:00Z">
              <w:r>
                <w:rPr>
                  <w:rFonts w:ascii="Calibri" w:hAnsi="Calibri" w:cs="Calibri"/>
                </w:rPr>
                <w:delText>DriverPO</w:delText>
              </w:r>
            </w:del>
          </w:p>
          <w:p>
            <w:pPr>
              <w:rPr>
                <w:del w:id="3617" w:author="Administrator" w:date="2016-01-01T22:48:00Z"/>
                <w:rFonts w:ascii="Calibri" w:hAnsi="Calibri" w:cs="Calibri"/>
              </w:rPr>
            </w:pPr>
            <w:del w:id="3618" w:author="Administrator" w:date="2016-01-01T22:48:00Z">
              <w:r>
                <w:rPr>
                  <w:rFonts w:ascii="Calibri" w:hAnsi="Calibri" w:cs="Calibri"/>
                </w:rPr>
                <w:tab/>
              </w:r>
            </w:del>
            <w:del w:id="3619" w:author="Administrator" w:date="2016-01-01T22:48:00Z">
              <w:r>
                <w:rPr>
                  <w:rFonts w:ascii="Calibri" w:hAnsi="Calibri" w:cs="Calibri"/>
                </w:rPr>
                <w:delText xml:space="preserve"> * @return</w:delText>
              </w:r>
            </w:del>
          </w:p>
          <w:p>
            <w:pPr>
              <w:rPr>
                <w:del w:id="3620" w:author="Administrator" w:date="2016-01-01T22:48:00Z"/>
                <w:rFonts w:ascii="Calibri" w:hAnsi="Calibri" w:cs="Calibri"/>
              </w:rPr>
            </w:pPr>
            <w:del w:id="3621" w:author="Administrator" w:date="2016-01-01T22:48:00Z">
              <w:r>
                <w:rPr>
                  <w:rFonts w:ascii="Calibri" w:hAnsi="Calibri" w:cs="Calibri"/>
                </w:rPr>
                <w:tab/>
              </w:r>
            </w:del>
            <w:del w:id="3622" w:author="Administrator" w:date="2016-01-01T22:48:00Z">
              <w:r>
                <w:rPr>
                  <w:rFonts w:ascii="Calibri" w:hAnsi="Calibri" w:cs="Calibri"/>
                </w:rPr>
                <w:delText xml:space="preserve"> * @throws RemoteException</w:delText>
              </w:r>
            </w:del>
          </w:p>
          <w:p>
            <w:pPr>
              <w:rPr>
                <w:del w:id="3623" w:author="Administrator" w:date="2016-01-01T22:48:00Z"/>
                <w:rFonts w:ascii="Calibri" w:hAnsi="Calibri" w:cs="Calibri"/>
              </w:rPr>
            </w:pPr>
            <w:del w:id="3624" w:author="Administrator" w:date="2016-01-01T22:48:00Z">
              <w:r>
                <w:rPr>
                  <w:rFonts w:ascii="Calibri" w:hAnsi="Calibri" w:cs="Calibri"/>
                </w:rPr>
                <w:tab/>
              </w:r>
            </w:del>
            <w:del w:id="3625" w:author="Administrator" w:date="2016-01-01T22:48:00Z">
              <w:r>
                <w:rPr>
                  <w:rFonts w:ascii="Calibri" w:hAnsi="Calibri" w:cs="Calibri"/>
                </w:rPr>
                <w:delText xml:space="preserve"> */</w:delText>
              </w:r>
            </w:del>
          </w:p>
          <w:p>
            <w:pPr>
              <w:rPr>
                <w:del w:id="3626" w:author="Administrator" w:date="2016-01-01T22:48:00Z"/>
                <w:rFonts w:ascii="Calibri" w:hAnsi="Calibri" w:cs="Calibri"/>
              </w:rPr>
            </w:pPr>
            <w:del w:id="3627" w:author="Administrator" w:date="2016-01-01T22:48:00Z">
              <w:r>
                <w:rPr>
                  <w:rFonts w:ascii="Calibri" w:hAnsi="Calibri" w:cs="Calibri"/>
                </w:rPr>
                <w:tab/>
              </w:r>
            </w:del>
            <w:del w:id="3628" w:author="Administrator" w:date="2016-01-01T22:48:00Z">
              <w:r>
                <w:rPr>
                  <w:rFonts w:ascii="Calibri" w:hAnsi="Calibri" w:cs="Calibri"/>
                </w:rPr>
                <w:delText>public ArrayList&lt;DriverPO&gt; findsDriverPO() throws RemoteException;</w:delText>
              </w:r>
            </w:del>
          </w:p>
          <w:p>
            <w:pPr>
              <w:rPr>
                <w:del w:id="3629" w:author="Administrator" w:date="2016-01-01T22:48:00Z"/>
                <w:rFonts w:ascii="Calibri" w:hAnsi="Calibri" w:cs="Calibri"/>
              </w:rPr>
            </w:pPr>
            <w:del w:id="3630" w:author="Administrator" w:date="2016-01-01T22:48:00Z">
              <w:r>
                <w:rPr>
                  <w:rFonts w:ascii="Calibri" w:hAnsi="Calibri" w:cs="Calibri"/>
                </w:rPr>
                <w:tab/>
              </w:r>
            </w:del>
          </w:p>
          <w:p>
            <w:pPr>
              <w:rPr>
                <w:del w:id="3631" w:author="Administrator" w:date="2016-01-01T22:48:00Z"/>
                <w:rFonts w:ascii="Calibri" w:hAnsi="Calibri" w:cs="Calibri"/>
              </w:rPr>
            </w:pPr>
            <w:del w:id="3632" w:author="Administrator" w:date="2016-01-01T22:48:00Z">
              <w:r>
                <w:rPr>
                  <w:rFonts w:ascii="Calibri" w:hAnsi="Calibri" w:cs="Calibri"/>
                </w:rPr>
                <w:tab/>
              </w:r>
            </w:del>
            <w:del w:id="3633" w:author="Administrator" w:date="2016-01-01T22:48:00Z">
              <w:r>
                <w:rPr>
                  <w:rFonts w:ascii="Calibri" w:hAnsi="Calibri" w:cs="Calibri"/>
                </w:rPr>
                <w:delText>/**</w:delText>
              </w:r>
            </w:del>
          </w:p>
          <w:p>
            <w:pPr>
              <w:rPr>
                <w:del w:id="3634" w:author="Administrator" w:date="2016-01-01T22:48:00Z"/>
                <w:rFonts w:ascii="Calibri" w:hAnsi="Calibri" w:cs="Calibri"/>
              </w:rPr>
            </w:pPr>
            <w:del w:id="3635" w:author="Administrator" w:date="2016-01-01T22:48:00Z">
              <w:r>
                <w:rPr>
                  <w:rFonts w:ascii="Calibri" w:hAnsi="Calibri" w:cs="Calibri"/>
                </w:rPr>
                <w:tab/>
              </w:r>
            </w:del>
            <w:del w:id="3636" w:author="Administrator" w:date="2016-01-01T22:48:00Z">
              <w:r>
                <w:rPr>
                  <w:rFonts w:ascii="Calibri" w:hAnsi="Calibri" w:cs="Calibri"/>
                </w:rPr>
                <w:delText xml:space="preserve"> * </w:delText>
              </w:r>
            </w:del>
            <w:del w:id="3637" w:author="Administrator" w:date="2016-01-01T22:48:00Z">
              <w:r>
                <w:rPr>
                  <w:rFonts w:hint="eastAsia" w:ascii="Calibri" w:hAnsi="Calibri" w:cs="宋体"/>
                </w:rPr>
                <w:delText>返回所有</w:delText>
              </w:r>
            </w:del>
            <w:del w:id="3638" w:author="Administrator" w:date="2016-01-01T22:48:00Z">
              <w:r>
                <w:rPr>
                  <w:rFonts w:ascii="Calibri" w:hAnsi="Calibri" w:cs="Calibri"/>
                </w:rPr>
                <w:delText>BussinessHallPO</w:delText>
              </w:r>
            </w:del>
          </w:p>
          <w:p>
            <w:pPr>
              <w:rPr>
                <w:del w:id="3639" w:author="Administrator" w:date="2016-01-01T22:48:00Z"/>
                <w:rFonts w:ascii="Calibri" w:hAnsi="Calibri" w:cs="Calibri"/>
              </w:rPr>
            </w:pPr>
            <w:del w:id="3640" w:author="Administrator" w:date="2016-01-01T22:48:00Z">
              <w:r>
                <w:rPr>
                  <w:rFonts w:ascii="Calibri" w:hAnsi="Calibri" w:cs="Calibri"/>
                </w:rPr>
                <w:tab/>
              </w:r>
            </w:del>
            <w:del w:id="3641" w:author="Administrator" w:date="2016-01-01T22:48:00Z">
              <w:r>
                <w:rPr>
                  <w:rFonts w:ascii="Calibri" w:hAnsi="Calibri" w:cs="Calibri"/>
                </w:rPr>
                <w:delText xml:space="preserve"> * @return</w:delText>
              </w:r>
            </w:del>
          </w:p>
          <w:p>
            <w:pPr>
              <w:rPr>
                <w:del w:id="3642" w:author="Administrator" w:date="2016-01-01T22:48:00Z"/>
                <w:rFonts w:ascii="Calibri" w:hAnsi="Calibri" w:cs="Calibri"/>
              </w:rPr>
            </w:pPr>
            <w:del w:id="3643" w:author="Administrator" w:date="2016-01-01T22:48:00Z">
              <w:r>
                <w:rPr>
                  <w:rFonts w:ascii="Calibri" w:hAnsi="Calibri" w:cs="Calibri"/>
                </w:rPr>
                <w:tab/>
              </w:r>
            </w:del>
            <w:del w:id="3644" w:author="Administrator" w:date="2016-01-01T22:48:00Z">
              <w:r>
                <w:rPr>
                  <w:rFonts w:ascii="Calibri" w:hAnsi="Calibri" w:cs="Calibri"/>
                </w:rPr>
                <w:delText xml:space="preserve"> * @throws RemoteException</w:delText>
              </w:r>
            </w:del>
          </w:p>
          <w:p>
            <w:pPr>
              <w:rPr>
                <w:del w:id="3645" w:author="Administrator" w:date="2016-01-01T22:48:00Z"/>
                <w:rFonts w:ascii="Calibri" w:hAnsi="Calibri" w:cs="Calibri"/>
              </w:rPr>
            </w:pPr>
            <w:del w:id="3646" w:author="Administrator" w:date="2016-01-01T22:48:00Z">
              <w:r>
                <w:rPr>
                  <w:rFonts w:ascii="Calibri" w:hAnsi="Calibri" w:cs="Calibri"/>
                </w:rPr>
                <w:tab/>
              </w:r>
            </w:del>
            <w:del w:id="3647" w:author="Administrator" w:date="2016-01-01T22:48:00Z">
              <w:r>
                <w:rPr>
                  <w:rFonts w:ascii="Calibri" w:hAnsi="Calibri" w:cs="Calibri"/>
                </w:rPr>
                <w:delText xml:space="preserve"> */</w:delText>
              </w:r>
            </w:del>
          </w:p>
          <w:p>
            <w:pPr>
              <w:rPr>
                <w:del w:id="3648" w:author="Administrator" w:date="2016-01-01T22:48:00Z"/>
                <w:rFonts w:ascii="Calibri" w:hAnsi="Calibri" w:cs="Calibri"/>
              </w:rPr>
            </w:pPr>
            <w:del w:id="3649" w:author="Administrator" w:date="2016-01-01T22:48:00Z">
              <w:r>
                <w:rPr>
                  <w:rFonts w:ascii="Calibri" w:hAnsi="Calibri" w:cs="Calibri"/>
                </w:rPr>
                <w:tab/>
              </w:r>
            </w:del>
            <w:del w:id="3650" w:author="Administrator" w:date="2016-01-01T22:48:00Z">
              <w:r>
                <w:rPr>
                  <w:rFonts w:ascii="Calibri" w:hAnsi="Calibri" w:cs="Calibri"/>
                </w:rPr>
                <w:delText>public ArrayList&lt;BussinessHallPO&gt; findsBussinessHallPO() throws RemoteException;</w:delText>
              </w:r>
            </w:del>
          </w:p>
          <w:p>
            <w:pPr>
              <w:rPr>
                <w:del w:id="3651" w:author="Administrator" w:date="2016-01-01T22:48:00Z"/>
                <w:rFonts w:ascii="Calibri" w:hAnsi="Calibri" w:cs="Calibri"/>
              </w:rPr>
            </w:pPr>
            <w:del w:id="3652" w:author="Administrator" w:date="2016-01-01T22:48:00Z">
              <w:r>
                <w:rPr>
                  <w:rFonts w:ascii="Calibri" w:hAnsi="Calibri" w:cs="Calibri"/>
                </w:rPr>
                <w:tab/>
              </w:r>
            </w:del>
          </w:p>
          <w:p>
            <w:pPr>
              <w:rPr>
                <w:del w:id="3653" w:author="Administrator" w:date="2016-01-01T22:48:00Z"/>
                <w:rFonts w:ascii="Calibri" w:hAnsi="Calibri" w:cs="Calibri"/>
              </w:rPr>
            </w:pPr>
            <w:del w:id="3654" w:author="Administrator" w:date="2016-01-01T22:48:00Z">
              <w:r>
                <w:rPr>
                  <w:rFonts w:ascii="Calibri" w:hAnsi="Calibri" w:cs="Calibri"/>
                </w:rPr>
                <w:tab/>
              </w:r>
            </w:del>
            <w:del w:id="3655" w:author="Administrator" w:date="2016-01-01T22:48:00Z">
              <w:r>
                <w:rPr>
                  <w:rFonts w:ascii="Calibri" w:hAnsi="Calibri" w:cs="Calibri"/>
                </w:rPr>
                <w:delText>/**</w:delText>
              </w:r>
            </w:del>
          </w:p>
          <w:p>
            <w:pPr>
              <w:rPr>
                <w:del w:id="3656" w:author="Administrator" w:date="2016-01-01T22:48:00Z"/>
                <w:rFonts w:ascii="Calibri" w:hAnsi="Calibri" w:cs="Calibri"/>
              </w:rPr>
            </w:pPr>
            <w:del w:id="3657" w:author="Administrator" w:date="2016-01-01T22:48:00Z">
              <w:r>
                <w:rPr>
                  <w:rFonts w:ascii="Calibri" w:hAnsi="Calibri" w:cs="Calibri"/>
                </w:rPr>
                <w:tab/>
              </w:r>
            </w:del>
            <w:del w:id="3658" w:author="Administrator" w:date="2016-01-01T22:48:00Z">
              <w:r>
                <w:rPr>
                  <w:rFonts w:ascii="Calibri" w:hAnsi="Calibri" w:cs="Calibri"/>
                </w:rPr>
                <w:delText xml:space="preserve"> * </w:delText>
              </w:r>
            </w:del>
            <w:del w:id="3659" w:author="Administrator" w:date="2016-01-01T22:48:00Z">
              <w:r>
                <w:rPr>
                  <w:rFonts w:hint="eastAsia" w:ascii="Calibri" w:hAnsi="Calibri" w:cs="宋体"/>
                </w:rPr>
                <w:delText>在数据库中增加一个</w:delText>
              </w:r>
            </w:del>
            <w:del w:id="3660" w:author="Administrator" w:date="2016-01-01T22:48:00Z">
              <w:r>
                <w:rPr>
                  <w:rFonts w:ascii="Calibri" w:hAnsi="Calibri" w:cs="Calibri"/>
                </w:rPr>
                <w:delText>BussinessHallPO</w:delText>
              </w:r>
            </w:del>
            <w:del w:id="3661" w:author="Administrator" w:date="2016-01-01T22:48:00Z">
              <w:r>
                <w:rPr>
                  <w:rFonts w:hint="eastAsia" w:ascii="Calibri" w:hAnsi="Calibri" w:cs="宋体"/>
                </w:rPr>
                <w:delText>记录</w:delText>
              </w:r>
            </w:del>
          </w:p>
          <w:p>
            <w:pPr>
              <w:rPr>
                <w:del w:id="3662" w:author="Administrator" w:date="2016-01-01T22:48:00Z"/>
                <w:rFonts w:ascii="Calibri" w:hAnsi="Calibri" w:cs="Calibri"/>
              </w:rPr>
            </w:pPr>
            <w:del w:id="3663" w:author="Administrator" w:date="2016-01-01T22:48:00Z">
              <w:r>
                <w:rPr>
                  <w:rFonts w:ascii="Calibri" w:hAnsi="Calibri" w:cs="Calibri"/>
                </w:rPr>
                <w:tab/>
              </w:r>
            </w:del>
            <w:del w:id="3664" w:author="Administrator" w:date="2016-01-01T22:48:00Z">
              <w:r>
                <w:rPr>
                  <w:rFonts w:ascii="Calibri" w:hAnsi="Calibri" w:cs="Calibri"/>
                </w:rPr>
                <w:delText xml:space="preserve"> * @param tpo</w:delText>
              </w:r>
            </w:del>
          </w:p>
          <w:p>
            <w:pPr>
              <w:rPr>
                <w:del w:id="3665" w:author="Administrator" w:date="2016-01-01T22:48:00Z"/>
                <w:rFonts w:ascii="Calibri" w:hAnsi="Calibri" w:cs="Calibri"/>
              </w:rPr>
            </w:pPr>
            <w:del w:id="3666" w:author="Administrator" w:date="2016-01-01T22:48:00Z">
              <w:r>
                <w:rPr>
                  <w:rFonts w:ascii="Calibri" w:hAnsi="Calibri" w:cs="Calibri"/>
                </w:rPr>
                <w:tab/>
              </w:r>
            </w:del>
            <w:del w:id="3667" w:author="Administrator" w:date="2016-01-01T22:48:00Z">
              <w:r>
                <w:rPr>
                  <w:rFonts w:ascii="Calibri" w:hAnsi="Calibri" w:cs="Calibri"/>
                </w:rPr>
                <w:delText xml:space="preserve"> * @throws RemoteException</w:delText>
              </w:r>
            </w:del>
          </w:p>
          <w:p>
            <w:pPr>
              <w:rPr>
                <w:del w:id="3668" w:author="Administrator" w:date="2016-01-01T22:48:00Z"/>
                <w:rFonts w:ascii="Calibri" w:hAnsi="Calibri" w:cs="Calibri"/>
              </w:rPr>
            </w:pPr>
            <w:del w:id="3669" w:author="Administrator" w:date="2016-01-01T22:48:00Z">
              <w:r>
                <w:rPr>
                  <w:rFonts w:ascii="Calibri" w:hAnsi="Calibri" w:cs="Calibri"/>
                </w:rPr>
                <w:tab/>
              </w:r>
            </w:del>
            <w:del w:id="3670" w:author="Administrator" w:date="2016-01-01T22:48:00Z">
              <w:r>
                <w:rPr>
                  <w:rFonts w:ascii="Calibri" w:hAnsi="Calibri" w:cs="Calibri"/>
                </w:rPr>
                <w:delText xml:space="preserve"> */</w:delText>
              </w:r>
            </w:del>
          </w:p>
          <w:p>
            <w:pPr>
              <w:rPr>
                <w:del w:id="3671" w:author="Administrator" w:date="2016-01-01T22:48:00Z"/>
                <w:rFonts w:ascii="Calibri" w:hAnsi="Calibri" w:cs="Calibri"/>
              </w:rPr>
            </w:pPr>
            <w:del w:id="3672" w:author="Administrator" w:date="2016-01-01T22:48:00Z">
              <w:r>
                <w:rPr>
                  <w:rFonts w:ascii="Calibri" w:hAnsi="Calibri" w:cs="Calibri"/>
                </w:rPr>
                <w:tab/>
              </w:r>
            </w:del>
            <w:del w:id="3673" w:author="Administrator" w:date="2016-01-01T22:48:00Z">
              <w:r>
                <w:rPr>
                  <w:rFonts w:ascii="Calibri" w:hAnsi="Calibri" w:cs="Calibri"/>
                </w:rPr>
                <w:delText>public void insert(BussinessHallPO bpo) throws RemoteException;</w:delText>
              </w:r>
            </w:del>
          </w:p>
          <w:p>
            <w:pPr>
              <w:rPr>
                <w:del w:id="3674" w:author="Administrator" w:date="2016-01-01T22:48:00Z"/>
                <w:rFonts w:ascii="Calibri" w:hAnsi="Calibri" w:cs="Calibri"/>
              </w:rPr>
            </w:pPr>
            <w:del w:id="3675" w:author="Administrator" w:date="2016-01-01T22:48:00Z">
              <w:r>
                <w:rPr>
                  <w:rFonts w:ascii="Calibri" w:hAnsi="Calibri" w:cs="Calibri"/>
                </w:rPr>
                <w:tab/>
              </w:r>
            </w:del>
          </w:p>
          <w:p>
            <w:pPr>
              <w:rPr>
                <w:del w:id="3676" w:author="Administrator" w:date="2016-01-01T22:48:00Z"/>
                <w:rFonts w:ascii="Calibri" w:hAnsi="Calibri" w:cs="Calibri"/>
              </w:rPr>
            </w:pPr>
            <w:del w:id="3677" w:author="Administrator" w:date="2016-01-01T22:48:00Z">
              <w:r>
                <w:rPr>
                  <w:rFonts w:ascii="Calibri" w:hAnsi="Calibri" w:cs="Calibri"/>
                </w:rPr>
                <w:tab/>
              </w:r>
            </w:del>
            <w:del w:id="3678" w:author="Administrator" w:date="2016-01-01T22:48:00Z">
              <w:r>
                <w:rPr>
                  <w:rFonts w:ascii="Calibri" w:hAnsi="Calibri" w:cs="Calibri"/>
                </w:rPr>
                <w:delText>/**</w:delText>
              </w:r>
            </w:del>
          </w:p>
          <w:p>
            <w:pPr>
              <w:rPr>
                <w:del w:id="3679" w:author="Administrator" w:date="2016-01-01T22:48:00Z"/>
                <w:rFonts w:ascii="Calibri" w:hAnsi="Calibri" w:cs="Calibri"/>
              </w:rPr>
            </w:pPr>
            <w:del w:id="3680" w:author="Administrator" w:date="2016-01-01T22:48:00Z">
              <w:r>
                <w:rPr>
                  <w:rFonts w:ascii="Calibri" w:hAnsi="Calibri" w:cs="Calibri"/>
                </w:rPr>
                <w:tab/>
              </w:r>
            </w:del>
            <w:del w:id="3681" w:author="Administrator" w:date="2016-01-01T22:48:00Z">
              <w:r>
                <w:rPr>
                  <w:rFonts w:ascii="Calibri" w:hAnsi="Calibri" w:cs="Calibri"/>
                </w:rPr>
                <w:delText xml:space="preserve"> * </w:delText>
              </w:r>
            </w:del>
            <w:del w:id="3682" w:author="Administrator" w:date="2016-01-01T22:48:00Z">
              <w:r>
                <w:rPr>
                  <w:rFonts w:hint="eastAsia" w:ascii="Calibri" w:hAnsi="Calibri" w:cs="宋体"/>
                </w:rPr>
                <w:delText>在数据库中增加一个</w:delText>
              </w:r>
            </w:del>
            <w:del w:id="3683" w:author="Administrator" w:date="2016-01-01T22:48:00Z">
              <w:r>
                <w:rPr>
                  <w:rFonts w:ascii="Calibri" w:hAnsi="Calibri" w:cs="Calibri"/>
                </w:rPr>
                <w:delText>DriverPO</w:delText>
              </w:r>
            </w:del>
            <w:del w:id="3684" w:author="Administrator" w:date="2016-01-01T22:48:00Z">
              <w:r>
                <w:rPr>
                  <w:rFonts w:hint="eastAsia" w:ascii="Calibri" w:hAnsi="Calibri" w:cs="宋体"/>
                </w:rPr>
                <w:delText>记录</w:delText>
              </w:r>
            </w:del>
          </w:p>
          <w:p>
            <w:pPr>
              <w:rPr>
                <w:del w:id="3685" w:author="Administrator" w:date="2016-01-01T22:48:00Z"/>
                <w:rFonts w:ascii="Calibri" w:hAnsi="Calibri" w:cs="Calibri"/>
              </w:rPr>
            </w:pPr>
            <w:del w:id="3686" w:author="Administrator" w:date="2016-01-01T22:48:00Z">
              <w:r>
                <w:rPr>
                  <w:rFonts w:ascii="Calibri" w:hAnsi="Calibri" w:cs="Calibri"/>
                </w:rPr>
                <w:tab/>
              </w:r>
            </w:del>
            <w:del w:id="3687" w:author="Administrator" w:date="2016-01-01T22:48:00Z">
              <w:r>
                <w:rPr>
                  <w:rFonts w:ascii="Calibri" w:hAnsi="Calibri" w:cs="Calibri"/>
                </w:rPr>
                <w:delText xml:space="preserve"> * @param dpo</w:delText>
              </w:r>
            </w:del>
          </w:p>
          <w:p>
            <w:pPr>
              <w:rPr>
                <w:del w:id="3688" w:author="Administrator" w:date="2016-01-01T22:48:00Z"/>
                <w:rFonts w:ascii="Calibri" w:hAnsi="Calibri" w:cs="Calibri"/>
              </w:rPr>
            </w:pPr>
            <w:del w:id="3689" w:author="Administrator" w:date="2016-01-01T22:48:00Z">
              <w:r>
                <w:rPr>
                  <w:rFonts w:ascii="Calibri" w:hAnsi="Calibri" w:cs="Calibri"/>
                </w:rPr>
                <w:tab/>
              </w:r>
            </w:del>
            <w:del w:id="3690" w:author="Administrator" w:date="2016-01-01T22:48:00Z">
              <w:r>
                <w:rPr>
                  <w:rFonts w:ascii="Calibri" w:hAnsi="Calibri" w:cs="Calibri"/>
                </w:rPr>
                <w:delText xml:space="preserve"> * @throws RemoteException</w:delText>
              </w:r>
            </w:del>
          </w:p>
          <w:p>
            <w:pPr>
              <w:rPr>
                <w:del w:id="3691" w:author="Administrator" w:date="2016-01-01T22:48:00Z"/>
                <w:rFonts w:ascii="Calibri" w:hAnsi="Calibri" w:cs="Calibri"/>
              </w:rPr>
            </w:pPr>
            <w:del w:id="3692" w:author="Administrator" w:date="2016-01-01T22:48:00Z">
              <w:r>
                <w:rPr>
                  <w:rFonts w:ascii="Calibri" w:hAnsi="Calibri" w:cs="Calibri"/>
                </w:rPr>
                <w:tab/>
              </w:r>
            </w:del>
            <w:del w:id="3693" w:author="Administrator" w:date="2016-01-01T22:48:00Z">
              <w:r>
                <w:rPr>
                  <w:rFonts w:ascii="Calibri" w:hAnsi="Calibri" w:cs="Calibri"/>
                </w:rPr>
                <w:delText xml:space="preserve"> */</w:delText>
              </w:r>
            </w:del>
          </w:p>
          <w:p>
            <w:pPr>
              <w:rPr>
                <w:del w:id="3694" w:author="Administrator" w:date="2016-01-01T22:48:00Z"/>
                <w:rFonts w:ascii="Calibri" w:hAnsi="Calibri" w:cs="Calibri"/>
              </w:rPr>
            </w:pPr>
            <w:del w:id="3695" w:author="Administrator" w:date="2016-01-01T22:48:00Z">
              <w:r>
                <w:rPr>
                  <w:rFonts w:ascii="Calibri" w:hAnsi="Calibri" w:cs="Calibri"/>
                </w:rPr>
                <w:tab/>
              </w:r>
            </w:del>
            <w:del w:id="3696" w:author="Administrator" w:date="2016-01-01T22:48:00Z">
              <w:r>
                <w:rPr>
                  <w:rFonts w:ascii="Calibri" w:hAnsi="Calibri" w:cs="Calibri"/>
                </w:rPr>
                <w:delText>public void insert(DriverPO dpo) throws RemoteException;</w:delText>
              </w:r>
            </w:del>
          </w:p>
          <w:p>
            <w:pPr>
              <w:rPr>
                <w:del w:id="3697" w:author="Administrator" w:date="2016-01-01T22:48:00Z"/>
                <w:rFonts w:ascii="Calibri" w:hAnsi="Calibri" w:cs="Calibri"/>
              </w:rPr>
            </w:pPr>
            <w:del w:id="3698" w:author="Administrator" w:date="2016-01-01T22:48:00Z">
              <w:r>
                <w:rPr>
                  <w:rFonts w:ascii="Calibri" w:hAnsi="Calibri" w:cs="Calibri"/>
                </w:rPr>
                <w:tab/>
              </w:r>
            </w:del>
          </w:p>
          <w:p>
            <w:pPr>
              <w:rPr>
                <w:del w:id="3699" w:author="Administrator" w:date="2016-01-01T22:48:00Z"/>
                <w:rFonts w:ascii="Calibri" w:hAnsi="Calibri" w:cs="Calibri"/>
              </w:rPr>
            </w:pPr>
            <w:del w:id="3700" w:author="Administrator" w:date="2016-01-01T22:48:00Z">
              <w:r>
                <w:rPr>
                  <w:rFonts w:ascii="Calibri" w:hAnsi="Calibri" w:cs="Calibri"/>
                </w:rPr>
                <w:tab/>
              </w:r>
            </w:del>
            <w:del w:id="3701" w:author="Administrator" w:date="2016-01-01T22:48:00Z">
              <w:r>
                <w:rPr>
                  <w:rFonts w:ascii="Calibri" w:hAnsi="Calibri" w:cs="Calibri"/>
                </w:rPr>
                <w:delText>/**</w:delText>
              </w:r>
            </w:del>
          </w:p>
          <w:p>
            <w:pPr>
              <w:rPr>
                <w:del w:id="3702" w:author="Administrator" w:date="2016-01-01T22:48:00Z"/>
                <w:rFonts w:ascii="Calibri" w:hAnsi="Calibri" w:cs="Calibri"/>
              </w:rPr>
            </w:pPr>
            <w:del w:id="3703" w:author="Administrator" w:date="2016-01-01T22:48:00Z">
              <w:r>
                <w:rPr>
                  <w:rFonts w:ascii="Calibri" w:hAnsi="Calibri" w:cs="Calibri"/>
                </w:rPr>
                <w:tab/>
              </w:r>
            </w:del>
            <w:del w:id="3704" w:author="Administrator" w:date="2016-01-01T22:48:00Z">
              <w:r>
                <w:rPr>
                  <w:rFonts w:ascii="Calibri" w:hAnsi="Calibri" w:cs="Calibri"/>
                </w:rPr>
                <w:delText xml:space="preserve"> * </w:delText>
              </w:r>
            </w:del>
            <w:del w:id="3705" w:author="Administrator" w:date="2016-01-01T22:48:00Z">
              <w:r>
                <w:rPr>
                  <w:rFonts w:hint="eastAsia" w:ascii="Calibri" w:hAnsi="Calibri" w:cs="宋体"/>
                </w:rPr>
                <w:delText>在数据库中增加一个</w:delText>
              </w:r>
            </w:del>
            <w:del w:id="3706" w:author="Administrator" w:date="2016-01-01T22:48:00Z">
              <w:r>
                <w:rPr>
                  <w:rFonts w:ascii="Calibri" w:hAnsi="Calibri" w:cs="Calibri"/>
                </w:rPr>
                <w:delText>TruckPO</w:delText>
              </w:r>
            </w:del>
            <w:del w:id="3707" w:author="Administrator" w:date="2016-01-01T22:48:00Z">
              <w:r>
                <w:rPr>
                  <w:rFonts w:hint="eastAsia" w:ascii="Calibri" w:hAnsi="Calibri" w:cs="宋体"/>
                </w:rPr>
                <w:delText>记录</w:delText>
              </w:r>
            </w:del>
          </w:p>
          <w:p>
            <w:pPr>
              <w:rPr>
                <w:del w:id="3708" w:author="Administrator" w:date="2016-01-01T22:48:00Z"/>
                <w:rFonts w:ascii="Calibri" w:hAnsi="Calibri" w:cs="Calibri"/>
              </w:rPr>
            </w:pPr>
            <w:del w:id="3709" w:author="Administrator" w:date="2016-01-01T22:48:00Z">
              <w:r>
                <w:rPr>
                  <w:rFonts w:ascii="Calibri" w:hAnsi="Calibri" w:cs="Calibri"/>
                </w:rPr>
                <w:tab/>
              </w:r>
            </w:del>
            <w:del w:id="3710" w:author="Administrator" w:date="2016-01-01T22:48:00Z">
              <w:r>
                <w:rPr>
                  <w:rFonts w:ascii="Calibri" w:hAnsi="Calibri" w:cs="Calibri"/>
                </w:rPr>
                <w:delText xml:space="preserve"> * @param tpo</w:delText>
              </w:r>
            </w:del>
          </w:p>
          <w:p>
            <w:pPr>
              <w:rPr>
                <w:del w:id="3711" w:author="Administrator" w:date="2016-01-01T22:48:00Z"/>
                <w:rFonts w:ascii="Calibri" w:hAnsi="Calibri" w:cs="Calibri"/>
              </w:rPr>
            </w:pPr>
            <w:del w:id="3712" w:author="Administrator" w:date="2016-01-01T22:48:00Z">
              <w:r>
                <w:rPr>
                  <w:rFonts w:ascii="Calibri" w:hAnsi="Calibri" w:cs="Calibri"/>
                </w:rPr>
                <w:tab/>
              </w:r>
            </w:del>
            <w:del w:id="3713" w:author="Administrator" w:date="2016-01-01T22:48:00Z">
              <w:r>
                <w:rPr>
                  <w:rFonts w:ascii="Calibri" w:hAnsi="Calibri" w:cs="Calibri"/>
                </w:rPr>
                <w:delText xml:space="preserve"> * @throws RemoteException</w:delText>
              </w:r>
            </w:del>
          </w:p>
          <w:p>
            <w:pPr>
              <w:rPr>
                <w:del w:id="3714" w:author="Administrator" w:date="2016-01-01T22:48:00Z"/>
                <w:rFonts w:ascii="Calibri" w:hAnsi="Calibri" w:cs="Calibri"/>
              </w:rPr>
            </w:pPr>
            <w:del w:id="3715" w:author="Administrator" w:date="2016-01-01T22:48:00Z">
              <w:r>
                <w:rPr>
                  <w:rFonts w:ascii="Calibri" w:hAnsi="Calibri" w:cs="Calibri"/>
                </w:rPr>
                <w:tab/>
              </w:r>
            </w:del>
            <w:del w:id="3716" w:author="Administrator" w:date="2016-01-01T22:48:00Z">
              <w:r>
                <w:rPr>
                  <w:rFonts w:ascii="Calibri" w:hAnsi="Calibri" w:cs="Calibri"/>
                </w:rPr>
                <w:delText xml:space="preserve"> */</w:delText>
              </w:r>
            </w:del>
          </w:p>
          <w:p>
            <w:pPr>
              <w:rPr>
                <w:del w:id="3717" w:author="Administrator" w:date="2016-01-01T22:48:00Z"/>
                <w:rFonts w:ascii="Calibri" w:hAnsi="Calibri" w:cs="Calibri"/>
              </w:rPr>
            </w:pPr>
            <w:del w:id="3718" w:author="Administrator" w:date="2016-01-01T22:48:00Z">
              <w:r>
                <w:rPr>
                  <w:rFonts w:ascii="Calibri" w:hAnsi="Calibri" w:cs="Calibri"/>
                </w:rPr>
                <w:tab/>
              </w:r>
            </w:del>
            <w:del w:id="3719" w:author="Administrator" w:date="2016-01-01T22:48:00Z">
              <w:r>
                <w:rPr>
                  <w:rFonts w:ascii="Calibri" w:hAnsi="Calibri" w:cs="Calibri"/>
                </w:rPr>
                <w:delText>public void insert(TruckPO tpo) throws RemoteException;</w:delText>
              </w:r>
            </w:del>
          </w:p>
          <w:p>
            <w:pPr>
              <w:rPr>
                <w:del w:id="3720" w:author="Administrator" w:date="2016-01-01T22:48:00Z"/>
                <w:rFonts w:ascii="Calibri" w:hAnsi="Calibri" w:cs="Calibri"/>
              </w:rPr>
            </w:pPr>
            <w:del w:id="3721" w:author="Administrator" w:date="2016-01-01T22:48:00Z">
              <w:r>
                <w:rPr>
                  <w:rFonts w:ascii="Calibri" w:hAnsi="Calibri" w:cs="Calibri"/>
                </w:rPr>
                <w:tab/>
              </w:r>
            </w:del>
          </w:p>
          <w:p>
            <w:pPr>
              <w:rPr>
                <w:del w:id="3722" w:author="Administrator" w:date="2016-01-01T22:48:00Z"/>
                <w:rFonts w:ascii="Calibri" w:hAnsi="Calibri" w:cs="Calibri"/>
              </w:rPr>
            </w:pPr>
            <w:del w:id="3723" w:author="Administrator" w:date="2016-01-01T22:48:00Z">
              <w:r>
                <w:rPr>
                  <w:rFonts w:ascii="Calibri" w:hAnsi="Calibri" w:cs="Calibri"/>
                </w:rPr>
                <w:tab/>
              </w:r>
            </w:del>
            <w:del w:id="3724" w:author="Administrator" w:date="2016-01-01T22:48:00Z">
              <w:r>
                <w:rPr>
                  <w:rFonts w:ascii="Calibri" w:hAnsi="Calibri" w:cs="Calibri"/>
                </w:rPr>
                <w:delText>/**</w:delText>
              </w:r>
            </w:del>
          </w:p>
          <w:p>
            <w:pPr>
              <w:rPr>
                <w:del w:id="3725" w:author="Administrator" w:date="2016-01-01T22:48:00Z"/>
                <w:rFonts w:ascii="Calibri" w:hAnsi="Calibri" w:cs="Calibri"/>
              </w:rPr>
            </w:pPr>
            <w:del w:id="3726" w:author="Administrator" w:date="2016-01-01T22:48:00Z">
              <w:r>
                <w:rPr>
                  <w:rFonts w:ascii="Calibri" w:hAnsi="Calibri" w:cs="Calibri"/>
                </w:rPr>
                <w:tab/>
              </w:r>
            </w:del>
            <w:del w:id="3727" w:author="Administrator" w:date="2016-01-01T22:48:00Z">
              <w:r>
                <w:rPr>
                  <w:rFonts w:ascii="Calibri" w:hAnsi="Calibri" w:cs="Calibri"/>
                </w:rPr>
                <w:delText xml:space="preserve"> * </w:delText>
              </w:r>
            </w:del>
            <w:del w:id="3728" w:author="Administrator" w:date="2016-01-01T22:48:00Z">
              <w:r>
                <w:rPr>
                  <w:rFonts w:hint="eastAsia" w:ascii="Calibri" w:hAnsi="Calibri" w:cs="宋体"/>
                </w:rPr>
                <w:delText>更新一个</w:delText>
              </w:r>
            </w:del>
            <w:del w:id="3729" w:author="Administrator" w:date="2016-01-01T22:48:00Z">
              <w:r>
                <w:rPr>
                  <w:rFonts w:ascii="Calibri" w:hAnsi="Calibri" w:cs="Calibri"/>
                </w:rPr>
                <w:delText>TruckPO</w:delText>
              </w:r>
            </w:del>
          </w:p>
          <w:p>
            <w:pPr>
              <w:rPr>
                <w:del w:id="3730" w:author="Administrator" w:date="2016-01-01T22:48:00Z"/>
                <w:rFonts w:ascii="Calibri" w:hAnsi="Calibri" w:cs="Calibri"/>
              </w:rPr>
            </w:pPr>
            <w:del w:id="3731" w:author="Administrator" w:date="2016-01-01T22:48:00Z">
              <w:r>
                <w:rPr>
                  <w:rFonts w:ascii="Calibri" w:hAnsi="Calibri" w:cs="Calibri"/>
                </w:rPr>
                <w:tab/>
              </w:r>
            </w:del>
            <w:del w:id="3732" w:author="Administrator" w:date="2016-01-01T22:48:00Z">
              <w:r>
                <w:rPr>
                  <w:rFonts w:ascii="Calibri" w:hAnsi="Calibri" w:cs="Calibri"/>
                </w:rPr>
                <w:delText xml:space="preserve"> * @param tpo</w:delText>
              </w:r>
            </w:del>
          </w:p>
          <w:p>
            <w:pPr>
              <w:rPr>
                <w:del w:id="3733" w:author="Administrator" w:date="2016-01-01T22:48:00Z"/>
                <w:rFonts w:ascii="Calibri" w:hAnsi="Calibri" w:cs="Calibri"/>
              </w:rPr>
            </w:pPr>
            <w:del w:id="3734" w:author="Administrator" w:date="2016-01-01T22:48:00Z">
              <w:r>
                <w:rPr>
                  <w:rFonts w:ascii="Calibri" w:hAnsi="Calibri" w:cs="Calibri"/>
                </w:rPr>
                <w:tab/>
              </w:r>
            </w:del>
            <w:del w:id="3735" w:author="Administrator" w:date="2016-01-01T22:48:00Z">
              <w:r>
                <w:rPr>
                  <w:rFonts w:ascii="Calibri" w:hAnsi="Calibri" w:cs="Calibri"/>
                </w:rPr>
                <w:delText xml:space="preserve"> * @throws RemoteException</w:delText>
              </w:r>
            </w:del>
          </w:p>
          <w:p>
            <w:pPr>
              <w:rPr>
                <w:del w:id="3736" w:author="Administrator" w:date="2016-01-01T22:48:00Z"/>
                <w:rFonts w:ascii="Calibri" w:hAnsi="Calibri" w:cs="Calibri"/>
              </w:rPr>
            </w:pPr>
            <w:del w:id="3737" w:author="Administrator" w:date="2016-01-01T22:48:00Z">
              <w:r>
                <w:rPr>
                  <w:rFonts w:ascii="Calibri" w:hAnsi="Calibri" w:cs="Calibri"/>
                </w:rPr>
                <w:tab/>
              </w:r>
            </w:del>
            <w:del w:id="3738" w:author="Administrator" w:date="2016-01-01T22:48:00Z">
              <w:r>
                <w:rPr>
                  <w:rFonts w:ascii="Calibri" w:hAnsi="Calibri" w:cs="Calibri"/>
                </w:rPr>
                <w:delText xml:space="preserve"> */</w:delText>
              </w:r>
            </w:del>
          </w:p>
          <w:p>
            <w:pPr>
              <w:rPr>
                <w:del w:id="3739" w:author="Administrator" w:date="2016-01-01T22:48:00Z"/>
                <w:rFonts w:ascii="Calibri" w:hAnsi="Calibri" w:cs="Calibri"/>
              </w:rPr>
            </w:pPr>
            <w:del w:id="3740" w:author="Administrator" w:date="2016-01-01T22:48:00Z">
              <w:r>
                <w:rPr>
                  <w:rFonts w:ascii="Calibri" w:hAnsi="Calibri" w:cs="Calibri"/>
                </w:rPr>
                <w:tab/>
              </w:r>
            </w:del>
            <w:del w:id="3741" w:author="Administrator" w:date="2016-01-01T22:48:00Z">
              <w:r>
                <w:rPr>
                  <w:rFonts w:ascii="Calibri" w:hAnsi="Calibri" w:cs="Calibri"/>
                </w:rPr>
                <w:delText>public void update(TruckPO tpo) throws RemoteException;</w:delText>
              </w:r>
            </w:del>
          </w:p>
          <w:p>
            <w:pPr>
              <w:rPr>
                <w:del w:id="3742" w:author="Administrator" w:date="2016-01-01T22:48:00Z"/>
                <w:rFonts w:ascii="Calibri" w:hAnsi="Calibri" w:cs="Calibri"/>
              </w:rPr>
            </w:pPr>
            <w:del w:id="3743" w:author="Administrator" w:date="2016-01-01T22:48:00Z">
              <w:r>
                <w:rPr>
                  <w:rFonts w:ascii="Calibri" w:hAnsi="Calibri" w:cs="Calibri"/>
                </w:rPr>
                <w:tab/>
              </w:r>
            </w:del>
          </w:p>
          <w:p>
            <w:pPr>
              <w:rPr>
                <w:del w:id="3744" w:author="Administrator" w:date="2016-01-01T22:48:00Z"/>
                <w:rFonts w:ascii="Calibri" w:hAnsi="Calibri" w:cs="Calibri"/>
              </w:rPr>
            </w:pPr>
            <w:del w:id="3745" w:author="Administrator" w:date="2016-01-01T22:48:00Z">
              <w:r>
                <w:rPr>
                  <w:rFonts w:ascii="Calibri" w:hAnsi="Calibri" w:cs="Calibri"/>
                </w:rPr>
                <w:tab/>
              </w:r>
            </w:del>
            <w:del w:id="3746" w:author="Administrator" w:date="2016-01-01T22:48:00Z">
              <w:r>
                <w:rPr>
                  <w:rFonts w:ascii="Calibri" w:hAnsi="Calibri" w:cs="Calibri"/>
                </w:rPr>
                <w:delText>/**</w:delText>
              </w:r>
            </w:del>
          </w:p>
          <w:p>
            <w:pPr>
              <w:rPr>
                <w:del w:id="3747" w:author="Administrator" w:date="2016-01-01T22:48:00Z"/>
                <w:rFonts w:ascii="Calibri" w:hAnsi="Calibri" w:cs="Calibri"/>
              </w:rPr>
            </w:pPr>
            <w:del w:id="3748" w:author="Administrator" w:date="2016-01-01T22:48:00Z">
              <w:r>
                <w:rPr>
                  <w:rFonts w:ascii="Calibri" w:hAnsi="Calibri" w:cs="Calibri"/>
                </w:rPr>
                <w:tab/>
              </w:r>
            </w:del>
            <w:del w:id="3749" w:author="Administrator" w:date="2016-01-01T22:48:00Z">
              <w:r>
                <w:rPr>
                  <w:rFonts w:ascii="Calibri" w:hAnsi="Calibri" w:cs="Calibri"/>
                </w:rPr>
                <w:delText xml:space="preserve"> * </w:delText>
              </w:r>
            </w:del>
            <w:del w:id="3750" w:author="Administrator" w:date="2016-01-01T22:48:00Z">
              <w:r>
                <w:rPr>
                  <w:rFonts w:hint="eastAsia" w:ascii="Calibri" w:hAnsi="Calibri" w:cs="宋体"/>
                </w:rPr>
                <w:delText>更新一个</w:delText>
              </w:r>
            </w:del>
            <w:del w:id="3751" w:author="Administrator" w:date="2016-01-01T22:48:00Z">
              <w:r>
                <w:rPr>
                  <w:rFonts w:ascii="Calibri" w:hAnsi="Calibri" w:cs="Calibri"/>
                </w:rPr>
                <w:delText>DriverPO</w:delText>
              </w:r>
            </w:del>
          </w:p>
          <w:p>
            <w:pPr>
              <w:rPr>
                <w:del w:id="3752" w:author="Administrator" w:date="2016-01-01T22:48:00Z"/>
                <w:rFonts w:ascii="Calibri" w:hAnsi="Calibri" w:cs="Calibri"/>
              </w:rPr>
            </w:pPr>
            <w:del w:id="3753" w:author="Administrator" w:date="2016-01-01T22:48:00Z">
              <w:r>
                <w:rPr>
                  <w:rFonts w:ascii="Calibri" w:hAnsi="Calibri" w:cs="Calibri"/>
                </w:rPr>
                <w:tab/>
              </w:r>
            </w:del>
            <w:del w:id="3754" w:author="Administrator" w:date="2016-01-01T22:48:00Z">
              <w:r>
                <w:rPr>
                  <w:rFonts w:ascii="Calibri" w:hAnsi="Calibri" w:cs="Calibri"/>
                </w:rPr>
                <w:delText xml:space="preserve"> * @param dpo</w:delText>
              </w:r>
            </w:del>
          </w:p>
          <w:p>
            <w:pPr>
              <w:rPr>
                <w:del w:id="3755" w:author="Administrator" w:date="2016-01-01T22:48:00Z"/>
                <w:rFonts w:ascii="Calibri" w:hAnsi="Calibri" w:cs="Calibri"/>
              </w:rPr>
            </w:pPr>
            <w:del w:id="3756" w:author="Administrator" w:date="2016-01-01T22:48:00Z">
              <w:r>
                <w:rPr>
                  <w:rFonts w:ascii="Calibri" w:hAnsi="Calibri" w:cs="Calibri"/>
                </w:rPr>
                <w:tab/>
              </w:r>
            </w:del>
            <w:del w:id="3757" w:author="Administrator" w:date="2016-01-01T22:48:00Z">
              <w:r>
                <w:rPr>
                  <w:rFonts w:ascii="Calibri" w:hAnsi="Calibri" w:cs="Calibri"/>
                </w:rPr>
                <w:delText xml:space="preserve"> * @throws RemoteException</w:delText>
              </w:r>
            </w:del>
          </w:p>
          <w:p>
            <w:pPr>
              <w:rPr>
                <w:del w:id="3758" w:author="Administrator" w:date="2016-01-01T22:48:00Z"/>
                <w:rFonts w:ascii="Calibri" w:hAnsi="Calibri" w:cs="Calibri"/>
              </w:rPr>
            </w:pPr>
            <w:del w:id="3759" w:author="Administrator" w:date="2016-01-01T22:48:00Z">
              <w:r>
                <w:rPr>
                  <w:rFonts w:ascii="Calibri" w:hAnsi="Calibri" w:cs="Calibri"/>
                </w:rPr>
                <w:tab/>
              </w:r>
            </w:del>
            <w:del w:id="3760" w:author="Administrator" w:date="2016-01-01T22:48:00Z">
              <w:r>
                <w:rPr>
                  <w:rFonts w:ascii="Calibri" w:hAnsi="Calibri" w:cs="Calibri"/>
                </w:rPr>
                <w:delText xml:space="preserve"> */</w:delText>
              </w:r>
            </w:del>
          </w:p>
          <w:p>
            <w:pPr>
              <w:rPr>
                <w:del w:id="3761" w:author="Administrator" w:date="2016-01-01T22:48:00Z"/>
                <w:rFonts w:ascii="Calibri" w:hAnsi="Calibri" w:cs="Calibri"/>
              </w:rPr>
            </w:pPr>
            <w:del w:id="3762" w:author="Administrator" w:date="2016-01-01T22:48:00Z">
              <w:r>
                <w:rPr>
                  <w:rFonts w:ascii="Calibri" w:hAnsi="Calibri" w:cs="Calibri"/>
                </w:rPr>
                <w:tab/>
              </w:r>
            </w:del>
            <w:del w:id="3763" w:author="Administrator" w:date="2016-01-01T22:48:00Z">
              <w:r>
                <w:rPr>
                  <w:rFonts w:ascii="Calibri" w:hAnsi="Calibri" w:cs="Calibri"/>
                </w:rPr>
                <w:delText>public void update(DriverPO dpo) throws RemoteException;</w:delText>
              </w:r>
            </w:del>
          </w:p>
          <w:p>
            <w:pPr>
              <w:rPr>
                <w:del w:id="3764" w:author="Administrator" w:date="2016-01-01T22:48:00Z"/>
                <w:rFonts w:ascii="Calibri" w:hAnsi="Calibri" w:cs="Calibri"/>
              </w:rPr>
            </w:pPr>
            <w:del w:id="3765" w:author="Administrator" w:date="2016-01-01T22:48:00Z">
              <w:r>
                <w:rPr>
                  <w:rFonts w:ascii="Calibri" w:hAnsi="Calibri" w:cs="Calibri"/>
                </w:rPr>
                <w:tab/>
              </w:r>
            </w:del>
          </w:p>
          <w:p>
            <w:pPr>
              <w:rPr>
                <w:del w:id="3766" w:author="Administrator" w:date="2016-01-01T22:48:00Z"/>
                <w:rFonts w:ascii="Calibri" w:hAnsi="Calibri" w:cs="Calibri"/>
              </w:rPr>
            </w:pPr>
            <w:del w:id="3767" w:author="Administrator" w:date="2016-01-01T22:48:00Z">
              <w:r>
                <w:rPr>
                  <w:rFonts w:ascii="Calibri" w:hAnsi="Calibri" w:cs="Calibri"/>
                </w:rPr>
                <w:tab/>
              </w:r>
            </w:del>
            <w:del w:id="3768" w:author="Administrator" w:date="2016-01-01T22:48:00Z">
              <w:r>
                <w:rPr>
                  <w:rFonts w:ascii="Calibri" w:hAnsi="Calibri" w:cs="Calibri"/>
                </w:rPr>
                <w:delText>/**</w:delText>
              </w:r>
            </w:del>
          </w:p>
          <w:p>
            <w:pPr>
              <w:rPr>
                <w:del w:id="3769" w:author="Administrator" w:date="2016-01-01T22:48:00Z"/>
                <w:rFonts w:ascii="Calibri" w:hAnsi="Calibri" w:cs="Calibri"/>
              </w:rPr>
            </w:pPr>
            <w:del w:id="3770" w:author="Administrator" w:date="2016-01-01T22:48:00Z">
              <w:r>
                <w:rPr>
                  <w:rFonts w:ascii="Calibri" w:hAnsi="Calibri" w:cs="Calibri"/>
                </w:rPr>
                <w:tab/>
              </w:r>
            </w:del>
            <w:del w:id="3771" w:author="Administrator" w:date="2016-01-01T22:48:00Z">
              <w:r>
                <w:rPr>
                  <w:rFonts w:ascii="Calibri" w:hAnsi="Calibri" w:cs="Calibri"/>
                </w:rPr>
                <w:delText xml:space="preserve"> * </w:delText>
              </w:r>
            </w:del>
            <w:del w:id="3772" w:author="Administrator" w:date="2016-01-01T22:48:00Z">
              <w:r>
                <w:rPr>
                  <w:rFonts w:hint="eastAsia" w:ascii="Calibri" w:hAnsi="Calibri" w:cs="宋体"/>
                </w:rPr>
                <w:delText>删除一个</w:delText>
              </w:r>
            </w:del>
            <w:del w:id="3773" w:author="Administrator" w:date="2016-01-01T22:48:00Z">
              <w:r>
                <w:rPr>
                  <w:rFonts w:ascii="Calibri" w:hAnsi="Calibri" w:cs="Calibri"/>
                </w:rPr>
                <w:delText>TruckPO</w:delText>
              </w:r>
            </w:del>
          </w:p>
          <w:p>
            <w:pPr>
              <w:rPr>
                <w:del w:id="3774" w:author="Administrator" w:date="2016-01-01T22:48:00Z"/>
                <w:rFonts w:ascii="Calibri" w:hAnsi="Calibri" w:cs="Calibri"/>
              </w:rPr>
            </w:pPr>
            <w:del w:id="3775" w:author="Administrator" w:date="2016-01-01T22:48:00Z">
              <w:r>
                <w:rPr>
                  <w:rFonts w:ascii="Calibri" w:hAnsi="Calibri" w:cs="Calibri"/>
                </w:rPr>
                <w:tab/>
              </w:r>
            </w:del>
            <w:del w:id="3776" w:author="Administrator" w:date="2016-01-01T22:48:00Z">
              <w:r>
                <w:rPr>
                  <w:rFonts w:ascii="Calibri" w:hAnsi="Calibri" w:cs="Calibri"/>
                </w:rPr>
                <w:delText xml:space="preserve"> * @param id</w:delText>
              </w:r>
            </w:del>
          </w:p>
          <w:p>
            <w:pPr>
              <w:rPr>
                <w:del w:id="3777" w:author="Administrator" w:date="2016-01-01T22:48:00Z"/>
                <w:rFonts w:ascii="Calibri" w:hAnsi="Calibri" w:cs="Calibri"/>
              </w:rPr>
            </w:pPr>
            <w:del w:id="3778" w:author="Administrator" w:date="2016-01-01T22:48:00Z">
              <w:r>
                <w:rPr>
                  <w:rFonts w:ascii="Calibri" w:hAnsi="Calibri" w:cs="Calibri"/>
                </w:rPr>
                <w:tab/>
              </w:r>
            </w:del>
            <w:del w:id="3779" w:author="Administrator" w:date="2016-01-01T22:48:00Z">
              <w:r>
                <w:rPr>
                  <w:rFonts w:ascii="Calibri" w:hAnsi="Calibri" w:cs="Calibri"/>
                </w:rPr>
                <w:delText xml:space="preserve"> * @throws RemoteException</w:delText>
              </w:r>
            </w:del>
          </w:p>
          <w:p>
            <w:pPr>
              <w:rPr>
                <w:del w:id="3780" w:author="Administrator" w:date="2016-01-01T22:48:00Z"/>
                <w:rFonts w:ascii="Calibri" w:hAnsi="Calibri" w:cs="Calibri"/>
              </w:rPr>
            </w:pPr>
            <w:del w:id="3781" w:author="Administrator" w:date="2016-01-01T22:48:00Z">
              <w:r>
                <w:rPr>
                  <w:rFonts w:ascii="Calibri" w:hAnsi="Calibri" w:cs="Calibri"/>
                </w:rPr>
                <w:tab/>
              </w:r>
            </w:del>
            <w:del w:id="3782" w:author="Administrator" w:date="2016-01-01T22:48:00Z">
              <w:r>
                <w:rPr>
                  <w:rFonts w:ascii="Calibri" w:hAnsi="Calibri" w:cs="Calibri"/>
                </w:rPr>
                <w:delText xml:space="preserve"> */</w:delText>
              </w:r>
            </w:del>
          </w:p>
          <w:p>
            <w:pPr>
              <w:rPr>
                <w:del w:id="3783" w:author="Administrator" w:date="2016-01-01T22:48:00Z"/>
                <w:rFonts w:ascii="Calibri" w:hAnsi="Calibri" w:cs="Calibri"/>
              </w:rPr>
            </w:pPr>
            <w:del w:id="3784" w:author="Administrator" w:date="2016-01-01T22:48:00Z">
              <w:r>
                <w:rPr>
                  <w:rFonts w:ascii="Calibri" w:hAnsi="Calibri" w:cs="Calibri"/>
                </w:rPr>
                <w:tab/>
              </w:r>
            </w:del>
            <w:del w:id="3785" w:author="Administrator" w:date="2016-01-01T22:48:00Z">
              <w:r>
                <w:rPr>
                  <w:rFonts w:ascii="Calibri" w:hAnsi="Calibri" w:cs="Calibri"/>
                </w:rPr>
                <w:delText>public void deleteTruckPO(long id) throws RemoteException;</w:delText>
              </w:r>
            </w:del>
          </w:p>
          <w:p>
            <w:pPr>
              <w:rPr>
                <w:del w:id="3786" w:author="Administrator" w:date="2016-01-01T22:48:00Z"/>
                <w:rFonts w:ascii="Calibri" w:hAnsi="Calibri" w:cs="Calibri"/>
              </w:rPr>
            </w:pPr>
            <w:del w:id="3787" w:author="Administrator" w:date="2016-01-01T22:48:00Z">
              <w:r>
                <w:rPr>
                  <w:rFonts w:ascii="Calibri" w:hAnsi="Calibri" w:cs="Calibri"/>
                </w:rPr>
                <w:tab/>
              </w:r>
            </w:del>
          </w:p>
          <w:p>
            <w:pPr>
              <w:rPr>
                <w:del w:id="3788" w:author="Administrator" w:date="2016-01-01T22:48:00Z"/>
                <w:rFonts w:ascii="Calibri" w:hAnsi="Calibri" w:cs="Calibri"/>
              </w:rPr>
            </w:pPr>
            <w:del w:id="3789" w:author="Administrator" w:date="2016-01-01T22:48:00Z">
              <w:r>
                <w:rPr>
                  <w:rFonts w:ascii="Calibri" w:hAnsi="Calibri" w:cs="Calibri"/>
                </w:rPr>
                <w:tab/>
              </w:r>
            </w:del>
            <w:del w:id="3790" w:author="Administrator" w:date="2016-01-01T22:48:00Z">
              <w:r>
                <w:rPr>
                  <w:rFonts w:ascii="Calibri" w:hAnsi="Calibri" w:cs="Calibri"/>
                </w:rPr>
                <w:delText>/**</w:delText>
              </w:r>
            </w:del>
          </w:p>
          <w:p>
            <w:pPr>
              <w:rPr>
                <w:del w:id="3791" w:author="Administrator" w:date="2016-01-01T22:48:00Z"/>
                <w:rFonts w:ascii="Calibri" w:hAnsi="Calibri" w:cs="Calibri"/>
              </w:rPr>
            </w:pPr>
            <w:del w:id="3792" w:author="Administrator" w:date="2016-01-01T22:48:00Z">
              <w:r>
                <w:rPr>
                  <w:rFonts w:ascii="Calibri" w:hAnsi="Calibri" w:cs="Calibri"/>
                </w:rPr>
                <w:tab/>
              </w:r>
            </w:del>
            <w:del w:id="3793" w:author="Administrator" w:date="2016-01-01T22:48:00Z">
              <w:r>
                <w:rPr>
                  <w:rFonts w:ascii="Calibri" w:hAnsi="Calibri" w:cs="Calibri"/>
                </w:rPr>
                <w:delText xml:space="preserve"> * </w:delText>
              </w:r>
            </w:del>
            <w:del w:id="3794" w:author="Administrator" w:date="2016-01-01T22:48:00Z">
              <w:r>
                <w:rPr>
                  <w:rFonts w:hint="eastAsia" w:ascii="Calibri" w:hAnsi="Calibri" w:cs="宋体"/>
                </w:rPr>
                <w:delText>删除一个</w:delText>
              </w:r>
            </w:del>
            <w:del w:id="3795" w:author="Administrator" w:date="2016-01-01T22:48:00Z">
              <w:r>
                <w:rPr>
                  <w:rFonts w:ascii="Calibri" w:hAnsi="Calibri" w:cs="Calibri"/>
                </w:rPr>
                <w:delText>DriverPO</w:delText>
              </w:r>
            </w:del>
          </w:p>
          <w:p>
            <w:pPr>
              <w:rPr>
                <w:del w:id="3796" w:author="Administrator" w:date="2016-01-01T22:48:00Z"/>
                <w:rFonts w:ascii="Calibri" w:hAnsi="Calibri" w:cs="Calibri"/>
              </w:rPr>
            </w:pPr>
            <w:del w:id="3797" w:author="Administrator" w:date="2016-01-01T22:48:00Z">
              <w:r>
                <w:rPr>
                  <w:rFonts w:ascii="Calibri" w:hAnsi="Calibri" w:cs="Calibri"/>
                </w:rPr>
                <w:tab/>
              </w:r>
            </w:del>
            <w:del w:id="3798" w:author="Administrator" w:date="2016-01-01T22:48:00Z">
              <w:r>
                <w:rPr>
                  <w:rFonts w:ascii="Calibri" w:hAnsi="Calibri" w:cs="Calibri"/>
                </w:rPr>
                <w:delText xml:space="preserve"> * @param id</w:delText>
              </w:r>
            </w:del>
          </w:p>
          <w:p>
            <w:pPr>
              <w:rPr>
                <w:del w:id="3799" w:author="Administrator" w:date="2016-01-01T22:48:00Z"/>
                <w:rFonts w:ascii="Calibri" w:hAnsi="Calibri" w:cs="Calibri"/>
              </w:rPr>
            </w:pPr>
            <w:del w:id="3800" w:author="Administrator" w:date="2016-01-01T22:48:00Z">
              <w:r>
                <w:rPr>
                  <w:rFonts w:ascii="Calibri" w:hAnsi="Calibri" w:cs="Calibri"/>
                </w:rPr>
                <w:tab/>
              </w:r>
            </w:del>
            <w:del w:id="3801" w:author="Administrator" w:date="2016-01-01T22:48:00Z">
              <w:r>
                <w:rPr>
                  <w:rFonts w:ascii="Calibri" w:hAnsi="Calibri" w:cs="Calibri"/>
                </w:rPr>
                <w:delText xml:space="preserve"> * @throws RemoteException</w:delText>
              </w:r>
            </w:del>
          </w:p>
          <w:p>
            <w:pPr>
              <w:rPr>
                <w:del w:id="3802" w:author="Administrator" w:date="2016-01-01T22:48:00Z"/>
                <w:rFonts w:ascii="Calibri" w:hAnsi="Calibri" w:cs="Calibri"/>
              </w:rPr>
            </w:pPr>
            <w:del w:id="3803" w:author="Administrator" w:date="2016-01-01T22:48:00Z">
              <w:r>
                <w:rPr>
                  <w:rFonts w:ascii="Calibri" w:hAnsi="Calibri" w:cs="Calibri"/>
                </w:rPr>
                <w:tab/>
              </w:r>
            </w:del>
            <w:del w:id="3804" w:author="Administrator" w:date="2016-01-01T22:48:00Z">
              <w:r>
                <w:rPr>
                  <w:rFonts w:ascii="Calibri" w:hAnsi="Calibri" w:cs="Calibri"/>
                </w:rPr>
                <w:delText xml:space="preserve"> */</w:delText>
              </w:r>
            </w:del>
          </w:p>
          <w:p>
            <w:pPr>
              <w:rPr>
                <w:del w:id="3805" w:author="Administrator" w:date="2016-01-01T22:48:00Z"/>
                <w:rFonts w:ascii="Calibri" w:hAnsi="Calibri" w:cs="Calibri"/>
              </w:rPr>
            </w:pPr>
            <w:del w:id="3806" w:author="Administrator" w:date="2016-01-01T22:48:00Z">
              <w:r>
                <w:rPr>
                  <w:rFonts w:ascii="Calibri" w:hAnsi="Calibri" w:cs="Calibri"/>
                </w:rPr>
                <w:tab/>
              </w:r>
            </w:del>
            <w:del w:id="3807" w:author="Administrator" w:date="2016-01-01T22:48:00Z">
              <w:r>
                <w:rPr>
                  <w:rFonts w:ascii="Calibri" w:hAnsi="Calibri" w:cs="Calibri"/>
                </w:rPr>
                <w:delText>public void deleteDriverPO(long id) throws RemoteException;</w:delText>
              </w:r>
            </w:del>
          </w:p>
          <w:p>
            <w:pPr>
              <w:rPr>
                <w:del w:id="3808" w:author="Administrator" w:date="2016-01-01T22:48:00Z"/>
                <w:rFonts w:ascii="Calibri" w:hAnsi="Calibri" w:cs="Calibri"/>
              </w:rPr>
            </w:pPr>
            <w:del w:id="3809" w:author="Administrator" w:date="2016-01-01T22:48:00Z">
              <w:r>
                <w:rPr>
                  <w:rFonts w:ascii="Calibri" w:hAnsi="Calibri" w:cs="Calibri"/>
                </w:rPr>
                <w:tab/>
              </w:r>
            </w:del>
          </w:p>
          <w:p>
            <w:pPr>
              <w:rPr>
                <w:del w:id="3810" w:author="Administrator" w:date="2016-01-01T22:48:00Z"/>
                <w:rFonts w:ascii="Calibri" w:hAnsi="Calibri" w:cs="Calibri"/>
              </w:rPr>
            </w:pPr>
            <w:del w:id="3811" w:author="Administrator" w:date="2016-01-01T22:48:00Z">
              <w:r>
                <w:rPr>
                  <w:rFonts w:ascii="Calibri" w:hAnsi="Calibri" w:cs="Calibri"/>
                </w:rPr>
                <w:tab/>
              </w:r>
            </w:del>
            <w:del w:id="3812" w:author="Administrator" w:date="2016-01-01T22:48:00Z">
              <w:r>
                <w:rPr>
                  <w:rFonts w:ascii="Calibri" w:hAnsi="Calibri" w:cs="Calibri"/>
                </w:rPr>
                <w:delText>/**</w:delText>
              </w:r>
            </w:del>
          </w:p>
          <w:p>
            <w:pPr>
              <w:rPr>
                <w:del w:id="3813" w:author="Administrator" w:date="2016-01-01T22:48:00Z"/>
                <w:rFonts w:ascii="Calibri" w:hAnsi="Calibri" w:cs="Calibri"/>
              </w:rPr>
            </w:pPr>
            <w:del w:id="3814" w:author="Administrator" w:date="2016-01-01T22:48:00Z">
              <w:r>
                <w:rPr>
                  <w:rFonts w:ascii="Calibri" w:hAnsi="Calibri" w:cs="Calibri"/>
                </w:rPr>
                <w:tab/>
              </w:r>
            </w:del>
            <w:del w:id="3815" w:author="Administrator" w:date="2016-01-01T22:48:00Z">
              <w:r>
                <w:rPr>
                  <w:rFonts w:ascii="Calibri" w:hAnsi="Calibri" w:cs="Calibri"/>
                </w:rPr>
                <w:delText xml:space="preserve"> * </w:delText>
              </w:r>
            </w:del>
            <w:del w:id="3816" w:author="Administrator" w:date="2016-01-01T22:48:00Z">
              <w:r>
                <w:rPr>
                  <w:rFonts w:hint="eastAsia" w:ascii="Calibri" w:hAnsi="Calibri" w:cs="宋体"/>
                </w:rPr>
                <w:delText>删除一个</w:delText>
              </w:r>
            </w:del>
            <w:del w:id="3817" w:author="Administrator" w:date="2016-01-01T22:48:00Z">
              <w:r>
                <w:rPr>
                  <w:rFonts w:ascii="Calibri" w:hAnsi="Calibri" w:cs="Calibri"/>
                </w:rPr>
                <w:delText>BussinessHallPO</w:delText>
              </w:r>
            </w:del>
          </w:p>
          <w:p>
            <w:pPr>
              <w:rPr>
                <w:del w:id="3818" w:author="Administrator" w:date="2016-01-01T22:48:00Z"/>
                <w:rFonts w:ascii="Calibri" w:hAnsi="Calibri" w:cs="Calibri"/>
              </w:rPr>
            </w:pPr>
            <w:del w:id="3819" w:author="Administrator" w:date="2016-01-01T22:48:00Z">
              <w:r>
                <w:rPr>
                  <w:rFonts w:ascii="Calibri" w:hAnsi="Calibri" w:cs="Calibri"/>
                </w:rPr>
                <w:tab/>
              </w:r>
            </w:del>
            <w:del w:id="3820" w:author="Administrator" w:date="2016-01-01T22:48:00Z">
              <w:r>
                <w:rPr>
                  <w:rFonts w:ascii="Calibri" w:hAnsi="Calibri" w:cs="Calibri"/>
                </w:rPr>
                <w:delText xml:space="preserve"> * @param id</w:delText>
              </w:r>
            </w:del>
          </w:p>
          <w:p>
            <w:pPr>
              <w:rPr>
                <w:del w:id="3821" w:author="Administrator" w:date="2016-01-01T22:48:00Z"/>
                <w:rFonts w:ascii="Calibri" w:hAnsi="Calibri" w:cs="Calibri"/>
              </w:rPr>
            </w:pPr>
            <w:del w:id="3822" w:author="Administrator" w:date="2016-01-01T22:48:00Z">
              <w:r>
                <w:rPr>
                  <w:rFonts w:ascii="Calibri" w:hAnsi="Calibri" w:cs="Calibri"/>
                </w:rPr>
                <w:tab/>
              </w:r>
            </w:del>
            <w:del w:id="3823" w:author="Administrator" w:date="2016-01-01T22:48:00Z">
              <w:r>
                <w:rPr>
                  <w:rFonts w:ascii="Calibri" w:hAnsi="Calibri" w:cs="Calibri"/>
                </w:rPr>
                <w:delText xml:space="preserve"> * @throws RemoteException</w:delText>
              </w:r>
            </w:del>
          </w:p>
          <w:p>
            <w:pPr>
              <w:rPr>
                <w:del w:id="3824" w:author="Administrator" w:date="2016-01-01T22:48:00Z"/>
                <w:rFonts w:ascii="Calibri" w:hAnsi="Calibri" w:cs="Calibri"/>
              </w:rPr>
            </w:pPr>
            <w:del w:id="3825" w:author="Administrator" w:date="2016-01-01T22:48:00Z">
              <w:r>
                <w:rPr>
                  <w:rFonts w:ascii="Calibri" w:hAnsi="Calibri" w:cs="Calibri"/>
                </w:rPr>
                <w:tab/>
              </w:r>
            </w:del>
            <w:del w:id="3826" w:author="Administrator" w:date="2016-01-01T22:48:00Z">
              <w:r>
                <w:rPr>
                  <w:rFonts w:ascii="Calibri" w:hAnsi="Calibri" w:cs="Calibri"/>
                </w:rPr>
                <w:delText xml:space="preserve"> */</w:delText>
              </w:r>
            </w:del>
          </w:p>
          <w:p>
            <w:pPr>
              <w:rPr>
                <w:del w:id="3827" w:author="Administrator" w:date="2016-01-01T22:48:00Z"/>
                <w:rFonts w:ascii="Calibri" w:hAnsi="Calibri" w:cs="Calibri"/>
              </w:rPr>
            </w:pPr>
            <w:del w:id="3828" w:author="Administrator" w:date="2016-01-01T22:48:00Z">
              <w:r>
                <w:rPr>
                  <w:rFonts w:ascii="Calibri" w:hAnsi="Calibri" w:cs="Calibri"/>
                </w:rPr>
                <w:tab/>
              </w:r>
            </w:del>
            <w:del w:id="3829" w:author="Administrator" w:date="2016-01-01T22:48:00Z">
              <w:r>
                <w:rPr>
                  <w:rFonts w:ascii="Calibri" w:hAnsi="Calibri" w:cs="Calibri"/>
                </w:rPr>
                <w:delText>public void deleteBussinessHallPO(long id) throws RemoteException;</w:delText>
              </w:r>
            </w:del>
          </w:p>
          <w:p>
            <w:pPr>
              <w:rPr>
                <w:del w:id="3830" w:author="Administrator" w:date="2016-01-01T22:48:00Z"/>
                <w:rFonts w:ascii="Calibri" w:hAnsi="Calibri" w:cs="Calibri"/>
              </w:rPr>
            </w:pPr>
            <w:del w:id="3831" w:author="Administrator" w:date="2016-01-01T22:48:00Z">
              <w:r>
                <w:rPr>
                  <w:rFonts w:ascii="Calibri" w:hAnsi="Calibri" w:cs="Calibri"/>
                </w:rPr>
                <w:tab/>
              </w:r>
            </w:del>
          </w:p>
          <w:p>
            <w:pPr>
              <w:rPr>
                <w:del w:id="3832" w:author="Administrator" w:date="2016-01-01T22:48:00Z"/>
                <w:rFonts w:ascii="Calibri" w:hAnsi="Calibri" w:cs="Calibri"/>
              </w:rPr>
            </w:pPr>
            <w:del w:id="3833" w:author="Administrator" w:date="2016-01-01T22:48:00Z">
              <w:r>
                <w:rPr>
                  <w:rFonts w:ascii="Calibri" w:hAnsi="Calibri" w:cs="Calibri"/>
                </w:rPr>
                <w:tab/>
              </w:r>
            </w:del>
            <w:del w:id="3834" w:author="Administrator" w:date="2016-01-01T22:48:00Z">
              <w:r>
                <w:rPr>
                  <w:rFonts w:ascii="Calibri" w:hAnsi="Calibri" w:cs="Calibri"/>
                </w:rPr>
                <w:delText>/**</w:delText>
              </w:r>
            </w:del>
          </w:p>
          <w:p>
            <w:pPr>
              <w:rPr>
                <w:del w:id="3835" w:author="Administrator" w:date="2016-01-01T22:48:00Z"/>
                <w:rFonts w:ascii="Calibri" w:hAnsi="Calibri" w:cs="Calibri"/>
              </w:rPr>
            </w:pPr>
            <w:del w:id="3836" w:author="Administrator" w:date="2016-01-01T22:48:00Z">
              <w:r>
                <w:rPr>
                  <w:rFonts w:ascii="Calibri" w:hAnsi="Calibri" w:cs="Calibri"/>
                </w:rPr>
                <w:tab/>
              </w:r>
            </w:del>
            <w:del w:id="3837" w:author="Administrator" w:date="2016-01-01T22:48:00Z">
              <w:r>
                <w:rPr>
                  <w:rFonts w:ascii="Calibri" w:hAnsi="Calibri" w:cs="Calibri"/>
                </w:rPr>
                <w:delText xml:space="preserve"> * </w:delText>
              </w:r>
            </w:del>
            <w:del w:id="3838" w:author="Administrator" w:date="2016-01-01T22:48:00Z">
              <w:r>
                <w:rPr>
                  <w:rFonts w:hint="eastAsia" w:ascii="Calibri" w:hAnsi="Calibri" w:cs="宋体"/>
                </w:rPr>
                <w:delText>结束持久化数据库的使用</w:delText>
              </w:r>
            </w:del>
          </w:p>
          <w:p>
            <w:pPr>
              <w:rPr>
                <w:del w:id="3839" w:author="Administrator" w:date="2016-01-01T22:48:00Z"/>
                <w:rFonts w:ascii="Calibri" w:hAnsi="Calibri" w:cs="Calibri"/>
              </w:rPr>
            </w:pPr>
            <w:del w:id="3840" w:author="Administrator" w:date="2016-01-01T22:48:00Z">
              <w:r>
                <w:rPr>
                  <w:rFonts w:ascii="Calibri" w:hAnsi="Calibri" w:cs="Calibri"/>
                </w:rPr>
                <w:tab/>
              </w:r>
            </w:del>
            <w:del w:id="3841" w:author="Administrator" w:date="2016-01-01T22:48:00Z">
              <w:r>
                <w:rPr>
                  <w:rFonts w:ascii="Calibri" w:hAnsi="Calibri" w:cs="Calibri"/>
                </w:rPr>
                <w:delText xml:space="preserve"> * @throws RemoteException</w:delText>
              </w:r>
            </w:del>
          </w:p>
          <w:p>
            <w:pPr>
              <w:rPr>
                <w:del w:id="3842" w:author="Administrator" w:date="2016-01-01T22:48:00Z"/>
                <w:rFonts w:ascii="Calibri" w:hAnsi="Calibri" w:cs="Calibri"/>
              </w:rPr>
            </w:pPr>
            <w:del w:id="3843" w:author="Administrator" w:date="2016-01-01T22:48:00Z">
              <w:r>
                <w:rPr>
                  <w:rFonts w:ascii="Calibri" w:hAnsi="Calibri" w:cs="Calibri"/>
                </w:rPr>
                <w:tab/>
              </w:r>
            </w:del>
            <w:del w:id="3844" w:author="Administrator" w:date="2016-01-01T22:48:00Z">
              <w:r>
                <w:rPr>
                  <w:rFonts w:ascii="Calibri" w:hAnsi="Calibri" w:cs="Calibri"/>
                </w:rPr>
                <w:delText xml:space="preserve"> */</w:delText>
              </w:r>
            </w:del>
          </w:p>
          <w:p>
            <w:pPr>
              <w:rPr>
                <w:del w:id="3845" w:author="Administrator" w:date="2016-01-01T22:48:00Z"/>
                <w:rFonts w:ascii="Calibri" w:hAnsi="Calibri" w:cs="Calibri"/>
              </w:rPr>
            </w:pPr>
            <w:del w:id="3846" w:author="Administrator" w:date="2016-01-01T22:48:00Z">
              <w:r>
                <w:rPr>
                  <w:rFonts w:ascii="Calibri" w:hAnsi="Calibri" w:cs="Calibri"/>
                </w:rPr>
                <w:tab/>
              </w:r>
            </w:del>
            <w:del w:id="3847" w:author="Administrator" w:date="2016-01-01T22:48:00Z">
              <w:r>
                <w:rPr>
                  <w:rFonts w:ascii="Calibri" w:hAnsi="Calibri" w:cs="Calibri"/>
                </w:rPr>
                <w:delText>public void finish() throws RemoteException;</w:delText>
              </w:r>
            </w:del>
          </w:p>
          <w:p>
            <w:pPr>
              <w:rPr>
                <w:del w:id="3848" w:author="Administrator" w:date="2016-01-01T22:48:00Z"/>
                <w:rFonts w:ascii="Calibri" w:hAnsi="Calibri" w:cs="Calibri"/>
              </w:rPr>
            </w:pPr>
          </w:p>
          <w:p>
            <w:pPr>
              <w:rPr>
                <w:del w:id="3849" w:author="Administrator" w:date="2016-01-01T22:48:00Z"/>
                <w:rFonts w:ascii="Calibri" w:hAnsi="Calibri" w:cs="Calibri"/>
              </w:rPr>
            </w:pPr>
            <w:del w:id="3850" w:author="Administrator" w:date="2016-01-01T22:48:0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3851" w:author="Administrator" w:date="2016-01-01T22:48:0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3852" w:author="Administrator" w:date="2016-01-01T22:48:00Z"/>
                <w:rFonts w:ascii="Calibri" w:hAnsi="Calibri" w:cs="Calibri"/>
              </w:rPr>
            </w:pPr>
            <w:del w:id="3853" w:author="Administrator" w:date="2016-01-01T22:48:0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3854" w:author="Administrator" w:date="2016-01-01T22:48:00Z"/>
                <w:rFonts w:ascii="Calibri" w:hAnsi="Calibri" w:cs="Calibri"/>
              </w:rPr>
            </w:pPr>
            <w:del w:id="3855" w:author="Administrator" w:date="2016-01-01T22:48:0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3856" w:author="Administrator" w:date="2016-01-01T22:48:00Z"/>
                <w:rFonts w:ascii="Calibri" w:hAnsi="Calibri" w:cs="Calibri"/>
              </w:rPr>
            </w:pPr>
            <w:del w:id="3857" w:author="Administrator" w:date="2016-01-01T22:48:00Z">
              <w:r>
                <w:rPr>
                  <w:rFonts w:ascii="Calibri" w:hAnsi="Calibri" w:cs="Calibri"/>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del>
          </w:p>
        </w:tc>
      </w:tr>
    </w:tbl>
    <w:p>
      <w:pPr>
        <w:rPr>
          <w:del w:id="3859" w:author="Administrator" w:date="2016-01-01T22:48:00Z"/>
        </w:rPr>
      </w:pPr>
    </w:p>
    <w:p>
      <w:pPr>
        <w:rPr>
          <w:del w:id="3860" w:author="Administrator" w:date="2016-01-01T22:48:00Z"/>
        </w:rPr>
      </w:pPr>
    </w:p>
    <w:p>
      <w:pPr>
        <w:rPr>
          <w:del w:id="3861" w:author="Administrator" w:date="2016-01-01T22:48:00Z"/>
        </w:rPr>
      </w:pPr>
      <w:del w:id="3862" w:author="Administrator" w:date="2016-01-01T22:48:00Z">
        <w:r>
          <w:rPr>
            <w:rFonts w:hint="eastAsia" w:cs="宋体"/>
            <w:szCs w:val="20"/>
          </w:rPr>
          <w:delText>（</w:delText>
        </w:r>
      </w:del>
      <w:del w:id="3863" w:author="Administrator" w:date="2016-01-01T22:48:00Z">
        <w:r>
          <w:rPr>
            <w:szCs w:val="20"/>
          </w:rPr>
          <w:delText>3</w:delText>
        </w:r>
      </w:del>
      <w:del w:id="3864" w:author="Administrator" w:date="2016-01-01T22:48:00Z">
        <w:r>
          <w:rPr>
            <w:rFonts w:hint="eastAsia" w:cs="宋体"/>
            <w:szCs w:val="20"/>
          </w:rPr>
          <w:delText>）模块内部类的接口规范</w:delText>
        </w:r>
      </w:del>
    </w:p>
    <w:p>
      <w:pPr>
        <w:jc w:val="center"/>
        <w:rPr>
          <w:del w:id="3865" w:author="Administrator" w:date="2016-01-01T22:48:00Z"/>
          <w:rFonts w:ascii="黑体" w:hAnsi="宋体" w:eastAsia="黑体" w:cs="黑体"/>
          <w:b/>
          <w:bCs/>
        </w:rPr>
      </w:pPr>
      <w:del w:id="3866" w:author="Administrator" w:date="2016-01-01T22:48:00Z">
        <w:r>
          <w:rPr>
            <w:rFonts w:hint="eastAsia" w:ascii="宋体" w:hAnsi="宋体" w:cs="宋体"/>
            <w:b/>
            <w:bCs/>
          </w:rPr>
          <w:delText>表18 NonUserController模块的接口规范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867"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3868" w:author="Administrator" w:date="2016-01-01T22:48:00Z"/>
                <w:color w:val="FFFFFF"/>
              </w:rPr>
            </w:pPr>
            <w:del w:id="3869"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87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3871" w:author="Administrator" w:date="2016-01-01T22:48:00Z"/>
                <w:color w:val="000000"/>
              </w:rPr>
            </w:pPr>
            <w:del w:id="3872" w:author="Administrator" w:date="2016-01-01T22:48:00Z">
              <w:r>
                <w:rPr>
                  <w:rFonts w:eastAsia="Times New Roman"/>
                  <w:color w:val="000000"/>
                </w:rPr>
                <w:delText>NonUser</w:delText>
              </w:r>
            </w:del>
            <w:del w:id="3873" w:author="Administrator" w:date="2016-01-01T22:48:00Z">
              <w:r>
                <w:rPr>
                  <w:rFonts w:hint="eastAsia" w:ascii="宋体" w:hAnsi="宋体" w:cs="宋体"/>
                  <w:b/>
                  <w:bCs/>
                </w:rPr>
                <w:delText>Controller</w:delText>
              </w:r>
            </w:del>
            <w:del w:id="3874" w:author="Administrator" w:date="2016-01-01T22:48:00Z">
              <w:r>
                <w:rPr>
                  <w:rFonts w:eastAsia="Times New Roman"/>
                  <w:color w:val="000000"/>
                </w:rPr>
                <w:delText>.</w:delText>
              </w:r>
            </w:del>
            <w:del w:id="3875" w:author="Administrator" w:date="2016-01-01T22:48:00Z">
              <w:r>
                <w:rPr>
                  <w:color w:val="000000"/>
                  <w:szCs w:val="20"/>
                </w:rPr>
                <w:delText xml:space="preserve"> </w:delText>
              </w:r>
            </w:del>
            <w:del w:id="3876"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877" w:author="Administrator" w:date="2016-01-01T22:48:00Z"/>
                <w:color w:val="000000"/>
              </w:rPr>
            </w:pPr>
            <w:del w:id="387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3879" w:author="Administrator" w:date="2016-01-01T22:48:00Z"/>
                <w:color w:val="000000"/>
              </w:rPr>
            </w:pPr>
            <w:del w:id="3880" w:author="Administrator" w:date="2016-01-01T22:48:00Z">
              <w:r>
                <w:rPr>
                  <w:rFonts w:eastAsia="Times New Roman"/>
                  <w:color w:val="000000"/>
                </w:rPr>
                <w:delText>public TruckPO findTruckPO(long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88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388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883" w:author="Administrator" w:date="2016-01-01T22:48:00Z"/>
                <w:color w:val="000000"/>
              </w:rPr>
            </w:pPr>
            <w:del w:id="388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885" w:author="Administrator" w:date="2016-01-01T22:48:00Z"/>
                <w:color w:val="000000"/>
              </w:rPr>
            </w:pPr>
            <w:del w:id="3886"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88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388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889" w:author="Administrator" w:date="2016-01-01T22:48:00Z"/>
                <w:color w:val="000000"/>
              </w:rPr>
            </w:pPr>
            <w:del w:id="389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891" w:author="Administrator" w:date="2016-01-01T22:48:00Z"/>
                <w:color w:val="000000"/>
              </w:rPr>
            </w:pPr>
            <w:del w:id="3892" w:author="Administrator" w:date="2016-01-01T22:48:00Z">
              <w:r>
                <w:rPr>
                  <w:rFonts w:hint="eastAsia" w:ascii="宋体" w:hAnsi="宋体" w:cs="宋体"/>
                  <w:color w:val="000000"/>
                </w:rPr>
                <w:delText>调用nonuser领域对象的</w:delText>
              </w:r>
            </w:del>
            <w:del w:id="3893" w:author="Administrator" w:date="2016-01-01T22:48:00Z">
              <w:r>
                <w:rPr>
                  <w:rFonts w:hint="eastAsia"/>
                  <w:color w:val="000000"/>
                </w:rPr>
                <w:delText>getTruckInfo</w:delText>
              </w:r>
            </w:del>
            <w:del w:id="389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89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3896" w:author="Administrator" w:date="2016-01-01T22:48:00Z"/>
                <w:color w:val="000000"/>
              </w:rPr>
            </w:pPr>
            <w:del w:id="3897" w:author="Administrator" w:date="2016-01-01T22:48:00Z">
              <w:r>
                <w:rPr>
                  <w:rFonts w:eastAsia="Times New Roman"/>
                  <w:color w:val="000000"/>
                </w:rPr>
                <w:delText>NonUser</w:delText>
              </w:r>
            </w:del>
            <w:del w:id="3898" w:author="Administrator" w:date="2016-01-01T22:48:00Z">
              <w:r>
                <w:rPr>
                  <w:rFonts w:hint="eastAsia" w:ascii="宋体" w:hAnsi="宋体" w:cs="宋体"/>
                  <w:b/>
                  <w:bCs/>
                </w:rPr>
                <w:delText>Controller</w:delText>
              </w:r>
            </w:del>
            <w:del w:id="3899" w:author="Administrator" w:date="2016-01-01T22:48:00Z">
              <w:r>
                <w:rPr>
                  <w:rFonts w:eastAsia="Times New Roman"/>
                  <w:color w:val="000000"/>
                </w:rPr>
                <w:delText>.</w:delText>
              </w:r>
            </w:del>
            <w:del w:id="3900" w:author="Administrator" w:date="2016-01-01T22:48:00Z">
              <w:r>
                <w:rPr>
                  <w:color w:val="000000"/>
                  <w:szCs w:val="20"/>
                </w:rPr>
                <w:delText xml:space="preserve"> </w:delText>
              </w:r>
            </w:del>
            <w:del w:id="3901"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02" w:author="Administrator" w:date="2016-01-01T22:48:00Z"/>
                <w:color w:val="000000"/>
              </w:rPr>
            </w:pPr>
            <w:del w:id="390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3904" w:author="Administrator" w:date="2016-01-01T22:48:00Z"/>
                <w:color w:val="000000"/>
              </w:rPr>
            </w:pPr>
            <w:del w:id="3905" w:author="Administrator" w:date="2016-01-01T22:48:00Z">
              <w:r>
                <w:rPr>
                  <w:rFonts w:eastAsia="Times New Roman"/>
                  <w:color w:val="000000"/>
                </w:rPr>
                <w:delText>public DriverPO findDriverPO(long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0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0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08" w:author="Administrator" w:date="2016-01-01T22:48:00Z"/>
                <w:color w:val="000000"/>
              </w:rPr>
            </w:pPr>
            <w:del w:id="390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10" w:author="Administrator" w:date="2016-01-01T22:48:00Z"/>
                <w:color w:val="000000"/>
              </w:rPr>
            </w:pPr>
            <w:del w:id="3911"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1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1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14" w:author="Administrator" w:date="2016-01-01T22:48:00Z"/>
                <w:color w:val="000000"/>
              </w:rPr>
            </w:pPr>
            <w:del w:id="391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16" w:author="Administrator" w:date="2016-01-01T22:48:00Z"/>
                <w:color w:val="000000"/>
              </w:rPr>
            </w:pPr>
            <w:del w:id="3917" w:author="Administrator" w:date="2016-01-01T22:48:00Z">
              <w:r>
                <w:rPr>
                  <w:rFonts w:hint="eastAsia" w:ascii="宋体" w:hAnsi="宋体" w:cs="宋体"/>
                  <w:color w:val="000000"/>
                </w:rPr>
                <w:delText>调用nonuser领域对象的</w:delText>
              </w:r>
            </w:del>
            <w:del w:id="3918" w:author="Administrator" w:date="2016-01-01T22:48:00Z">
              <w:r>
                <w:rPr>
                  <w:rFonts w:hint="eastAsia"/>
                  <w:color w:val="000000"/>
                </w:rPr>
                <w:delText>getAllTruckInfo</w:delText>
              </w:r>
            </w:del>
            <w:del w:id="3919"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2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21" w:author="Administrator" w:date="2016-01-01T22:48:00Z"/>
                <w:color w:val="000000"/>
              </w:rPr>
            </w:pPr>
            <w:del w:id="3922" w:author="Administrator" w:date="2016-01-01T22:48:00Z">
              <w:r>
                <w:rPr>
                  <w:rFonts w:eastAsia="Times New Roman"/>
                  <w:color w:val="000000"/>
                </w:rPr>
                <w:delText>NonUser</w:delText>
              </w:r>
            </w:del>
            <w:del w:id="3923" w:author="Administrator" w:date="2016-01-01T22:48:00Z">
              <w:r>
                <w:rPr>
                  <w:rFonts w:hint="eastAsia" w:ascii="宋体" w:hAnsi="宋体" w:cs="宋体"/>
                  <w:b/>
                  <w:bCs/>
                </w:rPr>
                <w:delText>Controller</w:delText>
              </w:r>
            </w:del>
            <w:del w:id="3924" w:author="Administrator" w:date="2016-01-01T22:48:00Z">
              <w:r>
                <w:rPr>
                  <w:rFonts w:eastAsia="Times New Roman"/>
                  <w:color w:val="000000"/>
                </w:rPr>
                <w:delText>.</w:delText>
              </w:r>
            </w:del>
            <w:del w:id="3925" w:author="Administrator" w:date="2016-01-01T22:48:00Z">
              <w:r>
                <w:rPr>
                  <w:color w:val="000000"/>
                  <w:szCs w:val="20"/>
                </w:rPr>
                <w:delText xml:space="preserve"> </w:delText>
              </w:r>
            </w:del>
            <w:del w:id="3926"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27" w:author="Administrator" w:date="2016-01-01T22:48:00Z"/>
                <w:color w:val="000000"/>
              </w:rPr>
            </w:pPr>
            <w:del w:id="392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29" w:author="Administrator" w:date="2016-01-01T22:48:00Z"/>
                <w:color w:val="000000"/>
              </w:rPr>
            </w:pPr>
            <w:del w:id="3930" w:author="Administrator" w:date="2016-01-01T22:48:00Z">
              <w:r>
                <w:rPr>
                  <w:rFonts w:eastAsia="Times New Roman"/>
                  <w:color w:val="000000"/>
                </w:rPr>
                <w:delText>public BussinessHallPO findBussinessHallPO(long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3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3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33" w:author="Administrator" w:date="2016-01-01T22:48:00Z"/>
                <w:color w:val="000000"/>
              </w:rPr>
            </w:pPr>
            <w:del w:id="393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35" w:author="Administrator" w:date="2016-01-01T22:48:00Z"/>
                <w:color w:val="000000"/>
              </w:rPr>
            </w:pPr>
            <w:del w:id="3936"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3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3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39" w:author="Administrator" w:date="2016-01-01T22:48:00Z"/>
                <w:color w:val="000000"/>
              </w:rPr>
            </w:pPr>
            <w:del w:id="394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41" w:author="Administrator" w:date="2016-01-01T22:48:00Z"/>
                <w:color w:val="000000"/>
              </w:rPr>
            </w:pPr>
            <w:del w:id="3942" w:author="Administrator" w:date="2016-01-01T22:48:00Z">
              <w:r>
                <w:rPr>
                  <w:rFonts w:hint="eastAsia" w:ascii="宋体" w:hAnsi="宋体" w:cs="宋体"/>
                  <w:color w:val="000000"/>
                </w:rPr>
                <w:delText>调用nonuser领域对象的</w:delText>
              </w:r>
            </w:del>
            <w:del w:id="3943" w:author="Administrator" w:date="2016-01-01T22:48:00Z">
              <w:r>
                <w:rPr>
                  <w:rFonts w:hint="eastAsia"/>
                  <w:color w:val="000000"/>
                </w:rPr>
                <w:delText>addTruckInfo</w:delText>
              </w:r>
            </w:del>
            <w:del w:id="394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4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46" w:author="Administrator" w:date="2016-01-01T22:48:00Z"/>
                <w:color w:val="000000"/>
              </w:rPr>
            </w:pPr>
            <w:del w:id="3947" w:author="Administrator" w:date="2016-01-01T22:48:00Z">
              <w:r>
                <w:rPr>
                  <w:rFonts w:eastAsia="Times New Roman"/>
                  <w:color w:val="000000"/>
                </w:rPr>
                <w:delText>NonUser</w:delText>
              </w:r>
            </w:del>
            <w:del w:id="3948" w:author="Administrator" w:date="2016-01-01T22:48:00Z">
              <w:r>
                <w:rPr>
                  <w:rFonts w:hint="eastAsia" w:ascii="宋体" w:hAnsi="宋体" w:cs="宋体"/>
                  <w:b/>
                  <w:bCs/>
                </w:rPr>
                <w:delText>Controller</w:delText>
              </w:r>
            </w:del>
            <w:del w:id="3949" w:author="Administrator" w:date="2016-01-01T22:48:00Z">
              <w:r>
                <w:rPr>
                  <w:rFonts w:eastAsia="Times New Roman"/>
                  <w:color w:val="000000"/>
                </w:rPr>
                <w:delText>.</w:delText>
              </w:r>
            </w:del>
            <w:del w:id="3950" w:author="Administrator" w:date="2016-01-01T22:48:00Z">
              <w:r>
                <w:rPr>
                  <w:color w:val="000000"/>
                  <w:szCs w:val="20"/>
                </w:rPr>
                <w:delText xml:space="preserve"> </w:delText>
              </w:r>
            </w:del>
            <w:del w:id="3951"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52" w:author="Administrator" w:date="2016-01-01T22:48:00Z"/>
                <w:color w:val="000000"/>
              </w:rPr>
            </w:pPr>
            <w:del w:id="395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54" w:author="Administrator" w:date="2016-01-01T22:48:00Z"/>
                <w:color w:val="000000"/>
              </w:rPr>
            </w:pPr>
            <w:del w:id="3955" w:author="Administrator" w:date="2016-01-01T22:48:00Z">
              <w:r>
                <w:rPr>
                  <w:color w:val="000000"/>
                </w:rPr>
                <w:delText>public ArrayList&lt;TruckPO&gt; findsTruckPO()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5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5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58" w:author="Administrator" w:date="2016-01-01T22:48:00Z"/>
                <w:color w:val="000000"/>
              </w:rPr>
            </w:pPr>
            <w:del w:id="395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3960" w:author="Administrator" w:date="2016-01-01T22:48:00Z"/>
                <w:color w:val="000000"/>
              </w:rPr>
            </w:pPr>
            <w:del w:id="3961"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6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6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64" w:author="Administrator" w:date="2016-01-01T22:48:00Z"/>
                <w:color w:val="000000"/>
              </w:rPr>
            </w:pPr>
            <w:del w:id="396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66" w:author="Administrator" w:date="2016-01-01T22:48:00Z"/>
                <w:color w:val="000000"/>
              </w:rPr>
            </w:pPr>
            <w:del w:id="3967" w:author="Administrator" w:date="2016-01-01T22:48:00Z">
              <w:r>
                <w:rPr>
                  <w:rFonts w:hint="eastAsia" w:ascii="宋体" w:hAnsi="宋体" w:cs="宋体"/>
                  <w:color w:val="000000"/>
                </w:rPr>
                <w:delText>调用nonuser领域对象的</w:delText>
              </w:r>
            </w:del>
            <w:del w:id="3968" w:author="Administrator" w:date="2016-01-01T22:48:00Z">
              <w:r>
                <w:rPr>
                  <w:rFonts w:hint="eastAsia"/>
                  <w:color w:val="000000"/>
                </w:rPr>
                <w:delText>deleteTruckInfo</w:delText>
              </w:r>
            </w:del>
            <w:del w:id="3969"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7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71" w:author="Administrator" w:date="2016-01-01T22:48:00Z"/>
                <w:color w:val="000000"/>
              </w:rPr>
            </w:pPr>
            <w:del w:id="3972" w:author="Administrator" w:date="2016-01-01T22:48:00Z">
              <w:r>
                <w:rPr>
                  <w:rFonts w:eastAsia="Times New Roman"/>
                  <w:color w:val="000000"/>
                </w:rPr>
                <w:delText>NonUser</w:delText>
              </w:r>
            </w:del>
            <w:del w:id="3973" w:author="Administrator" w:date="2016-01-01T22:48:00Z">
              <w:r>
                <w:rPr>
                  <w:rFonts w:hint="eastAsia" w:ascii="宋体" w:hAnsi="宋体" w:cs="宋体"/>
                  <w:b/>
                  <w:bCs/>
                </w:rPr>
                <w:delText>Controller</w:delText>
              </w:r>
            </w:del>
            <w:del w:id="3974" w:author="Administrator" w:date="2016-01-01T22:48:00Z">
              <w:r>
                <w:rPr>
                  <w:rFonts w:eastAsia="Times New Roman"/>
                  <w:color w:val="000000"/>
                </w:rPr>
                <w:delText>.</w:delText>
              </w:r>
            </w:del>
            <w:del w:id="3975" w:author="Administrator" w:date="2016-01-01T22:48:00Z">
              <w:r>
                <w:rPr>
                  <w:color w:val="000000"/>
                  <w:szCs w:val="20"/>
                </w:rPr>
                <w:delText xml:space="preserve"> </w:delText>
              </w:r>
            </w:del>
            <w:del w:id="3976"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77" w:author="Administrator" w:date="2016-01-01T22:48:00Z"/>
                <w:color w:val="000000"/>
              </w:rPr>
            </w:pPr>
            <w:del w:id="397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79" w:author="Administrator" w:date="2016-01-01T22:48:00Z"/>
                <w:color w:val="000000"/>
              </w:rPr>
            </w:pPr>
            <w:del w:id="3980" w:author="Administrator" w:date="2016-01-01T22:48:00Z">
              <w:r>
                <w:rPr>
                  <w:color w:val="000000"/>
                </w:rPr>
                <w:delText>public ArrayList&lt;DriverPO&gt; findsDriverPO()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8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398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83" w:author="Administrator" w:date="2016-01-01T22:48:00Z"/>
                <w:color w:val="000000"/>
              </w:rPr>
            </w:pPr>
            <w:del w:id="398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85" w:author="Administrator" w:date="2016-01-01T22:48:00Z"/>
                <w:color w:val="000000"/>
              </w:rPr>
            </w:pPr>
            <w:del w:id="3986"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8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398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89" w:author="Administrator" w:date="2016-01-01T22:48:00Z"/>
                <w:color w:val="000000"/>
              </w:rPr>
            </w:pPr>
            <w:del w:id="399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3991" w:author="Administrator" w:date="2016-01-01T22:48:00Z"/>
                <w:rFonts w:ascii="Calibri" w:hAnsi="Calibri" w:cs="宋体"/>
                <w:color w:val="000000"/>
              </w:rPr>
            </w:pPr>
            <w:del w:id="3992" w:author="Administrator" w:date="2016-01-01T22:48:00Z">
              <w:r>
                <w:rPr>
                  <w:rFonts w:hint="eastAsia" w:ascii="宋体" w:hAnsi="宋体" w:cs="宋体"/>
                  <w:color w:val="000000"/>
                </w:rPr>
                <w:delText>调用nonuser领域对象的</w:delText>
              </w:r>
            </w:del>
            <w:del w:id="3993" w:author="Administrator" w:date="2016-01-01T22:48:00Z">
              <w:r>
                <w:rPr>
                  <w:rFonts w:hint="eastAsia"/>
                  <w:color w:val="000000"/>
                </w:rPr>
                <w:delText>changeTruckInfo</w:delText>
              </w:r>
            </w:del>
            <w:del w:id="399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399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3996" w:author="Administrator" w:date="2016-01-01T22:48:00Z"/>
                <w:color w:val="000000"/>
              </w:rPr>
            </w:pPr>
            <w:del w:id="3997" w:author="Administrator" w:date="2016-01-01T22:48:00Z">
              <w:r>
                <w:rPr>
                  <w:rFonts w:eastAsia="Times New Roman"/>
                  <w:color w:val="000000"/>
                </w:rPr>
                <w:delText>NonUser</w:delText>
              </w:r>
            </w:del>
            <w:del w:id="3998" w:author="Administrator" w:date="2016-01-01T22:48:00Z">
              <w:r>
                <w:rPr>
                  <w:rFonts w:hint="eastAsia" w:ascii="宋体" w:hAnsi="宋体" w:cs="宋体"/>
                  <w:b/>
                  <w:bCs/>
                </w:rPr>
                <w:delText>Controller</w:delText>
              </w:r>
            </w:del>
            <w:del w:id="3999" w:author="Administrator" w:date="2016-01-01T22:48:00Z">
              <w:r>
                <w:rPr>
                  <w:rFonts w:eastAsia="Times New Roman"/>
                  <w:color w:val="000000"/>
                </w:rPr>
                <w:delText>.</w:delText>
              </w:r>
            </w:del>
            <w:del w:id="4000"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01" w:author="Administrator" w:date="2016-01-01T22:48:00Z"/>
                <w:color w:val="000000"/>
              </w:rPr>
            </w:pPr>
            <w:del w:id="400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03" w:author="Administrator" w:date="2016-01-01T22:48:00Z"/>
                <w:color w:val="000000"/>
              </w:rPr>
            </w:pPr>
            <w:del w:id="4004" w:author="Administrator" w:date="2016-01-01T22:48:00Z">
              <w:r>
                <w:rPr>
                  <w:color w:val="000000"/>
                </w:rPr>
                <w:delText>Public ArrayList&lt;BussinessHallPO&gt; findsBussinessHallPO()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0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0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07" w:author="Administrator" w:date="2016-01-01T22:48:00Z"/>
                <w:color w:val="000000"/>
              </w:rPr>
            </w:pPr>
            <w:del w:id="400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09" w:author="Administrator" w:date="2016-01-01T22:48:00Z"/>
                <w:color w:val="000000"/>
              </w:rPr>
            </w:pPr>
            <w:del w:id="4010"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1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1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13" w:author="Administrator" w:date="2016-01-01T22:48:00Z"/>
                <w:color w:val="000000"/>
              </w:rPr>
            </w:pPr>
            <w:del w:id="401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015" w:author="Administrator" w:date="2016-01-01T22:48:00Z"/>
                <w:rFonts w:ascii="Calibri" w:hAnsi="Calibri" w:cs="宋体"/>
                <w:color w:val="000000"/>
              </w:rPr>
            </w:pPr>
            <w:del w:id="4016" w:author="Administrator" w:date="2016-01-01T22:48:00Z">
              <w:r>
                <w:rPr>
                  <w:rFonts w:hint="eastAsia" w:ascii="宋体" w:hAnsi="宋体" w:cs="宋体"/>
                  <w:color w:val="000000"/>
                </w:rPr>
                <w:delText>调用nonuser领域对象的</w:delText>
              </w:r>
            </w:del>
            <w:del w:id="4017" w:author="Administrator" w:date="2016-01-01T22:48:00Z">
              <w:r>
                <w:rPr>
                  <w:rFonts w:hint="eastAsia"/>
                  <w:color w:val="000000"/>
                </w:rPr>
                <w:delText>getDriverInfo</w:delText>
              </w:r>
            </w:del>
            <w:del w:id="401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1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20" w:author="Administrator" w:date="2016-01-01T22:48:00Z"/>
                <w:color w:val="000000"/>
              </w:rPr>
            </w:pPr>
            <w:del w:id="4021" w:author="Administrator" w:date="2016-01-01T22:48:00Z">
              <w:r>
                <w:rPr>
                  <w:rFonts w:eastAsia="Times New Roman"/>
                  <w:color w:val="000000"/>
                </w:rPr>
                <w:delText>NonUser</w:delText>
              </w:r>
            </w:del>
            <w:del w:id="4022" w:author="Administrator" w:date="2016-01-01T22:48:00Z">
              <w:r>
                <w:rPr>
                  <w:rFonts w:hint="eastAsia" w:ascii="宋体" w:hAnsi="宋体" w:cs="宋体"/>
                  <w:b/>
                  <w:bCs/>
                </w:rPr>
                <w:delText>Controller</w:delText>
              </w:r>
            </w:del>
            <w:del w:id="4023" w:author="Administrator" w:date="2016-01-01T22:48:00Z">
              <w:r>
                <w:rPr>
                  <w:rFonts w:eastAsia="Times New Roman"/>
                  <w:color w:val="000000"/>
                </w:rPr>
                <w:delText>.</w:delText>
              </w:r>
            </w:del>
            <w:del w:id="4024" w:author="Administrator" w:date="2016-01-01T22:48:00Z">
              <w:r>
                <w:rPr>
                  <w:color w:val="000000"/>
                  <w:szCs w:val="20"/>
                </w:rPr>
                <w:delText xml:space="preserve"> </w:delText>
              </w:r>
            </w:del>
            <w:del w:id="4025"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26" w:author="Administrator" w:date="2016-01-01T22:48:00Z"/>
                <w:color w:val="000000"/>
              </w:rPr>
            </w:pPr>
            <w:del w:id="402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28" w:author="Administrator" w:date="2016-01-01T22:48:00Z"/>
                <w:color w:val="000000"/>
              </w:rPr>
            </w:pPr>
            <w:del w:id="4029" w:author="Administrator" w:date="2016-01-01T22:48:00Z">
              <w:r>
                <w:rPr>
                  <w:color w:val="000000"/>
                </w:rPr>
                <w:delText>public void insert(BussinessHallPO bpo)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3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3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32" w:author="Administrator" w:date="2016-01-01T22:48:00Z"/>
                <w:color w:val="000000"/>
              </w:rPr>
            </w:pPr>
            <w:del w:id="403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34" w:author="Administrator" w:date="2016-01-01T22:48:00Z"/>
                <w:color w:val="000000"/>
              </w:rPr>
            </w:pPr>
            <w:del w:id="4035"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3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3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38" w:author="Administrator" w:date="2016-01-01T22:48:00Z"/>
                <w:color w:val="000000"/>
              </w:rPr>
            </w:pPr>
            <w:del w:id="403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40" w:author="Administrator" w:date="2016-01-01T22:48:00Z"/>
                <w:color w:val="000000"/>
              </w:rPr>
            </w:pPr>
            <w:del w:id="4041" w:author="Administrator" w:date="2016-01-01T22:48:00Z">
              <w:r>
                <w:rPr>
                  <w:rFonts w:hint="eastAsia" w:ascii="宋体" w:hAnsi="宋体" w:cs="宋体"/>
                  <w:color w:val="000000"/>
                </w:rPr>
                <w:delText>调用nonuser领域对象的</w:delText>
              </w:r>
            </w:del>
            <w:del w:id="4042" w:author="Administrator" w:date="2016-01-01T22:48:00Z">
              <w:r>
                <w:rPr>
                  <w:rFonts w:hint="eastAsia"/>
                  <w:color w:val="000000"/>
                </w:rPr>
                <w:delText>getAllDriverInfo</w:delText>
              </w:r>
            </w:del>
            <w:del w:id="404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4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45" w:author="Administrator" w:date="2016-01-01T22:48:00Z"/>
                <w:color w:val="000000"/>
              </w:rPr>
            </w:pPr>
            <w:del w:id="4046" w:author="Administrator" w:date="2016-01-01T22:48:00Z">
              <w:r>
                <w:rPr>
                  <w:rFonts w:eastAsia="Times New Roman"/>
                  <w:color w:val="000000"/>
                </w:rPr>
                <w:delText>NonUser</w:delText>
              </w:r>
            </w:del>
            <w:del w:id="4047" w:author="Administrator" w:date="2016-01-01T22:48:00Z">
              <w:r>
                <w:rPr>
                  <w:rFonts w:hint="eastAsia" w:ascii="宋体" w:hAnsi="宋体" w:cs="宋体"/>
                  <w:b/>
                  <w:bCs/>
                </w:rPr>
                <w:delText>Controller</w:delText>
              </w:r>
            </w:del>
            <w:del w:id="4048" w:author="Administrator" w:date="2016-01-01T22:48:00Z">
              <w:r>
                <w:rPr>
                  <w:rFonts w:eastAsia="Times New Roman"/>
                  <w:color w:val="000000"/>
                </w:rPr>
                <w:delText>.</w:delText>
              </w:r>
            </w:del>
            <w:del w:id="4049"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50" w:author="Administrator" w:date="2016-01-01T22:48:00Z"/>
                <w:color w:val="000000"/>
              </w:rPr>
            </w:pPr>
            <w:del w:id="405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52" w:author="Administrator" w:date="2016-01-01T22:48:00Z"/>
                <w:color w:val="000000"/>
              </w:rPr>
            </w:pPr>
            <w:del w:id="4053" w:author="Administrator" w:date="2016-01-01T22:48:00Z">
              <w:r>
                <w:rPr>
                  <w:color w:val="000000"/>
                </w:rPr>
                <w:delText>public void insert(DriverPO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5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5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56" w:author="Administrator" w:date="2016-01-01T22:48:00Z"/>
                <w:color w:val="000000"/>
              </w:rPr>
            </w:pPr>
            <w:del w:id="405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58" w:author="Administrator" w:date="2016-01-01T22:48:00Z"/>
                <w:color w:val="000000"/>
              </w:rPr>
            </w:pPr>
            <w:del w:id="405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6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6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62" w:author="Administrator" w:date="2016-01-01T22:48:00Z"/>
                <w:color w:val="000000"/>
              </w:rPr>
            </w:pPr>
            <w:del w:id="406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64" w:author="Administrator" w:date="2016-01-01T22:48:00Z"/>
                <w:color w:val="000000"/>
              </w:rPr>
            </w:pPr>
            <w:del w:id="4065" w:author="Administrator" w:date="2016-01-01T22:48:00Z">
              <w:r>
                <w:rPr>
                  <w:rFonts w:hint="eastAsia" w:ascii="宋体" w:hAnsi="宋体" w:cs="宋体"/>
                  <w:color w:val="000000"/>
                </w:rPr>
                <w:delText>调用nonuser领域对象的</w:delText>
              </w:r>
            </w:del>
            <w:del w:id="4066" w:author="Administrator" w:date="2016-01-01T22:48:00Z">
              <w:r>
                <w:rPr>
                  <w:rFonts w:hint="eastAsia"/>
                  <w:color w:val="000000"/>
                </w:rPr>
                <w:delText>addDriverInfo</w:delText>
              </w:r>
            </w:del>
            <w:del w:id="406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6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69" w:author="Administrator" w:date="2016-01-01T22:48:00Z"/>
                <w:color w:val="000000"/>
              </w:rPr>
            </w:pPr>
            <w:del w:id="4070" w:author="Administrator" w:date="2016-01-01T22:48:00Z">
              <w:r>
                <w:rPr>
                  <w:rFonts w:eastAsia="Times New Roman"/>
                  <w:color w:val="000000"/>
                </w:rPr>
                <w:delText>NonUser</w:delText>
              </w:r>
            </w:del>
            <w:del w:id="4071" w:author="Administrator" w:date="2016-01-01T22:48:00Z">
              <w:r>
                <w:rPr>
                  <w:rFonts w:hint="eastAsia" w:ascii="宋体" w:hAnsi="宋体" w:cs="宋体"/>
                  <w:b/>
                  <w:bCs/>
                </w:rPr>
                <w:delText>Controller</w:delText>
              </w:r>
            </w:del>
            <w:del w:id="4072" w:author="Administrator" w:date="2016-01-01T22:48:00Z">
              <w:r>
                <w:rPr>
                  <w:rFonts w:eastAsia="Times New Roman"/>
                  <w:color w:val="000000"/>
                </w:rPr>
                <w:delText>.</w:delText>
              </w:r>
            </w:del>
            <w:del w:id="4073" w:author="Administrator" w:date="2016-01-01T22:48:00Z">
              <w:r>
                <w:rPr>
                  <w:color w:val="000000"/>
                </w:rPr>
                <w:delText xml:space="preserve"> </w:delText>
              </w:r>
            </w:del>
            <w:del w:id="4074"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75" w:author="Administrator" w:date="2016-01-01T22:48:00Z"/>
                <w:color w:val="000000"/>
              </w:rPr>
            </w:pPr>
            <w:del w:id="407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77" w:author="Administrator" w:date="2016-01-01T22:48:00Z"/>
                <w:color w:val="000000"/>
              </w:rPr>
            </w:pPr>
            <w:del w:id="4078" w:author="Administrator" w:date="2016-01-01T22:48:00Z">
              <w:r>
                <w:rPr>
                  <w:color w:val="000000"/>
                </w:rPr>
                <w:delText>public void insert(TruckPO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7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8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81" w:author="Administrator" w:date="2016-01-01T22:48:00Z"/>
                <w:color w:val="000000"/>
              </w:rPr>
            </w:pPr>
            <w:del w:id="408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83" w:author="Administrator" w:date="2016-01-01T22:48:00Z"/>
                <w:color w:val="000000"/>
              </w:rPr>
            </w:pPr>
            <w:del w:id="408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8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8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87" w:author="Administrator" w:date="2016-01-01T22:48:00Z"/>
                <w:color w:val="000000"/>
              </w:rPr>
            </w:pPr>
            <w:del w:id="408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89" w:author="Administrator" w:date="2016-01-01T22:48:00Z"/>
                <w:color w:val="000000"/>
              </w:rPr>
            </w:pPr>
            <w:del w:id="4090" w:author="Administrator" w:date="2016-01-01T22:48:00Z">
              <w:r>
                <w:rPr>
                  <w:rFonts w:hint="eastAsia" w:ascii="宋体" w:hAnsi="宋体" w:cs="宋体"/>
                  <w:color w:val="000000"/>
                </w:rPr>
                <w:delText>调用nonuser领域对象的</w:delText>
              </w:r>
            </w:del>
            <w:del w:id="4091" w:author="Administrator" w:date="2016-01-01T22:48:00Z">
              <w:r>
                <w:rPr>
                  <w:rFonts w:hint="eastAsia"/>
                  <w:color w:val="000000"/>
                </w:rPr>
                <w:delText>addDriverInfo</w:delText>
              </w:r>
            </w:del>
            <w:del w:id="409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9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94" w:author="Administrator" w:date="2016-01-01T22:48:00Z"/>
                <w:color w:val="000000"/>
              </w:rPr>
            </w:pPr>
            <w:del w:id="4095" w:author="Administrator" w:date="2016-01-01T22:48:00Z">
              <w:r>
                <w:rPr>
                  <w:rFonts w:eastAsia="Times New Roman"/>
                  <w:color w:val="000000"/>
                </w:rPr>
                <w:delText>NonUser</w:delText>
              </w:r>
            </w:del>
            <w:del w:id="4096" w:author="Administrator" w:date="2016-01-01T22:48:00Z">
              <w:r>
                <w:rPr>
                  <w:rFonts w:hint="eastAsia" w:ascii="宋体" w:hAnsi="宋体" w:cs="宋体"/>
                  <w:b/>
                  <w:bCs/>
                </w:rPr>
                <w:delText>Controller</w:delText>
              </w:r>
            </w:del>
            <w:del w:id="4097" w:author="Administrator" w:date="2016-01-01T22:48:00Z">
              <w:r>
                <w:rPr>
                  <w:rFonts w:eastAsia="Times New Roman"/>
                  <w:color w:val="000000"/>
                </w:rPr>
                <w:delText>.</w:delText>
              </w:r>
            </w:del>
            <w:del w:id="4098" w:author="Administrator" w:date="2016-01-01T22:48:00Z">
              <w:r>
                <w:rPr>
                  <w:color w:val="000000"/>
                  <w:szCs w:val="20"/>
                </w:rPr>
                <w:delText xml:space="preserve"> </w:delText>
              </w:r>
            </w:del>
            <w:del w:id="4099"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00" w:author="Administrator" w:date="2016-01-01T22:48:00Z"/>
                <w:color w:val="000000"/>
              </w:rPr>
            </w:pPr>
            <w:del w:id="410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02" w:author="Administrator" w:date="2016-01-01T22:48:00Z"/>
                <w:color w:val="000000"/>
              </w:rPr>
            </w:pPr>
            <w:del w:id="4103" w:author="Administrator" w:date="2016-01-01T22:48:00Z">
              <w:r>
                <w:rPr>
                  <w:color w:val="000000"/>
                </w:rPr>
                <w:delText>public void update(TruckPO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0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0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06" w:author="Administrator" w:date="2016-01-01T22:48:00Z"/>
                <w:color w:val="000000"/>
              </w:rPr>
            </w:pPr>
            <w:del w:id="410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08" w:author="Administrator" w:date="2016-01-01T22:48:00Z"/>
                <w:color w:val="000000"/>
              </w:rPr>
            </w:pPr>
            <w:del w:id="410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1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1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12" w:author="Administrator" w:date="2016-01-01T22:48:00Z"/>
                <w:color w:val="000000"/>
              </w:rPr>
            </w:pPr>
            <w:del w:id="411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14" w:author="Administrator" w:date="2016-01-01T22:48:00Z"/>
                <w:color w:val="000000"/>
              </w:rPr>
            </w:pPr>
            <w:del w:id="4115" w:author="Administrator" w:date="2016-01-01T22:48:00Z">
              <w:r>
                <w:rPr>
                  <w:rFonts w:hint="eastAsia" w:ascii="宋体" w:hAnsi="宋体" w:cs="宋体"/>
                  <w:color w:val="000000"/>
                </w:rPr>
                <w:delText>调用nonuser领域对象的</w:delText>
              </w:r>
            </w:del>
            <w:del w:id="4116" w:author="Administrator" w:date="2016-01-01T22:48:00Z">
              <w:r>
                <w:rPr>
                  <w:rFonts w:hint="eastAsia"/>
                  <w:color w:val="000000"/>
                </w:rPr>
                <w:delText>changeDriverInfo</w:delText>
              </w:r>
            </w:del>
            <w:del w:id="411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1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19" w:author="Administrator" w:date="2016-01-01T22:48:00Z"/>
                <w:color w:val="000000"/>
              </w:rPr>
            </w:pPr>
            <w:del w:id="4120" w:author="Administrator" w:date="2016-01-01T22:48:00Z">
              <w:r>
                <w:rPr>
                  <w:rFonts w:eastAsia="Times New Roman"/>
                  <w:color w:val="000000"/>
                </w:rPr>
                <w:delText>NonUser</w:delText>
              </w:r>
            </w:del>
            <w:del w:id="4121" w:author="Administrator" w:date="2016-01-01T22:48:00Z">
              <w:r>
                <w:rPr>
                  <w:rFonts w:hint="eastAsia" w:ascii="宋体" w:hAnsi="宋体" w:cs="宋体"/>
                  <w:b/>
                  <w:bCs/>
                </w:rPr>
                <w:delText>Controller</w:delText>
              </w:r>
            </w:del>
            <w:del w:id="4122" w:author="Administrator" w:date="2016-01-01T22:48:00Z">
              <w:r>
                <w:rPr>
                  <w:rFonts w:eastAsia="Times New Roman"/>
                  <w:color w:val="000000"/>
                </w:rPr>
                <w:delText>.</w:delText>
              </w:r>
            </w:del>
            <w:del w:id="4123" w:author="Administrator" w:date="2016-01-01T22:48:00Z">
              <w:r>
                <w:rPr>
                  <w:color w:val="000000"/>
                  <w:szCs w:val="20"/>
                </w:rPr>
                <w:delText xml:space="preserve"> </w:delText>
              </w:r>
            </w:del>
            <w:del w:id="4124"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25" w:author="Administrator" w:date="2016-01-01T22:48:00Z"/>
                <w:color w:val="000000"/>
              </w:rPr>
            </w:pPr>
            <w:del w:id="412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27" w:author="Administrator" w:date="2016-01-01T22:48:00Z"/>
                <w:color w:val="000000"/>
              </w:rPr>
            </w:pPr>
            <w:del w:id="4128" w:author="Administrator" w:date="2016-01-01T22:48:00Z">
              <w:r>
                <w:rPr>
                  <w:color w:val="000000"/>
                </w:rPr>
                <w:delText>public void update(DriverPO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2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13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31" w:author="Administrator" w:date="2016-01-01T22:48:00Z"/>
                <w:color w:val="000000"/>
              </w:rPr>
            </w:pPr>
            <w:del w:id="413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33" w:author="Administrator" w:date="2016-01-01T22:48:00Z"/>
                <w:color w:val="000000"/>
              </w:rPr>
            </w:pPr>
            <w:del w:id="413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3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13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37" w:author="Administrator" w:date="2016-01-01T22:48:00Z"/>
                <w:color w:val="000000"/>
              </w:rPr>
            </w:pPr>
            <w:del w:id="413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39" w:author="Administrator" w:date="2016-01-01T22:48:00Z"/>
                <w:color w:val="000000"/>
              </w:rPr>
            </w:pPr>
            <w:del w:id="4140" w:author="Administrator" w:date="2016-01-01T22:48:00Z">
              <w:r>
                <w:rPr>
                  <w:rFonts w:hint="eastAsia" w:ascii="宋体" w:hAnsi="宋体" w:cs="宋体"/>
                  <w:color w:val="000000"/>
                </w:rPr>
                <w:delText>调用nonuser领域对象的</w:delText>
              </w:r>
            </w:del>
            <w:del w:id="4141" w:author="Administrator" w:date="2016-01-01T22:48:00Z">
              <w:r>
                <w:rPr>
                  <w:rFonts w:hint="eastAsia"/>
                  <w:color w:val="000000"/>
                </w:rPr>
                <w:delText>getBussinessHallInfo</w:delText>
              </w:r>
            </w:del>
            <w:del w:id="414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4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44" w:author="Administrator" w:date="2016-01-01T22:48:00Z"/>
                <w:color w:val="000000"/>
              </w:rPr>
            </w:pPr>
            <w:del w:id="4145" w:author="Administrator" w:date="2016-01-01T22:48:00Z">
              <w:r>
                <w:rPr>
                  <w:rFonts w:eastAsia="Times New Roman"/>
                  <w:color w:val="000000"/>
                </w:rPr>
                <w:delText>NonUser</w:delText>
              </w:r>
            </w:del>
            <w:del w:id="4146" w:author="Administrator" w:date="2016-01-01T22:48:00Z">
              <w:r>
                <w:rPr>
                  <w:rFonts w:hint="eastAsia" w:ascii="宋体" w:hAnsi="宋体" w:cs="宋体"/>
                  <w:b/>
                  <w:bCs/>
                </w:rPr>
                <w:delText>Controller</w:delText>
              </w:r>
            </w:del>
            <w:del w:id="4147" w:author="Administrator" w:date="2016-01-01T22:48:00Z">
              <w:r>
                <w:rPr>
                  <w:rFonts w:eastAsia="Times New Roman"/>
                  <w:color w:val="000000"/>
                </w:rPr>
                <w:delText>.</w:delText>
              </w:r>
            </w:del>
            <w:del w:id="4148" w:author="Administrator" w:date="2016-01-01T22:48:00Z">
              <w:r>
                <w:rPr>
                  <w:color w:val="000000"/>
                  <w:szCs w:val="20"/>
                </w:rPr>
                <w:delText xml:space="preserve"> </w:delText>
              </w:r>
            </w:del>
            <w:del w:id="4149"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50" w:author="Administrator" w:date="2016-01-01T22:48:00Z"/>
                <w:color w:val="000000"/>
              </w:rPr>
            </w:pPr>
            <w:del w:id="415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52" w:author="Administrator" w:date="2016-01-01T22:48:00Z"/>
                <w:color w:val="000000"/>
              </w:rPr>
            </w:pPr>
            <w:del w:id="4153" w:author="Administrator" w:date="2016-01-01T22:48:00Z">
              <w:r>
                <w:rPr>
                  <w:color w:val="000000"/>
                </w:rPr>
                <w:delText>public void deleteTruckPO(long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5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15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56" w:author="Administrator" w:date="2016-01-01T22:48:00Z"/>
                <w:color w:val="000000"/>
              </w:rPr>
            </w:pPr>
            <w:del w:id="415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58" w:author="Administrator" w:date="2016-01-01T22:48:00Z"/>
                <w:color w:val="000000"/>
              </w:rPr>
            </w:pPr>
            <w:del w:id="415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6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16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62" w:author="Administrator" w:date="2016-01-01T22:48:00Z"/>
                <w:color w:val="000000"/>
              </w:rPr>
            </w:pPr>
            <w:del w:id="416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64" w:author="Administrator" w:date="2016-01-01T22:48:00Z"/>
                <w:color w:val="000000"/>
              </w:rPr>
            </w:pPr>
            <w:del w:id="4165" w:author="Administrator" w:date="2016-01-01T22:48:00Z">
              <w:r>
                <w:rPr>
                  <w:rFonts w:hint="eastAsia" w:ascii="宋体" w:hAnsi="宋体" w:cs="宋体"/>
                  <w:color w:val="000000"/>
                </w:rPr>
                <w:delText>调用nonuser领域对象的</w:delText>
              </w:r>
            </w:del>
            <w:del w:id="4166" w:author="Administrator" w:date="2016-01-01T22:48:00Z">
              <w:r>
                <w:rPr>
                  <w:rFonts w:hint="eastAsia"/>
                  <w:color w:val="000000"/>
                </w:rPr>
                <w:delText>getAllBussinessHallInfo</w:delText>
              </w:r>
            </w:del>
            <w:del w:id="416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6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69" w:author="Administrator" w:date="2016-01-01T22:48:00Z"/>
                <w:color w:val="000000"/>
              </w:rPr>
            </w:pPr>
            <w:del w:id="4170" w:author="Administrator" w:date="2016-01-01T22:48:00Z">
              <w:r>
                <w:rPr>
                  <w:rFonts w:eastAsia="Times New Roman"/>
                  <w:color w:val="000000"/>
                </w:rPr>
                <w:delText>NonUser</w:delText>
              </w:r>
            </w:del>
            <w:del w:id="4171" w:author="Administrator" w:date="2016-01-01T22:48:00Z">
              <w:r>
                <w:rPr>
                  <w:rFonts w:hint="eastAsia" w:ascii="宋体" w:hAnsi="宋体" w:cs="宋体"/>
                  <w:b/>
                  <w:bCs/>
                </w:rPr>
                <w:delText>Controller</w:delText>
              </w:r>
            </w:del>
            <w:del w:id="4172" w:author="Administrator" w:date="2016-01-01T22:48:00Z">
              <w:r>
                <w:rPr>
                  <w:rFonts w:eastAsia="Times New Roman"/>
                  <w:color w:val="000000"/>
                </w:rPr>
                <w:delText>.</w:delText>
              </w:r>
            </w:del>
            <w:del w:id="4173" w:author="Administrator" w:date="2016-01-01T22:48:00Z">
              <w:r>
                <w:rPr>
                  <w:color w:val="000000"/>
                  <w:szCs w:val="20"/>
                </w:rPr>
                <w:delText xml:space="preserve"> </w:delText>
              </w:r>
            </w:del>
            <w:del w:id="4174"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75" w:author="Administrator" w:date="2016-01-01T22:48:00Z"/>
                <w:color w:val="000000"/>
              </w:rPr>
            </w:pPr>
            <w:del w:id="417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77" w:author="Administrator" w:date="2016-01-01T22:48:00Z"/>
                <w:color w:val="000000"/>
              </w:rPr>
            </w:pPr>
            <w:del w:id="4178" w:author="Administrator" w:date="2016-01-01T22:48:00Z">
              <w:r>
                <w:rPr>
                  <w:color w:val="000000"/>
                </w:rPr>
                <w:delText>public void deleteDriverPO(long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7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8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81" w:author="Administrator" w:date="2016-01-01T22:48:00Z"/>
                <w:color w:val="000000"/>
              </w:rPr>
            </w:pPr>
            <w:del w:id="418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83" w:author="Administrator" w:date="2016-01-01T22:48:00Z"/>
                <w:color w:val="000000"/>
              </w:rPr>
            </w:pPr>
            <w:del w:id="418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8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8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87" w:author="Administrator" w:date="2016-01-01T22:48:00Z"/>
                <w:color w:val="000000"/>
              </w:rPr>
            </w:pPr>
            <w:del w:id="418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89" w:author="Administrator" w:date="2016-01-01T22:48:00Z"/>
                <w:color w:val="000000"/>
              </w:rPr>
            </w:pPr>
            <w:del w:id="4190" w:author="Administrator" w:date="2016-01-01T22:48:00Z">
              <w:r>
                <w:rPr>
                  <w:rFonts w:hint="eastAsia" w:ascii="宋体" w:hAnsi="宋体" w:cs="宋体"/>
                  <w:color w:val="000000"/>
                </w:rPr>
                <w:delText>调用nonuser领域对象的</w:delText>
              </w:r>
            </w:del>
            <w:del w:id="4191" w:author="Administrator" w:date="2016-01-01T22:48:00Z">
              <w:r>
                <w:rPr>
                  <w:rFonts w:hint="eastAsia"/>
                  <w:color w:val="000000"/>
                  <w:szCs w:val="20"/>
                </w:rPr>
                <w:delText>addBussinessHallInfo</w:delText>
              </w:r>
            </w:del>
            <w:del w:id="419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9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94" w:author="Administrator" w:date="2016-01-01T22:48:00Z"/>
                <w:color w:val="000000"/>
              </w:rPr>
            </w:pPr>
            <w:del w:id="4195" w:author="Administrator" w:date="2016-01-01T22:48:00Z">
              <w:r>
                <w:rPr>
                  <w:rFonts w:eastAsia="Times New Roman"/>
                  <w:color w:val="000000"/>
                </w:rPr>
                <w:delText>NonUser</w:delText>
              </w:r>
            </w:del>
            <w:del w:id="4196" w:author="Administrator" w:date="2016-01-01T22:48:00Z">
              <w:r>
                <w:rPr>
                  <w:rFonts w:hint="eastAsia" w:ascii="宋体" w:hAnsi="宋体" w:cs="宋体"/>
                  <w:b/>
                  <w:bCs/>
                </w:rPr>
                <w:delText>Controller</w:delText>
              </w:r>
            </w:del>
            <w:del w:id="4197" w:author="Administrator" w:date="2016-01-01T22:48:00Z">
              <w:r>
                <w:rPr>
                  <w:rFonts w:eastAsia="Times New Roman"/>
                  <w:color w:val="000000"/>
                </w:rPr>
                <w:delText>.</w:delText>
              </w:r>
            </w:del>
            <w:del w:id="4198"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99" w:author="Administrator" w:date="2016-01-01T22:48:00Z"/>
                <w:color w:val="000000"/>
              </w:rPr>
            </w:pPr>
            <w:del w:id="420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01" w:author="Administrator" w:date="2016-01-01T22:48:00Z"/>
                <w:color w:val="000000"/>
              </w:rPr>
            </w:pPr>
            <w:del w:id="4202" w:author="Administrator" w:date="2016-01-01T22:48:00Z">
              <w:r>
                <w:rPr>
                  <w:color w:val="000000"/>
                </w:rPr>
                <w:delText>public void deleteBussinessHallPO(long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0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0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05" w:author="Administrator" w:date="2016-01-01T22:48:00Z"/>
                <w:color w:val="000000"/>
              </w:rPr>
            </w:pPr>
            <w:del w:id="420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07" w:author="Administrator" w:date="2016-01-01T22:48:00Z"/>
                <w:color w:val="000000"/>
              </w:rPr>
            </w:pPr>
            <w:del w:id="4208"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0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1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11" w:author="Administrator" w:date="2016-01-01T22:48:00Z"/>
                <w:color w:val="000000"/>
              </w:rPr>
            </w:pPr>
            <w:del w:id="421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13" w:author="Administrator" w:date="2016-01-01T22:48:00Z"/>
                <w:color w:val="000000"/>
              </w:rPr>
            </w:pPr>
            <w:del w:id="4214" w:author="Administrator" w:date="2016-01-01T22:48:00Z">
              <w:r>
                <w:rPr>
                  <w:rFonts w:hint="eastAsia" w:ascii="宋体" w:hAnsi="宋体" w:cs="宋体"/>
                  <w:color w:val="000000"/>
                </w:rPr>
                <w:delText>调用nonuser领域对象的</w:delText>
              </w:r>
            </w:del>
            <w:del w:id="4215" w:author="Administrator" w:date="2016-01-01T22:48:00Z">
              <w:r>
                <w:rPr>
                  <w:color w:val="000000"/>
                </w:rPr>
                <w:delText>deleteBussinessHallPO</w:delText>
              </w:r>
            </w:del>
            <w:del w:id="4216"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1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18" w:author="Administrator" w:date="2016-01-01T22:48:00Z"/>
                <w:color w:val="000000"/>
              </w:rPr>
            </w:pPr>
            <w:del w:id="4219" w:author="Administrator" w:date="2016-01-01T22:48:00Z">
              <w:r>
                <w:rPr>
                  <w:rFonts w:eastAsia="Times New Roman"/>
                  <w:color w:val="000000"/>
                </w:rPr>
                <w:delText>NonUser</w:delText>
              </w:r>
            </w:del>
            <w:del w:id="4220" w:author="Administrator" w:date="2016-01-01T22:48:00Z">
              <w:r>
                <w:rPr>
                  <w:rFonts w:hint="eastAsia" w:ascii="宋体" w:hAnsi="宋体" w:cs="宋体"/>
                  <w:b/>
                  <w:bCs/>
                </w:rPr>
                <w:delText>Controller</w:delText>
              </w:r>
            </w:del>
            <w:del w:id="4221" w:author="Administrator" w:date="2016-01-01T22:48:00Z">
              <w:r>
                <w:rPr>
                  <w:rFonts w:eastAsia="Times New Roman"/>
                  <w:color w:val="000000"/>
                </w:rPr>
                <w:delText>.</w:delText>
              </w:r>
            </w:del>
            <w:del w:id="4222"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23" w:author="Administrator" w:date="2016-01-01T22:48:00Z"/>
                <w:color w:val="000000"/>
              </w:rPr>
            </w:pPr>
            <w:del w:id="422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25" w:author="Administrator" w:date="2016-01-01T22:48:00Z"/>
                <w:color w:val="000000"/>
              </w:rPr>
            </w:pPr>
            <w:del w:id="4226"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2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2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29" w:author="Administrator" w:date="2016-01-01T22:48:00Z"/>
                <w:color w:val="000000"/>
              </w:rPr>
            </w:pPr>
            <w:del w:id="423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31" w:author="Administrator" w:date="2016-01-01T22:48:00Z"/>
                <w:color w:val="000000"/>
              </w:rPr>
            </w:pPr>
            <w:del w:id="4232"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3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3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35" w:author="Administrator" w:date="2016-01-01T22:48:00Z"/>
                <w:color w:val="000000"/>
              </w:rPr>
            </w:pPr>
            <w:del w:id="423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37" w:author="Administrator" w:date="2016-01-01T22:48:00Z"/>
                <w:color w:val="000000"/>
              </w:rPr>
            </w:pPr>
            <w:del w:id="4238" w:author="Administrator" w:date="2016-01-01T22:48:00Z">
              <w:r>
                <w:rPr>
                  <w:rFonts w:hint="eastAsia" w:ascii="宋体" w:hAnsi="宋体" w:cs="宋体"/>
                  <w:color w:val="000000"/>
                </w:rPr>
                <w:delText>调用nonuser领域对象的</w:delText>
              </w:r>
            </w:del>
            <w:del w:id="4239" w:author="Administrator" w:date="2016-01-01T22:48:00Z">
              <w:r>
                <w:rPr>
                  <w:rFonts w:hint="eastAsia"/>
                  <w:color w:val="000000"/>
                  <w:szCs w:val="20"/>
                </w:rPr>
                <w:delText>changeLogisticsState</w:delText>
              </w:r>
            </w:del>
            <w:del w:id="4240"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4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42" w:author="Administrator" w:date="2016-01-01T22:48:00Z"/>
                <w:color w:val="000000"/>
                <w:sz w:val="20"/>
                <w:szCs w:val="20"/>
              </w:rPr>
            </w:pPr>
            <w:del w:id="4243" w:author="Administrator" w:date="2016-01-01T22:48:00Z">
              <w:r>
                <w:rPr>
                  <w:rFonts w:eastAsia="Times New Roman"/>
                  <w:color w:val="000000"/>
                </w:rPr>
                <w:delText>NonUser</w:delText>
              </w:r>
            </w:del>
            <w:del w:id="4244" w:author="Administrator" w:date="2016-01-01T22:48:00Z">
              <w:r>
                <w:rPr>
                  <w:rFonts w:hint="eastAsia" w:ascii="宋体" w:hAnsi="宋体" w:cs="宋体"/>
                  <w:b/>
                  <w:bCs/>
                </w:rPr>
                <w:delText>Controller</w:delText>
              </w:r>
            </w:del>
            <w:del w:id="4245" w:author="Administrator" w:date="2016-01-01T22:48:00Z">
              <w:r>
                <w:rPr>
                  <w:rFonts w:eastAsia="Times New Roman"/>
                  <w:color w:val="000000"/>
                </w:rPr>
                <w:delText>.</w:delText>
              </w:r>
            </w:del>
            <w:del w:id="4246"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47" w:author="Administrator" w:date="2016-01-01T22:48:00Z"/>
                <w:rFonts w:ascii="宋体" w:hAnsi="宋体" w:cs="宋体"/>
                <w:color w:val="000000"/>
              </w:rPr>
            </w:pPr>
            <w:del w:id="424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49" w:author="Administrator" w:date="2016-01-01T22:48:00Z"/>
                <w:rFonts w:ascii="宋体" w:hAnsi="宋体" w:cs="宋体"/>
                <w:color w:val="000000"/>
              </w:rPr>
            </w:pPr>
            <w:del w:id="4250"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5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5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53" w:author="Administrator" w:date="2016-01-01T22:48:00Z"/>
                <w:rFonts w:ascii="宋体" w:hAnsi="宋体" w:cs="宋体"/>
                <w:color w:val="000000"/>
              </w:rPr>
            </w:pPr>
            <w:del w:id="425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55" w:author="Administrator" w:date="2016-01-01T22:48:00Z"/>
                <w:rFonts w:ascii="宋体" w:hAnsi="宋体" w:cs="宋体"/>
                <w:color w:val="000000"/>
              </w:rPr>
            </w:pPr>
            <w:del w:id="4256"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5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58"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59" w:author="Administrator" w:date="2016-01-01T22:48:00Z"/>
              </w:rPr>
            </w:pPr>
            <w:del w:id="426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61" w:author="Administrator" w:date="2016-01-01T22:48:00Z"/>
              </w:rPr>
            </w:pPr>
            <w:del w:id="4262" w:author="Administrator" w:date="2016-01-01T22:48:00Z">
              <w:r>
                <w:rPr>
                  <w:rFonts w:hint="eastAsia" w:ascii="宋体" w:hAnsi="宋体" w:cs="宋体"/>
                  <w:color w:val="000000"/>
                </w:rPr>
                <w:delText>调用nonuser领域对象的</w:delText>
              </w:r>
            </w:del>
            <w:del w:id="4263" w:author="Administrator" w:date="2016-01-01T22:48:00Z">
              <w:r>
                <w:rPr>
                  <w:rFonts w:hint="eastAsia"/>
                  <w:color w:val="000000"/>
                  <w:szCs w:val="20"/>
                </w:rPr>
                <w:delText>initTruck</w:delText>
              </w:r>
            </w:del>
            <w:del w:id="426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6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66" w:author="Administrator" w:date="2016-01-01T22:48:00Z"/>
                <w:color w:val="FFFFFF"/>
              </w:rPr>
            </w:pPr>
            <w:del w:id="4267" w:author="Administrator" w:date="2016-01-01T22:48:00Z">
              <w:r>
                <w:rPr>
                  <w:rFonts w:eastAsia="Times New Roman"/>
                  <w:color w:val="000000"/>
                </w:rPr>
                <w:delText>NonUser</w:delText>
              </w:r>
            </w:del>
            <w:del w:id="4268" w:author="Administrator" w:date="2016-01-01T22:48:00Z">
              <w:r>
                <w:rPr>
                  <w:rFonts w:hint="eastAsia" w:ascii="宋体" w:hAnsi="宋体" w:cs="宋体"/>
                  <w:b/>
                  <w:bCs/>
                </w:rPr>
                <w:delText>Controller</w:delText>
              </w:r>
            </w:del>
            <w:del w:id="4269" w:author="Administrator" w:date="2016-01-01T22:48:00Z">
              <w:r>
                <w:rPr>
                  <w:rFonts w:eastAsia="Times New Roman"/>
                  <w:color w:val="000000"/>
                </w:rPr>
                <w:delText>.</w:delText>
              </w:r>
            </w:del>
            <w:del w:id="4270" w:author="Administrator" w:date="2016-01-01T22:48:00Z">
              <w:r>
                <w:rPr>
                  <w:rFonts w:hint="eastAsia"/>
                  <w:color w:val="000000"/>
                  <w:szCs w:val="20"/>
                </w:rPr>
                <w:delText>initDriver</w:delText>
              </w:r>
            </w:del>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del w:id="4271" w:author="Administrator" w:date="2016-01-01T22:48:00Z"/>
                <w:rFonts w:ascii="宋体" w:hAnsi="宋体" w:cs="宋体"/>
                <w:color w:val="000000"/>
              </w:rPr>
            </w:pPr>
            <w:del w:id="427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73" w:author="Administrator" w:date="2016-01-01T22:48:00Z"/>
                <w:rFonts w:ascii="宋体" w:hAnsi="宋体" w:cs="宋体"/>
                <w:color w:val="000000"/>
              </w:rPr>
            </w:pPr>
            <w:del w:id="4274"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7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76"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77" w:author="Administrator" w:date="2016-01-01T22:48:00Z"/>
                <w:rFonts w:ascii="宋体" w:hAnsi="宋体" w:cs="宋体"/>
                <w:color w:val="000000"/>
              </w:rPr>
            </w:pPr>
            <w:del w:id="427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79" w:author="Administrator" w:date="2016-01-01T22:48:00Z"/>
                <w:rFonts w:ascii="宋体" w:hAnsi="宋体" w:cs="宋体"/>
                <w:color w:val="000000"/>
              </w:rPr>
            </w:pPr>
            <w:del w:id="4280"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8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282"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83" w:author="Administrator" w:date="2016-01-01T22:48:00Z"/>
                <w:rFonts w:ascii="宋体" w:hAnsi="宋体" w:cs="宋体"/>
                <w:color w:val="000000"/>
              </w:rPr>
            </w:pPr>
            <w:del w:id="428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85" w:author="Administrator" w:date="2016-01-01T22:48:00Z"/>
                <w:rFonts w:ascii="宋体" w:hAnsi="宋体" w:cs="宋体"/>
                <w:color w:val="000000"/>
              </w:rPr>
            </w:pPr>
            <w:del w:id="4286" w:author="Administrator" w:date="2016-01-01T22:48:00Z">
              <w:r>
                <w:rPr>
                  <w:rFonts w:hint="eastAsia" w:ascii="宋体" w:hAnsi="宋体" w:cs="宋体"/>
                  <w:color w:val="000000"/>
                </w:rPr>
                <w:delText>调用nonuser领域对象的</w:delText>
              </w:r>
            </w:del>
            <w:del w:id="4287" w:author="Administrator" w:date="2016-01-01T22:48:00Z">
              <w:r>
                <w:rPr>
                  <w:rFonts w:hint="eastAsia"/>
                  <w:color w:val="000000"/>
                  <w:szCs w:val="20"/>
                </w:rPr>
                <w:delText>initDriver</w:delText>
              </w:r>
            </w:del>
            <w:del w:id="428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8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290" w:author="Administrator" w:date="2016-01-01T22:48:00Z"/>
                <w:color w:val="000000"/>
              </w:rPr>
            </w:pPr>
            <w:del w:id="4291"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292" w:author="Administrator" w:date="2016-01-01T22:48:00Z"/>
                <w:color w:val="000000"/>
              </w:rPr>
            </w:pPr>
            <w:del w:id="4293"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29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295" w:author="Administrator" w:date="2016-01-01T22:48:00Z"/>
                <w:color w:val="000000"/>
              </w:rPr>
            </w:pPr>
            <w:del w:id="4296" w:author="Administrator" w:date="2016-01-01T22:48:00Z">
              <w:r>
                <w:rPr>
                  <w:rFonts w:eastAsia="Times New Roman"/>
                  <w:color w:val="000000"/>
                </w:rPr>
                <w:delText>NonUserDataService.find(</w:delText>
              </w:r>
            </w:del>
            <w:del w:id="4297" w:author="Administrator" w:date="2016-01-01T22:48:00Z">
              <w:r>
                <w:rPr>
                  <w:color w:val="000000"/>
                </w:rPr>
                <w:delText xml:space="preserve">long </w:delText>
              </w:r>
            </w:del>
            <w:del w:id="4298"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299" w:author="Administrator" w:date="2016-01-01T22:48:00Z"/>
                <w:color w:val="000000"/>
              </w:rPr>
            </w:pPr>
            <w:del w:id="4300" w:author="Administrator" w:date="2016-01-01T22:48:00Z">
              <w:r>
                <w:rPr>
                  <w:rFonts w:hint="eastAsia" w:ascii="宋体" w:hAnsi="宋体" w:cs="宋体"/>
                  <w:color w:val="000000"/>
                </w:rPr>
                <w:delText>根据</w:delText>
              </w:r>
            </w:del>
            <w:del w:id="4301" w:author="Administrator" w:date="2016-01-01T22:48:00Z">
              <w:r>
                <w:rPr>
                  <w:rFonts w:eastAsia="Times New Roman" w:cs="Calibri"/>
                  <w:color w:val="000000"/>
                </w:rPr>
                <w:delText>ID</w:delText>
              </w:r>
            </w:del>
            <w:del w:id="4302" w:author="Administrator" w:date="2016-01-01T22:48:00Z">
              <w:r>
                <w:rPr>
                  <w:rFonts w:hint="eastAsia" w:ascii="宋体" w:hAnsi="宋体" w:eastAsia="Times New Roman" w:cs="宋体"/>
                  <w:color w:val="000000"/>
                </w:rPr>
                <w:delText>进行</w:delText>
              </w:r>
            </w:del>
            <w:del w:id="4303"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0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305" w:author="Administrator" w:date="2016-01-01T22:48:00Z"/>
                <w:color w:val="000000"/>
              </w:rPr>
            </w:pPr>
            <w:del w:id="4306"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307" w:author="Administrator" w:date="2016-01-01T22:48:00Z"/>
                <w:color w:val="000000"/>
              </w:rPr>
            </w:pPr>
            <w:del w:id="4308"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0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310" w:author="Administrator" w:date="2016-01-01T22:48:00Z"/>
                <w:color w:val="000000"/>
              </w:rPr>
            </w:pPr>
            <w:del w:id="4311"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312" w:author="Administrator" w:date="2016-01-01T22:48:00Z"/>
                <w:color w:val="000000"/>
              </w:rPr>
            </w:pPr>
            <w:del w:id="4313"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1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315" w:author="Administrator" w:date="2016-01-01T22:48:00Z"/>
                <w:color w:val="000000"/>
              </w:rPr>
            </w:pPr>
            <w:del w:id="4316"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317" w:author="Administrator" w:date="2016-01-01T22:48:00Z"/>
                <w:color w:val="000000"/>
              </w:rPr>
            </w:pPr>
            <w:del w:id="4318" w:author="Administrator" w:date="2016-01-01T22:48:00Z">
              <w:r>
                <w:rPr>
                  <w:rFonts w:hint="eastAsia" w:ascii="宋体" w:hAnsi="宋体" w:cs="宋体"/>
                  <w:color w:val="000000"/>
                </w:rPr>
                <w:delText>更新单一持久化对象</w:delText>
              </w:r>
            </w:del>
          </w:p>
        </w:tc>
      </w:tr>
    </w:tbl>
    <w:p>
      <w:pPr>
        <w:rPr>
          <w:del w:id="4319" w:author="Administrator" w:date="2016-01-01T22:48:00Z"/>
        </w:rPr>
      </w:pPr>
    </w:p>
    <w:p>
      <w:pPr>
        <w:rPr>
          <w:del w:id="4320" w:author="Administrator" w:date="2016-01-01T22:48:00Z"/>
        </w:rPr>
      </w:pPr>
    </w:p>
    <w:p>
      <w:pPr>
        <w:jc w:val="center"/>
        <w:rPr>
          <w:del w:id="4321" w:author="Administrator" w:date="2016-01-01T22:48:00Z"/>
          <w:rFonts w:ascii="宋体" w:hAnsi="宋体" w:cs="宋体"/>
          <w:b/>
          <w:sz w:val="22"/>
          <w:szCs w:val="20"/>
        </w:rPr>
      </w:pPr>
      <w:del w:id="4322" w:author="Administrator" w:date="2016-01-01T22:48:00Z">
        <w:r>
          <w:rPr>
            <w:rFonts w:hint="eastAsia" w:ascii="宋体" w:hAnsi="宋体" w:cs="宋体"/>
            <w:b/>
            <w:sz w:val="22"/>
            <w:szCs w:val="20"/>
          </w:rPr>
          <w:delText>表19 NonUserbl模块的接口规范</w:delText>
        </w:r>
      </w:del>
    </w:p>
    <w:p>
      <w:pPr>
        <w:rPr>
          <w:del w:id="4323" w:author="Administrator" w:date="2016-01-01T22:48:00Z"/>
          <w:rFonts w:ascii="黑体" w:hAnsi="宋体" w:eastAsia="黑体" w:cs="黑体"/>
          <w:sz w:val="22"/>
          <w:szCs w:val="20"/>
        </w:rPr>
      </w:pPr>
      <w:del w:id="4324" w:author="Administrator" w:date="2016-01-01T22:48:00Z">
        <w:r>
          <w:rPr>
            <w:rFonts w:hint="eastAsia" w:ascii="黑体" w:hAnsi="宋体" w:eastAsia="黑体" w:cs="黑体"/>
            <w:sz w:val="22"/>
            <w:szCs w:val="20"/>
          </w:rPr>
          <w:delText xml:space="preserve"> </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del w:id="4325"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326" w:author="Administrator" w:date="2016-01-01T22:48:00Z"/>
                <w:color w:val="FFFFFF"/>
              </w:rPr>
            </w:pPr>
            <w:del w:id="4327"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2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329" w:author="Administrator" w:date="2016-01-01T22:48:00Z"/>
                <w:color w:val="000000"/>
              </w:rPr>
            </w:pPr>
            <w:del w:id="4330" w:author="Administrator" w:date="2016-01-01T22:48:00Z">
              <w:r>
                <w:rPr>
                  <w:rFonts w:eastAsia="Times New Roman"/>
                  <w:color w:val="000000"/>
                </w:rPr>
                <w:delText>NonUser.</w:delText>
              </w:r>
            </w:del>
            <w:del w:id="4331" w:author="Administrator" w:date="2016-01-01T22:48:00Z">
              <w:r>
                <w:rPr>
                  <w:color w:val="000000"/>
                  <w:szCs w:val="20"/>
                </w:rPr>
                <w:delText xml:space="preserve"> </w:delText>
              </w:r>
            </w:del>
            <w:del w:id="4332"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33" w:author="Administrator" w:date="2016-01-01T22:48:00Z"/>
                <w:color w:val="000000"/>
              </w:rPr>
            </w:pPr>
            <w:del w:id="433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35" w:author="Administrator" w:date="2016-01-01T22:48:00Z"/>
                <w:color w:val="000000"/>
              </w:rPr>
            </w:pPr>
            <w:del w:id="4336" w:author="Administrator" w:date="2016-01-01T22:48:00Z">
              <w:r>
                <w:rPr>
                  <w:rFonts w:hint="eastAsia" w:eastAsia="Times New Roman"/>
                  <w:color w:val="000000"/>
                </w:rPr>
                <w:delText>public TruckInfoVO getTruckInfo(long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3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3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39" w:author="Administrator" w:date="2016-01-01T22:48:00Z"/>
                <w:color w:val="000000"/>
              </w:rPr>
            </w:pPr>
            <w:del w:id="434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41" w:author="Administrator" w:date="2016-01-01T22:48:00Z"/>
                <w:color w:val="000000"/>
              </w:rPr>
            </w:pPr>
            <w:del w:id="4342" w:author="Administrator" w:date="2016-01-01T22:48:00Z">
              <w:r>
                <w:rPr>
                  <w:rFonts w:hint="eastAsia" w:ascii="宋体" w:hAnsi="宋体" w:cs="宋体"/>
                  <w:color w:val="000000"/>
                </w:rPr>
                <w:delText>启动一个得到</w:delText>
              </w:r>
            </w:del>
            <w:del w:id="4343" w:author="Administrator" w:date="2016-01-01T22:48:00Z">
              <w:r>
                <w:rPr>
                  <w:rFonts w:hint="eastAsia"/>
                  <w:color w:val="000000"/>
                </w:rPr>
                <w:delText>车辆信息</w:delText>
              </w:r>
            </w:del>
            <w:del w:id="4344"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4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4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47" w:author="Administrator" w:date="2016-01-01T22:48:00Z"/>
                <w:color w:val="000000"/>
              </w:rPr>
            </w:pPr>
            <w:del w:id="434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49" w:author="Administrator" w:date="2016-01-01T22:48:00Z"/>
                <w:color w:val="000000"/>
              </w:rPr>
            </w:pPr>
            <w:del w:id="4350" w:author="Administrator" w:date="2016-01-01T22:48:00Z">
              <w:r>
                <w:rPr>
                  <w:rFonts w:hint="eastAsia" w:ascii="宋体" w:hAnsi="宋体" w:cs="宋体"/>
                  <w:color w:val="000000"/>
                </w:rPr>
                <w:delText>在一个得到</w:delText>
              </w:r>
            </w:del>
            <w:del w:id="4351" w:author="Administrator" w:date="2016-01-01T22:48:00Z">
              <w:r>
                <w:rPr>
                  <w:rFonts w:hint="eastAsia"/>
                  <w:color w:val="000000"/>
                </w:rPr>
                <w:delText>车辆信息</w:delText>
              </w:r>
            </w:del>
            <w:del w:id="4352" w:author="Administrator" w:date="2016-01-01T22:48:00Z">
              <w:r>
                <w:rPr>
                  <w:rFonts w:hint="eastAsia" w:ascii="宋体" w:hAnsi="宋体" w:cs="宋体"/>
                  <w:color w:val="000000"/>
                </w:rPr>
                <w:delText>的回合中，返回</w:delText>
              </w:r>
            </w:del>
            <w:del w:id="4353"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5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355" w:author="Administrator" w:date="2016-01-01T22:48:00Z"/>
                <w:color w:val="000000"/>
              </w:rPr>
            </w:pPr>
            <w:del w:id="4356" w:author="Administrator" w:date="2016-01-01T22:48:00Z">
              <w:r>
                <w:rPr>
                  <w:rFonts w:eastAsia="Times New Roman"/>
                  <w:color w:val="000000"/>
                </w:rPr>
                <w:delText>NonUser.</w:delText>
              </w:r>
            </w:del>
            <w:del w:id="4357" w:author="Administrator" w:date="2016-01-01T22:48:00Z">
              <w:r>
                <w:rPr>
                  <w:color w:val="000000"/>
                  <w:szCs w:val="20"/>
                </w:rPr>
                <w:delText xml:space="preserve"> </w:delText>
              </w:r>
            </w:del>
            <w:del w:id="4358"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59" w:author="Administrator" w:date="2016-01-01T22:48:00Z"/>
                <w:color w:val="000000"/>
              </w:rPr>
            </w:pPr>
            <w:del w:id="436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61" w:author="Administrator" w:date="2016-01-01T22:48:00Z"/>
                <w:color w:val="000000"/>
              </w:rPr>
            </w:pPr>
            <w:del w:id="4362" w:author="Administrator" w:date="2016-01-01T22:48:00Z">
              <w:r>
                <w:rPr>
                  <w:rFonts w:hint="eastAsia" w:eastAsia="Times New Roman"/>
                  <w:color w:val="000000"/>
                </w:rPr>
                <w:delText>public ArrayList&lt;TruckInfoVO&gt; getAllTruckInfo();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6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6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65" w:author="Administrator" w:date="2016-01-01T22:48:00Z"/>
                <w:color w:val="000000"/>
              </w:rPr>
            </w:pPr>
            <w:del w:id="436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67" w:author="Administrator" w:date="2016-01-01T22:48:00Z"/>
                <w:color w:val="000000"/>
              </w:rPr>
            </w:pPr>
            <w:del w:id="4368" w:author="Administrator" w:date="2016-01-01T22:48:00Z">
              <w:r>
                <w:rPr>
                  <w:rFonts w:hint="eastAsia" w:ascii="宋体" w:hAnsi="宋体" w:cs="宋体"/>
                  <w:color w:val="000000"/>
                </w:rPr>
                <w:delText>启动一个得到所有</w:delText>
              </w:r>
            </w:del>
            <w:del w:id="4369" w:author="Administrator" w:date="2016-01-01T22:48:00Z">
              <w:r>
                <w:rPr>
                  <w:rFonts w:hint="eastAsia"/>
                  <w:color w:val="000000"/>
                </w:rPr>
                <w:delText>车辆信息</w:delText>
              </w:r>
            </w:del>
            <w:del w:id="4370"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7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7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73" w:author="Administrator" w:date="2016-01-01T22:48:00Z"/>
                <w:color w:val="000000"/>
              </w:rPr>
            </w:pPr>
            <w:del w:id="437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75" w:author="Administrator" w:date="2016-01-01T22:48:00Z"/>
                <w:color w:val="000000"/>
              </w:rPr>
            </w:pPr>
            <w:del w:id="4376" w:author="Administrator" w:date="2016-01-01T22:48:00Z">
              <w:r>
                <w:rPr>
                  <w:rFonts w:hint="eastAsia" w:ascii="宋体" w:hAnsi="宋体" w:cs="宋体"/>
                  <w:color w:val="000000"/>
                </w:rPr>
                <w:delText>在一个得到所有</w:delText>
              </w:r>
            </w:del>
            <w:del w:id="4377" w:author="Administrator" w:date="2016-01-01T22:48:00Z">
              <w:r>
                <w:rPr>
                  <w:rFonts w:hint="eastAsia"/>
                  <w:color w:val="000000"/>
                </w:rPr>
                <w:delText>车辆信息</w:delText>
              </w:r>
            </w:del>
            <w:del w:id="4378" w:author="Administrator" w:date="2016-01-01T22:48:00Z">
              <w:r>
                <w:rPr>
                  <w:rFonts w:hint="eastAsia" w:cs="宋体"/>
                  <w:color w:val="000000"/>
                </w:rPr>
                <w:delText>的</w:delText>
              </w:r>
            </w:del>
            <w:del w:id="4379" w:author="Administrator" w:date="2016-01-01T22:48:00Z">
              <w:r>
                <w:rPr>
                  <w:rFonts w:hint="eastAsia" w:ascii="宋体" w:hAnsi="宋体" w:cs="宋体"/>
                  <w:color w:val="000000"/>
                </w:rPr>
                <w:delText>回合中，返回所有</w:delText>
              </w:r>
            </w:del>
            <w:del w:id="4380"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8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82" w:author="Administrator" w:date="2016-01-01T22:48:00Z"/>
                <w:color w:val="000000"/>
              </w:rPr>
            </w:pPr>
            <w:del w:id="4383" w:author="Administrator" w:date="2016-01-01T22:48:00Z">
              <w:r>
                <w:rPr>
                  <w:rFonts w:eastAsia="Times New Roman"/>
                  <w:color w:val="000000"/>
                </w:rPr>
                <w:delText>NonUser.</w:delText>
              </w:r>
            </w:del>
            <w:del w:id="4384" w:author="Administrator" w:date="2016-01-01T22:48:00Z">
              <w:r>
                <w:rPr>
                  <w:color w:val="000000"/>
                  <w:szCs w:val="20"/>
                </w:rPr>
                <w:delText xml:space="preserve"> </w:delText>
              </w:r>
            </w:del>
            <w:del w:id="4385"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86" w:author="Administrator" w:date="2016-01-01T22:48:00Z"/>
                <w:color w:val="000000"/>
              </w:rPr>
            </w:pPr>
            <w:del w:id="438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88" w:author="Administrator" w:date="2016-01-01T22:48:00Z"/>
                <w:color w:val="000000"/>
              </w:rPr>
            </w:pPr>
            <w:del w:id="4389" w:author="Administrator" w:date="2016-01-01T22:48:00Z">
              <w:r>
                <w:rPr>
                  <w:rFonts w:hint="eastAsia" w:eastAsia="Times New Roman"/>
                  <w:color w:val="000000"/>
                </w:rPr>
                <w:delText>public void addTruckInfo(TruckInfoVO truck);</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9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9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92" w:author="Administrator" w:date="2016-01-01T22:48:00Z"/>
                <w:color w:val="000000"/>
              </w:rPr>
            </w:pPr>
            <w:del w:id="439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94" w:author="Administrator" w:date="2016-01-01T22:48:00Z"/>
                <w:color w:val="000000"/>
              </w:rPr>
            </w:pPr>
            <w:del w:id="4395" w:author="Administrator" w:date="2016-01-01T22:48:00Z">
              <w:r>
                <w:rPr>
                  <w:rFonts w:hint="eastAsia" w:ascii="宋体" w:hAnsi="宋体" w:cs="宋体"/>
                  <w:color w:val="000000"/>
                </w:rPr>
                <w:delText>启动一个增加车辆信息的回合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9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9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98" w:author="Administrator" w:date="2016-01-01T22:48:00Z"/>
                <w:color w:val="000000"/>
              </w:rPr>
            </w:pPr>
            <w:del w:id="439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00" w:author="Administrator" w:date="2016-01-01T22:48:00Z"/>
                <w:color w:val="000000"/>
              </w:rPr>
            </w:pPr>
            <w:del w:id="4401" w:author="Administrator" w:date="2016-01-01T22:48:00Z">
              <w:r>
                <w:rPr>
                  <w:rFonts w:hint="eastAsia" w:ascii="宋体" w:hAnsi="宋体" w:cs="宋体"/>
                  <w:color w:val="000000"/>
                </w:rPr>
                <w:delText>在一个增加车辆信息</w:delText>
              </w:r>
            </w:del>
            <w:del w:id="4402" w:author="Administrator" w:date="2016-01-01T22:48:00Z">
              <w:r>
                <w:rPr>
                  <w:rFonts w:hint="eastAsia" w:cs="宋体"/>
                  <w:color w:val="000000"/>
                </w:rPr>
                <w:delText>的</w:delText>
              </w:r>
            </w:del>
            <w:del w:id="4403" w:author="Administrator" w:date="2016-01-01T22:48:00Z">
              <w:r>
                <w:rPr>
                  <w:rFonts w:hint="eastAsia" w:ascii="宋体" w:hAnsi="宋体" w:cs="宋体"/>
                  <w:color w:val="000000"/>
                </w:rPr>
                <w:delText>回合中，增加车辆信息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0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05" w:author="Administrator" w:date="2016-01-01T22:48:00Z"/>
                <w:color w:val="000000"/>
              </w:rPr>
            </w:pPr>
            <w:del w:id="4406" w:author="Administrator" w:date="2016-01-01T22:48:00Z">
              <w:r>
                <w:rPr>
                  <w:rFonts w:eastAsia="Times New Roman"/>
                  <w:color w:val="000000"/>
                </w:rPr>
                <w:delText>NonUser.</w:delText>
              </w:r>
            </w:del>
            <w:del w:id="4407" w:author="Administrator" w:date="2016-01-01T22:48:00Z">
              <w:r>
                <w:rPr>
                  <w:color w:val="000000"/>
                  <w:szCs w:val="20"/>
                </w:rPr>
                <w:delText xml:space="preserve"> </w:delText>
              </w:r>
            </w:del>
            <w:del w:id="4408"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09" w:author="Administrator" w:date="2016-01-01T22:48:00Z"/>
                <w:color w:val="000000"/>
              </w:rPr>
            </w:pPr>
            <w:del w:id="441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11" w:author="Administrator" w:date="2016-01-01T22:48:00Z"/>
                <w:color w:val="000000"/>
              </w:rPr>
            </w:pPr>
            <w:del w:id="4412" w:author="Administrator" w:date="2016-01-01T22:48:00Z">
              <w:r>
                <w:rPr>
                  <w:rFonts w:hint="eastAsia"/>
                  <w:color w:val="000000"/>
                </w:rPr>
                <w:delText>public void deleteTruckInfo(long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1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1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15" w:author="Administrator" w:date="2016-01-01T22:48:00Z"/>
                <w:color w:val="000000"/>
              </w:rPr>
            </w:pPr>
            <w:del w:id="441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17" w:author="Administrator" w:date="2016-01-01T22:48:00Z"/>
                <w:color w:val="000000"/>
              </w:rPr>
            </w:pPr>
            <w:del w:id="4418" w:author="Administrator" w:date="2016-01-01T22:48:00Z">
              <w:r>
                <w:rPr>
                  <w:rFonts w:hint="eastAsia" w:ascii="宋体" w:hAnsi="宋体" w:cs="宋体"/>
                  <w:color w:val="000000"/>
                </w:rPr>
                <w:delText>启动一个得到所有</w:delText>
              </w:r>
            </w:del>
            <w:del w:id="4419" w:author="Administrator" w:date="2016-01-01T22:48:00Z">
              <w:r>
                <w:rPr>
                  <w:rFonts w:hint="eastAsia"/>
                  <w:color w:val="000000"/>
                </w:rPr>
                <w:delText>删除车辆</w:delText>
              </w:r>
            </w:del>
            <w:del w:id="4420"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2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2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23" w:author="Administrator" w:date="2016-01-01T22:48:00Z"/>
                <w:color w:val="000000"/>
              </w:rPr>
            </w:pPr>
            <w:del w:id="442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25" w:author="Administrator" w:date="2016-01-01T22:48:00Z"/>
                <w:color w:val="000000"/>
              </w:rPr>
            </w:pPr>
            <w:del w:id="4426" w:author="Administrator" w:date="2016-01-01T22:48:00Z">
              <w:r>
                <w:rPr>
                  <w:rFonts w:hint="eastAsia" w:ascii="宋体" w:hAnsi="宋体" w:cs="宋体"/>
                  <w:color w:val="000000"/>
                </w:rPr>
                <w:delText>在一个得到所有</w:delText>
              </w:r>
            </w:del>
            <w:del w:id="4427" w:author="Administrator" w:date="2016-01-01T22:48:00Z">
              <w:r>
                <w:rPr>
                  <w:rFonts w:hint="eastAsia"/>
                  <w:color w:val="000000"/>
                </w:rPr>
                <w:delText>删除车辆</w:delText>
              </w:r>
            </w:del>
            <w:del w:id="4428" w:author="Administrator" w:date="2016-01-01T22:48:00Z">
              <w:r>
                <w:rPr>
                  <w:rFonts w:hint="eastAsia" w:ascii="宋体" w:hAnsi="宋体" w:cs="宋体"/>
                  <w:color w:val="000000"/>
                </w:rPr>
                <w:delText>的回合中，删除车辆信息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2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30" w:author="Administrator" w:date="2016-01-01T22:48:00Z"/>
                <w:color w:val="000000"/>
              </w:rPr>
            </w:pPr>
            <w:del w:id="4431" w:author="Administrator" w:date="2016-01-01T22:48:00Z">
              <w:r>
                <w:rPr>
                  <w:rFonts w:eastAsia="Times New Roman"/>
                  <w:color w:val="000000"/>
                </w:rPr>
                <w:delText>NonUser.</w:delText>
              </w:r>
            </w:del>
            <w:del w:id="4432" w:author="Administrator" w:date="2016-01-01T22:48:00Z">
              <w:r>
                <w:rPr>
                  <w:color w:val="000000"/>
                  <w:szCs w:val="20"/>
                </w:rPr>
                <w:delText xml:space="preserve"> </w:delText>
              </w:r>
            </w:del>
            <w:del w:id="4433"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34" w:author="Administrator" w:date="2016-01-01T22:48:00Z"/>
                <w:color w:val="000000"/>
              </w:rPr>
            </w:pPr>
            <w:del w:id="443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36" w:author="Administrator" w:date="2016-01-01T22:48:00Z"/>
                <w:color w:val="000000"/>
              </w:rPr>
            </w:pPr>
            <w:del w:id="4437" w:author="Administrator" w:date="2016-01-01T22:48:00Z">
              <w:r>
                <w:rPr>
                  <w:rFonts w:hint="eastAsia"/>
                  <w:color w:val="000000"/>
                </w:rPr>
                <w:delText>public void changeTruckInfo(long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3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3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40" w:author="Administrator" w:date="2016-01-01T22:48:00Z"/>
                <w:color w:val="000000"/>
              </w:rPr>
            </w:pPr>
            <w:del w:id="444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42" w:author="Administrator" w:date="2016-01-01T22:48:00Z"/>
                <w:color w:val="000000"/>
              </w:rPr>
            </w:pPr>
            <w:del w:id="4443" w:author="Administrator" w:date="2016-01-01T22:48:00Z">
              <w:r>
                <w:rPr>
                  <w:rFonts w:hint="eastAsia" w:ascii="宋体" w:hAnsi="宋体" w:cs="宋体"/>
                  <w:color w:val="000000"/>
                </w:rPr>
                <w:delText>启动一个修改车辆信息的回合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4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4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46" w:author="Administrator" w:date="2016-01-01T22:48:00Z"/>
                <w:color w:val="000000"/>
              </w:rPr>
            </w:pPr>
            <w:del w:id="444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448" w:author="Administrator" w:date="2016-01-01T22:48:00Z"/>
                <w:rFonts w:ascii="Calibri" w:hAnsi="Calibri" w:cs="宋体"/>
                <w:color w:val="000000"/>
              </w:rPr>
            </w:pPr>
            <w:del w:id="4449" w:author="Administrator" w:date="2016-01-01T22:48:00Z">
              <w:r>
                <w:rPr>
                  <w:rFonts w:hint="eastAsia" w:ascii="宋体" w:hAnsi="宋体" w:cs="宋体"/>
                  <w:color w:val="000000"/>
                </w:rPr>
                <w:delText>在一个修改车辆信息的回合中，修改车辆信息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5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51" w:author="Administrator" w:date="2016-01-01T22:48:00Z"/>
                <w:color w:val="000000"/>
              </w:rPr>
            </w:pPr>
            <w:del w:id="4452" w:author="Administrator" w:date="2016-01-01T22:48:00Z">
              <w:r>
                <w:rPr>
                  <w:rFonts w:eastAsia="Times New Roman"/>
                  <w:color w:val="000000"/>
                </w:rPr>
                <w:delText>NonUser.</w:delText>
              </w:r>
            </w:del>
            <w:del w:id="4453"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54" w:author="Administrator" w:date="2016-01-01T22:48:00Z"/>
                <w:color w:val="000000"/>
              </w:rPr>
            </w:pPr>
            <w:del w:id="445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56" w:author="Administrator" w:date="2016-01-01T22:48:00Z"/>
                <w:color w:val="000000"/>
              </w:rPr>
            </w:pPr>
            <w:del w:id="4457" w:author="Administrator" w:date="2016-01-01T22:48:00Z">
              <w:r>
                <w:rPr>
                  <w:rFonts w:hint="eastAsia"/>
                  <w:color w:val="000000"/>
                </w:rPr>
                <w:delText>public DriverInfoVO getDriverInfo(long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5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5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60" w:author="Administrator" w:date="2016-01-01T22:48:00Z"/>
                <w:color w:val="000000"/>
              </w:rPr>
            </w:pPr>
            <w:del w:id="446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62" w:author="Administrator" w:date="2016-01-01T22:48:00Z"/>
                <w:color w:val="000000"/>
              </w:rPr>
            </w:pPr>
            <w:del w:id="4463" w:author="Administrator" w:date="2016-01-01T22:48:00Z">
              <w:r>
                <w:rPr>
                  <w:rFonts w:hint="eastAsia" w:ascii="宋体" w:hAnsi="宋体" w:cs="宋体"/>
                  <w:color w:val="000000"/>
                </w:rPr>
                <w:delText>启动一个得到司机信息的回合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6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6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66" w:author="Administrator" w:date="2016-01-01T22:48:00Z"/>
                <w:color w:val="000000"/>
              </w:rPr>
            </w:pPr>
            <w:del w:id="446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468" w:author="Administrator" w:date="2016-01-01T22:48:00Z"/>
                <w:rFonts w:ascii="Calibri" w:hAnsi="Calibri" w:cs="宋体"/>
                <w:color w:val="000000"/>
              </w:rPr>
            </w:pPr>
            <w:del w:id="4469" w:author="Administrator" w:date="2016-01-01T22:48:00Z">
              <w:r>
                <w:rPr>
                  <w:rFonts w:hint="eastAsia" w:ascii="宋体" w:hAnsi="宋体" w:cs="宋体"/>
                  <w:color w:val="000000"/>
                </w:rPr>
                <w:delText>在一个得到司机信息的回合中，返回司机信息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7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71" w:author="Administrator" w:date="2016-01-01T22:48:00Z"/>
                <w:color w:val="000000"/>
              </w:rPr>
            </w:pPr>
            <w:del w:id="4472" w:author="Administrator" w:date="2016-01-01T22:48:00Z">
              <w:r>
                <w:rPr>
                  <w:rFonts w:eastAsia="Times New Roman"/>
                  <w:color w:val="000000"/>
                </w:rPr>
                <w:delText>NonUser.</w:delText>
              </w:r>
            </w:del>
            <w:del w:id="4473" w:author="Administrator" w:date="2016-01-01T22:48:00Z">
              <w:r>
                <w:rPr>
                  <w:color w:val="000000"/>
                  <w:szCs w:val="20"/>
                </w:rPr>
                <w:delText xml:space="preserve"> </w:delText>
              </w:r>
            </w:del>
            <w:del w:id="4474"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75" w:author="Administrator" w:date="2016-01-01T22:48:00Z"/>
                <w:color w:val="000000"/>
              </w:rPr>
            </w:pPr>
            <w:del w:id="447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77" w:author="Administrator" w:date="2016-01-01T22:48:00Z"/>
                <w:color w:val="000000"/>
              </w:rPr>
            </w:pPr>
            <w:del w:id="4478" w:author="Administrator" w:date="2016-01-01T22:48:00Z">
              <w:r>
                <w:rPr>
                  <w:rFonts w:hint="eastAsia"/>
                  <w:color w:val="000000"/>
                </w:rPr>
                <w:delText>public ArrayList&lt;DriverInfoVO&gt; getAllDriverInfo();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7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8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81" w:author="Administrator" w:date="2016-01-01T22:48:00Z"/>
                <w:color w:val="000000"/>
              </w:rPr>
            </w:pPr>
            <w:del w:id="448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83" w:author="Administrator" w:date="2016-01-01T22:48:00Z"/>
                <w:color w:val="000000"/>
              </w:rPr>
            </w:pPr>
            <w:del w:id="4484" w:author="Administrator" w:date="2016-01-01T22:48:00Z">
              <w:r>
                <w:rPr>
                  <w:rFonts w:hint="eastAsia" w:ascii="宋体" w:hAnsi="宋体" w:cs="宋体"/>
                  <w:color w:val="000000"/>
                </w:rPr>
                <w:delText>启动一个插入</w:delText>
              </w:r>
            </w:del>
            <w:del w:id="4485" w:author="Administrator" w:date="2016-01-01T22:48:00Z">
              <w:r>
                <w:rPr>
                  <w:rFonts w:hint="eastAsia"/>
                  <w:color w:val="000000"/>
                </w:rPr>
                <w:delText>得到所有司机信息</w:delText>
              </w:r>
            </w:del>
            <w:del w:id="4486"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8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8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89" w:author="Administrator" w:date="2016-01-01T22:48:00Z"/>
                <w:color w:val="000000"/>
              </w:rPr>
            </w:pPr>
            <w:del w:id="449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91" w:author="Administrator" w:date="2016-01-01T22:48:00Z"/>
                <w:color w:val="000000"/>
              </w:rPr>
            </w:pPr>
            <w:del w:id="4492" w:author="Administrator" w:date="2016-01-01T22:48:00Z">
              <w:r>
                <w:rPr>
                  <w:rFonts w:hint="eastAsia" w:ascii="宋体" w:hAnsi="宋体" w:cs="宋体"/>
                  <w:color w:val="000000"/>
                </w:rPr>
                <w:delText>在一个</w:delText>
              </w:r>
            </w:del>
            <w:del w:id="4493" w:author="Administrator" w:date="2016-01-01T22:48:00Z">
              <w:r>
                <w:rPr>
                  <w:rFonts w:hint="eastAsia"/>
                  <w:color w:val="000000"/>
                </w:rPr>
                <w:delText>得到所有司机信息</w:delText>
              </w:r>
            </w:del>
            <w:del w:id="4494" w:author="Administrator" w:date="2016-01-01T22:48:00Z">
              <w:r>
                <w:rPr>
                  <w:rFonts w:hint="eastAsia" w:ascii="宋体" w:hAnsi="宋体" w:cs="宋体"/>
                  <w:color w:val="000000"/>
                </w:rPr>
                <w:delText>的回合中，</w:delText>
              </w:r>
            </w:del>
            <w:del w:id="4495" w:author="Administrator" w:date="2016-01-01T22:48:00Z">
              <w:r>
                <w:rPr>
                  <w:rFonts w:hint="eastAsia"/>
                  <w:color w:val="000000"/>
                </w:rPr>
                <w:delText>得到所有司机信息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49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97" w:author="Administrator" w:date="2016-01-01T22:48:00Z"/>
                <w:color w:val="000000"/>
              </w:rPr>
            </w:pPr>
            <w:del w:id="4498" w:author="Administrator" w:date="2016-01-01T22:48:00Z">
              <w:r>
                <w:rPr>
                  <w:rFonts w:eastAsia="Times New Roman"/>
                  <w:color w:val="000000"/>
                </w:rPr>
                <w:delText>NonUser.</w:delText>
              </w:r>
            </w:del>
            <w:del w:id="4499"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00" w:author="Administrator" w:date="2016-01-01T22:48:00Z"/>
                <w:color w:val="000000"/>
              </w:rPr>
            </w:pPr>
            <w:del w:id="450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02" w:author="Administrator" w:date="2016-01-01T22:48:00Z"/>
                <w:color w:val="000000"/>
              </w:rPr>
            </w:pPr>
            <w:del w:id="4503" w:author="Administrator" w:date="2016-01-01T22:48:00Z">
              <w:r>
                <w:rPr>
                  <w:rFonts w:hint="eastAsia"/>
                  <w:color w:val="000000"/>
                </w:rPr>
                <w:delText>public void addDriverInfo(DriverInfoVO driver);</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0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0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06" w:author="Administrator" w:date="2016-01-01T22:48:00Z"/>
                <w:color w:val="000000"/>
              </w:rPr>
            </w:pPr>
            <w:del w:id="450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08" w:author="Administrator" w:date="2016-01-01T22:48:00Z"/>
                <w:color w:val="000000"/>
              </w:rPr>
            </w:pPr>
            <w:del w:id="4509" w:author="Administrator" w:date="2016-01-01T22:48:00Z">
              <w:r>
                <w:rPr>
                  <w:rFonts w:hint="eastAsia" w:ascii="宋体" w:hAnsi="宋体" w:cs="宋体"/>
                  <w:color w:val="000000"/>
                </w:rPr>
                <w:delText>启动一个增加司机的回合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1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1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12" w:author="Administrator" w:date="2016-01-01T22:48:00Z"/>
                <w:color w:val="000000"/>
              </w:rPr>
            </w:pPr>
            <w:del w:id="451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14" w:author="Administrator" w:date="2016-01-01T22:48:00Z"/>
                <w:color w:val="000000"/>
              </w:rPr>
            </w:pPr>
            <w:del w:id="4515" w:author="Administrator" w:date="2016-01-01T22:48:00Z">
              <w:r>
                <w:rPr>
                  <w:rFonts w:hint="eastAsia" w:ascii="宋体" w:hAnsi="宋体" w:cs="宋体"/>
                  <w:color w:val="000000"/>
                </w:rPr>
                <w:delText>在一个增加司机的回合中增加一个司机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1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17" w:author="Administrator" w:date="2016-01-01T22:48:00Z"/>
                <w:color w:val="000000"/>
              </w:rPr>
            </w:pPr>
            <w:del w:id="4518" w:author="Administrator" w:date="2016-01-01T22:48:00Z">
              <w:r>
                <w:rPr>
                  <w:rFonts w:eastAsia="Times New Roman"/>
                  <w:color w:val="000000"/>
                </w:rPr>
                <w:delText>NonUser.</w:delText>
              </w:r>
            </w:del>
            <w:del w:id="4519" w:author="Administrator" w:date="2016-01-01T22:48:00Z">
              <w:r>
                <w:rPr>
                  <w:color w:val="000000"/>
                </w:rPr>
                <w:delText xml:space="preserve"> </w:delText>
              </w:r>
            </w:del>
            <w:del w:id="4520"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21" w:author="Administrator" w:date="2016-01-01T22:48:00Z"/>
                <w:color w:val="000000"/>
              </w:rPr>
            </w:pPr>
            <w:del w:id="452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23" w:author="Administrator" w:date="2016-01-01T22:48:00Z"/>
                <w:color w:val="000000"/>
              </w:rPr>
            </w:pPr>
            <w:del w:id="4524" w:author="Administrator" w:date="2016-01-01T22:48:00Z">
              <w:r>
                <w:rPr>
                  <w:rFonts w:hint="eastAsia"/>
                  <w:color w:val="000000"/>
                </w:rPr>
                <w:delText>public void deleteDriverInfo(long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2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2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27" w:author="Administrator" w:date="2016-01-01T22:48:00Z"/>
                <w:color w:val="000000"/>
              </w:rPr>
            </w:pPr>
            <w:del w:id="452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29" w:author="Administrator" w:date="2016-01-01T22:48:00Z"/>
                <w:color w:val="000000"/>
              </w:rPr>
            </w:pPr>
            <w:del w:id="4530" w:author="Administrator" w:date="2016-01-01T22:48:00Z">
              <w:r>
                <w:rPr>
                  <w:rFonts w:hint="eastAsia" w:ascii="宋体" w:hAnsi="宋体" w:cs="宋体"/>
                  <w:color w:val="000000"/>
                </w:rPr>
                <w:delText>启动一个删除司机的回合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3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3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33" w:author="Administrator" w:date="2016-01-01T22:48:00Z"/>
                <w:color w:val="000000"/>
              </w:rPr>
            </w:pPr>
            <w:del w:id="453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35" w:author="Administrator" w:date="2016-01-01T22:48:00Z"/>
                <w:color w:val="000000"/>
              </w:rPr>
            </w:pPr>
            <w:del w:id="4536" w:author="Administrator" w:date="2016-01-01T22:48:00Z">
              <w:r>
                <w:rPr>
                  <w:rFonts w:hint="eastAsia" w:ascii="宋体" w:hAnsi="宋体" w:cs="宋体"/>
                  <w:color w:val="000000"/>
                </w:rPr>
                <w:delText>在一个删除司机的回合中，删除一个司机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3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38" w:author="Administrator" w:date="2016-01-01T22:48:00Z"/>
                <w:color w:val="000000"/>
              </w:rPr>
            </w:pPr>
            <w:del w:id="4539" w:author="Administrator" w:date="2016-01-01T22:48:00Z">
              <w:r>
                <w:rPr>
                  <w:rFonts w:eastAsia="Times New Roman"/>
                  <w:color w:val="000000"/>
                </w:rPr>
                <w:delText>NonUser.</w:delText>
              </w:r>
            </w:del>
            <w:del w:id="4540" w:author="Administrator" w:date="2016-01-01T22:48:00Z">
              <w:r>
                <w:rPr>
                  <w:color w:val="000000"/>
                  <w:szCs w:val="20"/>
                </w:rPr>
                <w:delText xml:space="preserve"> </w:delText>
              </w:r>
            </w:del>
            <w:del w:id="4541"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42" w:author="Administrator" w:date="2016-01-01T22:48:00Z"/>
                <w:color w:val="000000"/>
              </w:rPr>
            </w:pPr>
            <w:del w:id="454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44" w:author="Administrator" w:date="2016-01-01T22:48:00Z"/>
                <w:color w:val="000000"/>
              </w:rPr>
            </w:pPr>
            <w:del w:id="4545" w:author="Administrator" w:date="2016-01-01T22:48:00Z">
              <w:r>
                <w:rPr>
                  <w:rFonts w:hint="eastAsia"/>
                  <w:color w:val="000000"/>
                </w:rPr>
                <w:delText>public void changeDriverInfo(long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4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4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48" w:author="Administrator" w:date="2016-01-01T22:48:00Z"/>
                <w:color w:val="000000"/>
              </w:rPr>
            </w:pPr>
            <w:del w:id="454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50" w:author="Administrator" w:date="2016-01-01T22:48:00Z"/>
                <w:color w:val="000000"/>
              </w:rPr>
            </w:pPr>
            <w:del w:id="4551" w:author="Administrator" w:date="2016-01-01T22:48:00Z">
              <w:r>
                <w:rPr>
                  <w:rFonts w:hint="eastAsia" w:ascii="宋体" w:hAnsi="宋体" w:cs="宋体"/>
                  <w:color w:val="000000"/>
                </w:rPr>
                <w:delText>启动一个修改司机信息的回合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5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54" w:author="Administrator" w:date="2016-01-01T22:48:00Z"/>
                <w:color w:val="000000"/>
              </w:rPr>
            </w:pPr>
            <w:del w:id="455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56" w:author="Administrator" w:date="2016-01-01T22:48:00Z"/>
                <w:color w:val="000000"/>
              </w:rPr>
            </w:pPr>
            <w:del w:id="4557" w:author="Administrator" w:date="2016-01-01T22:48:00Z">
              <w:r>
                <w:rPr>
                  <w:rFonts w:hint="eastAsia" w:ascii="宋体" w:hAnsi="宋体" w:cs="宋体"/>
                  <w:color w:val="000000"/>
                </w:rPr>
                <w:delText>在一个修改司机信息的回合中，修改司机信息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5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9" w:author="Administrator" w:date="2016-01-01T22:48:00Z"/>
                <w:color w:val="000000"/>
              </w:rPr>
            </w:pPr>
            <w:del w:id="4560" w:author="Administrator" w:date="2016-01-01T22:48:00Z">
              <w:r>
                <w:rPr>
                  <w:rFonts w:eastAsia="Times New Roman"/>
                  <w:color w:val="000000"/>
                </w:rPr>
                <w:delText>NonUser.</w:delText>
              </w:r>
            </w:del>
            <w:del w:id="4561" w:author="Administrator" w:date="2016-01-01T22:48:00Z">
              <w:r>
                <w:rPr>
                  <w:color w:val="000000"/>
                  <w:szCs w:val="20"/>
                </w:rPr>
                <w:delText xml:space="preserve"> </w:delText>
              </w:r>
            </w:del>
            <w:del w:id="4562"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63" w:author="Administrator" w:date="2016-01-01T22:48:00Z"/>
                <w:color w:val="000000"/>
              </w:rPr>
            </w:pPr>
            <w:del w:id="456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65" w:author="Administrator" w:date="2016-01-01T22:48:00Z"/>
                <w:color w:val="000000"/>
              </w:rPr>
            </w:pPr>
            <w:del w:id="4566" w:author="Administrator" w:date="2016-01-01T22:48:00Z">
              <w:r>
                <w:rPr>
                  <w:rFonts w:hint="eastAsia"/>
                  <w:color w:val="000000"/>
                </w:rPr>
                <w:delText>public BussinessHallVO getBussinessHallInfo(long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6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6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69" w:author="Administrator" w:date="2016-01-01T22:48:00Z"/>
                <w:color w:val="000000"/>
              </w:rPr>
            </w:pPr>
            <w:del w:id="457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71" w:author="Administrator" w:date="2016-01-01T22:48:00Z"/>
                <w:color w:val="000000"/>
              </w:rPr>
            </w:pPr>
            <w:del w:id="4572" w:author="Administrator" w:date="2016-01-01T22:48:00Z">
              <w:r>
                <w:rPr>
                  <w:rFonts w:hint="eastAsia" w:ascii="宋体" w:hAnsi="宋体" w:cs="宋体"/>
                  <w:color w:val="000000"/>
                </w:rPr>
                <w:delText>启动一个得到营业厅信息的回合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7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7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75" w:author="Administrator" w:date="2016-01-01T22:48:00Z"/>
                <w:color w:val="000000"/>
              </w:rPr>
            </w:pPr>
            <w:del w:id="457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77" w:author="Administrator" w:date="2016-01-01T22:48:00Z"/>
                <w:color w:val="000000"/>
              </w:rPr>
            </w:pPr>
            <w:del w:id="4578" w:author="Administrator" w:date="2016-01-01T22:48:00Z">
              <w:r>
                <w:rPr>
                  <w:rFonts w:hint="eastAsia" w:ascii="宋体" w:hAnsi="宋体" w:cs="宋体"/>
                  <w:color w:val="000000"/>
                </w:rPr>
                <w:delText>在一个得到营业厅信息的回合中，得到营业厅信息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7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80" w:author="Administrator" w:date="2016-01-01T22:48:00Z"/>
                <w:color w:val="000000"/>
              </w:rPr>
            </w:pPr>
            <w:del w:id="4581" w:author="Administrator" w:date="2016-01-01T22:48:00Z">
              <w:r>
                <w:rPr>
                  <w:rFonts w:eastAsia="Times New Roman"/>
                  <w:color w:val="000000"/>
                </w:rPr>
                <w:delText>NonUser.</w:delText>
              </w:r>
            </w:del>
            <w:del w:id="4582" w:author="Administrator" w:date="2016-01-01T22:48:00Z">
              <w:r>
                <w:rPr>
                  <w:color w:val="000000"/>
                  <w:szCs w:val="20"/>
                </w:rPr>
                <w:delText xml:space="preserve"> </w:delText>
              </w:r>
            </w:del>
            <w:del w:id="4583"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84" w:author="Administrator" w:date="2016-01-01T22:48:00Z"/>
                <w:color w:val="000000"/>
              </w:rPr>
            </w:pPr>
            <w:del w:id="458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86" w:author="Administrator" w:date="2016-01-01T22:48:00Z"/>
                <w:color w:val="000000"/>
              </w:rPr>
            </w:pPr>
            <w:del w:id="4587" w:author="Administrator" w:date="2016-01-01T22:48:00Z">
              <w:r>
                <w:rPr>
                  <w:rFonts w:hint="eastAsia"/>
                  <w:color w:val="000000"/>
                </w:rPr>
                <w:delText>public ArrayList&lt;BussinessHallVO&gt; getAllBussinessHallInfo();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8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8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90" w:author="Administrator" w:date="2016-01-01T22:48:00Z"/>
                <w:color w:val="000000"/>
              </w:rPr>
            </w:pPr>
            <w:del w:id="459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92" w:author="Administrator" w:date="2016-01-01T22:48:00Z"/>
                <w:color w:val="000000"/>
              </w:rPr>
            </w:pPr>
            <w:del w:id="4593" w:author="Administrator" w:date="2016-01-01T22:48:00Z">
              <w:r>
                <w:rPr>
                  <w:rFonts w:hint="eastAsia" w:ascii="宋体" w:hAnsi="宋体" w:cs="宋体"/>
                  <w:color w:val="000000"/>
                </w:rPr>
                <w:delText>启动一个得到所有营业厅信息的回合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9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9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96" w:author="Administrator" w:date="2016-01-01T22:48:00Z"/>
                <w:color w:val="000000"/>
              </w:rPr>
            </w:pPr>
            <w:del w:id="459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98" w:author="Administrator" w:date="2016-01-01T22:48:00Z"/>
                <w:color w:val="000000"/>
              </w:rPr>
            </w:pPr>
            <w:del w:id="4599" w:author="Administrator" w:date="2016-01-01T22:48:00Z">
              <w:r>
                <w:rPr>
                  <w:rFonts w:hint="eastAsia" w:ascii="宋体" w:hAnsi="宋体" w:cs="宋体"/>
                  <w:color w:val="000000"/>
                </w:rPr>
                <w:delText>在一个得到所有营业厅信息的回合中，得到所有营业厅信息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0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01" w:author="Administrator" w:date="2016-01-01T22:48:00Z"/>
                <w:color w:val="000000"/>
              </w:rPr>
            </w:pPr>
            <w:del w:id="4602" w:author="Administrator" w:date="2016-01-01T22:48:00Z">
              <w:r>
                <w:rPr>
                  <w:rFonts w:eastAsia="Times New Roman"/>
                  <w:color w:val="000000"/>
                </w:rPr>
                <w:delText>NonUser.</w:delText>
              </w:r>
            </w:del>
            <w:del w:id="4603" w:author="Administrator" w:date="2016-01-01T22:48:00Z">
              <w:r>
                <w:rPr>
                  <w:color w:val="000000"/>
                  <w:szCs w:val="20"/>
                </w:rPr>
                <w:delText xml:space="preserve"> </w:delText>
              </w:r>
            </w:del>
            <w:del w:id="4604"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05" w:author="Administrator" w:date="2016-01-01T22:48:00Z"/>
                <w:color w:val="000000"/>
              </w:rPr>
            </w:pPr>
            <w:del w:id="460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07" w:author="Administrator" w:date="2016-01-01T22:48:00Z"/>
                <w:color w:val="000000"/>
              </w:rPr>
            </w:pPr>
            <w:del w:id="4608" w:author="Administrator" w:date="2016-01-01T22:48:00Z">
              <w:r>
                <w:rPr>
                  <w:rFonts w:hint="eastAsia"/>
                  <w:color w:val="000000"/>
                </w:rPr>
                <w:delText>public void addBussinessHallInfo(BussinessHallVO bussinessHall);</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0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1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11" w:author="Administrator" w:date="2016-01-01T22:48:00Z"/>
                <w:color w:val="000000"/>
              </w:rPr>
            </w:pPr>
            <w:del w:id="461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13" w:author="Administrator" w:date="2016-01-01T22:48:00Z"/>
                <w:color w:val="000000"/>
              </w:rPr>
            </w:pPr>
            <w:del w:id="4614" w:author="Administrator" w:date="2016-01-01T22:48:00Z">
              <w:r>
                <w:rPr>
                  <w:rFonts w:hint="eastAsia" w:ascii="宋体" w:hAnsi="宋体" w:cs="宋体"/>
                  <w:color w:val="000000"/>
                </w:rPr>
                <w:delText>启动一个增加营业厅的回合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1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1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17" w:author="Administrator" w:date="2016-01-01T22:48:00Z"/>
                <w:color w:val="000000"/>
              </w:rPr>
            </w:pPr>
            <w:del w:id="461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19" w:author="Administrator" w:date="2016-01-01T22:48:00Z"/>
                <w:color w:val="000000"/>
              </w:rPr>
            </w:pPr>
            <w:del w:id="4620" w:author="Administrator" w:date="2016-01-01T22:48:00Z">
              <w:r>
                <w:rPr>
                  <w:rFonts w:hint="eastAsia" w:ascii="宋体" w:hAnsi="宋体" w:cs="宋体"/>
                  <w:color w:val="000000"/>
                </w:rPr>
                <w:delText>在一个增加营业厅的回合中，增加一个营业厅</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2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22" w:author="Administrator" w:date="2016-01-01T22:48:00Z"/>
                <w:color w:val="000000"/>
              </w:rPr>
            </w:pPr>
            <w:del w:id="4623" w:author="Administrator" w:date="2016-01-01T22:48:00Z">
              <w:r>
                <w:rPr>
                  <w:rFonts w:eastAsia="Times New Roman"/>
                  <w:color w:val="000000"/>
                </w:rPr>
                <w:delText>NonUser.</w:delText>
              </w:r>
            </w:del>
            <w:del w:id="4624"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25" w:author="Administrator" w:date="2016-01-01T22:48:00Z"/>
                <w:color w:val="000000"/>
              </w:rPr>
            </w:pPr>
            <w:del w:id="462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27" w:author="Administrator" w:date="2016-01-01T22:48:00Z"/>
                <w:color w:val="000000"/>
              </w:rPr>
            </w:pPr>
            <w:del w:id="4628" w:author="Administrator" w:date="2016-01-01T22:48:00Z">
              <w:r>
                <w:rPr>
                  <w:rFonts w:hint="eastAsia"/>
                  <w:color w:val="000000"/>
                </w:rPr>
                <w:delText>public void deleteBussinessHallInfo(long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2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31" w:author="Administrator" w:date="2016-01-01T22:48:00Z"/>
                <w:color w:val="000000"/>
              </w:rPr>
            </w:pPr>
            <w:del w:id="463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33" w:author="Administrator" w:date="2016-01-01T22:48:00Z"/>
                <w:color w:val="000000"/>
              </w:rPr>
            </w:pPr>
            <w:del w:id="4634" w:author="Administrator" w:date="2016-01-01T22:48:00Z">
              <w:r>
                <w:rPr>
                  <w:rFonts w:hint="eastAsia" w:ascii="宋体" w:hAnsi="宋体" w:cs="宋体"/>
                  <w:color w:val="000000"/>
                </w:rPr>
                <w:delText>启动一个删除</w:delText>
              </w:r>
            </w:del>
            <w:del w:id="4635" w:author="Administrator" w:date="2016-01-01T22:48:00Z">
              <w:r>
                <w:rPr>
                  <w:rFonts w:hint="eastAsia"/>
                  <w:color w:val="000000"/>
                </w:rPr>
                <w:delText>营业厅信息</w:delText>
              </w:r>
            </w:del>
            <w:del w:id="4636"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3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39" w:author="Administrator" w:date="2016-01-01T22:48:00Z"/>
                <w:color w:val="000000"/>
              </w:rPr>
            </w:pPr>
            <w:del w:id="464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41" w:author="Administrator" w:date="2016-01-01T22:48:00Z"/>
                <w:color w:val="000000"/>
              </w:rPr>
            </w:pPr>
            <w:del w:id="4642" w:author="Administrator" w:date="2016-01-01T22:48:00Z">
              <w:r>
                <w:rPr>
                  <w:rFonts w:hint="eastAsia" w:ascii="宋体" w:hAnsi="宋体" w:cs="宋体"/>
                  <w:color w:val="000000"/>
                </w:rPr>
                <w:delText>在一个删除</w:delText>
              </w:r>
            </w:del>
            <w:del w:id="4643" w:author="Administrator" w:date="2016-01-01T22:48:00Z">
              <w:r>
                <w:rPr>
                  <w:rFonts w:hint="eastAsia"/>
                  <w:color w:val="000000"/>
                </w:rPr>
                <w:delText>营业厅信息</w:delText>
              </w:r>
            </w:del>
            <w:del w:id="4644" w:author="Administrator" w:date="2016-01-01T22:48:00Z">
              <w:r>
                <w:rPr>
                  <w:rFonts w:hint="eastAsia" w:ascii="宋体" w:hAnsi="宋体" w:cs="宋体"/>
                  <w:color w:val="000000"/>
                </w:rPr>
                <w:delText>的回合中，删除一个</w:delText>
              </w:r>
            </w:del>
            <w:del w:id="4645" w:author="Administrator" w:date="2016-01-01T22:48:00Z">
              <w:r>
                <w:rPr>
                  <w:rFonts w:hint="eastAsia"/>
                  <w:color w:val="000000"/>
                </w:rPr>
                <w:delText>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4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47" w:author="Administrator" w:date="2016-01-01T22:48:00Z"/>
                <w:color w:val="000000"/>
              </w:rPr>
            </w:pPr>
            <w:del w:id="4648" w:author="Administrator" w:date="2016-01-01T22:48:00Z">
              <w:r>
                <w:rPr>
                  <w:rFonts w:eastAsia="Times New Roman"/>
                  <w:color w:val="000000"/>
                </w:rPr>
                <w:delText>NonUser.</w:delText>
              </w:r>
            </w:del>
            <w:del w:id="4649"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50" w:author="Administrator" w:date="2016-01-01T22:48:00Z"/>
                <w:color w:val="000000"/>
              </w:rPr>
            </w:pPr>
            <w:del w:id="465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52" w:author="Administrator" w:date="2016-01-01T22:48:00Z"/>
                <w:color w:val="000000"/>
              </w:rPr>
            </w:pPr>
            <w:del w:id="4653" w:author="Administrator" w:date="2016-01-01T22:48:00Z">
              <w:r>
                <w:rPr>
                  <w:rFonts w:hint="eastAsia"/>
                  <w:color w:val="000000"/>
                </w:rPr>
                <w:delText>public void changeLogisticsState(String logisticsState);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5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65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56" w:author="Administrator" w:date="2016-01-01T22:48:00Z"/>
                <w:color w:val="000000"/>
              </w:rPr>
            </w:pPr>
            <w:del w:id="465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58" w:author="Administrator" w:date="2016-01-01T22:48:00Z"/>
                <w:color w:val="000000"/>
              </w:rPr>
            </w:pPr>
            <w:del w:id="4659" w:author="Administrator" w:date="2016-01-01T22:48:00Z">
              <w:r>
                <w:rPr>
                  <w:rFonts w:hint="eastAsia" w:ascii="宋体" w:hAnsi="宋体" w:cs="宋体"/>
                  <w:color w:val="000000"/>
                </w:rPr>
                <w:delText>启动一个修改物流状态的回合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6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66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62" w:author="Administrator" w:date="2016-01-01T22:48:00Z"/>
                <w:color w:val="000000"/>
              </w:rPr>
            </w:pPr>
            <w:del w:id="466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64" w:author="Administrator" w:date="2016-01-01T22:48:00Z"/>
                <w:color w:val="000000"/>
              </w:rPr>
            </w:pPr>
            <w:del w:id="4665" w:author="Administrator" w:date="2016-01-01T22:48:00Z">
              <w:r>
                <w:rPr>
                  <w:rFonts w:hint="eastAsia" w:ascii="宋体" w:hAnsi="宋体" w:cs="宋体"/>
                  <w:color w:val="000000"/>
                </w:rPr>
                <w:delText>在一个修改物流状态的回合中，修改物流状态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6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67" w:author="Administrator" w:date="2016-01-01T22:48:00Z"/>
                <w:color w:val="000000"/>
              </w:rPr>
            </w:pPr>
            <w:del w:id="4668" w:author="Administrator" w:date="2016-01-01T22:48:00Z">
              <w:r>
                <w:rPr>
                  <w:rFonts w:eastAsia="Times New Roman"/>
                  <w:color w:val="000000"/>
                </w:rPr>
                <w:delText>NonUser.</w:delText>
              </w:r>
            </w:del>
            <w:del w:id="4669"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70" w:author="Administrator" w:date="2016-01-01T22:48:00Z"/>
                <w:color w:val="000000"/>
              </w:rPr>
            </w:pPr>
            <w:del w:id="467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72" w:author="Administrator" w:date="2016-01-01T22:48:00Z"/>
                <w:color w:val="000000"/>
              </w:rPr>
            </w:pPr>
            <w:del w:id="4673" w:author="Administrator" w:date="2016-01-01T22:48:00Z">
              <w:r>
                <w:rPr>
                  <w:rFonts w:hint="eastAsia"/>
                  <w:color w:val="000000"/>
                </w:rPr>
                <w:delText>public void initTruck(ArrayList&lt;TruckInfoVO&gt; tvolist);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7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67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76" w:author="Administrator" w:date="2016-01-01T22:48:00Z"/>
                <w:color w:val="000000"/>
              </w:rPr>
            </w:pPr>
            <w:del w:id="467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78" w:author="Administrator" w:date="2016-01-01T22:48:00Z"/>
                <w:color w:val="000000"/>
              </w:rPr>
            </w:pPr>
            <w:del w:id="4679" w:author="Administrator" w:date="2016-01-01T22:48:00Z">
              <w:r>
                <w:rPr>
                  <w:rFonts w:hint="eastAsia" w:ascii="宋体" w:hAnsi="宋体" w:cs="宋体"/>
                  <w:color w:val="000000"/>
                </w:rPr>
                <w:delText>启动一个初始化车辆信息的回合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6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82" w:author="Administrator" w:date="2016-01-01T22:48:00Z"/>
                <w:color w:val="000000"/>
              </w:rPr>
            </w:pPr>
            <w:del w:id="468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84" w:author="Administrator" w:date="2016-01-01T22:48:00Z"/>
                <w:color w:val="000000"/>
              </w:rPr>
            </w:pPr>
            <w:del w:id="4685" w:author="Administrator" w:date="2016-01-01T22:48:00Z">
              <w:r>
                <w:rPr>
                  <w:rFonts w:hint="eastAsia" w:ascii="宋体" w:hAnsi="宋体" w:cs="宋体"/>
                  <w:color w:val="000000"/>
                </w:rPr>
                <w:delText>在一个初始化车辆信息的回合中，初始化车辆信息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8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87" w:author="Administrator" w:date="2016-01-01T22:48:00Z"/>
                <w:color w:val="000000"/>
              </w:rPr>
            </w:pPr>
            <w:del w:id="4688" w:author="Administrator" w:date="2016-01-01T22:48:00Z">
              <w:r>
                <w:rPr>
                  <w:rFonts w:eastAsia="Times New Roman"/>
                  <w:color w:val="000000"/>
                </w:rPr>
                <w:delText>NonUser.</w:delText>
              </w:r>
            </w:del>
            <w:del w:id="4689" w:author="Administrator" w:date="2016-01-01T22:48:00Z">
              <w:r>
                <w:rPr>
                  <w:rFonts w:hint="eastAsia"/>
                  <w:color w:val="000000"/>
                  <w:szCs w:val="20"/>
                </w:rPr>
                <w:delText>initDriver</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90" w:author="Administrator" w:date="2016-01-01T22:48:00Z"/>
                <w:color w:val="000000"/>
              </w:rPr>
            </w:pPr>
            <w:del w:id="469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92" w:author="Administrator" w:date="2016-01-01T22:48:00Z"/>
                <w:color w:val="000000"/>
              </w:rPr>
            </w:pPr>
            <w:del w:id="4693" w:author="Administrator" w:date="2016-01-01T22:48:00Z">
              <w:r>
                <w:rPr>
                  <w:rFonts w:hint="eastAsia"/>
                  <w:color w:val="000000"/>
                </w:rPr>
                <w:delText>public void initDriver(ArrayList&lt;DriverInfoVO&gt; dvolist);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9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69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96" w:author="Administrator" w:date="2016-01-01T22:48:00Z"/>
                <w:color w:val="000000"/>
              </w:rPr>
            </w:pPr>
            <w:del w:id="469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98" w:author="Administrator" w:date="2016-01-01T22:48:00Z"/>
                <w:color w:val="000000"/>
              </w:rPr>
            </w:pPr>
            <w:del w:id="4699" w:author="Administrator" w:date="2016-01-01T22:48:00Z">
              <w:r>
                <w:rPr>
                  <w:rFonts w:hint="eastAsia" w:ascii="宋体" w:hAnsi="宋体" w:cs="宋体"/>
                  <w:color w:val="000000"/>
                </w:rPr>
                <w:delText>启动一个初始化司机信息的回合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0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0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02" w:author="Administrator" w:date="2016-01-01T22:48:00Z"/>
                <w:color w:val="000000"/>
              </w:rPr>
            </w:pPr>
            <w:del w:id="470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04" w:author="Administrator" w:date="2016-01-01T22:48:00Z"/>
                <w:color w:val="000000"/>
              </w:rPr>
            </w:pPr>
            <w:del w:id="4705" w:author="Administrator" w:date="2016-01-01T22:48:00Z">
              <w:r>
                <w:rPr>
                  <w:rFonts w:hint="eastAsia" w:ascii="宋体" w:hAnsi="宋体" w:cs="宋体"/>
                  <w:color w:val="000000"/>
                </w:rPr>
                <w:delText>在一个初始化司机信息的回合中，初始化司机信息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06"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707" w:author="Administrator" w:date="2016-01-01T22:48:00Z"/>
                <w:color w:val="FFFFFF"/>
              </w:rPr>
            </w:pPr>
            <w:del w:id="4708" w:author="Administrator" w:date="2016-01-01T22:48:0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0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710" w:author="Administrator" w:date="2016-01-01T22:48:00Z"/>
                <w:color w:val="000000"/>
              </w:rPr>
            </w:pPr>
            <w:del w:id="4711"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712" w:author="Administrator" w:date="2016-01-01T22:48:00Z"/>
                <w:color w:val="000000"/>
              </w:rPr>
            </w:pPr>
            <w:del w:id="4713"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1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715" w:author="Administrator" w:date="2016-01-01T22:48:00Z"/>
                <w:color w:val="000000"/>
              </w:rPr>
            </w:pPr>
            <w:del w:id="4716" w:author="Administrator" w:date="2016-01-01T22:48:00Z">
              <w:r>
                <w:rPr>
                  <w:rFonts w:eastAsia="Times New Roman"/>
                  <w:color w:val="000000"/>
                </w:rPr>
                <w:delText>NonUserDataService.find(</w:delText>
              </w:r>
            </w:del>
            <w:del w:id="4717" w:author="Administrator" w:date="2016-01-01T22:48:00Z">
              <w:r>
                <w:rPr>
                  <w:color w:val="000000"/>
                </w:rPr>
                <w:delText xml:space="preserve">long </w:delText>
              </w:r>
            </w:del>
            <w:del w:id="4718"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719" w:author="Administrator" w:date="2016-01-01T22:48:00Z"/>
                <w:color w:val="000000"/>
              </w:rPr>
            </w:pPr>
            <w:del w:id="4720" w:author="Administrator" w:date="2016-01-01T22:48:00Z">
              <w:r>
                <w:rPr>
                  <w:rFonts w:hint="eastAsia" w:ascii="宋体" w:hAnsi="宋体" w:cs="宋体"/>
                  <w:color w:val="000000"/>
                </w:rPr>
                <w:delText>根据</w:delText>
              </w:r>
            </w:del>
            <w:del w:id="4721" w:author="Administrator" w:date="2016-01-01T22:48:00Z">
              <w:r>
                <w:rPr>
                  <w:rFonts w:eastAsia="Times New Roman" w:cs="Calibri"/>
                  <w:color w:val="000000"/>
                </w:rPr>
                <w:delText>ID</w:delText>
              </w:r>
            </w:del>
            <w:del w:id="4722" w:author="Administrator" w:date="2016-01-01T22:48:00Z">
              <w:r>
                <w:rPr>
                  <w:rFonts w:hint="eastAsia" w:ascii="宋体" w:hAnsi="宋体" w:eastAsia="Times New Roman" w:cs="宋体"/>
                  <w:color w:val="000000"/>
                </w:rPr>
                <w:delText>进行</w:delText>
              </w:r>
            </w:del>
            <w:del w:id="4723"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2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725" w:author="Administrator" w:date="2016-01-01T22:48:00Z"/>
                <w:color w:val="000000"/>
              </w:rPr>
            </w:pPr>
            <w:del w:id="4726"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727" w:author="Administrator" w:date="2016-01-01T22:48:00Z"/>
                <w:color w:val="000000"/>
              </w:rPr>
            </w:pPr>
            <w:del w:id="4728"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2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730" w:author="Administrator" w:date="2016-01-01T22:48:00Z"/>
                <w:color w:val="000000"/>
              </w:rPr>
            </w:pPr>
            <w:del w:id="4731"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732" w:author="Administrator" w:date="2016-01-01T22:48:00Z"/>
                <w:color w:val="000000"/>
              </w:rPr>
            </w:pPr>
            <w:del w:id="4733"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73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735" w:author="Administrator" w:date="2016-01-01T22:48:00Z"/>
                <w:color w:val="000000"/>
              </w:rPr>
            </w:pPr>
            <w:del w:id="4736"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737" w:author="Administrator" w:date="2016-01-01T22:48:00Z"/>
                <w:color w:val="000000"/>
              </w:rPr>
            </w:pPr>
            <w:del w:id="4738" w:author="Administrator" w:date="2016-01-01T22:48:00Z">
              <w:r>
                <w:rPr>
                  <w:rFonts w:hint="eastAsia" w:ascii="宋体" w:hAnsi="宋体" w:cs="宋体"/>
                  <w:color w:val="000000"/>
                </w:rPr>
                <w:delText>更新单一持久化对象</w:delText>
              </w:r>
            </w:del>
          </w:p>
        </w:tc>
      </w:tr>
    </w:tbl>
    <w:p>
      <w:pPr>
        <w:rPr>
          <w:del w:id="4739" w:author="Administrator" w:date="2016-01-01T22:48:00Z"/>
        </w:rPr>
      </w:pPr>
    </w:p>
    <w:p>
      <w:pPr>
        <w:pStyle w:val="2"/>
        <w:widowControl/>
        <w:numPr>
          <w:ilvl w:val="3"/>
          <w:numId w:val="1"/>
        </w:numPr>
        <w:rPr>
          <w:rFonts w:ascii="宋体" w:hAnsi="宋体" w:cs="宋体"/>
          <w:sz w:val="24"/>
          <w:szCs w:val="28"/>
        </w:rPr>
      </w:pPr>
      <w:r>
        <w:rPr>
          <w:rFonts w:hint="eastAsia" w:ascii="宋体" w:hAnsi="宋体" w:cs="宋体"/>
          <w:sz w:val="24"/>
          <w:szCs w:val="28"/>
        </w:rPr>
        <w:t>insititutionbl模块</w:t>
      </w:r>
      <w:bookmarkEnd w:id="37"/>
    </w:p>
    <w:p>
      <w:pPr>
        <w:pStyle w:val="38"/>
        <w:numPr>
          <w:ilvl w:val="0"/>
          <w:numId w:val="3"/>
        </w:numPr>
        <w:ind w:firstLineChars="0"/>
      </w:pPr>
      <w:bookmarkStart w:id="38" w:name="_Toc402982480"/>
      <w:r>
        <w:rPr>
          <w:rFonts w:hint="eastAsia"/>
        </w:rPr>
        <w:t>模块概述</w:t>
      </w:r>
    </w:p>
    <w:p>
      <w:pPr>
        <w:pStyle w:val="38"/>
        <w:ind w:left="930" w:firstLine="0" w:firstLineChars="0"/>
      </w:pPr>
      <w:r>
        <w:rPr>
          <w:rFonts w:hint="eastAsia"/>
        </w:rPr>
        <w:t>Institutionbl模块承担的需求参见需求规格说明文档功能需求及相关非功能需求</w:t>
      </w:r>
    </w:p>
    <w:p>
      <w:pPr>
        <w:pStyle w:val="38"/>
        <w:ind w:left="930" w:firstLine="0" w:firstLineChars="0"/>
      </w:pPr>
      <w:r>
        <w:rPr>
          <w:rFonts w:hint="eastAsia"/>
        </w:rPr>
        <w:t>Institutionbl模块的职责及接口参见软件系统结构描述文档表12</w:t>
      </w:r>
    </w:p>
    <w:p>
      <w:pPr>
        <w:pStyle w:val="38"/>
        <w:numPr>
          <w:ilvl w:val="0"/>
          <w:numId w:val="3"/>
        </w:numPr>
        <w:ind w:firstLineChars="0"/>
      </w:pPr>
      <w:r>
        <w:rPr>
          <w:rFonts w:hint="eastAsia"/>
        </w:rPr>
        <w:t>整体结构</w:t>
      </w:r>
    </w:p>
    <w:p>
      <w:pPr>
        <w:pStyle w:val="38"/>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接口。业务逻辑层和数据层之间添加dataservice.institutiondataservice接口。为了隔离业务逻辑指责和逻辑控制职责，我们增加了institutionController。UserPO和InstitutionPO是作为人员机构管理的持久化对象被添加到设计模型中去的。</w:t>
      </w:r>
    </w:p>
    <w:p>
      <w:pPr>
        <w:pStyle w:val="38"/>
        <w:ind w:left="930" w:firstLine="330" w:firstLineChars="0"/>
      </w:pPr>
    </w:p>
    <w:p>
      <w:pPr>
        <w:pStyle w:val="38"/>
        <w:ind w:left="1770" w:firstLine="330" w:firstLineChars="0"/>
      </w:pPr>
    </w:p>
    <w:p>
      <w:pPr>
        <w:pStyle w:val="38"/>
        <w:ind w:left="1770" w:firstLine="330" w:firstLineChars="0"/>
      </w:pPr>
    </w:p>
    <w:p>
      <w:pPr>
        <w:pStyle w:val="38"/>
        <w:ind w:left="1770" w:firstLine="330" w:firstLineChars="0"/>
        <w:rPr>
          <w:b/>
          <w:bCs/>
        </w:rPr>
      </w:pPr>
      <w:r>
        <w:rPr>
          <w:rFonts w:hint="eastAsia"/>
          <w:b/>
          <w:bCs/>
        </w:rPr>
        <w:t>表20 人员机构管理业务逻辑层详细设计的上下文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“用例二十六 机构管理”和“用例二十八 人员工资调整”</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InstitutionBLService {</w:t>
            </w:r>
          </w:p>
          <w:p>
            <w:pPr>
              <w:rPr>
                <w:rFonts w:ascii="Calibri" w:hAnsi="Calibri" w:cs="Calibri"/>
              </w:rPr>
            </w:pPr>
            <w:r>
              <w:rPr>
                <w:rFonts w:ascii="Calibri" w:hAnsi="Calibri" w:cs="Calibri"/>
              </w:rPr>
              <w:t xml:space="preserve"> </w:t>
            </w:r>
            <w:r>
              <w:rPr>
                <w:rFonts w:hint="eastAsia" w:ascii="Calibri" w:hAnsi="Calibri" w:cs="Calibri"/>
              </w:rPr>
              <w:t xml:space="preserve">   </w:t>
            </w:r>
            <w:r>
              <w:rPr>
                <w:rFonts w:ascii="Calibri" w:hAnsi="Calibri" w:cs="Calibri"/>
              </w:rPr>
              <w:t>public InstitutionVO getInstitutionInfo(long InstitutionId);</w:t>
            </w:r>
          </w:p>
          <w:p>
            <w:pPr>
              <w:ind w:firstLine="420" w:firstLineChars="200"/>
              <w:rPr>
                <w:rFonts w:ascii="Calibri" w:hAnsi="Calibri" w:cs="Calibri"/>
              </w:rPr>
            </w:pPr>
            <w:r>
              <w:rPr>
                <w:rFonts w:ascii="Calibri" w:hAnsi="Calibri" w:cs="Calibri"/>
              </w:rPr>
              <w:t>public ArrayList&lt;InstitutionVO&gt; getAllInstitution();</w:t>
            </w:r>
          </w:p>
          <w:p>
            <w:pPr>
              <w:ind w:firstLine="420" w:firstLineChars="200"/>
              <w:rPr>
                <w:rFonts w:ascii="Calibri" w:hAnsi="Calibri" w:cs="Calibri"/>
              </w:rPr>
            </w:pPr>
            <w:r>
              <w:rPr>
                <w:rFonts w:ascii="Calibri" w:hAnsi="Calibri" w:cs="Calibri"/>
              </w:rPr>
              <w:t xml:space="preserve">public </w:t>
            </w:r>
            <w:del w:id="4740" w:author="曹姝玥" w:date="2015-12-31T18:32:00Z">
              <w:r>
                <w:rPr>
                  <w:rFonts w:hint="eastAsia" w:ascii="Calibri" w:hAnsi="Calibri" w:cs="Calibri"/>
                </w:rPr>
                <w:delText>void</w:delText>
              </w:r>
            </w:del>
            <w:ins w:id="4741" w:author="曹姝玥" w:date="2015-12-31T18:32:00Z">
              <w:r>
                <w:rPr>
                  <w:rFonts w:hint="eastAsia" w:ascii="Calibri" w:hAnsi="Calibri" w:cs="Calibri"/>
                </w:rPr>
                <w:t>boolean</w:t>
              </w:r>
            </w:ins>
            <w:r>
              <w:rPr>
                <w:rFonts w:ascii="Calibri" w:hAnsi="Calibri" w:cs="Calibri"/>
              </w:rPr>
              <w:t xml:space="preserve"> addInstitution(Institution</w:t>
            </w:r>
            <w:r>
              <w:rPr>
                <w:rFonts w:hint="eastAsia" w:ascii="Calibri" w:hAnsi="Calibri" w:cs="Calibri"/>
              </w:rPr>
              <w:t>V</w:t>
            </w:r>
            <w:r>
              <w:rPr>
                <w:rFonts w:ascii="Calibri" w:hAnsi="Calibri" w:cs="Calibri"/>
              </w:rPr>
              <w:t>O Institution);</w:t>
            </w:r>
          </w:p>
          <w:p>
            <w:pPr>
              <w:ind w:firstLine="420" w:firstLineChars="200"/>
              <w:rPr>
                <w:del w:id="4742" w:author="曹姝玥" w:date="2015-12-31T18:32:00Z"/>
                <w:rFonts w:ascii="Calibri" w:hAnsi="Calibri" w:cs="Calibri"/>
              </w:rPr>
            </w:pPr>
            <w:del w:id="4743" w:author="曹姝玥" w:date="2015-12-31T18:32:00Z">
              <w:r>
                <w:rPr>
                  <w:rFonts w:ascii="Calibri" w:hAnsi="Calibri" w:cs="Calibri"/>
                </w:rPr>
                <w:delText>public void changeStaffPosition(String position,long StaffId);</w:delText>
              </w:r>
            </w:del>
          </w:p>
          <w:p>
            <w:pPr>
              <w:ind w:firstLine="420" w:firstLineChars="200"/>
              <w:rPr>
                <w:del w:id="4744" w:author="曹姝玥" w:date="2015-12-31T18:32:00Z"/>
                <w:rFonts w:ascii="Calibri" w:hAnsi="Calibri" w:cs="Calibri"/>
              </w:rPr>
            </w:pPr>
            <w:del w:id="4745" w:author="曹姝玥" w:date="2015-12-31T18:32:00Z">
              <w:r>
                <w:rPr>
                  <w:rFonts w:ascii="Calibri" w:hAnsi="Calibri" w:cs="Calibri"/>
                </w:rPr>
                <w:delText>public void changeSalary(long StaffId,int salary);</w:delText>
              </w:r>
            </w:del>
          </w:p>
          <w:p>
            <w:pPr>
              <w:ind w:firstLine="420" w:firstLineChars="200"/>
              <w:rPr>
                <w:rFonts w:ascii="Calibri" w:hAnsi="Calibri" w:cs="Calibri"/>
              </w:rPr>
            </w:pPr>
            <w:r>
              <w:rPr>
                <w:rFonts w:ascii="Calibri" w:hAnsi="Calibri" w:cs="Calibri"/>
              </w:rPr>
              <w:t xml:space="preserve">public </w:t>
            </w:r>
            <w:del w:id="4746" w:author="曹姝玥" w:date="2015-12-31T18:33:00Z">
              <w:r>
                <w:rPr>
                  <w:rFonts w:ascii="Calibri" w:hAnsi="Calibri" w:cs="Calibri"/>
                </w:rPr>
                <w:delText xml:space="preserve">void </w:delText>
              </w:r>
            </w:del>
            <w:ins w:id="4747" w:author="曹姝玥" w:date="2015-12-31T18:33:00Z">
              <w:r>
                <w:rPr>
                  <w:rFonts w:hint="eastAsia" w:ascii="Calibri" w:hAnsi="Calibri" w:cs="Calibri"/>
                </w:rPr>
                <w:t>boolean</w:t>
              </w:r>
            </w:ins>
            <w:ins w:id="4748" w:author="曹姝玥" w:date="2015-12-31T18:33:00Z">
              <w:r>
                <w:rPr>
                  <w:rFonts w:ascii="Calibri" w:hAnsi="Calibri" w:cs="Calibri"/>
                </w:rPr>
                <w:t xml:space="preserve"> </w:t>
              </w:r>
            </w:ins>
            <w:r>
              <w:rPr>
                <w:rFonts w:ascii="Calibri" w:hAnsi="Calibri" w:cs="Calibri"/>
              </w:rPr>
              <w:t>deleteInstitution(long InstitutionId</w:t>
            </w:r>
            <w:r>
              <w:rPr>
                <w:rFonts w:hint="eastAsia" w:ascii="Calibri" w:hAnsi="Calibri" w:cs="Calibri"/>
              </w:rPr>
              <w:t>)</w:t>
            </w:r>
            <w:r>
              <w:rPr>
                <w:rFonts w:ascii="Calibri" w:hAnsi="Calibri" w:cs="Calibri"/>
              </w:rPr>
              <w:t>;</w:t>
            </w:r>
          </w:p>
          <w:p>
            <w:pPr>
              <w:ind w:firstLine="420" w:firstLineChars="200"/>
              <w:rPr>
                <w:ins w:id="4749" w:author="曹姝玥" w:date="2015-12-31T18:33:00Z"/>
                <w:rFonts w:ascii="Calibri" w:hAnsi="Calibri" w:cs="Calibri"/>
              </w:rPr>
            </w:pPr>
            <w:r>
              <w:rPr>
                <w:rFonts w:ascii="Calibri" w:hAnsi="Calibri" w:cs="Calibri"/>
              </w:rPr>
              <w:t xml:space="preserve">public </w:t>
            </w:r>
            <w:del w:id="4750" w:author="曹姝玥" w:date="2015-12-31T18:33:00Z">
              <w:r>
                <w:rPr>
                  <w:rFonts w:ascii="Calibri" w:hAnsi="Calibri" w:cs="Calibri"/>
                </w:rPr>
                <w:delText>void</w:delText>
              </w:r>
            </w:del>
            <w:ins w:id="4751" w:author="曹姝玥" w:date="2015-12-31T18:33:00Z">
              <w:r>
                <w:rPr>
                  <w:rFonts w:hint="eastAsia" w:ascii="Calibri" w:hAnsi="Calibri" w:cs="Calibri"/>
                </w:rPr>
                <w:t>boolean</w:t>
              </w:r>
            </w:ins>
            <w:r>
              <w:rPr>
                <w:rFonts w:ascii="Calibri" w:hAnsi="Calibri" w:cs="Calibri"/>
              </w:rPr>
              <w:t xml:space="preserve"> endManagement();</w:t>
            </w:r>
          </w:p>
          <w:p>
            <w:pPr>
              <w:ind w:firstLine="420" w:firstLineChars="200"/>
              <w:rPr>
                <w:rFonts w:ascii="Calibri" w:hAnsi="Calibri" w:cs="Calibri"/>
              </w:rPr>
            </w:pPr>
            <w:ins w:id="4752" w:author="曹姝玥" w:date="2015-12-31T18:33:00Z">
              <w:r>
                <w:rPr>
                  <w:rFonts w:ascii="Calibri" w:hAnsi="Calibri" w:cs="Calibri"/>
                </w:rPr>
                <w:t>public boolean changeInstitutionInfo(InstitutionVO institutionVO)</w:t>
              </w:r>
            </w:ins>
            <w:ins w:id="4753" w:author="曹姝玥" w:date="2015-12-31T18:33:00Z">
              <w:r>
                <w:rPr>
                  <w:rFonts w:hint="eastAsia" w:ascii="Calibri" w:hAnsi="Calibri" w:cs="Calibri"/>
                </w:rPr>
                <w:t>;</w:t>
              </w:r>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InstitutionDataService extends Remote{</w:t>
            </w:r>
          </w:p>
          <w:p>
            <w:pPr>
              <w:ind w:firstLine="420" w:firstLineChars="200"/>
              <w:rPr>
                <w:rFonts w:ascii="Calibri" w:hAnsi="Calibri" w:cs="Calibri"/>
              </w:rPr>
            </w:pPr>
            <w:r>
              <w:rPr>
                <w:rFonts w:ascii="Calibri" w:hAnsi="Calibri" w:cs="Calibri"/>
              </w:rPr>
              <w:t>public InstitutionPO find(long InstitutionId) throws RemoteException;</w:t>
            </w:r>
          </w:p>
          <w:p>
            <w:pPr>
              <w:ind w:firstLine="420" w:firstLineChars="200"/>
              <w:rPr>
                <w:rFonts w:ascii="Calibri" w:hAnsi="Calibri" w:cs="Calibri"/>
              </w:rPr>
            </w:pPr>
            <w:r>
              <w:rPr>
                <w:rFonts w:ascii="Calibri" w:hAnsi="Calibri" w:cs="Calibri"/>
              </w:rPr>
              <w:t>public ArrayList&lt;InstitutionPO&gt; finds() throws RemoteException;</w:t>
            </w:r>
          </w:p>
          <w:p>
            <w:pPr>
              <w:ind w:firstLine="420" w:firstLineChars="200"/>
              <w:rPr>
                <w:rFonts w:ascii="Calibri" w:hAnsi="Calibri" w:cs="Calibri"/>
              </w:rPr>
            </w:pPr>
            <w:r>
              <w:rPr>
                <w:rFonts w:ascii="Calibri" w:hAnsi="Calibri" w:cs="Calibri"/>
              </w:rPr>
              <w:t>public void insert(InstitutionPO po) throws RemoteException;</w:t>
            </w:r>
          </w:p>
          <w:p>
            <w:pPr>
              <w:ind w:firstLine="420" w:firstLineChars="200"/>
              <w:rPr>
                <w:rFonts w:ascii="Calibri" w:hAnsi="Calibri" w:cs="Calibri"/>
              </w:rPr>
            </w:pPr>
            <w:r>
              <w:rPr>
                <w:rFonts w:ascii="Calibri" w:hAnsi="Calibri" w:cs="Calibri"/>
              </w:rPr>
              <w:t>public void update(InstitutionPO po) throws RemoteException;</w:t>
            </w:r>
          </w:p>
          <w:p>
            <w:pPr>
              <w:ind w:firstLine="420" w:firstLineChars="200"/>
              <w:rPr>
                <w:rFonts w:ascii="Calibri" w:hAnsi="Calibri" w:cs="Calibri"/>
              </w:rPr>
            </w:pPr>
            <w:r>
              <w:rPr>
                <w:rFonts w:ascii="Calibri" w:hAnsi="Calibri" w:cs="Calibri"/>
              </w:rPr>
              <w:t>public void delete(InstitutionPO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firstLine="420"/>
      </w:pPr>
      <w:r>
        <w:rPr>
          <w:rFonts w:hint="eastAsia"/>
        </w:rPr>
        <w:t>（3）模块内部类的接口规范</w:t>
      </w:r>
      <w:r>
        <w:rPr>
          <w:rFonts w:hint="eastAsia"/>
        </w:rPr>
        <w:tab/>
      </w:r>
      <w:r>
        <w:rPr>
          <w:rFonts w:hint="eastAsia"/>
        </w:rPr>
        <w:tab/>
      </w:r>
    </w:p>
    <w:p>
      <w:pPr>
        <w:ind w:firstLine="420"/>
      </w:pPr>
    </w:p>
    <w:p>
      <w:pPr>
        <w:pStyle w:val="38"/>
        <w:ind w:left="0" w:firstLine="420" w:firstLineChars="0"/>
        <w:rPr>
          <w:ins w:id="4755" w:author="曹姝玥" w:date="2015-12-31T18:34:00Z"/>
          <w:b/>
          <w:bCs/>
        </w:rPr>
        <w:pPrChange w:id="4754" w:author="曹姝玥" w:date="2015-12-31T18:31:00Z">
          <w:pPr>
            <w:pStyle w:val="38"/>
            <w:ind w:left="1770" w:firstLine="330" w:firstLineChars="0"/>
          </w:pPr>
        </w:pPrChange>
      </w:pPr>
      <w:ins w:id="4756" w:author="曹姝玥" w:date="2015-12-31T18:35:00Z">
        <w:r>
          <w:rPr>
            <w:rFonts w:hint="eastAsia"/>
            <w:b/>
            <w:bCs/>
          </w:rPr>
          <w:tab/>
        </w:r>
      </w:ins>
      <w:ins w:id="4757" w:author="曹姝玥" w:date="2015-12-31T18:35:00Z">
        <w:r>
          <w:rPr>
            <w:rFonts w:hint="eastAsia"/>
            <w:b/>
            <w:bCs/>
          </w:rPr>
          <w:tab/>
        </w:r>
      </w:ins>
      <w:ins w:id="4758" w:author="曹姝玥" w:date="2015-12-31T18:35:00Z">
        <w:r>
          <w:rPr>
            <w:rFonts w:hint="eastAsia"/>
            <w:b/>
            <w:bCs/>
          </w:rPr>
          <w:tab/>
        </w:r>
      </w:ins>
      <w:ins w:id="4759" w:author="曹姝玥" w:date="2015-12-31T18:35:00Z">
        <w:r>
          <w:rPr>
            <w:rFonts w:hint="eastAsia"/>
            <w:b/>
            <w:bCs/>
          </w:rPr>
          <w:tab/>
        </w:r>
      </w:ins>
      <w:ins w:id="4760" w:author="曹姝玥" w:date="2015-12-31T18:35:00Z">
        <w:r>
          <w:rPr>
            <w:rFonts w:hint="eastAsia"/>
            <w:b/>
            <w:bCs/>
          </w:rPr>
          <w:tab/>
        </w:r>
      </w:ins>
      <w:ins w:id="4761" w:author="曹姝玥" w:date="2015-12-31T18:35:00Z">
        <w:r>
          <w:rPr>
            <w:rFonts w:hint="eastAsia"/>
            <w:b/>
            <w:bCs/>
          </w:rPr>
          <w:tab/>
        </w:r>
      </w:ins>
      <w:ins w:id="4762" w:author="曹姝玥" w:date="2015-12-31T18:35:00Z">
        <w:r>
          <w:rPr>
            <w:b/>
            <w:bCs/>
          </w:rPr>
          <w:t>I</w:t>
        </w:r>
      </w:ins>
      <w:ins w:id="4763" w:author="曹姝玥" w:date="2015-12-31T18:35:00Z">
        <w:r>
          <w:rPr>
            <w:rFonts w:hint="eastAsia"/>
            <w:b/>
            <w:bCs/>
          </w:rPr>
          <w:t>nstitutionController的接口规范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64"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765" w:author="曹姝玥" w:date="2015-12-31T18:35:00Z"/>
                <w:rFonts w:ascii="Calibri" w:hAnsi="Calibri" w:cs="Calibri"/>
                <w:color w:val="FFFFFF"/>
              </w:rPr>
            </w:pPr>
            <w:ins w:id="4766" w:author="曹姝玥" w:date="2015-12-31T18:35: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67"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768" w:author="曹姝玥" w:date="2015-12-31T18:35:00Z"/>
                <w:rFonts w:ascii="Calibri" w:hAnsi="Calibri" w:cs="Calibri"/>
                <w:color w:val="000000"/>
              </w:rPr>
            </w:pPr>
            <w:ins w:id="4769" w:author="曹姝玥" w:date="2015-12-31T18:35:00Z">
              <w:r>
                <w:rPr>
                  <w:rFonts w:hint="eastAsia" w:ascii="Calibri" w:hAnsi="Calibri" w:cs="Calibri"/>
                  <w:color w:val="000000"/>
                </w:rPr>
                <w:t>InstitutionController.getInstitutionInfo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770" w:author="曹姝玥" w:date="2015-12-31T18:35:00Z"/>
                <w:rFonts w:ascii="Calibri" w:hAnsi="Calibri" w:cs="Calibri"/>
                <w:color w:val="000000"/>
              </w:rPr>
            </w:pPr>
            <w:ins w:id="4771"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772" w:author="曹姝玥" w:date="2015-12-31T18:35:00Z"/>
                <w:rFonts w:ascii="Calibri" w:hAnsi="Calibri" w:cs="Calibri"/>
                <w:color w:val="000000"/>
              </w:rPr>
            </w:pPr>
            <w:ins w:id="4773" w:author="曹姝玥" w:date="2015-12-31T18:35:00Z">
              <w:r>
                <w:rPr>
                  <w:rFonts w:ascii="Calibri" w:hAnsi="Calibri" w:cs="Calibri"/>
                  <w:color w:val="000000"/>
                </w:rPr>
                <w:t>P</w:t>
              </w:r>
            </w:ins>
            <w:ins w:id="4774" w:author="曹姝玥" w:date="2015-12-31T18:35:00Z">
              <w:r>
                <w:rPr>
                  <w:rFonts w:hint="eastAsia" w:ascii="Calibri" w:hAnsi="Calibri" w:cs="Calibri"/>
                  <w:color w:val="000000"/>
                </w:rPr>
                <w:t>ublic InstitutionVO</w:t>
              </w:r>
            </w:ins>
            <w:ins w:id="4775" w:author="曹姝玥" w:date="2015-12-31T18:35:00Z">
              <w:r>
                <w:rPr>
                  <w:rFonts w:ascii="Calibri" w:hAnsi="Calibri" w:cs="Calibri"/>
                  <w:color w:val="000000"/>
                </w:rPr>
                <w:t xml:space="preserve"> </w:t>
              </w:r>
            </w:ins>
            <w:ins w:id="4776" w:author="曹姝玥" w:date="2015-12-31T18:35:00Z">
              <w:r>
                <w:rPr>
                  <w:rFonts w:hint="eastAsia" w:ascii="Calibri" w:hAnsi="Calibri" w:cs="Calibri"/>
                  <w:color w:val="000000"/>
                </w:rPr>
                <w:t>getInstitutionInfo (long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77"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778"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779" w:author="曹姝玥" w:date="2015-12-31T18:35:00Z"/>
                <w:rFonts w:ascii="Calibri" w:hAnsi="Calibri" w:cs="Calibri"/>
                <w:color w:val="000000"/>
              </w:rPr>
            </w:pPr>
            <w:ins w:id="4780"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781" w:author="曹姝玥" w:date="2015-12-31T18:35:00Z"/>
                <w:rFonts w:ascii="Calibri" w:hAnsi="Calibri" w:cs="Calibri"/>
                <w:color w:val="000000"/>
              </w:rPr>
            </w:pPr>
            <w:ins w:id="4782"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83"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784"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785" w:author="曹姝玥" w:date="2015-12-31T18:35:00Z"/>
                <w:rFonts w:ascii="Calibri" w:hAnsi="Calibri" w:cs="Calibri"/>
                <w:color w:val="000000"/>
              </w:rPr>
            </w:pPr>
            <w:ins w:id="4786"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787" w:author="曹姝玥" w:date="2015-12-31T18:35:00Z"/>
                <w:rFonts w:ascii="Calibri" w:hAnsi="Calibri" w:cs="Calibri"/>
                <w:color w:val="000000"/>
              </w:rPr>
            </w:pPr>
            <w:ins w:id="4788" w:author="曹姝玥" w:date="2015-12-31T18:35:00Z">
              <w:r>
                <w:rPr>
                  <w:rFonts w:hint="eastAsia" w:ascii="Calibri" w:hAnsi="Calibri" w:cs="Calibri"/>
                  <w:color w:val="000000"/>
                </w:rPr>
                <w:t>在一次人员机构管理中获得机构信息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89"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790" w:author="曹姝玥" w:date="2015-12-31T18:35:00Z"/>
                <w:rFonts w:ascii="Calibri" w:hAnsi="Calibri" w:cs="Calibri"/>
                <w:color w:val="000000"/>
              </w:rPr>
            </w:pPr>
            <w:ins w:id="4791" w:author="曹姝玥" w:date="2015-12-31T18:35:00Z">
              <w:r>
                <w:rPr>
                  <w:rFonts w:hint="eastAsia" w:ascii="Calibri" w:hAnsi="Calibri" w:cs="Calibri"/>
                  <w:color w:val="000000"/>
                </w:rPr>
                <w:t>InstitutionController.addInstitution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792" w:author="曹姝玥" w:date="2015-12-31T18:35:00Z"/>
                <w:rFonts w:ascii="Calibri" w:hAnsi="Calibri" w:cs="Calibri"/>
                <w:color w:val="000000"/>
              </w:rPr>
            </w:pPr>
            <w:ins w:id="4793"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794" w:author="曹姝玥" w:date="2015-12-31T18:35:00Z"/>
                <w:rFonts w:ascii="Calibri" w:hAnsi="Calibri" w:cs="Calibri"/>
                <w:color w:val="000000"/>
              </w:rPr>
            </w:pPr>
            <w:ins w:id="4795" w:author="曹姝玥" w:date="2015-12-31T18:35:00Z">
              <w:r>
                <w:rPr>
                  <w:rFonts w:ascii="Calibri" w:hAnsi="Calibri" w:cs="Calibri"/>
                  <w:color w:val="000000"/>
                </w:rPr>
                <w:t>P</w:t>
              </w:r>
            </w:ins>
            <w:ins w:id="4796" w:author="曹姝玥" w:date="2015-12-31T18:35:00Z">
              <w:r>
                <w:rPr>
                  <w:rFonts w:hint="eastAsia" w:ascii="Calibri" w:hAnsi="Calibri" w:cs="Calibri"/>
                  <w:color w:val="000000"/>
                </w:rPr>
                <w:t>ublic</w:t>
              </w:r>
            </w:ins>
            <w:ins w:id="4797" w:author="曹姝玥" w:date="2015-12-31T18:35:00Z">
              <w:r>
                <w:rPr>
                  <w:rFonts w:ascii="Calibri" w:hAnsi="Calibri" w:cs="Calibri"/>
                  <w:color w:val="000000"/>
                </w:rPr>
                <w:t xml:space="preserve"> </w:t>
              </w:r>
            </w:ins>
            <w:ins w:id="4798" w:author="曹姝玥" w:date="2015-12-31T18:35:00Z">
              <w:r>
                <w:rPr>
                  <w:rFonts w:hint="eastAsia" w:ascii="Calibri" w:hAnsi="Calibri" w:cs="Calibri"/>
                  <w:color w:val="000000"/>
                </w:rPr>
                <w:t>boolean addInstitution (InstitutionVO 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99"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00"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01" w:author="曹姝玥" w:date="2015-12-31T18:35:00Z"/>
                <w:rFonts w:ascii="Calibri" w:hAnsi="Calibri" w:cs="Calibri"/>
                <w:color w:val="000000"/>
              </w:rPr>
            </w:pPr>
            <w:ins w:id="4802"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03" w:author="曹姝玥" w:date="2015-12-31T18:35:00Z"/>
                <w:rFonts w:ascii="Calibri" w:hAnsi="Calibri" w:cs="Calibri"/>
                <w:color w:val="000000"/>
              </w:rPr>
            </w:pPr>
            <w:ins w:id="4804"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05"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06"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07" w:author="曹姝玥" w:date="2015-12-31T18:35:00Z"/>
                <w:rFonts w:ascii="Calibri" w:hAnsi="Calibri" w:cs="Calibri"/>
                <w:color w:val="000000"/>
              </w:rPr>
            </w:pPr>
            <w:ins w:id="4808"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09" w:author="曹姝玥" w:date="2015-12-31T18:35:00Z"/>
                <w:rFonts w:ascii="Calibri" w:hAnsi="Calibri" w:cs="Calibri"/>
                <w:color w:val="000000"/>
              </w:rPr>
            </w:pPr>
            <w:ins w:id="4810" w:author="曹姝玥" w:date="2015-12-31T18:35:00Z">
              <w:r>
                <w:rPr>
                  <w:rFonts w:hint="eastAsia" w:ascii="Calibri" w:hAnsi="Calibri" w:cs="Calibri"/>
                  <w:color w:val="000000"/>
                </w:rPr>
                <w:t>在一次人员机构管理中增加机构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811"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12" w:author="曹姝玥" w:date="2015-12-31T18:35:00Z"/>
                <w:rFonts w:ascii="Calibri" w:hAnsi="Calibri" w:cs="Calibri"/>
                <w:color w:val="000000"/>
              </w:rPr>
            </w:pPr>
            <w:ins w:id="4813" w:author="曹姝玥" w:date="2015-12-31T18:35:00Z">
              <w:r>
                <w:rPr>
                  <w:rFonts w:hint="eastAsia" w:ascii="Calibri" w:hAnsi="Calibri" w:cs="Calibri"/>
                  <w:color w:val="000000"/>
                </w:rPr>
                <w:t>InstitutionController.</w:t>
              </w:r>
            </w:ins>
            <w:ins w:id="4814" w:author="曹姝玥" w:date="2015-12-31T18:35: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15" w:author="曹姝玥" w:date="2015-12-31T18:35:00Z"/>
                <w:rFonts w:ascii="Calibri" w:hAnsi="Calibri" w:cs="Calibri"/>
                <w:color w:val="000000"/>
              </w:rPr>
            </w:pPr>
            <w:ins w:id="4816"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17" w:author="曹姝玥" w:date="2015-12-31T18:35:00Z"/>
                <w:rFonts w:ascii="Calibri" w:hAnsi="Calibri" w:cs="Calibri"/>
                <w:color w:val="000000"/>
              </w:rPr>
            </w:pPr>
            <w:ins w:id="4818" w:author="曹姝玥" w:date="2015-12-31T18:35:00Z">
              <w:r>
                <w:rPr>
                  <w:rFonts w:hint="eastAsia" w:ascii="Calibri" w:hAnsi="Calibri" w:cs="Calibri"/>
                  <w:color w:val="000000"/>
                </w:rPr>
                <w:t xml:space="preserve">Public boolean </w:t>
              </w:r>
            </w:ins>
            <w:ins w:id="4819" w:author="曹姝玥" w:date="2015-12-31T18:35:00Z">
              <w:r>
                <w:rPr>
                  <w:rFonts w:ascii="Calibri" w:hAnsi="Calibri" w:cs="Calibri"/>
                  <w:color w:val="000000"/>
                </w:rPr>
                <w:t>deleteInstitution</w:t>
              </w:r>
            </w:ins>
            <w:ins w:id="4820" w:author="曹姝玥" w:date="2015-12-31T18:35:00Z">
              <w:r>
                <w:rPr>
                  <w:rFonts w:hint="eastAsia" w:ascii="Calibri" w:hAnsi="Calibri" w:cs="Calibri"/>
                  <w:color w:val="000000"/>
                </w:rPr>
                <w:t>(long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821"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22"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23" w:author="曹姝玥" w:date="2015-12-31T18:35:00Z"/>
                <w:rFonts w:ascii="Calibri" w:hAnsi="Calibri" w:cs="Calibri"/>
                <w:color w:val="000000"/>
              </w:rPr>
            </w:pPr>
            <w:ins w:id="4824"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25" w:author="曹姝玥" w:date="2015-12-31T18:35:00Z"/>
                <w:rFonts w:ascii="Calibri" w:hAnsi="Calibri" w:cs="Calibri"/>
                <w:color w:val="000000"/>
              </w:rPr>
            </w:pPr>
            <w:ins w:id="4826"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827"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28"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29" w:author="曹姝玥" w:date="2015-12-31T18:35:00Z"/>
                <w:rFonts w:ascii="Calibri" w:hAnsi="Calibri" w:cs="Calibri"/>
                <w:color w:val="000000"/>
              </w:rPr>
            </w:pPr>
            <w:ins w:id="4830"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31" w:author="曹姝玥" w:date="2015-12-31T18:35:00Z"/>
                <w:rFonts w:ascii="Calibri" w:hAnsi="Calibri" w:cs="Calibri"/>
                <w:color w:val="000000"/>
              </w:rPr>
            </w:pPr>
            <w:ins w:id="4832" w:author="曹姝玥" w:date="2015-12-31T18:35:00Z">
              <w:r>
                <w:rPr>
                  <w:rFonts w:hint="eastAsia" w:ascii="Calibri" w:hAnsi="Calibri" w:cs="Calibri"/>
                  <w:color w:val="000000"/>
                </w:rPr>
                <w:t>在一次人员机构管理中删除机构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33"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34" w:author="曹姝玥" w:date="2015-12-31T18:35:00Z"/>
                <w:rFonts w:ascii="Calibri" w:hAnsi="Calibri" w:cs="Calibri"/>
                <w:color w:val="000000"/>
              </w:rPr>
            </w:pPr>
            <w:ins w:id="4835" w:author="曹姝玥" w:date="2015-12-31T18:35:00Z">
              <w:r>
                <w:rPr>
                  <w:rFonts w:hint="eastAsia" w:ascii="Calibri" w:hAnsi="Calibri" w:cs="Calibri"/>
                  <w:color w:val="000000"/>
                </w:rPr>
                <w:t>InstitutionController.</w:t>
              </w:r>
            </w:ins>
            <w:ins w:id="4836" w:author="曹姝玥" w:date="2015-12-31T18:35: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37" w:author="曹姝玥" w:date="2015-12-31T18:35:00Z"/>
                <w:rFonts w:ascii="Calibri" w:hAnsi="Calibri" w:cs="Calibri"/>
                <w:color w:val="000000"/>
              </w:rPr>
            </w:pPr>
            <w:ins w:id="4838"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39" w:author="曹姝玥" w:date="2015-12-31T18:35:00Z"/>
                <w:rFonts w:ascii="Calibri" w:hAnsi="Calibri" w:cs="Calibri"/>
                <w:color w:val="000000"/>
              </w:rPr>
            </w:pPr>
            <w:ins w:id="4840" w:author="曹姝玥" w:date="2015-12-31T18:35:00Z">
              <w:r>
                <w:rPr>
                  <w:rFonts w:ascii="Calibri" w:hAnsi="Calibri" w:cs="Calibri"/>
                  <w:color w:val="000000"/>
                </w:rPr>
                <w:t>P</w:t>
              </w:r>
            </w:ins>
            <w:ins w:id="4841" w:author="曹姝玥" w:date="2015-12-31T18:35:00Z">
              <w:r>
                <w:rPr>
                  <w:rFonts w:hint="eastAsia" w:ascii="Calibri" w:hAnsi="Calibri" w:cs="Calibri"/>
                  <w:color w:val="000000"/>
                </w:rPr>
                <w:t>ublic</w:t>
              </w:r>
            </w:ins>
            <w:ins w:id="4842" w:author="曹姝玥" w:date="2015-12-31T18:35:00Z">
              <w:r>
                <w:rPr>
                  <w:rFonts w:ascii="Calibri" w:hAnsi="Calibri" w:cs="Calibri"/>
                  <w:color w:val="000000"/>
                </w:rPr>
                <w:t xml:space="preserve"> </w:t>
              </w:r>
            </w:ins>
            <w:ins w:id="4843" w:author="曹姝玥" w:date="2015-12-31T18:35:00Z">
              <w:r>
                <w:rPr>
                  <w:rFonts w:hint="eastAsia" w:ascii="Calibri" w:hAnsi="Calibri" w:cs="Calibri"/>
                  <w:color w:val="000000"/>
                </w:rPr>
                <w:t xml:space="preserve">boolean </w:t>
              </w:r>
            </w:ins>
            <w:ins w:id="4844" w:author="曹姝玥" w:date="2015-12-31T18:35:00Z">
              <w:r>
                <w:rPr>
                  <w:rFonts w:ascii="Calibri" w:hAnsi="Calibri" w:cs="Calibri"/>
                  <w:color w:val="000000"/>
                </w:rPr>
                <w:t>endManagement</w:t>
              </w:r>
            </w:ins>
            <w:ins w:id="4845" w:author="曹姝玥" w:date="2015-12-31T18:35: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4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4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48" w:author="曹姝玥" w:date="2015-12-31T18:35:00Z"/>
                <w:rFonts w:ascii="Calibri" w:hAnsi="Calibri" w:cs="Calibri"/>
                <w:color w:val="000000"/>
              </w:rPr>
            </w:pPr>
            <w:ins w:id="4849"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50" w:author="曹姝玥" w:date="2015-12-31T18:35:00Z"/>
                <w:rFonts w:ascii="Calibri" w:hAnsi="Calibri" w:cs="Calibri"/>
                <w:color w:val="000000"/>
              </w:rPr>
            </w:pPr>
            <w:ins w:id="4851" w:author="曹姝玥" w:date="2015-12-31T18:35: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52"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53"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54" w:author="曹姝玥" w:date="2015-12-31T18:35:00Z"/>
                <w:rFonts w:ascii="Calibri" w:hAnsi="Calibri" w:cs="Calibri"/>
                <w:color w:val="000000"/>
              </w:rPr>
            </w:pPr>
            <w:ins w:id="4855"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56" w:author="曹姝玥" w:date="2015-12-31T18:35:00Z"/>
                <w:rFonts w:ascii="Calibri" w:hAnsi="Calibri" w:cs="Calibri"/>
                <w:color w:val="000000"/>
              </w:rPr>
            </w:pPr>
            <w:ins w:id="4857" w:author="曹姝玥" w:date="2015-12-31T18:35: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58"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59" w:author="曹姝玥" w:date="2015-12-31T18:35:00Z"/>
                <w:rFonts w:ascii="Calibri" w:hAnsi="Calibri" w:cs="Calibri"/>
                <w:color w:val="000000"/>
              </w:rPr>
            </w:pPr>
            <w:ins w:id="4860" w:author="曹姝玥" w:date="2015-12-31T18:35:00Z">
              <w:r>
                <w:rPr>
                  <w:rFonts w:hint="eastAsia" w:ascii="Calibri" w:hAnsi="Calibri" w:cs="Calibri"/>
                  <w:color w:val="000000"/>
                </w:rPr>
                <w:t>InstitutionController.getAllInstitution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61" w:author="曹姝玥" w:date="2015-12-31T18:35:00Z"/>
                <w:rFonts w:ascii="Calibri" w:hAnsi="Calibri" w:cs="Calibri"/>
                <w:color w:val="000000"/>
              </w:rPr>
            </w:pPr>
            <w:ins w:id="4862"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63" w:author="曹姝玥" w:date="2015-12-31T18:35:00Z"/>
                <w:rFonts w:ascii="Calibri" w:hAnsi="Calibri" w:cs="Calibri"/>
                <w:color w:val="000000"/>
              </w:rPr>
            </w:pPr>
            <w:ins w:id="4864" w:author="曹姝玥" w:date="2015-12-31T18:35:00Z">
              <w:r>
                <w:rPr>
                  <w:rFonts w:ascii="Calibri" w:hAnsi="Calibri" w:cs="Calibri"/>
                  <w:color w:val="000000"/>
                </w:rPr>
                <w:t>P</w:t>
              </w:r>
            </w:ins>
            <w:ins w:id="4865" w:author="曹姝玥" w:date="2015-12-31T18:35:00Z">
              <w:r>
                <w:rPr>
                  <w:rFonts w:hint="eastAsia" w:ascii="Calibri" w:hAnsi="Calibri" w:cs="Calibri"/>
                  <w:color w:val="000000"/>
                </w:rPr>
                <w:t>ublic</w:t>
              </w:r>
            </w:ins>
            <w:ins w:id="4866" w:author="曹姝玥" w:date="2015-12-31T18:35:00Z">
              <w:r>
                <w:rPr>
                  <w:rFonts w:ascii="Calibri" w:hAnsi="Calibri" w:cs="Calibri"/>
                  <w:color w:val="000000"/>
                </w:rPr>
                <w:t xml:space="preserve"> ArrayList&lt;Institution</w:t>
              </w:r>
            </w:ins>
            <w:ins w:id="4867" w:author="曹姝玥" w:date="2015-12-31T18:35:00Z">
              <w:r>
                <w:rPr>
                  <w:rFonts w:hint="eastAsia" w:ascii="Calibri" w:hAnsi="Calibri" w:cs="Calibri"/>
                  <w:color w:val="000000"/>
                </w:rPr>
                <w:t>V</w:t>
              </w:r>
            </w:ins>
            <w:ins w:id="4868" w:author="曹姝玥" w:date="2015-12-31T18:35:00Z">
              <w:r>
                <w:rPr>
                  <w:rFonts w:ascii="Calibri" w:hAnsi="Calibri" w:cs="Calibri"/>
                  <w:color w:val="000000"/>
                </w:rPr>
                <w:t>O&gt;</w:t>
              </w:r>
            </w:ins>
            <w:ins w:id="4869" w:author="曹姝玥" w:date="2015-12-31T18:35:00Z">
              <w:r>
                <w:rPr>
                  <w:rFonts w:hint="eastAsia" w:ascii="Calibri" w:hAnsi="Calibri" w:cs="Calibri"/>
                  <w:color w:val="000000"/>
                </w:rPr>
                <w:t xml:space="preserve"> getAllInstitution()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70"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871"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72" w:author="曹姝玥" w:date="2015-12-31T18:35:00Z"/>
                <w:rFonts w:ascii="Calibri" w:hAnsi="Calibri" w:cs="Calibri"/>
                <w:color w:val="000000"/>
              </w:rPr>
            </w:pPr>
            <w:ins w:id="4873"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74" w:author="曹姝玥" w:date="2015-12-31T18:35:00Z"/>
                <w:rFonts w:ascii="Calibri" w:hAnsi="Calibri" w:cs="Calibri"/>
                <w:color w:val="000000"/>
              </w:rPr>
            </w:pPr>
            <w:ins w:id="4875"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7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87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78" w:author="曹姝玥" w:date="2015-12-31T18:35:00Z"/>
                <w:rFonts w:ascii="Calibri" w:hAnsi="Calibri" w:cs="Calibri"/>
                <w:color w:val="000000"/>
              </w:rPr>
            </w:pPr>
            <w:ins w:id="4879"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80" w:author="曹姝玥" w:date="2015-12-31T18:35:00Z"/>
                <w:rFonts w:ascii="Calibri" w:hAnsi="Calibri" w:cs="Calibri"/>
                <w:color w:val="000000"/>
              </w:rPr>
            </w:pPr>
            <w:ins w:id="4881" w:author="曹姝玥" w:date="2015-12-31T18:35:00Z">
              <w:r>
                <w:rPr>
                  <w:rFonts w:hint="eastAsia" w:ascii="Calibri" w:hAnsi="Calibri" w:cs="Calibri"/>
                  <w:color w:val="000000"/>
                </w:rPr>
                <w:t>在一次人员机构管理中获得所有机构信息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82" w:author="曹姝玥" w:date="2015-12-31T18:35: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4883" w:author="曹姝玥" w:date="2015-12-31T18:35:00Z"/>
                <w:rFonts w:ascii="Calibri" w:hAnsi="Calibri" w:cs="Calibri"/>
                <w:color w:val="000000"/>
              </w:rPr>
            </w:pPr>
            <w:ins w:id="4884" w:author="曹姝玥" w:date="2015-12-31T18:35:00Z">
              <w:r>
                <w:rPr>
                  <w:rFonts w:hint="eastAsia" w:ascii="Calibri" w:hAnsi="Calibri" w:cs="Calibri"/>
                  <w:color w:val="000000"/>
                </w:rPr>
                <w:t>InstitutionController.</w:t>
              </w:r>
            </w:ins>
            <w:ins w:id="4885" w:author="曹姝玥" w:date="2015-12-31T18:35:00Z">
              <w:r>
                <w:rPr>
                  <w:rFonts w:ascii="Calibri" w:hAnsi="Calibri" w:cs="Calibri"/>
                </w:rPr>
                <w:t xml:space="preserve"> </w:t>
              </w:r>
            </w:ins>
            <w:ins w:id="4886" w:author="曹姝玥" w:date="2015-12-31T18:35: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87" w:author="曹姝玥" w:date="2015-12-31T18:35:00Z"/>
                <w:rFonts w:ascii="Calibri" w:hAnsi="Calibri" w:cs="Calibri"/>
                <w:color w:val="000000"/>
              </w:rPr>
            </w:pPr>
            <w:ins w:id="4888"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89" w:author="曹姝玥" w:date="2015-12-31T18:35:00Z"/>
                <w:rFonts w:ascii="Calibri" w:hAnsi="Calibri" w:cs="Calibri"/>
                <w:color w:val="000000"/>
              </w:rPr>
            </w:pPr>
            <w:ins w:id="4890" w:author="曹姝玥" w:date="2015-12-31T18:35:00Z">
              <w:r>
                <w:rPr>
                  <w:rFonts w:hint="eastAsia" w:ascii="Calibri" w:hAnsi="Calibri" w:cs="Calibri"/>
                  <w:color w:val="000000"/>
                </w:rPr>
                <w:t>P</w:t>
              </w:r>
            </w:ins>
            <w:ins w:id="4891" w:author="曹姝玥" w:date="2015-12-31T18:35:00Z">
              <w:r>
                <w:rPr>
                  <w:rFonts w:ascii="Calibri" w:hAnsi="Calibri" w:cs="Calibri"/>
                  <w:color w:val="000000"/>
                </w:rPr>
                <w:t>ublic boolean changeInstitutionInfo(InstitutionVO institutionVO)</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92" w:author="曹姝玥" w:date="2015-12-31T18:35: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4893"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94" w:author="曹姝玥" w:date="2015-12-31T18:35:00Z"/>
                <w:rFonts w:ascii="Calibri" w:hAnsi="Calibri" w:cs="Calibri"/>
                <w:color w:val="000000"/>
              </w:rPr>
            </w:pPr>
            <w:ins w:id="4895"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96" w:author="曹姝玥" w:date="2015-12-31T18:35:00Z"/>
                <w:rFonts w:ascii="Calibri" w:hAnsi="Calibri" w:cs="Calibri"/>
                <w:color w:val="000000"/>
              </w:rPr>
            </w:pPr>
            <w:ins w:id="4897"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98" w:author="曹姝玥" w:date="2015-12-31T18:35: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4899"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00" w:author="曹姝玥" w:date="2015-12-31T18:35:00Z"/>
                <w:rFonts w:ascii="Calibri" w:hAnsi="Calibri" w:cs="Calibri"/>
                <w:color w:val="000000"/>
              </w:rPr>
            </w:pPr>
            <w:ins w:id="4901"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02" w:author="曹姝玥" w:date="2015-12-31T18:35:00Z"/>
                <w:rFonts w:ascii="Calibri" w:hAnsi="Calibri" w:cs="Calibri"/>
                <w:color w:val="000000"/>
              </w:rPr>
            </w:pPr>
            <w:ins w:id="4903" w:author="曹姝玥" w:date="2015-12-31T18:35:00Z">
              <w:r>
                <w:rPr>
                  <w:rFonts w:hint="eastAsia" w:ascii="Calibri" w:hAnsi="Calibri" w:cs="Calibri"/>
                  <w:color w:val="000000"/>
                </w:rPr>
                <w:t>在一次人员机构管理中更新机构信息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04"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905" w:author="曹姝玥" w:date="2015-12-31T18:35:00Z"/>
                <w:rFonts w:ascii="Calibri" w:hAnsi="Calibri" w:cs="Calibri"/>
                <w:color w:val="FFFFFF"/>
              </w:rPr>
            </w:pPr>
            <w:ins w:id="4906" w:author="曹姝玥" w:date="2015-12-31T18:35: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07"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08" w:author="曹姝玥" w:date="2015-12-31T18:35:00Z"/>
                <w:rFonts w:ascii="Calibri" w:hAnsi="Calibri" w:cs="Calibri"/>
                <w:color w:val="000000"/>
              </w:rPr>
            </w:pPr>
            <w:ins w:id="4909" w:author="曹姝玥" w:date="2015-12-31T18:35: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10" w:author="曹姝玥" w:date="2015-12-31T18:35:00Z"/>
                <w:rFonts w:ascii="Calibri" w:hAnsi="Calibri" w:cs="Calibri"/>
                <w:color w:val="000000"/>
              </w:rPr>
            </w:pPr>
            <w:ins w:id="4911" w:author="曹姝玥" w:date="2015-12-31T18:35: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12"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13" w:author="曹姝玥" w:date="2015-12-31T18:35:00Z"/>
                <w:rFonts w:ascii="Calibri" w:hAnsi="Calibri" w:cs="Calibri"/>
                <w:color w:val="000000"/>
              </w:rPr>
            </w:pPr>
            <w:ins w:id="4914" w:author="曹姝玥" w:date="2015-12-31T18:35:00Z">
              <w:r>
                <w:rPr>
                  <w:rFonts w:hint="eastAsia" w:ascii="Calibri" w:hAnsi="Calibri" w:cs="Calibri"/>
                  <w:color w:val="000000"/>
                </w:rPr>
                <w:t>Institution</w:t>
              </w:r>
            </w:ins>
            <w:ins w:id="4915" w:author="曹姝玥" w:date="2015-12-31T18:35:00Z">
              <w:r>
                <w:rPr>
                  <w:rFonts w:ascii="Calibri" w:hAnsi="Calibri" w:cs="Calibri"/>
                  <w:color w:val="000000"/>
                </w:rPr>
                <w:t>.</w:t>
              </w:r>
            </w:ins>
            <w:ins w:id="4916" w:author="曹姝玥" w:date="2015-12-31T18:36:00Z">
              <w:r>
                <w:rPr>
                  <w:rFonts w:hint="eastAsia" w:ascii="Calibri" w:hAnsi="Calibri" w:cs="Calibri"/>
                  <w:color w:val="000000"/>
                </w:rPr>
                <w:t xml:space="preserve"> getInstitutionInfo (long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17" w:author="曹姝玥" w:date="2015-12-31T18:35:00Z"/>
                <w:rFonts w:ascii="Calibri" w:hAnsi="Calibri" w:cs="Calibri"/>
                <w:color w:val="000000"/>
              </w:rPr>
            </w:pPr>
            <w:ins w:id="4918" w:author="曹姝玥" w:date="2015-12-31T18:35:00Z">
              <w:r>
                <w:rPr>
                  <w:rFonts w:hint="eastAsia" w:ascii="Calibri" w:hAnsi="Calibri" w:cs="Calibri"/>
                  <w:color w:val="000000"/>
                </w:rPr>
                <w:t>根据ID进行</w:t>
              </w:r>
            </w:ins>
            <w:ins w:id="4919" w:author="曹姝玥" w:date="2015-12-31T18:35:00Z">
              <w:r>
                <w:rPr>
                  <w:rFonts w:ascii="Calibri" w:hAnsi="Calibri" w:cs="Calibri"/>
                  <w:color w:val="000000"/>
                </w:rPr>
                <w:t>查找单一对象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20"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21" w:author="曹姝玥" w:date="2015-12-31T18:35:00Z"/>
                <w:rFonts w:ascii="Calibri" w:hAnsi="Calibri" w:cs="Calibri"/>
                <w:color w:val="000000"/>
              </w:rPr>
            </w:pPr>
            <w:ins w:id="4922" w:author="曹姝玥" w:date="2015-12-31T18:35:00Z">
              <w:r>
                <w:rPr>
                  <w:rFonts w:hint="eastAsia" w:ascii="Calibri" w:hAnsi="Calibri" w:cs="Calibri"/>
                  <w:color w:val="000000"/>
                </w:rPr>
                <w:t>Institution</w:t>
              </w:r>
            </w:ins>
            <w:ins w:id="4923" w:author="曹姝玥" w:date="2015-12-31T18:35:00Z">
              <w:r>
                <w:rPr>
                  <w:rFonts w:ascii="Calibri" w:hAnsi="Calibri" w:cs="Calibri"/>
                  <w:color w:val="000000"/>
                </w:rPr>
                <w:t>.</w:t>
              </w:r>
            </w:ins>
            <w:ins w:id="4924" w:author="曹姝玥" w:date="2015-12-31T18:37:00Z">
              <w:r>
                <w:rPr>
                  <w:rFonts w:hint="eastAsia" w:ascii="Calibri" w:hAnsi="Calibri" w:cs="Calibri"/>
                  <w:color w:val="000000"/>
                </w:rPr>
                <w:t xml:space="preserve"> addInstitution (InstitutionVO 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25" w:author="曹姝玥" w:date="2015-12-31T18:35:00Z"/>
                <w:rFonts w:ascii="Calibri" w:hAnsi="Calibri" w:cs="Calibri"/>
                <w:color w:val="000000"/>
              </w:rPr>
            </w:pPr>
            <w:ins w:id="4926" w:author="曹姝玥" w:date="2015-12-31T18:37:00Z">
              <w:r>
                <w:rPr>
                  <w:rFonts w:ascii="Calibri" w:hAnsi="Calibri" w:cs="Calibri"/>
                  <w:color w:val="000000"/>
                </w:rPr>
                <w:t>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27"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28" w:author="曹姝玥" w:date="2015-12-31T18:35:00Z"/>
                <w:rFonts w:ascii="Calibri" w:hAnsi="Calibri" w:cs="Calibri"/>
                <w:color w:val="000000"/>
              </w:rPr>
            </w:pPr>
            <w:ins w:id="4929" w:author="曹姝玥" w:date="2015-12-31T18:35:00Z">
              <w:r>
                <w:rPr>
                  <w:rFonts w:hint="eastAsia" w:ascii="Calibri" w:hAnsi="Calibri" w:cs="Calibri"/>
                  <w:color w:val="000000"/>
                </w:rPr>
                <w:t>Institution</w:t>
              </w:r>
            </w:ins>
            <w:ins w:id="4930" w:author="曹姝玥" w:date="2015-12-31T18:35:00Z">
              <w:r>
                <w:rPr>
                  <w:rFonts w:ascii="Calibri" w:hAnsi="Calibri" w:cs="Calibri"/>
                  <w:color w:val="000000"/>
                </w:rPr>
                <w:t>.</w:t>
              </w:r>
            </w:ins>
            <w:ins w:id="4931" w:author="曹姝玥" w:date="2015-12-31T18:37:00Z">
              <w:r>
                <w:rPr>
                  <w:rFonts w:ascii="Calibri" w:hAnsi="Calibri" w:cs="Calibri"/>
                  <w:color w:val="000000"/>
                </w:rPr>
                <w:t>deleteInstitution</w:t>
              </w:r>
            </w:ins>
            <w:ins w:id="4932" w:author="曹姝玥" w:date="2015-12-31T18:37:00Z">
              <w:r>
                <w:rPr>
                  <w:rFonts w:hint="eastAsia" w:ascii="Calibri" w:hAnsi="Calibri" w:cs="Calibri"/>
                  <w:color w:val="000000"/>
                </w:rPr>
                <w:t>(long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33" w:author="曹姝玥" w:date="2015-12-31T18:35:00Z"/>
                <w:rFonts w:ascii="Calibri" w:hAnsi="Calibri" w:cs="Calibri"/>
                <w:color w:val="000000"/>
              </w:rPr>
            </w:pPr>
            <w:ins w:id="4934" w:author="曹姝玥" w:date="2015-12-31T18:35:00Z">
              <w:r>
                <w:rPr>
                  <w:rFonts w:hint="eastAsia" w:ascii="Calibri" w:hAnsi="Calibri" w:cs="Calibri"/>
                  <w:color w:val="000000"/>
                </w:rPr>
                <w:t>删除</w:t>
              </w:r>
            </w:ins>
            <w:ins w:id="4935" w:author="曹姝玥" w:date="2015-12-31T18:37:00Z">
              <w:r>
                <w:rPr>
                  <w:rFonts w:hint="eastAsia" w:ascii="Calibri" w:hAnsi="Calibri" w:cs="Calibri"/>
                  <w:color w:val="000000"/>
                </w:rPr>
                <w:t>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36"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37" w:author="曹姝玥" w:date="2015-12-31T18:35:00Z"/>
                <w:rFonts w:ascii="Calibri" w:hAnsi="Calibri" w:cs="Calibri"/>
                <w:color w:val="000000"/>
              </w:rPr>
            </w:pPr>
            <w:ins w:id="4938" w:author="曹姝玥" w:date="2015-12-31T18:35:00Z">
              <w:r>
                <w:rPr>
                  <w:rFonts w:hint="eastAsia" w:ascii="Calibri" w:hAnsi="Calibri" w:cs="Calibri"/>
                  <w:color w:val="000000"/>
                </w:rPr>
                <w:t>Institution</w:t>
              </w:r>
            </w:ins>
            <w:ins w:id="4939" w:author="曹姝玥" w:date="2015-12-31T18:35:00Z">
              <w:r>
                <w:rPr>
                  <w:rFonts w:ascii="Calibri" w:hAnsi="Calibri" w:cs="Calibri"/>
                  <w:color w:val="000000"/>
                </w:rPr>
                <w:t>.</w:t>
              </w:r>
            </w:ins>
            <w:ins w:id="4940" w:author="曹姝玥" w:date="2015-12-31T18:38:00Z">
              <w:r>
                <w:rPr>
                  <w:rFonts w:hint="eastAsia" w:ascii="Calibri" w:hAnsi="Calibri" w:cs="Calibri"/>
                  <w:color w:val="000000"/>
                </w:rPr>
                <w:t xml:space="preserve"> getAllInstitution()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41" w:author="曹姝玥" w:date="2015-12-31T18:35:00Z"/>
                <w:rFonts w:ascii="Calibri" w:hAnsi="Calibri" w:cs="Calibri"/>
                <w:color w:val="000000"/>
              </w:rPr>
            </w:pPr>
            <w:ins w:id="4942" w:author="曹姝玥" w:date="2015-12-31T18:38:00Z">
              <w:r>
                <w:rPr>
                  <w:rFonts w:hint="eastAsia" w:ascii="Calibri" w:hAnsi="Calibri" w:cs="Calibri"/>
                  <w:color w:val="000000"/>
                </w:rPr>
                <w:t>获得所有机构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43"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44" w:author="曹姝玥" w:date="2015-12-31T18:35:00Z"/>
                <w:rFonts w:ascii="Calibri" w:hAnsi="Calibri" w:cs="Calibri"/>
                <w:color w:val="000000"/>
              </w:rPr>
            </w:pPr>
            <w:ins w:id="4945" w:author="曹姝玥" w:date="2015-12-31T18:35:00Z">
              <w:r>
                <w:rPr>
                  <w:rFonts w:hint="eastAsia" w:ascii="Calibri" w:hAnsi="Calibri" w:cs="Calibri"/>
                  <w:color w:val="000000"/>
                </w:rPr>
                <w:t>Institution</w:t>
              </w:r>
            </w:ins>
            <w:ins w:id="4946" w:author="曹姝玥" w:date="2015-12-31T18:35:00Z">
              <w:r>
                <w:rPr>
                  <w:rFonts w:ascii="Calibri" w:hAnsi="Calibri" w:cs="Calibri"/>
                  <w:color w:val="000000"/>
                </w:rPr>
                <w:t>.</w:t>
              </w:r>
            </w:ins>
            <w:ins w:id="4947" w:author="曹姝玥" w:date="2015-12-31T18:38:00Z">
              <w:r>
                <w:rPr>
                  <w:rFonts w:ascii="Calibri" w:hAnsi="Calibri" w:cs="Calibri"/>
                  <w:color w:val="000000"/>
                </w:rPr>
                <w:t xml:space="preserve"> changeInstitutionInfo(InstitutionVO institutionVO)</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48" w:author="曹姝玥" w:date="2015-12-31T18:35:00Z"/>
                <w:rFonts w:ascii="Calibri" w:hAnsi="Calibri" w:cs="Calibri"/>
                <w:color w:val="000000"/>
              </w:rPr>
            </w:pPr>
            <w:ins w:id="4949" w:author="曹姝玥" w:date="2015-12-31T18:38:00Z">
              <w:r>
                <w:rPr>
                  <w:rFonts w:hint="eastAsia" w:ascii="Calibri" w:hAnsi="Calibri" w:cs="Calibri"/>
                  <w:color w:val="000000"/>
                </w:rPr>
                <w:t>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50"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4951" w:author="曹姝玥" w:date="2015-12-31T18:35:00Z"/>
                <w:rFonts w:ascii="Calibri" w:hAnsi="Calibri" w:cs="Calibri"/>
                <w:color w:val="000000"/>
              </w:rPr>
            </w:pPr>
            <w:ins w:id="4952" w:author="曹姝玥" w:date="2015-12-31T18:35:00Z">
              <w:r>
                <w:rPr>
                  <w:rFonts w:hint="eastAsia" w:ascii="Calibri" w:hAnsi="Calibri" w:cs="Calibri"/>
                  <w:color w:val="000000"/>
                </w:rPr>
                <w:t>Institution</w:t>
              </w:r>
            </w:ins>
            <w:ins w:id="4953" w:author="曹姝玥" w:date="2015-12-31T18:35:00Z">
              <w:r>
                <w:rPr>
                  <w:rFonts w:ascii="Calibri" w:hAnsi="Calibri" w:cs="Calibri"/>
                  <w:color w:val="000000"/>
                </w:rPr>
                <w:t>.</w:t>
              </w:r>
            </w:ins>
            <w:ins w:id="4954" w:author="曹姝玥" w:date="2015-12-31T18:38:00Z">
              <w:r>
                <w:rPr>
                  <w:rFonts w:ascii="Calibri" w:hAnsi="Calibri" w:cs="Calibri"/>
                  <w:color w:val="000000"/>
                </w:rPr>
                <w:t xml:space="preserve"> endManagement</w:t>
              </w:r>
            </w:ins>
            <w:ins w:id="4955" w:author="曹姝玥" w:date="2015-12-31T18:38: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4956" w:author="曹姝玥" w:date="2015-12-31T18:35:00Z"/>
                <w:rFonts w:ascii="Calibri" w:hAnsi="Calibri" w:cs="Calibri"/>
                <w:color w:val="000000"/>
              </w:rPr>
            </w:pPr>
            <w:ins w:id="4957" w:author="曹姝玥" w:date="2015-12-31T18:35:00Z">
              <w:r>
                <w:rPr>
                  <w:rFonts w:hint="eastAsia" w:ascii="Calibri" w:hAnsi="Calibri" w:cs="Calibri"/>
                  <w:color w:val="000000"/>
                </w:rPr>
                <w:t>结束操作</w:t>
              </w:r>
            </w:ins>
          </w:p>
        </w:tc>
      </w:tr>
    </w:tbl>
    <w:p>
      <w:pPr>
        <w:pStyle w:val="38"/>
        <w:ind w:left="0" w:firstLine="0" w:firstLineChars="0"/>
        <w:rPr>
          <w:ins w:id="4959" w:author="曹姝玥" w:date="2015-12-31T18:34:00Z"/>
          <w:b/>
          <w:bCs/>
        </w:rPr>
        <w:pPrChange w:id="4958" w:author="曹姝玥" w:date="2015-12-31T18:38:00Z">
          <w:pPr>
            <w:pStyle w:val="38"/>
            <w:ind w:left="1770" w:firstLine="330" w:firstLineChars="0"/>
          </w:pPr>
        </w:pPrChange>
      </w:pPr>
    </w:p>
    <w:p>
      <w:pPr>
        <w:pStyle w:val="38"/>
        <w:ind w:left="0" w:firstLine="420" w:firstLineChars="0"/>
        <w:rPr>
          <w:ins w:id="4961" w:author="曹姝玥" w:date="2015-12-31T18:35:00Z"/>
          <w:b/>
          <w:bCs/>
        </w:rPr>
        <w:pPrChange w:id="4960" w:author="曹姝玥" w:date="2015-12-31T18:31:00Z">
          <w:pPr>
            <w:pStyle w:val="38"/>
            <w:ind w:left="1770" w:firstLine="330" w:firstLineChars="0"/>
          </w:pPr>
        </w:pPrChange>
      </w:pPr>
    </w:p>
    <w:p>
      <w:pPr>
        <w:pStyle w:val="38"/>
        <w:ind w:left="0" w:firstLine="420" w:firstLineChars="0"/>
        <w:rPr>
          <w:ins w:id="4963" w:author="曹姝玥" w:date="2015-12-31T18:35:00Z"/>
          <w:b/>
          <w:bCs/>
        </w:rPr>
        <w:pPrChange w:id="4962" w:author="曹姝玥" w:date="2015-12-31T18:31:00Z">
          <w:pPr>
            <w:pStyle w:val="38"/>
            <w:ind w:left="1770" w:firstLine="330" w:firstLineChars="0"/>
          </w:pPr>
        </w:pPrChange>
      </w:pPr>
    </w:p>
    <w:p>
      <w:pPr>
        <w:pStyle w:val="38"/>
        <w:ind w:left="0" w:firstLine="420" w:firstLineChars="0"/>
        <w:rPr>
          <w:ins w:id="4965" w:author="曹姝玥" w:date="2015-12-31T18:32:00Z"/>
          <w:b/>
          <w:bCs/>
        </w:rPr>
        <w:pPrChange w:id="4964" w:author="曹姝玥" w:date="2015-12-31T18:31:00Z">
          <w:pPr>
            <w:pStyle w:val="38"/>
            <w:ind w:left="1770" w:firstLine="330" w:firstLineChars="0"/>
          </w:pPr>
        </w:pPrChange>
      </w:pPr>
      <w:r>
        <w:rPr>
          <w:rFonts w:hint="eastAsia"/>
          <w:b/>
          <w:bCs/>
        </w:rPr>
        <w:t xml:space="preserve">表21 </w:t>
      </w:r>
      <w:del w:id="4966" w:author="曹姝玥" w:date="2015-12-31T18:31:00Z">
        <w:r>
          <w:rPr>
            <w:rFonts w:hint="eastAsia"/>
            <w:b/>
            <w:bCs/>
          </w:rPr>
          <w:delText>人员机构管理业务逻辑层详细设计的上下文</w:delText>
        </w:r>
      </w:del>
      <w:ins w:id="4967" w:author="曹姝玥" w:date="2015-12-31T18:31:00Z">
        <w:r>
          <w:rPr>
            <w:rFonts w:hint="eastAsia"/>
            <w:b/>
            <w:bCs/>
          </w:rPr>
          <w:t>institution的接口规范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6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969" w:author="曹姝玥" w:date="2015-12-31T18:32:00Z"/>
                <w:rFonts w:ascii="Calibri" w:hAnsi="Calibri" w:cs="Calibri"/>
                <w:color w:val="FFFFFF"/>
              </w:rPr>
            </w:pPr>
            <w:ins w:id="4970" w:author="曹姝玥" w:date="2015-12-31T18:32: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71"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72" w:author="曹姝玥" w:date="2015-12-31T18:32:00Z"/>
                <w:rFonts w:ascii="Calibri" w:hAnsi="Calibri" w:cs="Calibri"/>
                <w:color w:val="000000"/>
              </w:rPr>
            </w:pPr>
            <w:ins w:id="4973" w:author="曹姝玥" w:date="2015-12-31T18:32:00Z">
              <w:r>
                <w:rPr>
                  <w:rFonts w:hint="eastAsia" w:ascii="Calibri" w:hAnsi="Calibri" w:cs="Calibri"/>
                  <w:color w:val="000000"/>
                </w:rPr>
                <w:t>Institution.getInstitutionInfo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74" w:author="曹姝玥" w:date="2015-12-31T18:32:00Z"/>
                <w:rFonts w:ascii="Calibri" w:hAnsi="Calibri" w:cs="Calibri"/>
                <w:color w:val="000000"/>
              </w:rPr>
            </w:pPr>
            <w:ins w:id="4975"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76" w:author="曹姝玥" w:date="2015-12-31T18:32:00Z"/>
                <w:rFonts w:ascii="Calibri" w:hAnsi="Calibri" w:cs="Calibri"/>
                <w:color w:val="000000"/>
              </w:rPr>
            </w:pPr>
            <w:ins w:id="4977" w:author="曹姝玥" w:date="2015-12-31T18:32:00Z">
              <w:r>
                <w:rPr>
                  <w:rFonts w:ascii="Calibri" w:hAnsi="Calibri" w:cs="Calibri"/>
                  <w:color w:val="000000"/>
                </w:rPr>
                <w:t>P</w:t>
              </w:r>
            </w:ins>
            <w:ins w:id="4978" w:author="曹姝玥" w:date="2015-12-31T18:32:00Z">
              <w:r>
                <w:rPr>
                  <w:rFonts w:hint="eastAsia" w:ascii="Calibri" w:hAnsi="Calibri" w:cs="Calibri"/>
                  <w:color w:val="000000"/>
                </w:rPr>
                <w:t>ublic InstitutionVO</w:t>
              </w:r>
            </w:ins>
            <w:ins w:id="4979" w:author="曹姝玥" w:date="2015-12-31T18:32:00Z">
              <w:r>
                <w:rPr>
                  <w:rFonts w:ascii="Calibri" w:hAnsi="Calibri" w:cs="Calibri"/>
                  <w:color w:val="000000"/>
                </w:rPr>
                <w:t xml:space="preserve"> </w:t>
              </w:r>
            </w:ins>
            <w:ins w:id="4980" w:author="曹姝玥" w:date="2015-12-31T18:32:00Z">
              <w:r>
                <w:rPr>
                  <w:rFonts w:hint="eastAsia" w:ascii="Calibri" w:hAnsi="Calibri" w:cs="Calibri"/>
                  <w:color w:val="000000"/>
                </w:rPr>
                <w:t>getInstitutionInfo (long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8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8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83" w:author="曹姝玥" w:date="2015-12-31T18:32:00Z"/>
                <w:rFonts w:ascii="Calibri" w:hAnsi="Calibri" w:cs="Calibri"/>
                <w:color w:val="000000"/>
              </w:rPr>
            </w:pPr>
            <w:ins w:id="4984"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85" w:author="曹姝玥" w:date="2015-12-31T18:32:00Z"/>
                <w:rFonts w:ascii="Calibri" w:hAnsi="Calibri" w:cs="Calibri"/>
                <w:color w:val="000000"/>
              </w:rPr>
            </w:pPr>
            <w:ins w:id="4986"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87"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88"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89" w:author="曹姝玥" w:date="2015-12-31T18:32:00Z"/>
                <w:rFonts w:ascii="Calibri" w:hAnsi="Calibri" w:cs="Calibri"/>
                <w:color w:val="000000"/>
              </w:rPr>
            </w:pPr>
            <w:ins w:id="4990"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91" w:author="曹姝玥" w:date="2015-12-31T18:32:00Z"/>
                <w:rFonts w:ascii="Calibri" w:hAnsi="Calibri" w:cs="Calibri"/>
                <w:color w:val="000000"/>
              </w:rPr>
            </w:pPr>
            <w:ins w:id="4992" w:author="曹姝玥" w:date="2015-12-31T18:32:00Z">
              <w:r>
                <w:rPr>
                  <w:rFonts w:hint="eastAsia" w:ascii="Calibri" w:hAnsi="Calibri" w:cs="Calibri"/>
                  <w:color w:val="000000"/>
                </w:rPr>
                <w:t>在一次人员机构管理中获得机构信息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93"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94" w:author="曹姝玥" w:date="2015-12-31T18:32:00Z"/>
                <w:rFonts w:ascii="Calibri" w:hAnsi="Calibri" w:cs="Calibri"/>
                <w:color w:val="000000"/>
              </w:rPr>
            </w:pPr>
            <w:ins w:id="4995" w:author="曹姝玥" w:date="2015-12-31T18:32:00Z">
              <w:r>
                <w:rPr>
                  <w:rFonts w:hint="eastAsia" w:ascii="Calibri" w:hAnsi="Calibri" w:cs="Calibri"/>
                  <w:color w:val="000000"/>
                </w:rPr>
                <w:t>Institution.addInstitution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96" w:author="曹姝玥" w:date="2015-12-31T18:32:00Z"/>
                <w:rFonts w:ascii="Calibri" w:hAnsi="Calibri" w:cs="Calibri"/>
                <w:color w:val="000000"/>
              </w:rPr>
            </w:pPr>
            <w:ins w:id="4997"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98" w:author="曹姝玥" w:date="2015-12-31T18:32:00Z"/>
                <w:rFonts w:ascii="Calibri" w:hAnsi="Calibri" w:cs="Calibri"/>
                <w:color w:val="000000"/>
              </w:rPr>
            </w:pPr>
            <w:ins w:id="4999" w:author="曹姝玥" w:date="2015-12-31T18:32:00Z">
              <w:r>
                <w:rPr>
                  <w:rFonts w:ascii="Calibri" w:hAnsi="Calibri" w:cs="Calibri"/>
                  <w:color w:val="000000"/>
                </w:rPr>
                <w:t>P</w:t>
              </w:r>
            </w:ins>
            <w:ins w:id="5000" w:author="曹姝玥" w:date="2015-12-31T18:32:00Z">
              <w:r>
                <w:rPr>
                  <w:rFonts w:hint="eastAsia" w:ascii="Calibri" w:hAnsi="Calibri" w:cs="Calibri"/>
                  <w:color w:val="000000"/>
                </w:rPr>
                <w:t>ublic</w:t>
              </w:r>
            </w:ins>
            <w:ins w:id="5001" w:author="曹姝玥" w:date="2015-12-31T18:32:00Z">
              <w:r>
                <w:rPr>
                  <w:rFonts w:ascii="Calibri" w:hAnsi="Calibri" w:cs="Calibri"/>
                  <w:color w:val="000000"/>
                </w:rPr>
                <w:t xml:space="preserve"> </w:t>
              </w:r>
            </w:ins>
            <w:ins w:id="5002" w:author="曹姝玥" w:date="2015-12-31T18:32:00Z">
              <w:r>
                <w:rPr>
                  <w:rFonts w:hint="eastAsia" w:ascii="Calibri" w:hAnsi="Calibri" w:cs="Calibri"/>
                  <w:color w:val="000000"/>
                </w:rPr>
                <w:t>boolean addInstitution (InstitutionVO 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0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0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05" w:author="曹姝玥" w:date="2015-12-31T18:32:00Z"/>
                <w:rFonts w:ascii="Calibri" w:hAnsi="Calibri" w:cs="Calibri"/>
                <w:color w:val="000000"/>
              </w:rPr>
            </w:pPr>
            <w:ins w:id="5006"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07" w:author="曹姝玥" w:date="2015-12-31T18:32:00Z"/>
                <w:rFonts w:ascii="Calibri" w:hAnsi="Calibri" w:cs="Calibri"/>
                <w:color w:val="000000"/>
              </w:rPr>
            </w:pPr>
            <w:ins w:id="5008"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0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1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11" w:author="曹姝玥" w:date="2015-12-31T18:32:00Z"/>
                <w:rFonts w:ascii="Calibri" w:hAnsi="Calibri" w:cs="Calibri"/>
                <w:color w:val="000000"/>
              </w:rPr>
            </w:pPr>
            <w:ins w:id="5012"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13" w:author="曹姝玥" w:date="2015-12-31T18:32:00Z"/>
                <w:rFonts w:ascii="Calibri" w:hAnsi="Calibri" w:cs="Calibri"/>
                <w:color w:val="000000"/>
              </w:rPr>
            </w:pPr>
            <w:ins w:id="5014" w:author="曹姝玥" w:date="2015-12-31T18:32:00Z">
              <w:r>
                <w:rPr>
                  <w:rFonts w:hint="eastAsia" w:ascii="Calibri" w:hAnsi="Calibri" w:cs="Calibri"/>
                  <w:color w:val="000000"/>
                </w:rPr>
                <w:t>在一次人员机构管理中增加机构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015"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16" w:author="曹姝玥" w:date="2015-12-31T18:32:00Z"/>
                <w:rFonts w:ascii="Calibri" w:hAnsi="Calibri" w:cs="Calibri"/>
                <w:color w:val="000000"/>
              </w:rPr>
            </w:pPr>
            <w:ins w:id="5017" w:author="曹姝玥" w:date="2015-12-31T18:32:00Z">
              <w:r>
                <w:rPr>
                  <w:rFonts w:hint="eastAsia" w:ascii="Calibri" w:hAnsi="Calibri" w:cs="Calibri"/>
                  <w:color w:val="000000"/>
                </w:rPr>
                <w:t>Institution.</w:t>
              </w:r>
            </w:ins>
            <w:ins w:id="5018" w:author="曹姝玥" w:date="2015-12-31T18:32: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19" w:author="曹姝玥" w:date="2015-12-31T18:32:00Z"/>
                <w:rFonts w:ascii="Calibri" w:hAnsi="Calibri" w:cs="Calibri"/>
                <w:color w:val="000000"/>
              </w:rPr>
            </w:pPr>
            <w:ins w:id="5020"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21" w:author="曹姝玥" w:date="2015-12-31T18:32:00Z"/>
                <w:rFonts w:ascii="Calibri" w:hAnsi="Calibri" w:cs="Calibri"/>
                <w:color w:val="000000"/>
              </w:rPr>
            </w:pPr>
            <w:ins w:id="5022" w:author="曹姝玥" w:date="2015-12-31T18:32:00Z">
              <w:r>
                <w:rPr>
                  <w:rFonts w:hint="eastAsia" w:ascii="Calibri" w:hAnsi="Calibri" w:cs="Calibri"/>
                  <w:color w:val="000000"/>
                </w:rPr>
                <w:t xml:space="preserve">Public boolean </w:t>
              </w:r>
            </w:ins>
            <w:ins w:id="5023" w:author="曹姝玥" w:date="2015-12-31T18:32:00Z">
              <w:r>
                <w:rPr>
                  <w:rFonts w:ascii="Calibri" w:hAnsi="Calibri" w:cs="Calibri"/>
                  <w:color w:val="000000"/>
                </w:rPr>
                <w:t>deleteInstitution</w:t>
              </w:r>
            </w:ins>
            <w:ins w:id="5024" w:author="曹姝玥" w:date="2015-12-31T18:32:00Z">
              <w:r>
                <w:rPr>
                  <w:rFonts w:hint="eastAsia" w:ascii="Calibri" w:hAnsi="Calibri" w:cs="Calibri"/>
                  <w:color w:val="000000"/>
                </w:rPr>
                <w:t>(long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02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2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27" w:author="曹姝玥" w:date="2015-12-31T18:32:00Z"/>
                <w:rFonts w:ascii="Calibri" w:hAnsi="Calibri" w:cs="Calibri"/>
                <w:color w:val="000000"/>
              </w:rPr>
            </w:pPr>
            <w:ins w:id="5028"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29" w:author="曹姝玥" w:date="2015-12-31T18:32:00Z"/>
                <w:rFonts w:ascii="Calibri" w:hAnsi="Calibri" w:cs="Calibri"/>
                <w:color w:val="000000"/>
              </w:rPr>
            </w:pPr>
            <w:ins w:id="5030"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03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3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33" w:author="曹姝玥" w:date="2015-12-31T18:32:00Z"/>
                <w:rFonts w:ascii="Calibri" w:hAnsi="Calibri" w:cs="Calibri"/>
                <w:color w:val="000000"/>
              </w:rPr>
            </w:pPr>
            <w:ins w:id="5034"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35" w:author="曹姝玥" w:date="2015-12-31T18:32:00Z"/>
                <w:rFonts w:ascii="Calibri" w:hAnsi="Calibri" w:cs="Calibri"/>
                <w:color w:val="000000"/>
              </w:rPr>
            </w:pPr>
            <w:ins w:id="5036" w:author="曹姝玥" w:date="2015-12-31T18:32:00Z">
              <w:r>
                <w:rPr>
                  <w:rFonts w:hint="eastAsia" w:ascii="Calibri" w:hAnsi="Calibri" w:cs="Calibri"/>
                  <w:color w:val="000000"/>
                </w:rPr>
                <w:t>在一次人员机构管理中删除机构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37"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38" w:author="曹姝玥" w:date="2015-12-31T18:32:00Z"/>
                <w:rFonts w:ascii="Calibri" w:hAnsi="Calibri" w:cs="Calibri"/>
                <w:color w:val="000000"/>
              </w:rPr>
            </w:pPr>
            <w:ins w:id="5039" w:author="曹姝玥" w:date="2015-12-31T18:32:00Z">
              <w:r>
                <w:rPr>
                  <w:rFonts w:hint="eastAsia" w:ascii="Calibri" w:hAnsi="Calibri" w:cs="Calibri"/>
                  <w:color w:val="000000"/>
                </w:rPr>
                <w:t>Institution.</w:t>
              </w:r>
            </w:ins>
            <w:ins w:id="5040" w:author="曹姝玥" w:date="2015-12-31T18:32: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41" w:author="曹姝玥" w:date="2015-12-31T18:32:00Z"/>
                <w:rFonts w:ascii="Calibri" w:hAnsi="Calibri" w:cs="Calibri"/>
                <w:color w:val="000000"/>
              </w:rPr>
            </w:pPr>
            <w:ins w:id="5042"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43" w:author="曹姝玥" w:date="2015-12-31T18:32:00Z"/>
                <w:rFonts w:ascii="Calibri" w:hAnsi="Calibri" w:cs="Calibri"/>
                <w:color w:val="000000"/>
              </w:rPr>
            </w:pPr>
            <w:ins w:id="5044" w:author="曹姝玥" w:date="2015-12-31T18:32:00Z">
              <w:r>
                <w:rPr>
                  <w:rFonts w:ascii="Calibri" w:hAnsi="Calibri" w:cs="Calibri"/>
                  <w:color w:val="000000"/>
                </w:rPr>
                <w:t>P</w:t>
              </w:r>
            </w:ins>
            <w:ins w:id="5045" w:author="曹姝玥" w:date="2015-12-31T18:32:00Z">
              <w:r>
                <w:rPr>
                  <w:rFonts w:hint="eastAsia" w:ascii="Calibri" w:hAnsi="Calibri" w:cs="Calibri"/>
                  <w:color w:val="000000"/>
                </w:rPr>
                <w:t>ublic</w:t>
              </w:r>
            </w:ins>
            <w:ins w:id="5046" w:author="曹姝玥" w:date="2015-12-31T18:32:00Z">
              <w:r>
                <w:rPr>
                  <w:rFonts w:ascii="Calibri" w:hAnsi="Calibri" w:cs="Calibri"/>
                  <w:color w:val="000000"/>
                </w:rPr>
                <w:t xml:space="preserve"> </w:t>
              </w:r>
            </w:ins>
            <w:ins w:id="5047" w:author="曹姝玥" w:date="2015-12-31T18:32:00Z">
              <w:r>
                <w:rPr>
                  <w:rFonts w:hint="eastAsia" w:ascii="Calibri" w:hAnsi="Calibri" w:cs="Calibri"/>
                  <w:color w:val="000000"/>
                </w:rPr>
                <w:t xml:space="preserve">boolean </w:t>
              </w:r>
            </w:ins>
            <w:ins w:id="5048" w:author="曹姝玥" w:date="2015-12-31T18:32:00Z">
              <w:r>
                <w:rPr>
                  <w:rFonts w:ascii="Calibri" w:hAnsi="Calibri" w:cs="Calibri"/>
                  <w:color w:val="000000"/>
                </w:rPr>
                <w:t>endManagement</w:t>
              </w:r>
            </w:ins>
            <w:ins w:id="5049" w:author="曹姝玥" w:date="2015-12-31T18:32: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5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5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52" w:author="曹姝玥" w:date="2015-12-31T18:32:00Z"/>
                <w:rFonts w:ascii="Calibri" w:hAnsi="Calibri" w:cs="Calibri"/>
                <w:color w:val="000000"/>
              </w:rPr>
            </w:pPr>
            <w:ins w:id="5053"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54" w:author="曹姝玥" w:date="2015-12-31T18:32:00Z"/>
                <w:rFonts w:ascii="Calibri" w:hAnsi="Calibri" w:cs="Calibri"/>
                <w:color w:val="000000"/>
              </w:rPr>
            </w:pPr>
            <w:ins w:id="5055" w:author="曹姝玥" w:date="2015-12-31T18:32: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5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5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58" w:author="曹姝玥" w:date="2015-12-31T18:32:00Z"/>
                <w:rFonts w:ascii="Calibri" w:hAnsi="Calibri" w:cs="Calibri"/>
                <w:color w:val="000000"/>
              </w:rPr>
            </w:pPr>
            <w:ins w:id="5059"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60" w:author="曹姝玥" w:date="2015-12-31T18:32:00Z"/>
                <w:rFonts w:ascii="Calibri" w:hAnsi="Calibri" w:cs="Calibri"/>
                <w:color w:val="000000"/>
              </w:rPr>
            </w:pPr>
            <w:ins w:id="5061" w:author="曹姝玥" w:date="2015-12-31T18:32: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62"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63" w:author="曹姝玥" w:date="2015-12-31T18:32:00Z"/>
                <w:rFonts w:ascii="Calibri" w:hAnsi="Calibri" w:cs="Calibri"/>
                <w:color w:val="000000"/>
              </w:rPr>
            </w:pPr>
            <w:ins w:id="5064" w:author="曹姝玥" w:date="2015-12-31T18:32:00Z">
              <w:r>
                <w:rPr>
                  <w:rFonts w:hint="eastAsia" w:ascii="Calibri" w:hAnsi="Calibri" w:cs="Calibri"/>
                  <w:color w:val="000000"/>
                </w:rPr>
                <w:t>Institution.getAllInstitution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65" w:author="曹姝玥" w:date="2015-12-31T18:32:00Z"/>
                <w:rFonts w:ascii="Calibri" w:hAnsi="Calibri" w:cs="Calibri"/>
                <w:color w:val="000000"/>
              </w:rPr>
            </w:pPr>
            <w:ins w:id="5066"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67" w:author="曹姝玥" w:date="2015-12-31T18:32:00Z"/>
                <w:rFonts w:ascii="Calibri" w:hAnsi="Calibri" w:cs="Calibri"/>
                <w:color w:val="000000"/>
              </w:rPr>
            </w:pPr>
            <w:ins w:id="5068" w:author="曹姝玥" w:date="2015-12-31T18:32:00Z">
              <w:r>
                <w:rPr>
                  <w:rFonts w:ascii="Calibri" w:hAnsi="Calibri" w:cs="Calibri"/>
                  <w:color w:val="000000"/>
                </w:rPr>
                <w:t>P</w:t>
              </w:r>
            </w:ins>
            <w:ins w:id="5069" w:author="曹姝玥" w:date="2015-12-31T18:32:00Z">
              <w:r>
                <w:rPr>
                  <w:rFonts w:hint="eastAsia" w:ascii="Calibri" w:hAnsi="Calibri" w:cs="Calibri"/>
                  <w:color w:val="000000"/>
                </w:rPr>
                <w:t>ublic</w:t>
              </w:r>
            </w:ins>
            <w:ins w:id="5070" w:author="曹姝玥" w:date="2015-12-31T18:32:00Z">
              <w:r>
                <w:rPr>
                  <w:rFonts w:ascii="Calibri" w:hAnsi="Calibri" w:cs="Calibri"/>
                  <w:color w:val="000000"/>
                </w:rPr>
                <w:t xml:space="preserve"> ArrayList&lt;Institution</w:t>
              </w:r>
            </w:ins>
            <w:ins w:id="5071" w:author="曹姝玥" w:date="2015-12-31T18:32:00Z">
              <w:r>
                <w:rPr>
                  <w:rFonts w:hint="eastAsia" w:ascii="Calibri" w:hAnsi="Calibri" w:cs="Calibri"/>
                  <w:color w:val="000000"/>
                </w:rPr>
                <w:t>V</w:t>
              </w:r>
            </w:ins>
            <w:ins w:id="5072" w:author="曹姝玥" w:date="2015-12-31T18:32:00Z">
              <w:r>
                <w:rPr>
                  <w:rFonts w:ascii="Calibri" w:hAnsi="Calibri" w:cs="Calibri"/>
                  <w:color w:val="000000"/>
                </w:rPr>
                <w:t>O&gt;</w:t>
              </w:r>
            </w:ins>
            <w:ins w:id="5073" w:author="曹姝玥" w:date="2015-12-31T18:32:00Z">
              <w:r>
                <w:rPr>
                  <w:rFonts w:hint="eastAsia" w:ascii="Calibri" w:hAnsi="Calibri" w:cs="Calibri"/>
                  <w:color w:val="000000"/>
                </w:rPr>
                <w:t xml:space="preserve"> getAllInstitution()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7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07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76" w:author="曹姝玥" w:date="2015-12-31T18:32:00Z"/>
                <w:rFonts w:ascii="Calibri" w:hAnsi="Calibri" w:cs="Calibri"/>
                <w:color w:val="000000"/>
              </w:rPr>
            </w:pPr>
            <w:ins w:id="5077"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78" w:author="曹姝玥" w:date="2015-12-31T18:32:00Z"/>
                <w:rFonts w:ascii="Calibri" w:hAnsi="Calibri" w:cs="Calibri"/>
                <w:color w:val="000000"/>
              </w:rPr>
            </w:pPr>
            <w:ins w:id="5079"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8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08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82" w:author="曹姝玥" w:date="2015-12-31T18:32:00Z"/>
                <w:rFonts w:ascii="Calibri" w:hAnsi="Calibri" w:cs="Calibri"/>
                <w:color w:val="000000"/>
              </w:rPr>
            </w:pPr>
            <w:ins w:id="5083"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84" w:author="曹姝玥" w:date="2015-12-31T18:32:00Z"/>
                <w:rFonts w:ascii="Calibri" w:hAnsi="Calibri" w:cs="Calibri"/>
                <w:color w:val="000000"/>
              </w:rPr>
            </w:pPr>
            <w:ins w:id="5085" w:author="曹姝玥" w:date="2015-12-31T18:32:00Z">
              <w:r>
                <w:rPr>
                  <w:rFonts w:hint="eastAsia" w:ascii="Calibri" w:hAnsi="Calibri" w:cs="Calibri"/>
                  <w:color w:val="000000"/>
                </w:rPr>
                <w:t>在一次人员机构管理中获得所有机构信息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86" w:author="曹姝玥" w:date="2015-12-31T18:32: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5087" w:author="曹姝玥" w:date="2015-12-31T18:32:00Z"/>
                <w:rFonts w:ascii="Calibri" w:hAnsi="Calibri" w:cs="Calibri"/>
                <w:color w:val="000000"/>
              </w:rPr>
            </w:pPr>
            <w:ins w:id="5088" w:author="曹姝玥" w:date="2015-12-31T18:32:00Z">
              <w:r>
                <w:rPr>
                  <w:rFonts w:hint="eastAsia" w:ascii="Calibri" w:hAnsi="Calibri" w:cs="Calibri"/>
                  <w:color w:val="000000"/>
                </w:rPr>
                <w:t>Institution.</w:t>
              </w:r>
            </w:ins>
            <w:ins w:id="5089" w:author="曹姝玥" w:date="2015-12-31T18:32:00Z">
              <w:r>
                <w:rPr>
                  <w:rFonts w:ascii="Calibri" w:hAnsi="Calibri" w:cs="Calibri"/>
                </w:rPr>
                <w:t xml:space="preserve"> </w:t>
              </w:r>
            </w:ins>
            <w:ins w:id="5090" w:author="曹姝玥" w:date="2015-12-31T18:32: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91" w:author="曹姝玥" w:date="2015-12-31T18:32:00Z"/>
                <w:rFonts w:ascii="Calibri" w:hAnsi="Calibri" w:cs="Calibri"/>
                <w:color w:val="000000"/>
              </w:rPr>
            </w:pPr>
            <w:ins w:id="5092"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93" w:author="曹姝玥" w:date="2015-12-31T18:32:00Z"/>
                <w:rFonts w:ascii="Calibri" w:hAnsi="Calibri" w:cs="Calibri"/>
                <w:color w:val="000000"/>
              </w:rPr>
            </w:pPr>
            <w:ins w:id="5094" w:author="曹姝玥" w:date="2015-12-31T18:32:00Z">
              <w:r>
                <w:rPr>
                  <w:rFonts w:hint="eastAsia" w:ascii="Calibri" w:hAnsi="Calibri" w:cs="Calibri"/>
                  <w:color w:val="000000"/>
                </w:rPr>
                <w:t>P</w:t>
              </w:r>
            </w:ins>
            <w:ins w:id="5095" w:author="曹姝玥" w:date="2015-12-31T18:32:00Z">
              <w:r>
                <w:rPr>
                  <w:rFonts w:ascii="Calibri" w:hAnsi="Calibri" w:cs="Calibri"/>
                  <w:color w:val="000000"/>
                </w:rPr>
                <w:t>ublic boolean changeInstitutionInfo(InstitutionVO institutionVO)</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96" w:author="曹姝玥" w:date="2015-12-31T18:32: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509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98" w:author="曹姝玥" w:date="2015-12-31T18:32:00Z"/>
                <w:rFonts w:ascii="Calibri" w:hAnsi="Calibri" w:cs="Calibri"/>
                <w:color w:val="000000"/>
              </w:rPr>
            </w:pPr>
            <w:ins w:id="5099"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00" w:author="曹姝玥" w:date="2015-12-31T18:32:00Z"/>
                <w:rFonts w:ascii="Calibri" w:hAnsi="Calibri" w:cs="Calibri"/>
                <w:color w:val="000000"/>
              </w:rPr>
            </w:pPr>
            <w:ins w:id="5101"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02" w:author="曹姝玥" w:date="2015-12-31T18:32: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510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04" w:author="曹姝玥" w:date="2015-12-31T18:32:00Z"/>
                <w:rFonts w:ascii="Calibri" w:hAnsi="Calibri" w:cs="Calibri"/>
                <w:color w:val="000000"/>
              </w:rPr>
            </w:pPr>
            <w:ins w:id="5105"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06" w:author="曹姝玥" w:date="2015-12-31T18:32:00Z"/>
                <w:rFonts w:ascii="Calibri" w:hAnsi="Calibri" w:cs="Calibri"/>
                <w:color w:val="000000"/>
              </w:rPr>
            </w:pPr>
            <w:ins w:id="5107" w:author="曹姝玥" w:date="2015-12-31T18:32:00Z">
              <w:r>
                <w:rPr>
                  <w:rFonts w:hint="eastAsia" w:ascii="Calibri" w:hAnsi="Calibri" w:cs="Calibri"/>
                  <w:color w:val="000000"/>
                </w:rPr>
                <w:t>在一次人员机构管理中更新机构信息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0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109" w:author="曹姝玥" w:date="2015-12-31T18:32:00Z"/>
                <w:rFonts w:ascii="Calibri" w:hAnsi="Calibri" w:cs="Calibri"/>
                <w:color w:val="FFFFFF"/>
              </w:rPr>
            </w:pPr>
            <w:ins w:id="5110" w:author="曹姝玥" w:date="2015-12-31T18:32: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1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12" w:author="曹姝玥" w:date="2015-12-31T18:32:00Z"/>
                <w:rFonts w:ascii="Calibri" w:hAnsi="Calibri" w:cs="Calibri"/>
                <w:color w:val="000000"/>
              </w:rPr>
            </w:pPr>
            <w:ins w:id="5113" w:author="曹姝玥" w:date="2015-12-31T18:32: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14" w:author="曹姝玥" w:date="2015-12-31T18:32:00Z"/>
                <w:rFonts w:ascii="Calibri" w:hAnsi="Calibri" w:cs="Calibri"/>
                <w:color w:val="000000"/>
              </w:rPr>
            </w:pPr>
            <w:ins w:id="5115" w:author="曹姝玥" w:date="2015-12-31T18:32: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16"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17" w:author="曹姝玥" w:date="2015-12-31T18:32:00Z"/>
                <w:rFonts w:ascii="Calibri" w:hAnsi="Calibri" w:cs="Calibri"/>
                <w:color w:val="000000"/>
              </w:rPr>
            </w:pPr>
            <w:ins w:id="5118" w:author="曹姝玥" w:date="2015-12-31T18:32:00Z">
              <w:r>
                <w:rPr>
                  <w:rFonts w:hint="eastAsia" w:ascii="Calibri" w:hAnsi="Calibri" w:cs="Calibri"/>
                  <w:color w:val="000000"/>
                </w:rPr>
                <w:t>Institution</w:t>
              </w:r>
            </w:ins>
            <w:ins w:id="5119" w:author="曹姝玥" w:date="2015-12-31T18:32:00Z">
              <w:r>
                <w:rPr>
                  <w:rFonts w:ascii="Calibri" w:hAnsi="Calibri" w:cs="Calibri"/>
                  <w:color w:val="000000"/>
                </w:rPr>
                <w:t>DataService. find (</w:t>
              </w:r>
            </w:ins>
            <w:ins w:id="5120" w:author="曹姝玥" w:date="2015-12-31T18:32:00Z">
              <w:r>
                <w:rPr>
                  <w:rFonts w:hint="eastAsia" w:ascii="Calibri" w:hAnsi="Calibri" w:cs="Calibri"/>
                  <w:color w:val="000000"/>
                </w:rPr>
                <w:t xml:space="preserve">long </w:t>
              </w:r>
            </w:ins>
            <w:ins w:id="5121" w:author="曹姝玥" w:date="2015-12-31T18:32:00Z">
              <w:r>
                <w:rPr>
                  <w:rFonts w:ascii="Calibri" w:hAnsi="Calibri" w:cs="Calibri"/>
                  <w:color w:val="000000"/>
                </w:rPr>
                <w:t>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22" w:author="曹姝玥" w:date="2015-12-31T18:32:00Z"/>
                <w:rFonts w:ascii="Calibri" w:hAnsi="Calibri" w:cs="Calibri"/>
                <w:color w:val="000000"/>
              </w:rPr>
            </w:pPr>
            <w:ins w:id="5123" w:author="曹姝玥" w:date="2015-12-31T18:32:00Z">
              <w:r>
                <w:rPr>
                  <w:rFonts w:hint="eastAsia" w:ascii="Calibri" w:hAnsi="Calibri" w:cs="Calibri"/>
                  <w:color w:val="000000"/>
                </w:rPr>
                <w:t>根据ID进行</w:t>
              </w:r>
            </w:ins>
            <w:ins w:id="5124" w:author="曹姝玥" w:date="2015-12-31T18:32:00Z">
              <w:r>
                <w:rPr>
                  <w:rFonts w:ascii="Calibri" w:hAnsi="Calibri" w:cs="Calibri"/>
                  <w:color w:val="000000"/>
                </w:rPr>
                <w:t>查找单一持久化对象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2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26" w:author="曹姝玥" w:date="2015-12-31T18:32:00Z"/>
                <w:rFonts w:ascii="Calibri" w:hAnsi="Calibri" w:cs="Calibri"/>
                <w:color w:val="000000"/>
              </w:rPr>
            </w:pPr>
            <w:ins w:id="5127" w:author="曹姝玥" w:date="2015-12-31T18:32:00Z">
              <w:r>
                <w:rPr>
                  <w:rFonts w:hint="eastAsia" w:ascii="Calibri" w:hAnsi="Calibri" w:cs="Calibri"/>
                  <w:color w:val="000000"/>
                </w:rPr>
                <w:t>Institution</w:t>
              </w:r>
            </w:ins>
            <w:ins w:id="5128" w:author="曹姝玥" w:date="2015-12-31T18:32:00Z">
              <w:r>
                <w:rPr>
                  <w:rFonts w:ascii="Calibri" w:hAnsi="Calibri" w:cs="Calibri"/>
                  <w:color w:val="000000"/>
                </w:rPr>
                <w:t>DataService. insert (InstitutionPO</w:t>
              </w:r>
            </w:ins>
            <w:ins w:id="5129" w:author="曹姝玥" w:date="2015-12-31T18:32:00Z">
              <w:r>
                <w:rPr>
                  <w:rFonts w:hint="eastAsia" w:ascii="Calibri" w:hAnsi="Calibri" w:cs="Calibri"/>
                  <w:color w:val="000000"/>
                </w:rPr>
                <w:t xml:space="preserve"> po</w:t>
              </w:r>
            </w:ins>
            <w:ins w:id="5130"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31" w:author="曹姝玥" w:date="2015-12-31T18:32:00Z"/>
                <w:rFonts w:ascii="Calibri" w:hAnsi="Calibri" w:cs="Calibri"/>
                <w:color w:val="000000"/>
              </w:rPr>
            </w:pPr>
            <w:ins w:id="5132" w:author="曹姝玥" w:date="2015-12-31T18:32:00Z">
              <w:r>
                <w:rPr>
                  <w:rFonts w:hint="eastAsia" w:ascii="Calibri" w:hAnsi="Calibri" w:cs="Calibri"/>
                  <w:color w:val="000000"/>
                </w:rPr>
                <w:t>插入</w:t>
              </w:r>
            </w:ins>
            <w:ins w:id="5133"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3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35" w:author="曹姝玥" w:date="2015-12-31T18:32:00Z"/>
                <w:rFonts w:ascii="Calibri" w:hAnsi="Calibri" w:cs="Calibri"/>
                <w:color w:val="000000"/>
              </w:rPr>
            </w:pPr>
            <w:ins w:id="5136" w:author="曹姝玥" w:date="2015-12-31T18:32:00Z">
              <w:r>
                <w:rPr>
                  <w:rFonts w:hint="eastAsia" w:ascii="Calibri" w:hAnsi="Calibri" w:cs="Calibri"/>
                  <w:color w:val="000000"/>
                </w:rPr>
                <w:t>Institution</w:t>
              </w:r>
            </w:ins>
            <w:ins w:id="5137" w:author="曹姝玥" w:date="2015-12-31T18:32:00Z">
              <w:r>
                <w:rPr>
                  <w:rFonts w:ascii="Calibri" w:hAnsi="Calibri" w:cs="Calibri"/>
                  <w:color w:val="000000"/>
                </w:rPr>
                <w:t>DataService. delete (InstitutionPO</w:t>
              </w:r>
            </w:ins>
            <w:ins w:id="5138" w:author="曹姝玥" w:date="2015-12-31T18:32:00Z">
              <w:r>
                <w:rPr>
                  <w:rFonts w:hint="eastAsia" w:ascii="Calibri" w:hAnsi="Calibri" w:cs="Calibri"/>
                  <w:color w:val="000000"/>
                </w:rPr>
                <w:t xml:space="preserve"> po</w:t>
              </w:r>
            </w:ins>
            <w:ins w:id="5139"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40" w:author="曹姝玥" w:date="2015-12-31T18:32:00Z"/>
                <w:rFonts w:ascii="Calibri" w:hAnsi="Calibri" w:cs="Calibri"/>
                <w:color w:val="000000"/>
              </w:rPr>
            </w:pPr>
            <w:ins w:id="5141" w:author="曹姝玥" w:date="2015-12-31T18:32:00Z">
              <w:r>
                <w:rPr>
                  <w:rFonts w:hint="eastAsia" w:ascii="Calibri" w:hAnsi="Calibri" w:cs="Calibri"/>
                  <w:color w:val="000000"/>
                </w:rPr>
                <w:t>删除</w:t>
              </w:r>
            </w:ins>
            <w:ins w:id="5142"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4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44" w:author="曹姝玥" w:date="2015-12-31T18:32:00Z"/>
                <w:rFonts w:ascii="Calibri" w:hAnsi="Calibri" w:cs="Calibri"/>
                <w:color w:val="000000"/>
              </w:rPr>
            </w:pPr>
            <w:ins w:id="5145" w:author="曹姝玥" w:date="2015-12-31T18:32:00Z">
              <w:r>
                <w:rPr>
                  <w:rFonts w:hint="eastAsia" w:ascii="Calibri" w:hAnsi="Calibri" w:cs="Calibri"/>
                  <w:color w:val="000000"/>
                </w:rPr>
                <w:t>Institution</w:t>
              </w:r>
            </w:ins>
            <w:ins w:id="5146" w:author="曹姝玥" w:date="2015-12-31T18:32:00Z">
              <w:r>
                <w:rPr>
                  <w:rFonts w:ascii="Calibri" w:hAnsi="Calibri" w:cs="Calibri"/>
                  <w:color w:val="000000"/>
                </w:rPr>
                <w:t>DataService. update (InstitutionPO</w:t>
              </w:r>
            </w:ins>
            <w:ins w:id="5147" w:author="曹姝玥" w:date="2015-12-31T18:32:00Z">
              <w:r>
                <w:rPr>
                  <w:rFonts w:hint="eastAsia" w:ascii="Calibri" w:hAnsi="Calibri" w:cs="Calibri"/>
                  <w:color w:val="000000"/>
                </w:rPr>
                <w:t xml:space="preserve"> po</w:t>
              </w:r>
            </w:ins>
            <w:ins w:id="5148"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49" w:author="曹姝玥" w:date="2015-12-31T18:32:00Z"/>
                <w:rFonts w:ascii="Calibri" w:hAnsi="Calibri" w:cs="Calibri"/>
                <w:color w:val="000000"/>
              </w:rPr>
            </w:pPr>
            <w:ins w:id="5150" w:author="曹姝玥" w:date="2015-12-31T18:32:00Z">
              <w:r>
                <w:rPr>
                  <w:rFonts w:hint="eastAsia" w:ascii="Calibri" w:hAnsi="Calibri" w:cs="Calibri"/>
                  <w:color w:val="000000"/>
                </w:rPr>
                <w:t>更新</w:t>
              </w:r>
            </w:ins>
            <w:ins w:id="5151"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5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53" w:author="曹姝玥" w:date="2015-12-31T18:32:00Z"/>
                <w:rFonts w:ascii="Calibri" w:hAnsi="Calibri" w:cs="Calibri"/>
                <w:color w:val="000000"/>
              </w:rPr>
            </w:pPr>
            <w:ins w:id="5154" w:author="曹姝玥" w:date="2015-12-31T18:32:00Z">
              <w:r>
                <w:rPr>
                  <w:rFonts w:hint="eastAsia" w:ascii="Calibri" w:hAnsi="Calibri" w:cs="Calibri"/>
                  <w:color w:val="000000"/>
                </w:rPr>
                <w:t>Institution</w:t>
              </w:r>
            </w:ins>
            <w:ins w:id="5155" w:author="曹姝玥" w:date="2015-12-31T18:32:00Z">
              <w:r>
                <w:rPr>
                  <w:rFonts w:ascii="Calibri" w:hAnsi="Calibri" w:cs="Calibri"/>
                  <w:color w:val="000000"/>
                </w:rPr>
                <w:t>DataService. find</w:t>
              </w:r>
            </w:ins>
            <w:ins w:id="5156" w:author="曹姝玥" w:date="2015-12-31T18:32:00Z">
              <w:r>
                <w:rPr>
                  <w:rFonts w:hint="eastAsia" w:ascii="Calibri" w:hAnsi="Calibri" w:cs="Calibri"/>
                  <w:color w:val="000000"/>
                </w:rPr>
                <w:t>s</w:t>
              </w:r>
            </w:ins>
            <w:ins w:id="5157"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58" w:author="曹姝玥" w:date="2015-12-31T18:32:00Z"/>
                <w:rFonts w:ascii="Calibri" w:hAnsi="Calibri" w:cs="Calibri"/>
                <w:color w:val="000000"/>
              </w:rPr>
            </w:pPr>
            <w:ins w:id="5159" w:author="曹姝玥" w:date="2015-12-31T18:32:00Z">
              <w:r>
                <w:rPr>
                  <w:rFonts w:hint="eastAsia" w:ascii="Calibri" w:hAnsi="Calibri" w:cs="Calibri"/>
                  <w:color w:val="000000"/>
                </w:rPr>
                <w:t>查找所有</w:t>
              </w:r>
            </w:ins>
            <w:ins w:id="5160" w:author="曹姝玥" w:date="2015-12-31T18:32:00Z">
              <w:r>
                <w:rPr>
                  <w:rFonts w:ascii="Calibri" w:hAnsi="Calibri" w:cs="Calibri"/>
                  <w:color w:val="000000"/>
                </w:rPr>
                <w:t>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6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162" w:author="曹姝玥" w:date="2015-12-31T18:32:00Z"/>
                <w:rFonts w:ascii="Calibri" w:hAnsi="Calibri" w:cs="Calibri"/>
                <w:color w:val="000000"/>
              </w:rPr>
            </w:pPr>
            <w:ins w:id="5163" w:author="曹姝玥" w:date="2015-12-31T18:32:00Z">
              <w:r>
                <w:rPr>
                  <w:rFonts w:hint="eastAsia" w:ascii="Calibri" w:hAnsi="Calibri" w:cs="Calibri"/>
                  <w:color w:val="000000"/>
                </w:rPr>
                <w:t>Institution</w:t>
              </w:r>
            </w:ins>
            <w:ins w:id="5164" w:author="曹姝玥" w:date="2015-12-31T18:32:00Z">
              <w:r>
                <w:rPr>
                  <w:rFonts w:ascii="Calibri" w:hAnsi="Calibri" w:cs="Calibri"/>
                  <w:color w:val="000000"/>
                </w:rPr>
                <w:t>DataService.finish</w:t>
              </w:r>
            </w:ins>
            <w:ins w:id="5165" w:author="曹姝玥" w:date="2015-12-31T18:32: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166" w:author="曹姝玥" w:date="2015-12-31T18:32:00Z"/>
                <w:rFonts w:ascii="Calibri" w:hAnsi="Calibri" w:cs="Calibri"/>
                <w:color w:val="000000"/>
              </w:rPr>
            </w:pPr>
            <w:ins w:id="5167" w:author="曹姝玥" w:date="2015-12-31T18:32:00Z">
              <w:r>
                <w:rPr>
                  <w:rFonts w:hint="eastAsia" w:ascii="Calibri" w:hAnsi="Calibri" w:cs="Calibri"/>
                  <w:color w:val="000000"/>
                </w:rPr>
                <w:t>结束操作</w:t>
              </w:r>
            </w:ins>
          </w:p>
        </w:tc>
      </w:tr>
    </w:tbl>
    <w:p>
      <w:pPr>
        <w:pStyle w:val="38"/>
        <w:ind w:left="0" w:firstLine="420" w:firstLineChars="0"/>
        <w:rPr>
          <w:ins w:id="5169" w:author="曹姝玥" w:date="2015-12-31T18:32:00Z"/>
          <w:b/>
          <w:bCs/>
        </w:rPr>
        <w:pPrChange w:id="5168" w:author="曹姝玥" w:date="2015-12-31T18:31:00Z">
          <w:pPr>
            <w:pStyle w:val="38"/>
            <w:ind w:left="1770" w:firstLine="330" w:firstLineChars="0"/>
          </w:pPr>
        </w:pPrChange>
      </w:pPr>
    </w:p>
    <w:p>
      <w:pPr>
        <w:pStyle w:val="38"/>
        <w:ind w:left="0" w:firstLine="420" w:firstLineChars="0"/>
        <w:pPrChange w:id="5170" w:author="曹姝玥" w:date="2015-12-31T18:31:00Z">
          <w:pPr>
            <w:pStyle w:val="38"/>
            <w:ind w:left="1770" w:firstLine="330" w:firstLineChars="0"/>
          </w:pPr>
        </w:pPrChange>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171"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172" w:author="曹姝玥" w:date="2015-12-31T18:32:00Z"/>
                <w:rFonts w:ascii="Calibri" w:hAnsi="Calibri" w:cs="Calibri"/>
                <w:color w:val="FFFFFF"/>
              </w:rPr>
            </w:pPr>
            <w:del w:id="5173" w:author="曹姝玥" w:date="2015-12-31T18:32: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174"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175" w:author="曹姝玥" w:date="2015-12-31T18:32:00Z"/>
                <w:rFonts w:ascii="Calibri" w:hAnsi="Calibri" w:cs="Calibri"/>
                <w:color w:val="000000"/>
              </w:rPr>
            </w:pPr>
            <w:del w:id="5176" w:author="曹姝玥" w:date="2015-12-31T18:32:00Z">
              <w:r>
                <w:rPr>
                  <w:rFonts w:hint="eastAsia" w:ascii="Calibri" w:hAnsi="Calibri" w:cs="Calibri"/>
                  <w:color w:val="000000"/>
                </w:rPr>
                <w:delText>Institution.getInstitutionInfo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177" w:author="曹姝玥" w:date="2015-12-31T18:32:00Z"/>
                <w:rFonts w:ascii="Calibri" w:hAnsi="Calibri" w:cs="Calibri"/>
                <w:color w:val="000000"/>
              </w:rPr>
            </w:pPr>
            <w:del w:id="5178"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179" w:author="曹姝玥" w:date="2015-12-31T18:32:00Z"/>
                <w:rFonts w:ascii="Calibri" w:hAnsi="Calibri" w:cs="Calibri"/>
                <w:color w:val="000000"/>
              </w:rPr>
            </w:pPr>
            <w:del w:id="5180" w:author="曹姝玥" w:date="2015-12-31T18:32:00Z">
              <w:r>
                <w:rPr>
                  <w:rFonts w:ascii="Calibri" w:hAnsi="Calibri" w:cs="Calibri"/>
                  <w:color w:val="000000"/>
                </w:rPr>
                <w:delText>P</w:delText>
              </w:r>
            </w:del>
            <w:del w:id="5181" w:author="曹姝玥" w:date="2015-12-31T18:32:00Z">
              <w:r>
                <w:rPr>
                  <w:rFonts w:hint="eastAsia" w:ascii="Calibri" w:hAnsi="Calibri" w:cs="Calibri"/>
                  <w:color w:val="000000"/>
                </w:rPr>
                <w:delText>ublic InstitutionVO</w:delText>
              </w:r>
            </w:del>
            <w:del w:id="5182" w:author="曹姝玥" w:date="2015-12-31T18:32:00Z">
              <w:r>
                <w:rPr>
                  <w:rFonts w:ascii="Calibri" w:hAnsi="Calibri" w:cs="Calibri"/>
                  <w:color w:val="000000"/>
                </w:rPr>
                <w:delText xml:space="preserve"> </w:delText>
              </w:r>
            </w:del>
            <w:del w:id="5183" w:author="曹姝玥" w:date="2015-12-31T18:32:00Z">
              <w:r>
                <w:rPr>
                  <w:rFonts w:hint="eastAsia" w:ascii="Calibri" w:hAnsi="Calibri" w:cs="Calibri"/>
                  <w:color w:val="000000"/>
                </w:rPr>
                <w:delText>getInstitutionInfo (long InstitutionId)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18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18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186" w:author="曹姝玥" w:date="2015-12-31T18:32:00Z"/>
                <w:rFonts w:ascii="Calibri" w:hAnsi="Calibri" w:cs="Calibri"/>
                <w:color w:val="000000"/>
              </w:rPr>
            </w:pPr>
            <w:del w:id="5187"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188" w:author="曹姝玥" w:date="2015-12-31T18:32:00Z"/>
                <w:rFonts w:ascii="Calibri" w:hAnsi="Calibri" w:cs="Calibri"/>
                <w:color w:val="000000"/>
              </w:rPr>
            </w:pPr>
            <w:del w:id="5189"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19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19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192" w:author="曹姝玥" w:date="2015-12-31T18:32:00Z"/>
                <w:rFonts w:ascii="Calibri" w:hAnsi="Calibri" w:cs="Calibri"/>
                <w:color w:val="000000"/>
              </w:rPr>
            </w:pPr>
            <w:del w:id="5193"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194" w:author="曹姝玥" w:date="2015-12-31T18:32:00Z"/>
                <w:rFonts w:ascii="Calibri" w:hAnsi="Calibri" w:cs="Calibri"/>
                <w:color w:val="000000"/>
              </w:rPr>
            </w:pPr>
            <w:del w:id="5195" w:author="曹姝玥" w:date="2015-12-31T18:32:00Z">
              <w:r>
                <w:rPr>
                  <w:rFonts w:hint="eastAsia" w:ascii="Calibri" w:hAnsi="Calibri" w:cs="Calibri"/>
                  <w:color w:val="000000"/>
                </w:rPr>
                <w:delText>在一次人员机构管理中获得机构信息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196"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197" w:author="曹姝玥" w:date="2015-12-31T18:32:00Z"/>
                <w:rFonts w:ascii="Calibri" w:hAnsi="Calibri" w:cs="Calibri"/>
                <w:color w:val="000000"/>
              </w:rPr>
            </w:pPr>
            <w:del w:id="5198" w:author="曹姝玥" w:date="2015-12-31T18:32:00Z">
              <w:r>
                <w:rPr>
                  <w:rFonts w:hint="eastAsia" w:ascii="Calibri" w:hAnsi="Calibri" w:cs="Calibri"/>
                  <w:color w:val="000000"/>
                </w:rPr>
                <w:delText>Institution.addInstitution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199" w:author="曹姝玥" w:date="2015-12-31T18:32:00Z"/>
                <w:rFonts w:ascii="Calibri" w:hAnsi="Calibri" w:cs="Calibri"/>
                <w:color w:val="000000"/>
              </w:rPr>
            </w:pPr>
            <w:del w:id="5200"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01" w:author="曹姝玥" w:date="2015-12-31T18:32:00Z"/>
                <w:rFonts w:ascii="Calibri" w:hAnsi="Calibri" w:cs="Calibri"/>
                <w:color w:val="000000"/>
              </w:rPr>
            </w:pPr>
            <w:del w:id="5202" w:author="曹姝玥" w:date="2015-12-31T18:32:00Z">
              <w:r>
                <w:rPr>
                  <w:rFonts w:ascii="Calibri" w:hAnsi="Calibri" w:cs="Calibri"/>
                  <w:color w:val="000000"/>
                </w:rPr>
                <w:delText>P</w:delText>
              </w:r>
            </w:del>
            <w:del w:id="5203" w:author="曹姝玥" w:date="2015-12-31T18:32:00Z">
              <w:r>
                <w:rPr>
                  <w:rFonts w:hint="eastAsia" w:ascii="Calibri" w:hAnsi="Calibri" w:cs="Calibri"/>
                  <w:color w:val="000000"/>
                </w:rPr>
                <w:delText>ublic</w:delText>
              </w:r>
            </w:del>
            <w:del w:id="5204" w:author="曹姝玥" w:date="2015-12-31T18:32:00Z">
              <w:r>
                <w:rPr>
                  <w:rFonts w:ascii="Calibri" w:hAnsi="Calibri" w:cs="Calibri"/>
                  <w:color w:val="000000"/>
                </w:rPr>
                <w:delText xml:space="preserve"> </w:delText>
              </w:r>
            </w:del>
            <w:del w:id="5205" w:author="曹姝玥" w:date="2015-12-31T18:32:00Z">
              <w:r>
                <w:rPr>
                  <w:rFonts w:hint="eastAsia" w:ascii="Calibri" w:hAnsi="Calibri" w:cs="Calibri"/>
                  <w:color w:val="000000"/>
                </w:rPr>
                <w:delText>void addInstitution (InstitutionVO Institution)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0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0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08" w:author="曹姝玥" w:date="2015-12-31T18:32:00Z"/>
                <w:rFonts w:ascii="Calibri" w:hAnsi="Calibri" w:cs="Calibri"/>
                <w:color w:val="000000"/>
              </w:rPr>
            </w:pPr>
            <w:del w:id="520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10" w:author="曹姝玥" w:date="2015-12-31T18:32:00Z"/>
                <w:rFonts w:ascii="Calibri" w:hAnsi="Calibri" w:cs="Calibri"/>
                <w:color w:val="000000"/>
              </w:rPr>
            </w:pPr>
            <w:del w:id="5211"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1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1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14" w:author="曹姝玥" w:date="2015-12-31T18:32:00Z"/>
                <w:rFonts w:ascii="Calibri" w:hAnsi="Calibri" w:cs="Calibri"/>
                <w:color w:val="000000"/>
              </w:rPr>
            </w:pPr>
            <w:del w:id="521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16" w:author="曹姝玥" w:date="2015-12-31T18:32:00Z"/>
                <w:rFonts w:ascii="Calibri" w:hAnsi="Calibri" w:cs="Calibri"/>
                <w:color w:val="000000"/>
              </w:rPr>
            </w:pPr>
            <w:del w:id="5217" w:author="曹姝玥" w:date="2015-12-31T18:32:00Z">
              <w:r>
                <w:rPr>
                  <w:rFonts w:hint="eastAsia" w:ascii="Calibri" w:hAnsi="Calibri" w:cs="Calibri"/>
                  <w:color w:val="000000"/>
                </w:rPr>
                <w:delText>在一次人员机构管理中增加机构</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18"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19" w:author="曹姝玥" w:date="2015-12-31T18:32:00Z"/>
                <w:rFonts w:ascii="Calibri" w:hAnsi="Calibri" w:cs="Calibri"/>
                <w:color w:val="000000"/>
              </w:rPr>
            </w:pPr>
            <w:del w:id="5220" w:author="曹姝玥" w:date="2015-12-31T18:32:00Z">
              <w:r>
                <w:rPr>
                  <w:rFonts w:hint="eastAsia" w:ascii="Calibri" w:hAnsi="Calibri" w:cs="Calibri"/>
                  <w:color w:val="000000"/>
                </w:rPr>
                <w:delText>Institution.</w:delText>
              </w:r>
            </w:del>
            <w:del w:id="5221" w:author="曹姝玥" w:date="2015-12-31T18:32:00Z">
              <w:r>
                <w:rPr>
                  <w:rFonts w:ascii="Calibri" w:hAnsi="Calibri" w:cs="Calibri"/>
                  <w:color w:val="000000"/>
                </w:rPr>
                <w:delText xml:space="preserve"> changeStaffPosition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22" w:author="曹姝玥" w:date="2015-12-31T18:32:00Z"/>
                <w:rFonts w:ascii="Calibri" w:hAnsi="Calibri" w:cs="Calibri"/>
                <w:color w:val="000000"/>
              </w:rPr>
            </w:pPr>
            <w:del w:id="5223"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24" w:author="曹姝玥" w:date="2015-12-31T18:32:00Z"/>
                <w:rFonts w:ascii="Calibri" w:hAnsi="Calibri" w:cs="Calibri"/>
                <w:color w:val="000000"/>
              </w:rPr>
            </w:pPr>
            <w:del w:id="5225" w:author="曹姝玥" w:date="2015-12-31T18:32:00Z">
              <w:r>
                <w:rPr>
                  <w:rFonts w:ascii="Calibri" w:hAnsi="Calibri" w:cs="Calibri"/>
                  <w:color w:val="000000"/>
                </w:rPr>
                <w:delText>P</w:delText>
              </w:r>
            </w:del>
            <w:del w:id="5226" w:author="曹姝玥" w:date="2015-12-31T18:32:00Z">
              <w:r>
                <w:rPr>
                  <w:rFonts w:hint="eastAsia" w:ascii="Calibri" w:hAnsi="Calibri" w:cs="Calibri"/>
                  <w:color w:val="000000"/>
                </w:rPr>
                <w:delText>ublic</w:delText>
              </w:r>
            </w:del>
            <w:del w:id="5227" w:author="曹姝玥" w:date="2015-12-31T18:32:00Z">
              <w:r>
                <w:rPr>
                  <w:rFonts w:ascii="Calibri" w:hAnsi="Calibri" w:cs="Calibri"/>
                  <w:color w:val="000000"/>
                </w:rPr>
                <w:delText xml:space="preserve"> </w:delText>
              </w:r>
            </w:del>
            <w:del w:id="5228" w:author="曹姝玥" w:date="2015-12-31T18:32:00Z">
              <w:r>
                <w:rPr>
                  <w:rFonts w:hint="eastAsia" w:ascii="Calibri" w:hAnsi="Calibri" w:cs="Calibri"/>
                  <w:color w:val="000000"/>
                </w:rPr>
                <w:delText>void</w:delText>
              </w:r>
            </w:del>
            <w:del w:id="5229" w:author="曹姝玥" w:date="2015-12-31T18:32:00Z">
              <w:r>
                <w:rPr>
                  <w:rFonts w:ascii="Calibri" w:hAnsi="Calibri" w:cs="Calibri"/>
                  <w:color w:val="000000"/>
                </w:rPr>
                <w:delText xml:space="preserve"> changeStaffPosition</w:delText>
              </w:r>
            </w:del>
            <w:del w:id="5230" w:author="曹姝玥" w:date="2015-12-31T18:32:00Z">
              <w:r>
                <w:rPr>
                  <w:rFonts w:hint="eastAsia" w:ascii="Calibri" w:hAnsi="Calibri" w:cs="Calibri"/>
                  <w:color w:val="000000"/>
                </w:rPr>
                <w:delText xml:space="preserve"> (</w:delText>
              </w:r>
            </w:del>
            <w:del w:id="5231" w:author="曹姝玥" w:date="2015-12-31T18:32:00Z">
              <w:r>
                <w:rPr>
                  <w:rFonts w:ascii="Calibri" w:hAnsi="Calibri" w:cs="Calibri"/>
                  <w:color w:val="000000"/>
                </w:rPr>
                <w:delText>String position</w:delText>
              </w:r>
            </w:del>
            <w:del w:id="5232" w:author="曹姝玥" w:date="2015-12-31T18:32:00Z">
              <w:r>
                <w:rPr>
                  <w:rFonts w:hint="eastAsia" w:ascii="Calibri" w:hAnsi="Calibri" w:cs="Calibri"/>
                  <w:color w:val="000000"/>
                </w:rPr>
                <w:delText>,</w:delText>
              </w:r>
            </w:del>
            <w:del w:id="5233" w:author="曹姝玥" w:date="2015-12-31T18:32:00Z">
              <w:r>
                <w:rPr>
                  <w:rFonts w:ascii="Calibri" w:hAnsi="Calibri" w:cs="Calibri"/>
                  <w:color w:val="000000"/>
                </w:rPr>
                <w:delText>long Staff</w:delText>
              </w:r>
            </w:del>
            <w:del w:id="5234" w:author="曹姝玥" w:date="2015-12-31T18:32:00Z">
              <w:r>
                <w:rPr>
                  <w:rFonts w:hint="eastAsia" w:ascii="Calibri" w:hAnsi="Calibri" w:cs="Calibri"/>
                  <w:color w:val="000000"/>
                </w:rPr>
                <w:delText>I</w:delText>
              </w:r>
            </w:del>
            <w:del w:id="5235" w:author="曹姝玥" w:date="2015-12-31T18:32:00Z">
              <w:r>
                <w:rPr>
                  <w:rFonts w:ascii="Calibri" w:hAnsi="Calibri" w:cs="Calibri"/>
                  <w:color w:val="000000"/>
                </w:rPr>
                <w:delText>d</w:delText>
              </w:r>
            </w:del>
            <w:del w:id="5236"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37"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38"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39" w:author="曹姝玥" w:date="2015-12-31T18:32:00Z"/>
                <w:rFonts w:ascii="Calibri" w:hAnsi="Calibri" w:cs="Calibri"/>
                <w:color w:val="000000"/>
              </w:rPr>
            </w:pPr>
            <w:del w:id="5240"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41" w:author="曹姝玥" w:date="2015-12-31T18:32:00Z"/>
                <w:rFonts w:ascii="Calibri" w:hAnsi="Calibri" w:cs="Calibri"/>
                <w:color w:val="000000"/>
              </w:rPr>
            </w:pPr>
            <w:del w:id="5242"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4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4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45" w:author="曹姝玥" w:date="2015-12-31T18:32:00Z"/>
                <w:rFonts w:ascii="Calibri" w:hAnsi="Calibri" w:cs="Calibri"/>
                <w:color w:val="000000"/>
              </w:rPr>
            </w:pPr>
            <w:del w:id="5246"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47" w:author="曹姝玥" w:date="2015-12-31T18:32:00Z"/>
                <w:rFonts w:ascii="Calibri" w:hAnsi="Calibri" w:cs="Calibri"/>
                <w:color w:val="000000"/>
              </w:rPr>
            </w:pPr>
            <w:del w:id="5248" w:author="曹姝玥" w:date="2015-12-31T18:32:00Z">
              <w:r>
                <w:rPr>
                  <w:rFonts w:hint="eastAsia" w:ascii="Calibri" w:hAnsi="Calibri" w:cs="Calibri"/>
                  <w:color w:val="000000"/>
                </w:rPr>
                <w:delText>在一次人员机构管理中更改员工所在部门</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49"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50" w:author="曹姝玥" w:date="2015-12-31T18:32:00Z"/>
                <w:rFonts w:ascii="Calibri" w:hAnsi="Calibri" w:cs="Calibri"/>
                <w:color w:val="000000"/>
              </w:rPr>
            </w:pPr>
            <w:del w:id="5251" w:author="曹姝玥" w:date="2015-12-31T18:32:00Z">
              <w:r>
                <w:rPr>
                  <w:rFonts w:hint="eastAsia" w:ascii="Calibri" w:hAnsi="Calibri" w:cs="Calibri"/>
                  <w:color w:val="000000"/>
                </w:rPr>
                <w:delText>Institution.</w:delText>
              </w:r>
            </w:del>
            <w:del w:id="5252" w:author="曹姝玥" w:date="2015-12-31T18:32:00Z">
              <w:r>
                <w:rPr>
                  <w:rFonts w:ascii="Calibri" w:hAnsi="Calibri" w:cs="Calibri"/>
                  <w:color w:val="000000"/>
                </w:rPr>
                <w:delText xml:space="preserve"> deleteInstitution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53" w:author="曹姝玥" w:date="2015-12-31T18:32:00Z"/>
                <w:rFonts w:ascii="Calibri" w:hAnsi="Calibri" w:cs="Calibri"/>
                <w:color w:val="000000"/>
              </w:rPr>
            </w:pPr>
            <w:del w:id="5254"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55" w:author="曹姝玥" w:date="2015-12-31T18:32:00Z"/>
                <w:rFonts w:ascii="Calibri" w:hAnsi="Calibri" w:cs="Calibri"/>
                <w:color w:val="000000"/>
              </w:rPr>
            </w:pPr>
            <w:del w:id="5256" w:author="曹姝玥" w:date="2015-12-31T18:32:00Z">
              <w:r>
                <w:rPr>
                  <w:rFonts w:hint="eastAsia" w:ascii="Calibri" w:hAnsi="Calibri" w:cs="Calibri"/>
                  <w:color w:val="000000"/>
                </w:rPr>
                <w:delText xml:space="preserve">Public void </w:delText>
              </w:r>
            </w:del>
            <w:del w:id="5257" w:author="曹姝玥" w:date="2015-12-31T18:32:00Z">
              <w:r>
                <w:rPr>
                  <w:rFonts w:ascii="Calibri" w:hAnsi="Calibri" w:cs="Calibri"/>
                  <w:color w:val="000000"/>
                </w:rPr>
                <w:delText>deleteInstitution</w:delText>
              </w:r>
            </w:del>
            <w:del w:id="5258" w:author="曹姝玥" w:date="2015-12-31T18:32:00Z">
              <w:r>
                <w:rPr>
                  <w:rFonts w:hint="eastAsia" w:ascii="Calibri" w:hAnsi="Calibri" w:cs="Calibri"/>
                  <w:color w:val="000000"/>
                </w:rPr>
                <w:delText>(long InstitutionId)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5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6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61" w:author="曹姝玥" w:date="2015-12-31T18:32:00Z"/>
                <w:rFonts w:ascii="Calibri" w:hAnsi="Calibri" w:cs="Calibri"/>
                <w:color w:val="000000"/>
              </w:rPr>
            </w:pPr>
            <w:del w:id="5262"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63" w:author="曹姝玥" w:date="2015-12-31T18:32:00Z"/>
                <w:rFonts w:ascii="Calibri" w:hAnsi="Calibri" w:cs="Calibri"/>
                <w:color w:val="000000"/>
              </w:rPr>
            </w:pPr>
            <w:del w:id="5264"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26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6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67" w:author="曹姝玥" w:date="2015-12-31T18:32:00Z"/>
                <w:rFonts w:ascii="Calibri" w:hAnsi="Calibri" w:cs="Calibri"/>
                <w:color w:val="000000"/>
              </w:rPr>
            </w:pPr>
            <w:del w:id="5268"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69" w:author="曹姝玥" w:date="2015-12-31T18:32:00Z"/>
                <w:rFonts w:ascii="Calibri" w:hAnsi="Calibri" w:cs="Calibri"/>
                <w:color w:val="000000"/>
              </w:rPr>
            </w:pPr>
            <w:del w:id="5270" w:author="曹姝玥" w:date="2015-12-31T18:32:00Z">
              <w:r>
                <w:rPr>
                  <w:rFonts w:hint="eastAsia" w:ascii="Calibri" w:hAnsi="Calibri" w:cs="Calibri"/>
                  <w:color w:val="000000"/>
                </w:rPr>
                <w:delText>在一次人员机构管理中删除机构</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71"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72" w:author="曹姝玥" w:date="2015-12-31T18:32:00Z"/>
                <w:rFonts w:ascii="Calibri" w:hAnsi="Calibri" w:cs="Calibri"/>
                <w:color w:val="000000"/>
              </w:rPr>
            </w:pPr>
            <w:del w:id="5273" w:author="曹姝玥" w:date="2015-12-31T18:32:00Z">
              <w:r>
                <w:rPr>
                  <w:rFonts w:hint="eastAsia" w:ascii="Calibri" w:hAnsi="Calibri" w:cs="Calibri"/>
                  <w:color w:val="000000"/>
                </w:rPr>
                <w:delText>Institution.</w:delText>
              </w:r>
            </w:del>
            <w:del w:id="5274" w:author="曹姝玥" w:date="2015-12-31T18:32:00Z">
              <w:r>
                <w:rPr>
                  <w:rFonts w:ascii="Calibri" w:hAnsi="Calibri" w:cs="Calibri"/>
                  <w:color w:val="000000"/>
                </w:rPr>
                <w:delText xml:space="preserve"> changeSalary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75" w:author="曹姝玥" w:date="2015-12-31T18:32:00Z"/>
                <w:rFonts w:ascii="Calibri" w:hAnsi="Calibri" w:cs="Calibri"/>
                <w:color w:val="000000"/>
              </w:rPr>
            </w:pPr>
            <w:del w:id="5276"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77" w:author="曹姝玥" w:date="2015-12-31T18:32:00Z"/>
                <w:rFonts w:ascii="Calibri" w:hAnsi="Calibri" w:cs="Calibri"/>
                <w:color w:val="000000"/>
              </w:rPr>
            </w:pPr>
            <w:del w:id="5278" w:author="曹姝玥" w:date="2015-12-31T18:32:00Z">
              <w:r>
                <w:rPr>
                  <w:rFonts w:ascii="Calibri" w:hAnsi="Calibri" w:cs="Calibri"/>
                  <w:color w:val="000000"/>
                </w:rPr>
                <w:delText>P</w:delText>
              </w:r>
            </w:del>
            <w:del w:id="5279" w:author="曹姝玥" w:date="2015-12-31T18:32:00Z">
              <w:r>
                <w:rPr>
                  <w:rFonts w:hint="eastAsia" w:ascii="Calibri" w:hAnsi="Calibri" w:cs="Calibri"/>
                  <w:color w:val="000000"/>
                </w:rPr>
                <w:delText>ublic</w:delText>
              </w:r>
            </w:del>
            <w:del w:id="5280" w:author="曹姝玥" w:date="2015-12-31T18:32:00Z">
              <w:r>
                <w:rPr>
                  <w:rFonts w:ascii="Calibri" w:hAnsi="Calibri" w:cs="Calibri"/>
                  <w:color w:val="000000"/>
                </w:rPr>
                <w:delText xml:space="preserve"> </w:delText>
              </w:r>
            </w:del>
            <w:del w:id="5281" w:author="曹姝玥" w:date="2015-12-31T18:32:00Z">
              <w:r>
                <w:rPr>
                  <w:rFonts w:hint="eastAsia" w:ascii="Calibri" w:hAnsi="Calibri" w:cs="Calibri"/>
                  <w:color w:val="000000"/>
                </w:rPr>
                <w:delText xml:space="preserve">void </w:delText>
              </w:r>
            </w:del>
            <w:del w:id="5282" w:author="曹姝玥" w:date="2015-12-31T18:32:00Z">
              <w:r>
                <w:rPr>
                  <w:rFonts w:ascii="Calibri" w:hAnsi="Calibri" w:cs="Calibri"/>
                  <w:color w:val="000000"/>
                </w:rPr>
                <w:delText>changeSalary</w:delText>
              </w:r>
            </w:del>
            <w:del w:id="5283" w:author="曹姝玥" w:date="2015-12-31T18:32:00Z">
              <w:r>
                <w:rPr>
                  <w:rFonts w:hint="eastAsia" w:ascii="Calibri" w:hAnsi="Calibri" w:cs="Calibri"/>
                  <w:color w:val="000000"/>
                </w:rPr>
                <w:delText xml:space="preserve"> (</w:delText>
              </w:r>
            </w:del>
            <w:del w:id="5284" w:author="曹姝玥" w:date="2015-12-31T18:32:00Z">
              <w:r>
                <w:rPr>
                  <w:rFonts w:ascii="Calibri" w:hAnsi="Calibri" w:cs="Calibri"/>
                  <w:color w:val="000000"/>
                </w:rPr>
                <w:delText>long StaffId;int salary</w:delText>
              </w:r>
            </w:del>
            <w:del w:id="5285"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8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8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88" w:author="曹姝玥" w:date="2015-12-31T18:32:00Z"/>
                <w:rFonts w:ascii="Calibri" w:hAnsi="Calibri" w:cs="Calibri"/>
                <w:color w:val="000000"/>
              </w:rPr>
            </w:pPr>
            <w:del w:id="528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90" w:author="曹姝玥" w:date="2015-12-31T18:32:00Z"/>
                <w:rFonts w:ascii="Calibri" w:hAnsi="Calibri" w:cs="Calibri"/>
                <w:color w:val="000000"/>
              </w:rPr>
            </w:pPr>
            <w:del w:id="5291" w:author="曹姝玥" w:date="2015-12-31T18:32:00Z">
              <w:r>
                <w:rPr>
                  <w:rFonts w:hint="eastAsia" w:ascii="Calibri" w:hAnsi="Calibri" w:cs="Calibri"/>
                  <w:color w:val="000000"/>
                </w:rPr>
                <w:delText>总经理启动一个人员工资管理回合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9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9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94" w:author="曹姝玥" w:date="2015-12-31T18:32:00Z"/>
                <w:rFonts w:ascii="Calibri" w:hAnsi="Calibri" w:cs="Calibri"/>
                <w:color w:val="000000"/>
              </w:rPr>
            </w:pPr>
            <w:del w:id="529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96" w:author="曹姝玥" w:date="2015-12-31T18:32:00Z"/>
                <w:rFonts w:ascii="Calibri" w:hAnsi="Calibri" w:cs="Calibri"/>
                <w:color w:val="000000"/>
              </w:rPr>
            </w:pPr>
            <w:del w:id="5297" w:author="曹姝玥" w:date="2015-12-31T18:32:00Z">
              <w:r>
                <w:rPr>
                  <w:rFonts w:hint="eastAsia" w:ascii="Calibri" w:hAnsi="Calibri" w:cs="Calibri"/>
                  <w:color w:val="000000"/>
                </w:rPr>
                <w:delText>一个人员工资管理回合中，更改</w:delText>
              </w:r>
            </w:del>
            <w:del w:id="5298" w:author="曹姝玥" w:date="2015-12-31T18:32:00Z">
              <w:r>
                <w:rPr>
                  <w:rFonts w:ascii="Calibri" w:hAnsi="Calibri" w:cs="Calibri"/>
                  <w:color w:val="000000"/>
                </w:rPr>
                <w:delText>员工的工资信息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99"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00" w:author="曹姝玥" w:date="2015-12-31T18:32:00Z"/>
                <w:rFonts w:ascii="Calibri" w:hAnsi="Calibri" w:cs="Calibri"/>
                <w:color w:val="000000"/>
              </w:rPr>
            </w:pPr>
            <w:del w:id="5301" w:author="曹姝玥" w:date="2015-12-31T18:32:00Z">
              <w:r>
                <w:rPr>
                  <w:rFonts w:hint="eastAsia" w:ascii="Calibri" w:hAnsi="Calibri" w:cs="Calibri"/>
                  <w:color w:val="000000"/>
                </w:rPr>
                <w:delText>Institution.</w:delText>
              </w:r>
            </w:del>
            <w:del w:id="5302" w:author="曹姝玥" w:date="2015-12-31T18:32: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03" w:author="曹姝玥" w:date="2015-12-31T18:32:00Z"/>
                <w:rFonts w:ascii="Calibri" w:hAnsi="Calibri" w:cs="Calibri"/>
                <w:color w:val="000000"/>
              </w:rPr>
            </w:pPr>
            <w:del w:id="5304"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05" w:author="曹姝玥" w:date="2015-12-31T18:32:00Z"/>
                <w:rFonts w:ascii="Calibri" w:hAnsi="Calibri" w:cs="Calibri"/>
                <w:color w:val="000000"/>
              </w:rPr>
            </w:pPr>
            <w:del w:id="5306" w:author="曹姝玥" w:date="2015-12-31T18:32:00Z">
              <w:r>
                <w:rPr>
                  <w:rFonts w:ascii="Calibri" w:hAnsi="Calibri" w:cs="Calibri"/>
                  <w:color w:val="000000"/>
                </w:rPr>
                <w:delText>P</w:delText>
              </w:r>
            </w:del>
            <w:del w:id="5307" w:author="曹姝玥" w:date="2015-12-31T18:32:00Z">
              <w:r>
                <w:rPr>
                  <w:rFonts w:hint="eastAsia" w:ascii="Calibri" w:hAnsi="Calibri" w:cs="Calibri"/>
                  <w:color w:val="000000"/>
                </w:rPr>
                <w:delText>ublic</w:delText>
              </w:r>
            </w:del>
            <w:del w:id="5308" w:author="曹姝玥" w:date="2015-12-31T18:32:00Z">
              <w:r>
                <w:rPr>
                  <w:rFonts w:ascii="Calibri" w:hAnsi="Calibri" w:cs="Calibri"/>
                  <w:color w:val="000000"/>
                </w:rPr>
                <w:delText xml:space="preserve"> </w:delText>
              </w:r>
            </w:del>
            <w:del w:id="5309" w:author="曹姝玥" w:date="2015-12-31T18:32:00Z">
              <w:r>
                <w:rPr>
                  <w:rFonts w:hint="eastAsia" w:ascii="Calibri" w:hAnsi="Calibri" w:cs="Calibri"/>
                  <w:color w:val="000000"/>
                </w:rPr>
                <w:delText xml:space="preserve">void </w:delText>
              </w:r>
            </w:del>
            <w:del w:id="5310" w:author="曹姝玥" w:date="2015-12-31T18:32:00Z">
              <w:r>
                <w:rPr>
                  <w:rFonts w:ascii="Calibri" w:hAnsi="Calibri" w:cs="Calibri"/>
                  <w:color w:val="000000"/>
                </w:rPr>
                <w:delText>endManagement</w:delText>
              </w:r>
            </w:del>
            <w:del w:id="5311"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1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14" w:author="曹姝玥" w:date="2015-12-31T18:32:00Z"/>
                <w:rFonts w:ascii="Calibri" w:hAnsi="Calibri" w:cs="Calibri"/>
                <w:color w:val="000000"/>
              </w:rPr>
            </w:pPr>
            <w:del w:id="5315"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16" w:author="曹姝玥" w:date="2015-12-31T18:32:00Z"/>
                <w:rFonts w:ascii="Calibri" w:hAnsi="Calibri" w:cs="Calibri"/>
                <w:color w:val="000000"/>
              </w:rPr>
            </w:pPr>
            <w:del w:id="5317" w:author="曹姝玥" w:date="2015-12-31T18:32:00Z">
              <w:r>
                <w:rPr>
                  <w:rFonts w:hint="eastAsia" w:ascii="Calibri" w:hAnsi="Calibri" w:cs="Calibri"/>
                  <w:color w:val="000000"/>
                </w:rPr>
                <w:delText>已确认所有管理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18"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9"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20" w:author="曹姝玥" w:date="2015-12-31T18:32:00Z"/>
                <w:rFonts w:ascii="Calibri" w:hAnsi="Calibri" w:cs="Calibri"/>
                <w:color w:val="000000"/>
              </w:rPr>
            </w:pPr>
            <w:del w:id="5321"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22" w:author="曹姝玥" w:date="2015-12-31T18:32:00Z"/>
                <w:rFonts w:ascii="Calibri" w:hAnsi="Calibri" w:cs="Calibri"/>
                <w:color w:val="000000"/>
              </w:rPr>
            </w:pPr>
            <w:del w:id="5323" w:author="曹姝玥" w:date="2015-12-31T18:32: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24"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25" w:author="曹姝玥" w:date="2015-12-31T18:32:00Z"/>
                <w:rFonts w:ascii="Calibri" w:hAnsi="Calibri" w:cs="Calibri"/>
                <w:color w:val="000000"/>
              </w:rPr>
            </w:pPr>
            <w:del w:id="5326" w:author="曹姝玥" w:date="2015-12-31T18:32:00Z">
              <w:r>
                <w:rPr>
                  <w:rFonts w:hint="eastAsia" w:ascii="Calibri" w:hAnsi="Calibri" w:cs="Calibri"/>
                  <w:color w:val="000000"/>
                </w:rPr>
                <w:delText>Institution.getAllInstitution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27" w:author="曹姝玥" w:date="2015-12-31T18:32:00Z"/>
                <w:rFonts w:ascii="Calibri" w:hAnsi="Calibri" w:cs="Calibri"/>
                <w:color w:val="000000"/>
              </w:rPr>
            </w:pPr>
            <w:del w:id="5328"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29" w:author="曹姝玥" w:date="2015-12-31T18:32:00Z"/>
                <w:rFonts w:ascii="Calibri" w:hAnsi="Calibri" w:cs="Calibri"/>
                <w:color w:val="000000"/>
              </w:rPr>
            </w:pPr>
            <w:del w:id="5330" w:author="曹姝玥" w:date="2015-12-31T18:32:00Z">
              <w:r>
                <w:rPr>
                  <w:rFonts w:ascii="Calibri" w:hAnsi="Calibri" w:cs="Calibri"/>
                  <w:color w:val="000000"/>
                </w:rPr>
                <w:delText>P</w:delText>
              </w:r>
            </w:del>
            <w:del w:id="5331" w:author="曹姝玥" w:date="2015-12-31T18:32:00Z">
              <w:r>
                <w:rPr>
                  <w:rFonts w:hint="eastAsia" w:ascii="Calibri" w:hAnsi="Calibri" w:cs="Calibri"/>
                  <w:color w:val="000000"/>
                </w:rPr>
                <w:delText>ublic</w:delText>
              </w:r>
            </w:del>
            <w:del w:id="5332" w:author="曹姝玥" w:date="2015-12-31T18:32:00Z">
              <w:r>
                <w:rPr>
                  <w:rFonts w:ascii="Calibri" w:hAnsi="Calibri" w:cs="Calibri"/>
                  <w:color w:val="000000"/>
                </w:rPr>
                <w:delText xml:space="preserve"> ArrayList&lt;Institution</w:delText>
              </w:r>
            </w:del>
            <w:del w:id="5333" w:author="曹姝玥" w:date="2015-12-31T18:32:00Z">
              <w:r>
                <w:rPr>
                  <w:rFonts w:hint="eastAsia" w:ascii="Calibri" w:hAnsi="Calibri" w:cs="Calibri"/>
                  <w:color w:val="000000"/>
                </w:rPr>
                <w:delText>V</w:delText>
              </w:r>
            </w:del>
            <w:del w:id="5334" w:author="曹姝玥" w:date="2015-12-31T18:32:00Z">
              <w:r>
                <w:rPr>
                  <w:rFonts w:ascii="Calibri" w:hAnsi="Calibri" w:cs="Calibri"/>
                  <w:color w:val="000000"/>
                </w:rPr>
                <w:delText>O&gt;</w:delText>
              </w:r>
            </w:del>
            <w:del w:id="5335" w:author="曹姝玥" w:date="2015-12-31T18:32:00Z">
              <w:r>
                <w:rPr>
                  <w:rFonts w:hint="eastAsia" w:ascii="Calibri" w:hAnsi="Calibri" w:cs="Calibri"/>
                  <w:color w:val="000000"/>
                </w:rPr>
                <w:delText xml:space="preserve"> getAllInstitution()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3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33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38" w:author="曹姝玥" w:date="2015-12-31T18:32:00Z"/>
                <w:rFonts w:ascii="Calibri" w:hAnsi="Calibri" w:cs="Calibri"/>
                <w:color w:val="000000"/>
              </w:rPr>
            </w:pPr>
            <w:del w:id="533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40" w:author="曹姝玥" w:date="2015-12-31T18:32:00Z"/>
                <w:rFonts w:ascii="Calibri" w:hAnsi="Calibri" w:cs="Calibri"/>
                <w:color w:val="000000"/>
              </w:rPr>
            </w:pPr>
            <w:del w:id="5341"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4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34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44" w:author="曹姝玥" w:date="2015-12-31T18:32:00Z"/>
                <w:rFonts w:ascii="Calibri" w:hAnsi="Calibri" w:cs="Calibri"/>
                <w:color w:val="000000"/>
              </w:rPr>
            </w:pPr>
            <w:del w:id="534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46" w:author="曹姝玥" w:date="2015-12-31T18:32:00Z"/>
                <w:rFonts w:ascii="Calibri" w:hAnsi="Calibri" w:cs="Calibri"/>
                <w:color w:val="000000"/>
              </w:rPr>
            </w:pPr>
            <w:del w:id="5347" w:author="曹姝玥" w:date="2015-12-31T18:32:00Z">
              <w:r>
                <w:rPr>
                  <w:rFonts w:hint="eastAsia" w:ascii="Calibri" w:hAnsi="Calibri" w:cs="Calibri"/>
                  <w:color w:val="000000"/>
                </w:rPr>
                <w:delText>在一次人员机构管理中获得所有机构信息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4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349" w:author="曹姝玥" w:date="2015-12-31T18:32:00Z"/>
                <w:rFonts w:ascii="Calibri" w:hAnsi="Calibri" w:cs="Calibri"/>
                <w:color w:val="FFFFFF"/>
              </w:rPr>
            </w:pPr>
            <w:del w:id="5350" w:author="曹姝玥" w:date="2015-12-31T18:32: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5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52" w:author="曹姝玥" w:date="2015-12-31T18:32:00Z"/>
                <w:rFonts w:ascii="Calibri" w:hAnsi="Calibri" w:cs="Calibri"/>
                <w:color w:val="000000"/>
              </w:rPr>
            </w:pPr>
            <w:del w:id="5353" w:author="曹姝玥" w:date="2015-12-31T18:32: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54" w:author="曹姝玥" w:date="2015-12-31T18:32:00Z"/>
                <w:rFonts w:ascii="Calibri" w:hAnsi="Calibri" w:cs="Calibri"/>
                <w:color w:val="000000"/>
              </w:rPr>
            </w:pPr>
            <w:del w:id="5355" w:author="曹姝玥" w:date="2015-12-31T18:32: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56"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57" w:author="曹姝玥" w:date="2015-12-31T18:32:00Z"/>
                <w:rFonts w:ascii="Calibri" w:hAnsi="Calibri" w:cs="Calibri"/>
                <w:color w:val="000000"/>
              </w:rPr>
            </w:pPr>
            <w:del w:id="5358" w:author="曹姝玥" w:date="2015-12-31T18:32:00Z">
              <w:r>
                <w:rPr>
                  <w:rFonts w:hint="eastAsia" w:ascii="Calibri" w:hAnsi="Calibri" w:cs="Calibri"/>
                  <w:color w:val="000000"/>
                </w:rPr>
                <w:delText>Institution</w:delText>
              </w:r>
            </w:del>
            <w:del w:id="5359" w:author="曹姝玥" w:date="2015-12-31T18:32:00Z">
              <w:r>
                <w:rPr>
                  <w:rFonts w:ascii="Calibri" w:hAnsi="Calibri" w:cs="Calibri"/>
                  <w:color w:val="000000"/>
                </w:rPr>
                <w:delText>DataService. findInstitution(</w:delText>
              </w:r>
            </w:del>
            <w:del w:id="5360" w:author="曹姝玥" w:date="2015-12-31T18:32:00Z">
              <w:r>
                <w:rPr>
                  <w:rFonts w:hint="eastAsia" w:ascii="Calibri" w:hAnsi="Calibri" w:cs="Calibri"/>
                  <w:color w:val="000000"/>
                </w:rPr>
                <w:delText xml:space="preserve">long </w:delText>
              </w:r>
            </w:del>
            <w:del w:id="5361" w:author="曹姝玥" w:date="2015-12-31T18:32:00Z">
              <w:r>
                <w:rPr>
                  <w:rFonts w:ascii="Calibri" w:hAnsi="Calibri" w:cs="Calibri"/>
                  <w:color w:val="000000"/>
                </w:rPr>
                <w:delText>InstitutionId)</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62" w:author="曹姝玥" w:date="2015-12-31T18:32:00Z"/>
                <w:rFonts w:ascii="Calibri" w:hAnsi="Calibri" w:cs="Calibri"/>
                <w:color w:val="000000"/>
              </w:rPr>
            </w:pPr>
            <w:del w:id="5363" w:author="曹姝玥" w:date="2015-12-31T18:32:00Z">
              <w:r>
                <w:rPr>
                  <w:rFonts w:hint="eastAsia" w:ascii="Calibri" w:hAnsi="Calibri" w:cs="Calibri"/>
                  <w:color w:val="000000"/>
                </w:rPr>
                <w:delText>根据ID进行</w:delText>
              </w:r>
            </w:del>
            <w:del w:id="5364" w:author="曹姝玥" w:date="2015-12-31T18:32: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6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66" w:author="曹姝玥" w:date="2015-12-31T18:32:00Z"/>
                <w:rFonts w:ascii="Calibri" w:hAnsi="Calibri" w:cs="Calibri"/>
                <w:color w:val="000000"/>
              </w:rPr>
            </w:pPr>
            <w:del w:id="5367" w:author="曹姝玥" w:date="2015-12-31T18:32:00Z">
              <w:r>
                <w:rPr>
                  <w:rFonts w:hint="eastAsia" w:ascii="Calibri" w:hAnsi="Calibri" w:cs="Calibri"/>
                  <w:color w:val="000000"/>
                </w:rPr>
                <w:delText>Institution</w:delText>
              </w:r>
            </w:del>
            <w:del w:id="5368" w:author="曹姝玥" w:date="2015-12-31T18:32:00Z">
              <w:r>
                <w:rPr>
                  <w:rFonts w:ascii="Calibri" w:hAnsi="Calibri" w:cs="Calibri"/>
                  <w:color w:val="000000"/>
                </w:rPr>
                <w:delText>DataService. insertInstitution(InstitutionPO</w:delText>
              </w:r>
            </w:del>
            <w:del w:id="5369" w:author="曹姝玥" w:date="2015-12-31T18:32:00Z">
              <w:r>
                <w:rPr>
                  <w:rFonts w:hint="eastAsia" w:ascii="Calibri" w:hAnsi="Calibri" w:cs="Calibri"/>
                  <w:color w:val="000000"/>
                </w:rPr>
                <w:delText xml:space="preserve"> po</w:delText>
              </w:r>
            </w:del>
            <w:del w:id="5370"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71" w:author="曹姝玥" w:date="2015-12-31T18:32:00Z"/>
                <w:rFonts w:ascii="Calibri" w:hAnsi="Calibri" w:cs="Calibri"/>
                <w:color w:val="000000"/>
              </w:rPr>
            </w:pPr>
            <w:del w:id="5372" w:author="曹姝玥" w:date="2015-12-31T18:32:00Z">
              <w:r>
                <w:rPr>
                  <w:rFonts w:hint="eastAsia" w:ascii="Calibri" w:hAnsi="Calibri" w:cs="Calibri"/>
                  <w:color w:val="000000"/>
                </w:rPr>
                <w:delText>插入</w:delText>
              </w:r>
            </w:del>
            <w:del w:id="5373"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7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75" w:author="曹姝玥" w:date="2015-12-31T18:32:00Z"/>
                <w:rFonts w:ascii="Calibri" w:hAnsi="Calibri" w:cs="Calibri"/>
                <w:color w:val="000000"/>
              </w:rPr>
            </w:pPr>
            <w:del w:id="5376" w:author="曹姝玥" w:date="2015-12-31T18:32:00Z">
              <w:r>
                <w:rPr>
                  <w:rFonts w:hint="eastAsia" w:ascii="Calibri" w:hAnsi="Calibri" w:cs="Calibri"/>
                  <w:color w:val="000000"/>
                </w:rPr>
                <w:delText>Institution</w:delText>
              </w:r>
            </w:del>
            <w:del w:id="5377" w:author="曹姝玥" w:date="2015-12-31T18:32:00Z">
              <w:r>
                <w:rPr>
                  <w:rFonts w:ascii="Calibri" w:hAnsi="Calibri" w:cs="Calibri"/>
                  <w:color w:val="000000"/>
                </w:rPr>
                <w:delText>DataService. deleteInstitution(InstitutionPO</w:delText>
              </w:r>
            </w:del>
            <w:del w:id="5378" w:author="曹姝玥" w:date="2015-12-31T18:32:00Z">
              <w:r>
                <w:rPr>
                  <w:rFonts w:hint="eastAsia" w:ascii="Calibri" w:hAnsi="Calibri" w:cs="Calibri"/>
                  <w:color w:val="000000"/>
                </w:rPr>
                <w:delText xml:space="preserve"> po</w:delText>
              </w:r>
            </w:del>
            <w:del w:id="5379"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80" w:author="曹姝玥" w:date="2015-12-31T18:32:00Z"/>
                <w:rFonts w:ascii="Calibri" w:hAnsi="Calibri" w:cs="Calibri"/>
                <w:color w:val="000000"/>
              </w:rPr>
            </w:pPr>
            <w:del w:id="5381" w:author="曹姝玥" w:date="2015-12-31T18:32:00Z">
              <w:r>
                <w:rPr>
                  <w:rFonts w:hint="eastAsia" w:ascii="Calibri" w:hAnsi="Calibri" w:cs="Calibri"/>
                  <w:color w:val="000000"/>
                </w:rPr>
                <w:delText>删除</w:delText>
              </w:r>
            </w:del>
            <w:del w:id="5382"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8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84" w:author="曹姝玥" w:date="2015-12-31T18:32:00Z"/>
                <w:rFonts w:ascii="Calibri" w:hAnsi="Calibri" w:cs="Calibri"/>
                <w:color w:val="000000"/>
              </w:rPr>
            </w:pPr>
            <w:del w:id="5385" w:author="曹姝玥" w:date="2015-12-31T18:32:00Z">
              <w:r>
                <w:rPr>
                  <w:rFonts w:hint="eastAsia" w:ascii="Calibri" w:hAnsi="Calibri" w:cs="Calibri"/>
                  <w:color w:val="000000"/>
                </w:rPr>
                <w:delText>Institution</w:delText>
              </w:r>
            </w:del>
            <w:del w:id="5386" w:author="曹姝玥" w:date="2015-12-31T18:32:00Z">
              <w:r>
                <w:rPr>
                  <w:rFonts w:ascii="Calibri" w:hAnsi="Calibri" w:cs="Calibri"/>
                  <w:color w:val="000000"/>
                </w:rPr>
                <w:delText>DataService. updateInstitution(InstitutionPO</w:delText>
              </w:r>
            </w:del>
            <w:del w:id="5387" w:author="曹姝玥" w:date="2015-12-31T18:32:00Z">
              <w:r>
                <w:rPr>
                  <w:rFonts w:hint="eastAsia" w:ascii="Calibri" w:hAnsi="Calibri" w:cs="Calibri"/>
                  <w:color w:val="000000"/>
                </w:rPr>
                <w:delText xml:space="preserve"> po</w:delText>
              </w:r>
            </w:del>
            <w:del w:id="5388"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89" w:author="曹姝玥" w:date="2015-12-31T18:32:00Z"/>
                <w:rFonts w:ascii="Calibri" w:hAnsi="Calibri" w:cs="Calibri"/>
                <w:color w:val="000000"/>
              </w:rPr>
            </w:pPr>
            <w:del w:id="5390" w:author="曹姝玥" w:date="2015-12-31T18:32:00Z">
              <w:r>
                <w:rPr>
                  <w:rFonts w:hint="eastAsia" w:ascii="Calibri" w:hAnsi="Calibri" w:cs="Calibri"/>
                  <w:color w:val="000000"/>
                </w:rPr>
                <w:delText>更新</w:delText>
              </w:r>
            </w:del>
            <w:del w:id="5391"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9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393" w:author="曹姝玥" w:date="2015-12-31T18:32:00Z"/>
                <w:rFonts w:ascii="Calibri" w:hAnsi="Calibri" w:cs="Calibri"/>
                <w:color w:val="000000"/>
              </w:rPr>
            </w:pPr>
            <w:del w:id="5394" w:author="曹姝玥" w:date="2015-12-31T18:32:00Z">
              <w:r>
                <w:rPr>
                  <w:rFonts w:hint="eastAsia" w:ascii="Calibri" w:hAnsi="Calibri" w:cs="Calibri"/>
                  <w:color w:val="000000"/>
                </w:rPr>
                <w:delText>Institution</w:delText>
              </w:r>
            </w:del>
            <w:del w:id="5395" w:author="曹姝玥" w:date="2015-12-31T18:32:00Z">
              <w:r>
                <w:rPr>
                  <w:rFonts w:ascii="Calibri" w:hAnsi="Calibri" w:cs="Calibri"/>
                  <w:color w:val="000000"/>
                </w:rPr>
                <w:delText>DataService. find</w:delText>
              </w:r>
            </w:del>
            <w:del w:id="5396" w:author="曹姝玥" w:date="2015-12-31T18:32:00Z">
              <w:r>
                <w:rPr>
                  <w:rFonts w:hint="eastAsia" w:ascii="Calibri" w:hAnsi="Calibri" w:cs="Calibri"/>
                  <w:color w:val="000000"/>
                </w:rPr>
                <w:delText>AllI</w:delText>
              </w:r>
            </w:del>
            <w:del w:id="5397" w:author="曹姝玥" w:date="2015-12-31T18:32:00Z">
              <w:r>
                <w:rPr>
                  <w:rFonts w:ascii="Calibri" w:hAnsi="Calibri" w:cs="Calibri"/>
                  <w:color w:val="000000"/>
                </w:rPr>
                <w:delText>nstitution()</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398" w:author="曹姝玥" w:date="2015-12-31T18:32:00Z"/>
                <w:rFonts w:ascii="Calibri" w:hAnsi="Calibri" w:cs="Calibri"/>
                <w:color w:val="000000"/>
              </w:rPr>
            </w:pPr>
            <w:del w:id="5399" w:author="曹姝玥" w:date="2015-12-31T18:32:00Z">
              <w:r>
                <w:rPr>
                  <w:rFonts w:hint="eastAsia" w:ascii="Calibri" w:hAnsi="Calibri" w:cs="Calibri"/>
                  <w:color w:val="000000"/>
                </w:rPr>
                <w:delText>查找所有</w:delText>
              </w:r>
            </w:del>
            <w:del w:id="5400" w:author="曹姝玥" w:date="2015-12-31T18:32:00Z">
              <w:r>
                <w:rPr>
                  <w:rFonts w:ascii="Calibri" w:hAnsi="Calibri" w:cs="Calibri"/>
                  <w:color w:val="000000"/>
                </w:rPr>
                <w:delText>持久化对象</w:delText>
              </w:r>
            </w:del>
          </w:p>
        </w:tc>
      </w:tr>
    </w:tbl>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38"/>
    </w:p>
    <w:p>
      <w:pPr/>
      <w:r>
        <w:rPr>
          <w:rFonts w:hint="eastAsia" w:cs="宋体"/>
        </w:rPr>
        <w:t>（</w:t>
      </w:r>
      <w:r>
        <w:t>1</w:t>
      </w:r>
      <w:r>
        <w:rPr>
          <w:rFonts w:hint="eastAsia" w:cs="宋体"/>
        </w:rPr>
        <w:t>）模块概述</w:t>
      </w:r>
    </w:p>
    <w:p>
      <w:pPr>
        <w:ind w:firstLine="420"/>
      </w:pPr>
      <w:r>
        <w:t>Commodity</w:t>
      </w:r>
      <w:r>
        <w:rPr>
          <w:rFonts w:hint="eastAsia" w:cs="宋体"/>
        </w:rPr>
        <w:t>模块承担的需求参见需求规格说明文档功能需求及相关非功能需求。</w:t>
      </w:r>
    </w:p>
    <w:p>
      <w:pPr>
        <w:ind w:firstLine="420"/>
      </w:pPr>
      <w:r>
        <w:t>Commodity</w:t>
      </w:r>
      <w:r>
        <w:rPr>
          <w:rFonts w:hint="eastAsia" w:cs="宋体"/>
        </w:rPr>
        <w:t>模块的职责及接口参见软件体系结构描述文档表</w:t>
      </w:r>
      <w:r>
        <w:t>15</w:t>
      </w:r>
      <w:r>
        <w:rPr>
          <w:rFonts w:hint="eastAsia" w:cs="宋体"/>
        </w:rPr>
        <w:t>。</w:t>
      </w:r>
    </w:p>
    <w:p>
      <w:pPr/>
      <w:r>
        <w:rPr>
          <w:rFonts w:hint="eastAsia" w:cs="宋体"/>
        </w:rPr>
        <w:t>（</w:t>
      </w:r>
      <w:r>
        <w:t>2</w:t>
      </w:r>
      <w:r>
        <w:rPr>
          <w:rFonts w:hint="eastAsia" w:cs="宋体"/>
        </w:rPr>
        <w:t>）整体结构</w:t>
      </w:r>
    </w:p>
    <w:p>
      <w:pPr>
        <w:ind w:left="420" w:firstLine="420"/>
      </w:pPr>
      <w:r>
        <w:rPr>
          <w:rFonts w:hint="eastAsia" w:cs="宋体"/>
        </w:rPr>
        <w:t>根据体系结构的设计，我们将系统分为展示层，业务逻辑层，数据层。每一层之间为了增加灵活性，我们会添加接口。比如展示层和业务逻辑层之间，我们添加</w:t>
      </w:r>
      <w:r>
        <w:t>bussinesslogicservice.commodityblservice.CommodityBLService</w:t>
      </w:r>
      <w:r>
        <w:rPr>
          <w:rFonts w:hint="eastAsia" w:cs="宋体"/>
        </w:rPr>
        <w:t>接口。业务逻辑层和数据层之间添加</w:t>
      </w:r>
      <w:r>
        <w:t>dataservice.salesdataservice.SalesDataService</w:t>
      </w:r>
      <w:r>
        <w:rPr>
          <w:rFonts w:hint="eastAsia" w:cs="宋体"/>
        </w:rPr>
        <w:t>接口。为了隔离业务逻辑职责和逻辑控制职责，我们增加了</w:t>
      </w:r>
      <w:r>
        <w:t>CommodityComtroller</w:t>
      </w:r>
      <w:r>
        <w:rPr>
          <w:rFonts w:hint="eastAsia" w:cs="宋体"/>
        </w:rPr>
        <w:t>，将对库存的业务逻辑委托给</w:t>
      </w:r>
      <w:r>
        <w:t>commodity</w:t>
      </w:r>
      <w:r>
        <w:rPr>
          <w:rFonts w:hint="eastAsia" w:cs="宋体"/>
        </w:rPr>
        <w:t>对象。</w:t>
      </w:r>
      <w:r>
        <w:t>GoodsPO</w:t>
      </w:r>
      <w:r>
        <w:rPr>
          <w:rFonts w:hint="eastAsia" w:cs="宋体"/>
        </w:rPr>
        <w:t>是作为商品信息的持久化对象被添加到设计模型中去的；</w:t>
      </w:r>
      <w:r>
        <w:t>StoragePO</w:t>
      </w:r>
      <w:r>
        <w:rPr>
          <w:rFonts w:hint="eastAsia" w:cs="宋体"/>
        </w:rPr>
        <w:t>则是作为库存信息的持久化对象被添加到设计模型中去的。</w:t>
      </w:r>
    </w:p>
    <w:p>
      <w:pPr>
        <w:pStyle w:val="38"/>
        <w:ind w:firstLine="0" w:firstLineChars="0"/>
        <w:jc w:val="center"/>
        <w:rPr>
          <w:ins w:id="5401" w:author="Administrator" w:date="2016-01-01T22:50:08Z"/>
        </w:rPr>
      </w:pPr>
      <w:ins w:id="5402" w:author="Administrator" w:date="2016-01-01T22:50:08Z">
        <w:r>
          <w:rPr>
            <w:rFonts w:hint="eastAsia"/>
            <w:b/>
            <w:bCs/>
          </w:rPr>
          <w:t>表22 库存管理业务逻辑层详细设计的上下文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403" w:author="Administrator" w:date="2016-01-01T22:50:08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5404" w:author="Administrator" w:date="2016-01-01T22:50:08Z"/>
                <w:rFonts w:ascii="Calibri" w:hAnsi="Calibri" w:cs="Calibri"/>
              </w:rPr>
            </w:pPr>
            <w:ins w:id="5405" w:author="Administrator" w:date="2016-01-01T22:50:08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5406" w:author="Administrator" w:date="2016-01-01T22:50:08Z"/>
                <w:rFonts w:ascii="Calibri" w:hAnsi="Calibri" w:cs="Calibri"/>
              </w:rPr>
            </w:pPr>
            <w:ins w:id="5407" w:author="Administrator" w:date="2016-01-01T22:50:08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5408" w:author="Administrator" w:date="2016-01-01T22:50:08Z"/>
                <w:rFonts w:ascii="Calibri" w:hAnsi="Calibri" w:cs="Calibri"/>
              </w:rPr>
            </w:pPr>
            <w:ins w:id="5409" w:author="Administrator" w:date="2016-01-01T22:50:08Z">
              <w:r>
                <w:rPr>
                  <w:rFonts w:hint="eastAsia" w:ascii="Calibri" w:hAnsi="Calibri" w:cs="宋体"/>
                </w:rPr>
                <w:t>参见：软件用例描述文档中的用例</w:t>
              </w:r>
            </w:ins>
            <w:ins w:id="5410" w:author="Administrator" w:date="2016-01-01T22:50:08Z">
              <w:r>
                <w:rPr>
                  <w:rFonts w:ascii="Calibri" w:hAnsi="Calibri" w:cs="Calibri"/>
                </w:rPr>
                <w:t>13</w:t>
              </w:r>
            </w:ins>
            <w:ins w:id="5411" w:author="Administrator" w:date="2016-01-01T22:50:08Z">
              <w:r>
                <w:rPr>
                  <w:rFonts w:hint="eastAsia" w:ascii="Calibri" w:hAnsi="Calibri" w:cs="宋体"/>
                </w:rPr>
                <w:t>至用例</w:t>
              </w:r>
            </w:ins>
            <w:ins w:id="5412" w:author="Administrator" w:date="2016-01-01T22:50:08Z">
              <w:r>
                <w:rPr>
                  <w:rFonts w:ascii="Calibri" w:hAnsi="Calibri" w:cs="Calibri"/>
                </w:rPr>
                <w:t>18</w:t>
              </w:r>
            </w:ins>
          </w:p>
          <w:p>
            <w:pPr>
              <w:rPr>
                <w:ins w:id="5413" w:author="Administrator" w:date="2016-01-01T22:50:08Z"/>
                <w:rFonts w:ascii="Calibri" w:hAnsi="Calibri" w:cs="Calibri"/>
              </w:rPr>
            </w:pPr>
            <w:ins w:id="5414" w:author="Administrator" w:date="2016-01-01T22:50:08Z">
              <w:r>
                <w:rPr>
                  <w:rFonts w:ascii="Calibri" w:hAnsi="Calibri" w:cs="Calibri"/>
                </w:rPr>
                <w:t xml:space="preserve">      </w:t>
              </w:r>
            </w:ins>
            <w:ins w:id="5415" w:author="Administrator" w:date="2016-01-01T22:50:08Z">
              <w:r>
                <w:rPr>
                  <w:rFonts w:hint="eastAsia" w:ascii="Calibri" w:hAnsi="Calibri" w:cs="宋体"/>
                </w:rPr>
                <w:t>软件需求规格文档中的</w:t>
              </w:r>
            </w:ins>
            <w:ins w:id="5416" w:author="Administrator" w:date="2016-01-01T22:50:08Z">
              <w:r>
                <w:rPr>
                  <w:rFonts w:ascii="Calibri" w:hAnsi="Calibri" w:cs="Calibri"/>
                </w:rPr>
                <w:t>3.2</w:t>
              </w:r>
            </w:ins>
            <w:ins w:id="5417" w:author="Administrator" w:date="2016-01-01T22:50:08Z">
              <w:r>
                <w:rPr>
                  <w:rFonts w:hint="eastAsia" w:ascii="Calibri" w:hAnsi="Calibri" w:cs="宋体"/>
                </w:rPr>
                <w:t>节及</w:t>
              </w:r>
            </w:ins>
            <w:ins w:id="5418" w:author="Administrator" w:date="2016-01-01T22:50:08Z">
              <w:r>
                <w:rPr>
                  <w:rFonts w:ascii="Calibri" w:hAnsi="Calibri" w:cs="Calibri"/>
                </w:rPr>
                <w:t>3.3</w:t>
              </w:r>
            </w:ins>
            <w:ins w:id="5419" w:author="Administrator" w:date="2016-01-01T22:50:08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5420" w:author="Administrator" w:date="2016-01-01T22:50:08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5421" w:author="Administrator" w:date="2016-01-01T22:50:08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5422" w:author="Administrator" w:date="2016-01-01T22:50:08Z"/>
                <w:rFonts w:ascii="Calibri" w:hAnsi="Calibri" w:cs="Calibri"/>
              </w:rPr>
            </w:pPr>
            <w:ins w:id="5423" w:author="Administrator" w:date="2016-01-01T22:50:08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5424" w:author="Administrator" w:date="2016-01-01T22:50:08Z"/>
                <w:rFonts w:ascii="Calibri" w:hAnsi="Calibri" w:cs="Calibri"/>
              </w:rPr>
            </w:pPr>
            <w:ins w:id="5425" w:author="Administrator" w:date="2016-01-01T22:50:08Z">
              <w:r>
                <w:rPr>
                  <w:rFonts w:ascii="Calibri" w:hAnsi="Calibri" w:cs="Calibri"/>
                </w:rPr>
                <w:t>//</w:t>
              </w:r>
            </w:ins>
            <w:ins w:id="5426" w:author="Administrator" w:date="2016-01-01T22:50:08Z">
              <w:r>
                <w:rPr>
                  <w:rFonts w:hint="eastAsia" w:ascii="Calibri" w:hAnsi="Calibri" w:cs="宋体"/>
                </w:rPr>
                <w:t>被</w:t>
              </w:r>
            </w:ins>
            <w:ins w:id="5427" w:author="Administrator" w:date="2016-01-01T22:50:08Z">
              <w:r>
                <w:rPr>
                  <w:rFonts w:ascii="Calibri" w:hAnsi="Calibri" w:cs="Calibri"/>
                </w:rPr>
                <w:t>Presentation</w:t>
              </w:r>
            </w:ins>
            <w:ins w:id="5428" w:author="Administrator" w:date="2016-01-01T22:50:08Z">
              <w:r>
                <w:rPr>
                  <w:rFonts w:hint="eastAsia" w:ascii="Calibri" w:hAnsi="Calibri" w:cs="宋体"/>
                </w:rPr>
                <w:t>层调用的接口</w:t>
              </w:r>
            </w:ins>
          </w:p>
          <w:p>
            <w:pPr>
              <w:rPr>
                <w:ins w:id="5429" w:author="Administrator" w:date="2016-01-01T22:50:08Z"/>
                <w:rFonts w:ascii="Calibri" w:hAnsi="Calibri" w:cs="Calibri"/>
              </w:rPr>
            </w:pPr>
            <w:ins w:id="5430" w:author="Administrator" w:date="2016-01-01T22:50:08Z">
              <w:r>
                <w:rPr>
                  <w:rFonts w:ascii="Calibri" w:hAnsi="Calibri" w:cs="Calibri"/>
                </w:rPr>
                <w:t>public interface CommodityBLService {</w:t>
              </w:r>
            </w:ins>
          </w:p>
          <w:p>
            <w:pPr>
              <w:rPr>
                <w:ins w:id="5431" w:author="Administrator" w:date="2016-01-01T22:50:08Z"/>
                <w:rFonts w:hint="eastAsia" w:ascii="Calibri" w:hAnsi="Calibri" w:cs="Calibri"/>
              </w:rPr>
            </w:pPr>
            <w:ins w:id="5432" w:author="Administrator" w:date="2016-01-01T22:50:08Z">
              <w:r>
                <w:rPr>
                  <w:rFonts w:ascii="Calibri" w:hAnsi="Calibri" w:cs="Calibri"/>
                </w:rPr>
                <w:tab/>
              </w:r>
            </w:ins>
            <w:ins w:id="5433" w:author="Administrator" w:date="2016-01-01T22:50:08Z">
              <w:r>
                <w:rPr>
                  <w:rFonts w:hint="eastAsia" w:ascii="Calibri" w:hAnsi="Calibri" w:cs="Calibri"/>
                </w:rPr>
                <w:t>/**</w:t>
              </w:r>
            </w:ins>
          </w:p>
          <w:p>
            <w:pPr>
              <w:rPr>
                <w:ins w:id="5434" w:author="Administrator" w:date="2016-01-01T22:50:08Z"/>
                <w:rFonts w:hint="eastAsia" w:ascii="Calibri" w:hAnsi="Calibri" w:cs="Calibri"/>
              </w:rPr>
            </w:pPr>
            <w:ins w:id="5435" w:author="Administrator" w:date="2016-01-01T22:50:08Z">
              <w:r>
                <w:rPr>
                  <w:rFonts w:hint="eastAsia" w:ascii="Calibri" w:hAnsi="Calibri" w:cs="Calibri"/>
                </w:rPr>
                <w:tab/>
              </w:r>
            </w:ins>
            <w:ins w:id="5436" w:author="Administrator" w:date="2016-01-01T22:50:08Z">
              <w:r>
                <w:rPr>
                  <w:rFonts w:hint="eastAsia" w:ascii="Calibri" w:hAnsi="Calibri" w:cs="Calibri"/>
                </w:rPr>
                <w:t xml:space="preserve"> * 盘点界面得到当天各区快递信息</w:t>
              </w:r>
            </w:ins>
          </w:p>
          <w:p>
            <w:pPr>
              <w:rPr>
                <w:ins w:id="5437" w:author="Administrator" w:date="2016-01-01T22:50:08Z"/>
                <w:rFonts w:hint="eastAsia" w:ascii="Calibri" w:hAnsi="Calibri" w:cs="Calibri"/>
              </w:rPr>
            </w:pPr>
            <w:ins w:id="5438" w:author="Administrator" w:date="2016-01-01T22:50:08Z">
              <w:r>
                <w:rPr>
                  <w:rFonts w:hint="eastAsia" w:ascii="Calibri" w:hAnsi="Calibri" w:cs="Calibri"/>
                </w:rPr>
                <w:tab/>
              </w:r>
            </w:ins>
            <w:ins w:id="5439" w:author="Administrator" w:date="2016-01-01T22:50:08Z">
              <w:r>
                <w:rPr>
                  <w:rFonts w:hint="eastAsia" w:ascii="Calibri" w:hAnsi="Calibri" w:cs="Calibri"/>
                </w:rPr>
                <w:t xml:space="preserve"> */</w:t>
              </w:r>
            </w:ins>
          </w:p>
          <w:p>
            <w:pPr>
              <w:rPr>
                <w:ins w:id="5440" w:author="Administrator" w:date="2016-01-01T22:50:08Z"/>
                <w:rFonts w:hint="eastAsia" w:ascii="Calibri" w:hAnsi="Calibri" w:cs="Calibri"/>
              </w:rPr>
            </w:pPr>
            <w:ins w:id="5441" w:author="Administrator" w:date="2016-01-01T22:50:08Z">
              <w:r>
                <w:rPr>
                  <w:rFonts w:hint="eastAsia" w:ascii="Calibri" w:hAnsi="Calibri" w:cs="Calibri"/>
                </w:rPr>
                <w:tab/>
              </w:r>
            </w:ins>
            <w:ins w:id="5442" w:author="Administrator" w:date="2016-01-01T22:50:08Z">
              <w:r>
                <w:rPr>
                  <w:rFonts w:hint="eastAsia" w:ascii="Calibri" w:hAnsi="Calibri" w:cs="Calibri"/>
                </w:rPr>
                <w:t>public ArrayList&lt;ExpressInfoVO&gt; stockTaking(String storageId);</w:t>
              </w:r>
            </w:ins>
          </w:p>
          <w:p>
            <w:pPr>
              <w:rPr>
                <w:ins w:id="5443" w:author="Administrator" w:date="2016-01-01T22:50:08Z"/>
                <w:rFonts w:hint="eastAsia" w:ascii="Calibri" w:hAnsi="Calibri" w:cs="Calibri"/>
              </w:rPr>
            </w:pPr>
            <w:ins w:id="5444" w:author="Administrator" w:date="2016-01-01T22:50:08Z">
              <w:r>
                <w:rPr>
                  <w:rFonts w:hint="eastAsia" w:ascii="Calibri" w:hAnsi="Calibri" w:cs="Calibri"/>
                </w:rPr>
                <w:tab/>
              </w:r>
            </w:ins>
          </w:p>
          <w:p>
            <w:pPr>
              <w:rPr>
                <w:ins w:id="5445" w:author="Administrator" w:date="2016-01-01T22:50:08Z"/>
                <w:rFonts w:hint="eastAsia" w:ascii="Calibri" w:hAnsi="Calibri" w:cs="Calibri"/>
              </w:rPr>
            </w:pPr>
            <w:ins w:id="5446" w:author="Administrator" w:date="2016-01-01T22:50:08Z">
              <w:r>
                <w:rPr>
                  <w:rFonts w:hint="eastAsia" w:ascii="Calibri" w:hAnsi="Calibri" w:cs="Calibri"/>
                </w:rPr>
                <w:tab/>
              </w:r>
            </w:ins>
            <w:ins w:id="5447" w:author="Administrator" w:date="2016-01-01T22:50:08Z">
              <w:r>
                <w:rPr>
                  <w:rFonts w:hint="eastAsia" w:ascii="Calibri" w:hAnsi="Calibri" w:cs="Calibri"/>
                </w:rPr>
                <w:t>/**</w:t>
              </w:r>
            </w:ins>
          </w:p>
          <w:p>
            <w:pPr>
              <w:rPr>
                <w:ins w:id="5448" w:author="Administrator" w:date="2016-01-01T22:50:08Z"/>
                <w:rFonts w:hint="eastAsia" w:ascii="Calibri" w:hAnsi="Calibri" w:cs="Calibri"/>
              </w:rPr>
            </w:pPr>
            <w:ins w:id="5449" w:author="Administrator" w:date="2016-01-01T22:50:08Z">
              <w:r>
                <w:rPr>
                  <w:rFonts w:hint="eastAsia" w:ascii="Calibri" w:hAnsi="Calibri" w:cs="Calibri"/>
                </w:rPr>
                <w:tab/>
              </w:r>
            </w:ins>
            <w:ins w:id="5450" w:author="Administrator" w:date="2016-01-01T22:50:08Z">
              <w:r>
                <w:rPr>
                  <w:rFonts w:hint="eastAsia" w:ascii="Calibri" w:hAnsi="Calibri" w:cs="Calibri"/>
                </w:rPr>
                <w:t xml:space="preserve"> * 向外部导出Excel</w:t>
              </w:r>
            </w:ins>
          </w:p>
          <w:p>
            <w:pPr>
              <w:rPr>
                <w:ins w:id="5451" w:author="Administrator" w:date="2016-01-01T22:50:08Z"/>
                <w:rFonts w:hint="eastAsia" w:ascii="Calibri" w:hAnsi="Calibri" w:cs="Calibri"/>
              </w:rPr>
            </w:pPr>
            <w:ins w:id="5452" w:author="Administrator" w:date="2016-01-01T22:50:08Z">
              <w:r>
                <w:rPr>
                  <w:rFonts w:hint="eastAsia" w:ascii="Calibri" w:hAnsi="Calibri" w:cs="Calibri"/>
                </w:rPr>
                <w:tab/>
              </w:r>
            </w:ins>
            <w:ins w:id="5453" w:author="Administrator" w:date="2016-01-01T22:50:08Z">
              <w:r>
                <w:rPr>
                  <w:rFonts w:hint="eastAsia" w:ascii="Calibri" w:hAnsi="Calibri" w:cs="Calibri"/>
                </w:rPr>
                <w:t xml:space="preserve"> */</w:t>
              </w:r>
            </w:ins>
          </w:p>
          <w:p>
            <w:pPr>
              <w:rPr>
                <w:ins w:id="5454" w:author="Administrator" w:date="2016-01-01T22:50:08Z"/>
                <w:rFonts w:hint="eastAsia" w:ascii="Calibri" w:hAnsi="Calibri" w:cs="Calibri"/>
              </w:rPr>
            </w:pPr>
            <w:ins w:id="5455" w:author="Administrator" w:date="2016-01-01T22:50:08Z">
              <w:r>
                <w:rPr>
                  <w:rFonts w:hint="eastAsia" w:ascii="Calibri" w:hAnsi="Calibri" w:cs="Calibri"/>
                </w:rPr>
                <w:tab/>
              </w:r>
            </w:ins>
            <w:ins w:id="5456" w:author="Administrator" w:date="2016-01-01T22:50:08Z">
              <w:r>
                <w:rPr>
                  <w:rFonts w:hint="eastAsia" w:ascii="Calibri" w:hAnsi="Calibri" w:cs="Calibri"/>
                </w:rPr>
                <w:t>public void exportExcel(String realPath,ArrayList&lt;ExpressInfoVO&gt; users);</w:t>
              </w:r>
            </w:ins>
          </w:p>
          <w:p>
            <w:pPr>
              <w:rPr>
                <w:ins w:id="5457" w:author="Administrator" w:date="2016-01-01T22:50:08Z"/>
                <w:rFonts w:hint="eastAsia" w:ascii="Calibri" w:hAnsi="Calibri" w:cs="Calibri"/>
              </w:rPr>
            </w:pPr>
            <w:ins w:id="5458" w:author="Administrator" w:date="2016-01-01T22:50:08Z">
              <w:r>
                <w:rPr>
                  <w:rFonts w:hint="eastAsia" w:ascii="Calibri" w:hAnsi="Calibri" w:cs="Calibri"/>
                </w:rPr>
                <w:tab/>
              </w:r>
            </w:ins>
          </w:p>
          <w:p>
            <w:pPr>
              <w:rPr>
                <w:ins w:id="5459" w:author="Administrator" w:date="2016-01-01T22:50:08Z"/>
                <w:rFonts w:hint="eastAsia" w:ascii="Calibri" w:hAnsi="Calibri" w:cs="Calibri"/>
              </w:rPr>
            </w:pPr>
            <w:ins w:id="5460" w:author="Administrator" w:date="2016-01-01T22:50:08Z">
              <w:r>
                <w:rPr>
                  <w:rFonts w:hint="eastAsia" w:ascii="Calibri" w:hAnsi="Calibri" w:cs="Calibri"/>
                </w:rPr>
                <w:tab/>
              </w:r>
            </w:ins>
            <w:ins w:id="5461" w:author="Administrator" w:date="2016-01-01T22:50:08Z">
              <w:r>
                <w:rPr>
                  <w:rFonts w:hint="eastAsia" w:ascii="Calibri" w:hAnsi="Calibri" w:cs="Calibri"/>
                </w:rPr>
                <w:t>/**</w:t>
              </w:r>
            </w:ins>
          </w:p>
          <w:p>
            <w:pPr>
              <w:rPr>
                <w:ins w:id="5462" w:author="Administrator" w:date="2016-01-01T22:50:08Z"/>
                <w:rFonts w:hint="eastAsia" w:ascii="Calibri" w:hAnsi="Calibri" w:cs="Calibri"/>
              </w:rPr>
            </w:pPr>
            <w:ins w:id="5463" w:author="Administrator" w:date="2016-01-01T22:50:08Z">
              <w:r>
                <w:rPr>
                  <w:rFonts w:hint="eastAsia" w:ascii="Calibri" w:hAnsi="Calibri" w:cs="Calibri"/>
                </w:rPr>
                <w:tab/>
              </w:r>
            </w:ins>
            <w:ins w:id="5464" w:author="Administrator" w:date="2016-01-01T22:50:08Z">
              <w:r>
                <w:rPr>
                  <w:rFonts w:hint="eastAsia" w:ascii="Calibri" w:hAnsi="Calibri" w:cs="Calibri"/>
                </w:rPr>
                <w:t xml:space="preserve"> * 修改警戒比例</w:t>
              </w:r>
            </w:ins>
          </w:p>
          <w:p>
            <w:pPr>
              <w:rPr>
                <w:ins w:id="5465" w:author="Administrator" w:date="2016-01-01T22:50:08Z"/>
                <w:rFonts w:hint="eastAsia" w:ascii="Calibri" w:hAnsi="Calibri" w:cs="Calibri"/>
              </w:rPr>
            </w:pPr>
            <w:ins w:id="5466" w:author="Administrator" w:date="2016-01-01T22:50:08Z">
              <w:r>
                <w:rPr>
                  <w:rFonts w:hint="eastAsia" w:ascii="Calibri" w:hAnsi="Calibri" w:cs="Calibri"/>
                </w:rPr>
                <w:tab/>
              </w:r>
            </w:ins>
            <w:ins w:id="5467" w:author="Administrator" w:date="2016-01-01T22:50:08Z">
              <w:r>
                <w:rPr>
                  <w:rFonts w:hint="eastAsia" w:ascii="Calibri" w:hAnsi="Calibri" w:cs="Calibri"/>
                </w:rPr>
                <w:t xml:space="preserve"> * @param alarmScale</w:t>
              </w:r>
            </w:ins>
          </w:p>
          <w:p>
            <w:pPr>
              <w:rPr>
                <w:ins w:id="5468" w:author="Administrator" w:date="2016-01-01T22:50:08Z"/>
                <w:rFonts w:hint="eastAsia" w:ascii="Calibri" w:hAnsi="Calibri" w:cs="Calibri"/>
              </w:rPr>
            </w:pPr>
            <w:ins w:id="5469" w:author="Administrator" w:date="2016-01-01T22:50:08Z">
              <w:r>
                <w:rPr>
                  <w:rFonts w:hint="eastAsia" w:ascii="Calibri" w:hAnsi="Calibri" w:cs="Calibri"/>
                </w:rPr>
                <w:tab/>
              </w:r>
            </w:ins>
            <w:ins w:id="5470" w:author="Administrator" w:date="2016-01-01T22:50:08Z">
              <w:r>
                <w:rPr>
                  <w:rFonts w:hint="eastAsia" w:ascii="Calibri" w:hAnsi="Calibri" w:cs="Calibri"/>
                </w:rPr>
                <w:t xml:space="preserve"> */</w:t>
              </w:r>
            </w:ins>
          </w:p>
          <w:p>
            <w:pPr>
              <w:rPr>
                <w:ins w:id="5471" w:author="Administrator" w:date="2016-01-01T22:50:08Z"/>
                <w:rFonts w:hint="eastAsia" w:ascii="Calibri" w:hAnsi="Calibri" w:cs="Calibri"/>
              </w:rPr>
            </w:pPr>
            <w:ins w:id="5472" w:author="Administrator" w:date="2016-01-01T22:50:08Z">
              <w:r>
                <w:rPr>
                  <w:rFonts w:hint="eastAsia" w:ascii="Calibri" w:hAnsi="Calibri" w:cs="Calibri"/>
                </w:rPr>
                <w:tab/>
              </w:r>
            </w:ins>
            <w:ins w:id="5473" w:author="Administrator" w:date="2016-01-01T22:50:08Z">
              <w:r>
                <w:rPr>
                  <w:rFonts w:hint="eastAsia" w:ascii="Calibri" w:hAnsi="Calibri" w:cs="Calibri"/>
                </w:rPr>
                <w:t>public void changeAlarmScale(double alarmScale,String storageId);</w:t>
              </w:r>
            </w:ins>
          </w:p>
          <w:p>
            <w:pPr>
              <w:rPr>
                <w:ins w:id="5474" w:author="Administrator" w:date="2016-01-01T22:50:08Z"/>
                <w:rFonts w:hint="eastAsia" w:ascii="Calibri" w:hAnsi="Calibri" w:cs="Calibri"/>
              </w:rPr>
            </w:pPr>
            <w:ins w:id="5475" w:author="Administrator" w:date="2016-01-01T22:50:08Z">
              <w:r>
                <w:rPr>
                  <w:rFonts w:hint="eastAsia" w:ascii="Calibri" w:hAnsi="Calibri" w:cs="Calibri"/>
                </w:rPr>
                <w:tab/>
              </w:r>
            </w:ins>
          </w:p>
          <w:p>
            <w:pPr>
              <w:rPr>
                <w:ins w:id="5476" w:author="Administrator" w:date="2016-01-01T22:50:08Z"/>
                <w:rFonts w:hint="eastAsia" w:ascii="Calibri" w:hAnsi="Calibri" w:cs="Calibri"/>
              </w:rPr>
            </w:pPr>
            <w:ins w:id="5477" w:author="Administrator" w:date="2016-01-01T22:50:08Z">
              <w:r>
                <w:rPr>
                  <w:rFonts w:hint="eastAsia" w:ascii="Calibri" w:hAnsi="Calibri" w:cs="Calibri"/>
                </w:rPr>
                <w:tab/>
              </w:r>
            </w:ins>
            <w:ins w:id="5478" w:author="Administrator" w:date="2016-01-01T22:50:08Z">
              <w:r>
                <w:rPr>
                  <w:rFonts w:hint="eastAsia" w:ascii="Calibri" w:hAnsi="Calibri" w:cs="Calibri"/>
                </w:rPr>
                <w:t>/**</w:t>
              </w:r>
            </w:ins>
          </w:p>
          <w:p>
            <w:pPr>
              <w:rPr>
                <w:ins w:id="5479" w:author="Administrator" w:date="2016-01-01T22:50:08Z"/>
                <w:rFonts w:hint="eastAsia" w:ascii="Calibri" w:hAnsi="Calibri" w:cs="Calibri"/>
              </w:rPr>
            </w:pPr>
            <w:ins w:id="5480" w:author="Administrator" w:date="2016-01-01T22:50:08Z">
              <w:r>
                <w:rPr>
                  <w:rFonts w:hint="eastAsia" w:ascii="Calibri" w:hAnsi="Calibri" w:cs="Calibri"/>
                </w:rPr>
                <w:tab/>
              </w:r>
            </w:ins>
            <w:ins w:id="5481" w:author="Administrator" w:date="2016-01-01T22:50:08Z">
              <w:r>
                <w:rPr>
                  <w:rFonts w:hint="eastAsia" w:ascii="Calibri" w:hAnsi="Calibri" w:cs="Calibri"/>
                </w:rPr>
                <w:t xml:space="preserve"> * 获得当前警戒比例</w:t>
              </w:r>
            </w:ins>
          </w:p>
          <w:p>
            <w:pPr>
              <w:rPr>
                <w:ins w:id="5482" w:author="Administrator" w:date="2016-01-01T22:50:08Z"/>
                <w:rFonts w:hint="eastAsia" w:ascii="Calibri" w:hAnsi="Calibri" w:cs="Calibri"/>
              </w:rPr>
            </w:pPr>
            <w:ins w:id="5483" w:author="Administrator" w:date="2016-01-01T22:50:08Z">
              <w:r>
                <w:rPr>
                  <w:rFonts w:hint="eastAsia" w:ascii="Calibri" w:hAnsi="Calibri" w:cs="Calibri"/>
                </w:rPr>
                <w:tab/>
              </w:r>
            </w:ins>
            <w:ins w:id="5484" w:author="Administrator" w:date="2016-01-01T22:50:08Z">
              <w:r>
                <w:rPr>
                  <w:rFonts w:hint="eastAsia" w:ascii="Calibri" w:hAnsi="Calibri" w:cs="Calibri"/>
                </w:rPr>
                <w:t xml:space="preserve"> * @param storageId</w:t>
              </w:r>
            </w:ins>
          </w:p>
          <w:p>
            <w:pPr>
              <w:rPr>
                <w:ins w:id="5485" w:author="Administrator" w:date="2016-01-01T22:50:08Z"/>
                <w:rFonts w:hint="eastAsia" w:ascii="Calibri" w:hAnsi="Calibri" w:cs="Calibri"/>
              </w:rPr>
            </w:pPr>
            <w:ins w:id="5486" w:author="Administrator" w:date="2016-01-01T22:50:08Z">
              <w:r>
                <w:rPr>
                  <w:rFonts w:hint="eastAsia" w:ascii="Calibri" w:hAnsi="Calibri" w:cs="Calibri"/>
                </w:rPr>
                <w:tab/>
              </w:r>
            </w:ins>
            <w:ins w:id="5487" w:author="Administrator" w:date="2016-01-01T22:50:08Z">
              <w:r>
                <w:rPr>
                  <w:rFonts w:hint="eastAsia" w:ascii="Calibri" w:hAnsi="Calibri" w:cs="Calibri"/>
                </w:rPr>
                <w:t xml:space="preserve"> * @return</w:t>
              </w:r>
            </w:ins>
          </w:p>
          <w:p>
            <w:pPr>
              <w:rPr>
                <w:ins w:id="5488" w:author="Administrator" w:date="2016-01-01T22:50:08Z"/>
                <w:rFonts w:hint="eastAsia" w:ascii="Calibri" w:hAnsi="Calibri" w:cs="Calibri"/>
              </w:rPr>
            </w:pPr>
            <w:ins w:id="5489" w:author="Administrator" w:date="2016-01-01T22:50:08Z">
              <w:r>
                <w:rPr>
                  <w:rFonts w:hint="eastAsia" w:ascii="Calibri" w:hAnsi="Calibri" w:cs="Calibri"/>
                </w:rPr>
                <w:tab/>
              </w:r>
            </w:ins>
            <w:ins w:id="5490" w:author="Administrator" w:date="2016-01-01T22:50:08Z">
              <w:r>
                <w:rPr>
                  <w:rFonts w:hint="eastAsia" w:ascii="Calibri" w:hAnsi="Calibri" w:cs="Calibri"/>
                </w:rPr>
                <w:t xml:space="preserve"> */</w:t>
              </w:r>
            </w:ins>
          </w:p>
          <w:p>
            <w:pPr>
              <w:rPr>
                <w:ins w:id="5491" w:author="Administrator" w:date="2016-01-01T22:50:08Z"/>
                <w:rFonts w:hint="eastAsia" w:ascii="Calibri" w:hAnsi="Calibri" w:cs="Calibri"/>
              </w:rPr>
            </w:pPr>
            <w:ins w:id="5492" w:author="Administrator" w:date="2016-01-01T22:50:08Z">
              <w:r>
                <w:rPr>
                  <w:rFonts w:hint="eastAsia" w:ascii="Calibri" w:hAnsi="Calibri" w:cs="Calibri"/>
                </w:rPr>
                <w:tab/>
              </w:r>
            </w:ins>
            <w:ins w:id="5493" w:author="Administrator" w:date="2016-01-01T22:50:08Z">
              <w:r>
                <w:rPr>
                  <w:rFonts w:hint="eastAsia" w:ascii="Calibri" w:hAnsi="Calibri" w:cs="Calibri"/>
                </w:rPr>
                <w:t>public double getAlarmScale(String storageId);</w:t>
              </w:r>
            </w:ins>
          </w:p>
          <w:p>
            <w:pPr>
              <w:rPr>
                <w:ins w:id="5494" w:author="Administrator" w:date="2016-01-01T22:50:08Z"/>
                <w:rFonts w:hint="eastAsia" w:ascii="Calibri" w:hAnsi="Calibri" w:cs="Calibri"/>
              </w:rPr>
            </w:pPr>
            <w:ins w:id="5495" w:author="Administrator" w:date="2016-01-01T22:50:08Z">
              <w:r>
                <w:rPr>
                  <w:rFonts w:hint="eastAsia" w:ascii="Calibri" w:hAnsi="Calibri" w:cs="Calibri"/>
                </w:rPr>
                <w:tab/>
              </w:r>
            </w:ins>
          </w:p>
          <w:p>
            <w:pPr>
              <w:rPr>
                <w:ins w:id="5496" w:author="Administrator" w:date="2016-01-01T22:50:08Z"/>
                <w:rFonts w:hint="eastAsia" w:ascii="Calibri" w:hAnsi="Calibri" w:cs="Calibri"/>
              </w:rPr>
            </w:pPr>
            <w:ins w:id="5497" w:author="Administrator" w:date="2016-01-01T22:50:08Z">
              <w:r>
                <w:rPr>
                  <w:rFonts w:hint="eastAsia" w:ascii="Calibri" w:hAnsi="Calibri" w:cs="Calibri"/>
                </w:rPr>
                <w:tab/>
              </w:r>
            </w:ins>
            <w:ins w:id="5498" w:author="Administrator" w:date="2016-01-01T22:50:08Z">
              <w:r>
                <w:rPr>
                  <w:rFonts w:hint="eastAsia" w:ascii="Calibri" w:hAnsi="Calibri" w:cs="Calibri"/>
                </w:rPr>
                <w:t>/**</w:t>
              </w:r>
            </w:ins>
          </w:p>
          <w:p>
            <w:pPr>
              <w:rPr>
                <w:ins w:id="5499" w:author="Administrator" w:date="2016-01-01T22:50:08Z"/>
                <w:rFonts w:hint="eastAsia" w:ascii="Calibri" w:hAnsi="Calibri" w:cs="Calibri"/>
              </w:rPr>
            </w:pPr>
            <w:ins w:id="5500" w:author="Administrator" w:date="2016-01-01T22:50:08Z">
              <w:r>
                <w:rPr>
                  <w:rFonts w:hint="eastAsia" w:ascii="Calibri" w:hAnsi="Calibri" w:cs="Calibri"/>
                </w:rPr>
                <w:tab/>
              </w:r>
            </w:ins>
            <w:ins w:id="5501" w:author="Administrator" w:date="2016-01-01T22:50:08Z">
              <w:r>
                <w:rPr>
                  <w:rFonts w:hint="eastAsia" w:ascii="Calibri" w:hAnsi="Calibri" w:cs="Calibri"/>
                </w:rPr>
                <w:t xml:space="preserve"> * 库存查看界面得到一段时间内的库存信息</w:t>
              </w:r>
            </w:ins>
          </w:p>
          <w:p>
            <w:pPr>
              <w:rPr>
                <w:ins w:id="5502" w:author="Administrator" w:date="2016-01-01T22:50:08Z"/>
                <w:rFonts w:hint="eastAsia" w:ascii="Calibri" w:hAnsi="Calibri" w:cs="Calibri"/>
              </w:rPr>
            </w:pPr>
            <w:ins w:id="5503" w:author="Administrator" w:date="2016-01-01T22:50:08Z">
              <w:r>
                <w:rPr>
                  <w:rFonts w:hint="eastAsia" w:ascii="Calibri" w:hAnsi="Calibri" w:cs="Calibri"/>
                </w:rPr>
                <w:tab/>
              </w:r>
            </w:ins>
            <w:ins w:id="5504" w:author="Administrator" w:date="2016-01-01T22:50:08Z">
              <w:r>
                <w:rPr>
                  <w:rFonts w:hint="eastAsia" w:ascii="Calibri" w:hAnsi="Calibri" w:cs="Calibri"/>
                </w:rPr>
                <w:t xml:space="preserve"> * @return </w:t>
              </w:r>
            </w:ins>
          </w:p>
          <w:p>
            <w:pPr>
              <w:rPr>
                <w:ins w:id="5505" w:author="Administrator" w:date="2016-01-01T22:50:08Z"/>
                <w:rFonts w:hint="eastAsia" w:ascii="Calibri" w:hAnsi="Calibri" w:cs="Calibri"/>
              </w:rPr>
            </w:pPr>
            <w:ins w:id="5506" w:author="Administrator" w:date="2016-01-01T22:50:08Z">
              <w:r>
                <w:rPr>
                  <w:rFonts w:hint="eastAsia" w:ascii="Calibri" w:hAnsi="Calibri" w:cs="Calibri"/>
                </w:rPr>
                <w:tab/>
              </w:r>
            </w:ins>
            <w:ins w:id="5507" w:author="Administrator" w:date="2016-01-01T22:50:08Z">
              <w:r>
                <w:rPr>
                  <w:rFonts w:hint="eastAsia" w:ascii="Calibri" w:hAnsi="Calibri" w:cs="Calibri"/>
                </w:rPr>
                <w:t xml:space="preserve"> */</w:t>
              </w:r>
            </w:ins>
          </w:p>
          <w:p>
            <w:pPr>
              <w:rPr>
                <w:ins w:id="5508" w:author="Administrator" w:date="2016-01-01T22:50:08Z"/>
                <w:rFonts w:hint="eastAsia" w:ascii="Calibri" w:hAnsi="Calibri" w:cs="Calibri"/>
              </w:rPr>
            </w:pPr>
            <w:ins w:id="5509" w:author="Administrator" w:date="2016-01-01T22:50:08Z">
              <w:r>
                <w:rPr>
                  <w:rFonts w:hint="eastAsia" w:ascii="Calibri" w:hAnsi="Calibri" w:cs="Calibri"/>
                </w:rPr>
                <w:tab/>
              </w:r>
            </w:ins>
            <w:ins w:id="5510" w:author="Administrator" w:date="2016-01-01T22:50:08Z">
              <w:r>
                <w:rPr>
                  <w:rFonts w:hint="eastAsia" w:ascii="Calibri" w:hAnsi="Calibri" w:cs="Calibri"/>
                </w:rPr>
                <w:t>public ArrayList &lt;StorageInfoVO&gt; checkStorageMessage(String storageId,long startTime,long endTime);</w:t>
              </w:r>
            </w:ins>
          </w:p>
          <w:p>
            <w:pPr>
              <w:rPr>
                <w:ins w:id="5511" w:author="Administrator" w:date="2016-01-01T22:50:08Z"/>
                <w:rFonts w:hint="eastAsia" w:ascii="Calibri" w:hAnsi="Calibri" w:cs="Calibri"/>
              </w:rPr>
            </w:pPr>
            <w:ins w:id="5512" w:author="Administrator" w:date="2016-01-01T22:50:08Z">
              <w:r>
                <w:rPr>
                  <w:rFonts w:hint="eastAsia" w:ascii="Calibri" w:hAnsi="Calibri" w:cs="Calibri"/>
                </w:rPr>
                <w:tab/>
              </w:r>
            </w:ins>
            <w:ins w:id="5513" w:author="Administrator" w:date="2016-01-01T22:50:08Z">
              <w:r>
                <w:rPr>
                  <w:rFonts w:hint="eastAsia" w:ascii="Calibri" w:hAnsi="Calibri" w:cs="Calibri"/>
                </w:rPr>
                <w:t>public StorageNumVO getStorageNum(String storageId,long startTime,long endTime);</w:t>
              </w:r>
            </w:ins>
          </w:p>
          <w:p>
            <w:pPr>
              <w:rPr>
                <w:ins w:id="5514" w:author="Administrator" w:date="2016-01-01T22:50:08Z"/>
                <w:rFonts w:hint="eastAsia" w:ascii="Calibri" w:hAnsi="Calibri" w:cs="Calibri"/>
              </w:rPr>
            </w:pPr>
            <w:ins w:id="5515" w:author="Administrator" w:date="2016-01-01T22:50:08Z">
              <w:r>
                <w:rPr>
                  <w:rFonts w:hint="eastAsia" w:ascii="Calibri" w:hAnsi="Calibri" w:cs="Calibri"/>
                </w:rPr>
                <w:tab/>
              </w:r>
            </w:ins>
          </w:p>
          <w:p>
            <w:pPr>
              <w:rPr>
                <w:ins w:id="5516" w:author="Administrator" w:date="2016-01-01T22:50:08Z"/>
                <w:rFonts w:hint="eastAsia" w:ascii="Calibri" w:hAnsi="Calibri" w:cs="Calibri"/>
              </w:rPr>
            </w:pPr>
            <w:ins w:id="5517" w:author="Administrator" w:date="2016-01-01T22:50:08Z">
              <w:r>
                <w:rPr>
                  <w:rFonts w:hint="eastAsia" w:ascii="Calibri" w:hAnsi="Calibri" w:cs="Calibri"/>
                </w:rPr>
                <w:tab/>
              </w:r>
            </w:ins>
            <w:ins w:id="5518" w:author="Administrator" w:date="2016-01-01T22:50:08Z">
              <w:r>
                <w:rPr>
                  <w:rFonts w:hint="eastAsia" w:ascii="Calibri" w:hAnsi="Calibri" w:cs="Calibri"/>
                </w:rPr>
                <w:t>/**</w:t>
              </w:r>
            </w:ins>
          </w:p>
          <w:p>
            <w:pPr>
              <w:rPr>
                <w:ins w:id="5519" w:author="Administrator" w:date="2016-01-01T22:50:08Z"/>
                <w:rFonts w:hint="eastAsia" w:ascii="Calibri" w:hAnsi="Calibri" w:cs="Calibri"/>
              </w:rPr>
            </w:pPr>
            <w:ins w:id="5520" w:author="Administrator" w:date="2016-01-01T22:50:08Z">
              <w:r>
                <w:rPr>
                  <w:rFonts w:hint="eastAsia" w:ascii="Calibri" w:hAnsi="Calibri" w:cs="Calibri"/>
                </w:rPr>
                <w:tab/>
              </w:r>
            </w:ins>
            <w:ins w:id="5521" w:author="Administrator" w:date="2016-01-01T22:50:08Z">
              <w:r>
                <w:rPr>
                  <w:rFonts w:hint="eastAsia" w:ascii="Calibri" w:hAnsi="Calibri" w:cs="Calibri"/>
                </w:rPr>
                <w:t xml:space="preserve"> * 商品数量超出报警值，实现库存报警</w:t>
              </w:r>
            </w:ins>
          </w:p>
          <w:p>
            <w:pPr>
              <w:rPr>
                <w:ins w:id="5522" w:author="Administrator" w:date="2016-01-01T22:50:08Z"/>
                <w:rFonts w:hint="eastAsia" w:ascii="Calibri" w:hAnsi="Calibri" w:cs="Calibri"/>
              </w:rPr>
            </w:pPr>
            <w:ins w:id="5523" w:author="Administrator" w:date="2016-01-01T22:50:08Z">
              <w:r>
                <w:rPr>
                  <w:rFonts w:hint="eastAsia" w:ascii="Calibri" w:hAnsi="Calibri" w:cs="Calibri"/>
                </w:rPr>
                <w:tab/>
              </w:r>
            </w:ins>
            <w:ins w:id="5524" w:author="Administrator" w:date="2016-01-01T22:50:08Z">
              <w:r>
                <w:rPr>
                  <w:rFonts w:hint="eastAsia" w:ascii="Calibri" w:hAnsi="Calibri" w:cs="Calibri"/>
                </w:rPr>
                <w:t xml:space="preserve"> * @return</w:t>
              </w:r>
            </w:ins>
          </w:p>
          <w:p>
            <w:pPr>
              <w:rPr>
                <w:ins w:id="5525" w:author="Administrator" w:date="2016-01-01T22:50:08Z"/>
                <w:rFonts w:hint="eastAsia" w:ascii="Calibri" w:hAnsi="Calibri" w:cs="Calibri"/>
              </w:rPr>
            </w:pPr>
            <w:ins w:id="5526" w:author="Administrator" w:date="2016-01-01T22:50:08Z">
              <w:r>
                <w:rPr>
                  <w:rFonts w:hint="eastAsia" w:ascii="Calibri" w:hAnsi="Calibri" w:cs="Calibri"/>
                </w:rPr>
                <w:tab/>
              </w:r>
            </w:ins>
            <w:ins w:id="5527" w:author="Administrator" w:date="2016-01-01T22:50:08Z">
              <w:r>
                <w:rPr>
                  <w:rFonts w:hint="eastAsia" w:ascii="Calibri" w:hAnsi="Calibri" w:cs="Calibri"/>
                </w:rPr>
                <w:t xml:space="preserve"> */</w:t>
              </w:r>
            </w:ins>
          </w:p>
          <w:p>
            <w:pPr>
              <w:rPr>
                <w:ins w:id="5528" w:author="Administrator" w:date="2016-01-01T22:50:08Z"/>
                <w:rFonts w:hint="eastAsia" w:ascii="Calibri" w:hAnsi="Calibri" w:cs="Calibri"/>
              </w:rPr>
            </w:pPr>
            <w:ins w:id="5529" w:author="Administrator" w:date="2016-01-01T22:50:08Z">
              <w:r>
                <w:rPr>
                  <w:rFonts w:hint="eastAsia" w:ascii="Calibri" w:hAnsi="Calibri" w:cs="Calibri"/>
                </w:rPr>
                <w:tab/>
              </w:r>
            </w:ins>
            <w:ins w:id="5530" w:author="Administrator" w:date="2016-01-01T22:50:08Z">
              <w:r>
                <w:rPr>
                  <w:rFonts w:hint="eastAsia" w:ascii="Calibri" w:hAnsi="Calibri" w:cs="Calibri"/>
                </w:rPr>
                <w:t>public AlarmMessage alarm (String storageId);</w:t>
              </w:r>
            </w:ins>
          </w:p>
          <w:p>
            <w:pPr>
              <w:rPr>
                <w:ins w:id="5531" w:author="Administrator" w:date="2016-01-01T22:50:08Z"/>
                <w:rFonts w:hint="eastAsia" w:ascii="Calibri" w:hAnsi="Calibri" w:cs="Calibri"/>
              </w:rPr>
            </w:pPr>
            <w:ins w:id="5532" w:author="Administrator" w:date="2016-01-01T22:50:08Z">
              <w:r>
                <w:rPr>
                  <w:rFonts w:hint="eastAsia" w:ascii="Calibri" w:hAnsi="Calibri" w:cs="Calibri"/>
                </w:rPr>
                <w:tab/>
              </w:r>
            </w:ins>
          </w:p>
          <w:p>
            <w:pPr>
              <w:rPr>
                <w:ins w:id="5533" w:author="Administrator" w:date="2016-01-01T22:50:08Z"/>
                <w:rFonts w:hint="eastAsia" w:ascii="Calibri" w:hAnsi="Calibri" w:cs="Calibri"/>
              </w:rPr>
            </w:pPr>
            <w:ins w:id="5534" w:author="Administrator" w:date="2016-01-01T22:50:08Z">
              <w:r>
                <w:rPr>
                  <w:rFonts w:hint="eastAsia" w:ascii="Calibri" w:hAnsi="Calibri" w:cs="Calibri"/>
                </w:rPr>
                <w:tab/>
              </w:r>
            </w:ins>
            <w:ins w:id="5535" w:author="Administrator" w:date="2016-01-01T22:50:08Z">
              <w:r>
                <w:rPr>
                  <w:rFonts w:hint="eastAsia" w:ascii="Calibri" w:hAnsi="Calibri" w:cs="Calibri"/>
                </w:rPr>
                <w:t>/**</w:t>
              </w:r>
            </w:ins>
          </w:p>
          <w:p>
            <w:pPr>
              <w:rPr>
                <w:ins w:id="5536" w:author="Administrator" w:date="2016-01-01T22:50:08Z"/>
                <w:rFonts w:hint="eastAsia" w:ascii="Calibri" w:hAnsi="Calibri" w:cs="Calibri"/>
              </w:rPr>
            </w:pPr>
            <w:ins w:id="5537" w:author="Administrator" w:date="2016-01-01T22:50:08Z">
              <w:r>
                <w:rPr>
                  <w:rFonts w:hint="eastAsia" w:ascii="Calibri" w:hAnsi="Calibri" w:cs="Calibri"/>
                </w:rPr>
                <w:tab/>
              </w:r>
            </w:ins>
            <w:ins w:id="5538" w:author="Administrator" w:date="2016-01-01T22:50:08Z">
              <w:r>
                <w:rPr>
                  <w:rFonts w:hint="eastAsia" w:ascii="Calibri" w:hAnsi="Calibri" w:cs="Calibri"/>
                </w:rPr>
                <w:t xml:space="preserve"> * 得到各区库存货物信息</w:t>
              </w:r>
            </w:ins>
          </w:p>
          <w:p>
            <w:pPr>
              <w:rPr>
                <w:ins w:id="5539" w:author="Administrator" w:date="2016-01-01T22:50:08Z"/>
                <w:rFonts w:hint="eastAsia" w:ascii="Calibri" w:hAnsi="Calibri" w:cs="Calibri"/>
              </w:rPr>
            </w:pPr>
            <w:ins w:id="5540" w:author="Administrator" w:date="2016-01-01T22:50:08Z">
              <w:r>
                <w:rPr>
                  <w:rFonts w:hint="eastAsia" w:ascii="Calibri" w:hAnsi="Calibri" w:cs="Calibri"/>
                </w:rPr>
                <w:tab/>
              </w:r>
            </w:ins>
            <w:ins w:id="5541" w:author="Administrator" w:date="2016-01-01T22:50:08Z">
              <w:r>
                <w:rPr>
                  <w:rFonts w:hint="eastAsia" w:ascii="Calibri" w:hAnsi="Calibri" w:cs="Calibri"/>
                </w:rPr>
                <w:t xml:space="preserve"> * @param areaNumber</w:t>
              </w:r>
            </w:ins>
          </w:p>
          <w:p>
            <w:pPr>
              <w:rPr>
                <w:ins w:id="5542" w:author="Administrator" w:date="2016-01-01T22:50:08Z"/>
                <w:rFonts w:hint="eastAsia" w:ascii="Calibri" w:hAnsi="Calibri" w:cs="Calibri"/>
              </w:rPr>
            </w:pPr>
            <w:ins w:id="5543" w:author="Administrator" w:date="2016-01-01T22:50:08Z">
              <w:r>
                <w:rPr>
                  <w:rFonts w:hint="eastAsia" w:ascii="Calibri" w:hAnsi="Calibri" w:cs="Calibri"/>
                </w:rPr>
                <w:tab/>
              </w:r>
            </w:ins>
            <w:ins w:id="5544" w:author="Administrator" w:date="2016-01-01T22:50:08Z">
              <w:r>
                <w:rPr>
                  <w:rFonts w:hint="eastAsia" w:ascii="Calibri" w:hAnsi="Calibri" w:cs="Calibri"/>
                </w:rPr>
                <w:t xml:space="preserve"> * @return</w:t>
              </w:r>
            </w:ins>
          </w:p>
          <w:p>
            <w:pPr>
              <w:rPr>
                <w:ins w:id="5545" w:author="Administrator" w:date="2016-01-01T22:50:08Z"/>
                <w:rFonts w:hint="eastAsia" w:ascii="Calibri" w:hAnsi="Calibri" w:cs="Calibri"/>
              </w:rPr>
            </w:pPr>
            <w:ins w:id="5546" w:author="Administrator" w:date="2016-01-01T22:50:08Z">
              <w:r>
                <w:rPr>
                  <w:rFonts w:hint="eastAsia" w:ascii="Calibri" w:hAnsi="Calibri" w:cs="Calibri"/>
                </w:rPr>
                <w:tab/>
              </w:r>
            </w:ins>
            <w:ins w:id="5547" w:author="Administrator" w:date="2016-01-01T22:50:08Z">
              <w:r>
                <w:rPr>
                  <w:rFonts w:hint="eastAsia" w:ascii="Calibri" w:hAnsi="Calibri" w:cs="Calibri"/>
                </w:rPr>
                <w:t xml:space="preserve"> */</w:t>
              </w:r>
            </w:ins>
          </w:p>
          <w:p>
            <w:pPr>
              <w:rPr>
                <w:ins w:id="5548" w:author="Administrator" w:date="2016-01-01T22:50:08Z"/>
                <w:rFonts w:hint="eastAsia" w:ascii="Calibri" w:hAnsi="Calibri" w:cs="Calibri"/>
              </w:rPr>
            </w:pPr>
            <w:ins w:id="5549" w:author="Administrator" w:date="2016-01-01T22:50:08Z">
              <w:r>
                <w:rPr>
                  <w:rFonts w:hint="eastAsia" w:ascii="Calibri" w:hAnsi="Calibri" w:cs="Calibri"/>
                </w:rPr>
                <w:tab/>
              </w:r>
            </w:ins>
            <w:ins w:id="5550" w:author="Administrator" w:date="2016-01-01T22:50:08Z">
              <w:r>
                <w:rPr>
                  <w:rFonts w:hint="eastAsia" w:ascii="Calibri" w:hAnsi="Calibri" w:cs="Calibri"/>
                </w:rPr>
                <w:t>public ArrayList&lt;ExpressInfoVO&gt; getAreaGoodsPOs(String storageId,GoodsType areaNumber);</w:t>
              </w:r>
            </w:ins>
          </w:p>
          <w:p>
            <w:pPr>
              <w:rPr>
                <w:ins w:id="5551" w:author="Administrator" w:date="2016-01-01T22:50:08Z"/>
                <w:rFonts w:hint="eastAsia" w:ascii="Calibri" w:hAnsi="Calibri" w:cs="Calibri"/>
              </w:rPr>
            </w:pPr>
            <w:ins w:id="5552" w:author="Administrator" w:date="2016-01-01T22:50:08Z">
              <w:r>
                <w:rPr>
                  <w:rFonts w:hint="eastAsia" w:ascii="Calibri" w:hAnsi="Calibri" w:cs="Calibri"/>
                </w:rPr>
                <w:tab/>
              </w:r>
            </w:ins>
          </w:p>
          <w:p>
            <w:pPr>
              <w:rPr>
                <w:ins w:id="5553" w:author="Administrator" w:date="2016-01-01T22:50:08Z"/>
                <w:rFonts w:hint="eastAsia" w:ascii="Calibri" w:hAnsi="Calibri" w:cs="Calibri"/>
              </w:rPr>
            </w:pPr>
            <w:ins w:id="5554" w:author="Administrator" w:date="2016-01-01T22:50:08Z">
              <w:r>
                <w:rPr>
                  <w:rFonts w:hint="eastAsia" w:ascii="Calibri" w:hAnsi="Calibri" w:cs="Calibri"/>
                </w:rPr>
                <w:tab/>
              </w:r>
            </w:ins>
            <w:ins w:id="5555" w:author="Administrator" w:date="2016-01-01T22:50:08Z">
              <w:r>
                <w:rPr>
                  <w:rFonts w:hint="eastAsia" w:ascii="Calibri" w:hAnsi="Calibri" w:cs="Calibri"/>
                </w:rPr>
                <w:t>/**</w:t>
              </w:r>
            </w:ins>
          </w:p>
          <w:p>
            <w:pPr>
              <w:rPr>
                <w:ins w:id="5556" w:author="Administrator" w:date="2016-01-01T22:50:08Z"/>
                <w:rFonts w:hint="eastAsia" w:ascii="Calibri" w:hAnsi="Calibri" w:cs="Calibri"/>
              </w:rPr>
            </w:pPr>
            <w:ins w:id="5557" w:author="Administrator" w:date="2016-01-01T22:50:08Z">
              <w:r>
                <w:rPr>
                  <w:rFonts w:hint="eastAsia" w:ascii="Calibri" w:hAnsi="Calibri" w:cs="Calibri"/>
                </w:rPr>
                <w:tab/>
              </w:r>
            </w:ins>
            <w:ins w:id="5558" w:author="Administrator" w:date="2016-01-01T22:50:08Z">
              <w:r>
                <w:rPr>
                  <w:rFonts w:hint="eastAsia" w:ascii="Calibri" w:hAnsi="Calibri" w:cs="Calibri"/>
                </w:rPr>
                <w:t xml:space="preserve"> * 对货物进行库存分区，调整各区的库存分配</w:t>
              </w:r>
            </w:ins>
          </w:p>
          <w:p>
            <w:pPr>
              <w:rPr>
                <w:ins w:id="5559" w:author="Administrator" w:date="2016-01-01T22:50:08Z"/>
                <w:rFonts w:hint="eastAsia" w:ascii="Calibri" w:hAnsi="Calibri" w:cs="Calibri"/>
              </w:rPr>
            </w:pPr>
            <w:ins w:id="5560" w:author="Administrator" w:date="2016-01-01T22:50:08Z">
              <w:r>
                <w:rPr>
                  <w:rFonts w:hint="eastAsia" w:ascii="Calibri" w:hAnsi="Calibri" w:cs="Calibri"/>
                </w:rPr>
                <w:tab/>
              </w:r>
            </w:ins>
            <w:ins w:id="5561" w:author="Administrator" w:date="2016-01-01T22:50:08Z">
              <w:r>
                <w:rPr>
                  <w:rFonts w:hint="eastAsia" w:ascii="Calibri" w:hAnsi="Calibri" w:cs="Calibri"/>
                </w:rPr>
                <w:t xml:space="preserve"> * @param evos</w:t>
              </w:r>
            </w:ins>
          </w:p>
          <w:p>
            <w:pPr>
              <w:rPr>
                <w:ins w:id="5562" w:author="Administrator" w:date="2016-01-01T22:50:08Z"/>
                <w:rFonts w:hint="eastAsia" w:ascii="Calibri" w:hAnsi="Calibri" w:cs="Calibri"/>
              </w:rPr>
            </w:pPr>
            <w:ins w:id="5563" w:author="Administrator" w:date="2016-01-01T22:50:08Z">
              <w:r>
                <w:rPr>
                  <w:rFonts w:hint="eastAsia" w:ascii="Calibri" w:hAnsi="Calibri" w:cs="Calibri"/>
                </w:rPr>
                <w:tab/>
              </w:r>
            </w:ins>
            <w:ins w:id="5564" w:author="Administrator" w:date="2016-01-01T22:50:08Z">
              <w:r>
                <w:rPr>
                  <w:rFonts w:hint="eastAsia" w:ascii="Calibri" w:hAnsi="Calibri" w:cs="Calibri"/>
                </w:rPr>
                <w:t xml:space="preserve"> */</w:t>
              </w:r>
            </w:ins>
          </w:p>
          <w:p>
            <w:pPr>
              <w:rPr>
                <w:ins w:id="5565" w:author="Administrator" w:date="2016-01-01T22:50:08Z"/>
                <w:rFonts w:hint="eastAsia" w:ascii="Calibri" w:hAnsi="Calibri" w:cs="Calibri"/>
              </w:rPr>
            </w:pPr>
            <w:ins w:id="5566" w:author="Administrator" w:date="2016-01-01T22:50:08Z">
              <w:r>
                <w:rPr>
                  <w:rFonts w:hint="eastAsia" w:ascii="Calibri" w:hAnsi="Calibri" w:cs="Calibri"/>
                </w:rPr>
                <w:tab/>
              </w:r>
            </w:ins>
            <w:ins w:id="5567" w:author="Administrator" w:date="2016-01-01T22:50:08Z">
              <w:r>
                <w:rPr>
                  <w:rFonts w:hint="eastAsia" w:ascii="Calibri" w:hAnsi="Calibri" w:cs="Calibri"/>
                </w:rPr>
                <w:t>public void divide (String storageId,ArrayList&lt;ExpressInfoVO&gt; evos);</w:t>
              </w:r>
            </w:ins>
          </w:p>
          <w:p>
            <w:pPr>
              <w:rPr>
                <w:ins w:id="5568" w:author="Administrator" w:date="2016-01-01T22:50:08Z"/>
                <w:rFonts w:hint="eastAsia" w:ascii="Calibri" w:hAnsi="Calibri" w:cs="Calibri"/>
              </w:rPr>
            </w:pPr>
            <w:ins w:id="5569" w:author="Administrator" w:date="2016-01-01T22:50:08Z">
              <w:r>
                <w:rPr>
                  <w:rFonts w:hint="eastAsia" w:ascii="Calibri" w:hAnsi="Calibri" w:cs="Calibri"/>
                </w:rPr>
                <w:tab/>
              </w:r>
            </w:ins>
          </w:p>
          <w:p>
            <w:pPr>
              <w:rPr>
                <w:ins w:id="5570" w:author="Administrator" w:date="2016-01-01T22:50:08Z"/>
                <w:rFonts w:hint="eastAsia" w:ascii="Calibri" w:hAnsi="Calibri" w:cs="Calibri"/>
              </w:rPr>
            </w:pPr>
            <w:ins w:id="5571" w:author="Administrator" w:date="2016-01-01T22:50:08Z">
              <w:r>
                <w:rPr>
                  <w:rFonts w:hint="eastAsia" w:ascii="Calibri" w:hAnsi="Calibri" w:cs="Calibri"/>
                </w:rPr>
                <w:tab/>
              </w:r>
            </w:ins>
            <w:ins w:id="5572" w:author="Administrator" w:date="2016-01-01T22:50:08Z">
              <w:r>
                <w:rPr>
                  <w:rFonts w:hint="eastAsia" w:ascii="Calibri" w:hAnsi="Calibri" w:cs="Calibri"/>
                </w:rPr>
                <w:t>/**</w:t>
              </w:r>
            </w:ins>
          </w:p>
          <w:p>
            <w:pPr>
              <w:rPr>
                <w:ins w:id="5573" w:author="Administrator" w:date="2016-01-01T22:50:08Z"/>
                <w:rFonts w:hint="eastAsia" w:ascii="Calibri" w:hAnsi="Calibri" w:cs="Calibri"/>
              </w:rPr>
            </w:pPr>
            <w:ins w:id="5574" w:author="Administrator" w:date="2016-01-01T22:50:08Z">
              <w:r>
                <w:rPr>
                  <w:rFonts w:hint="eastAsia" w:ascii="Calibri" w:hAnsi="Calibri" w:cs="Calibri"/>
                </w:rPr>
                <w:tab/>
              </w:r>
            </w:ins>
            <w:ins w:id="5575" w:author="Administrator" w:date="2016-01-01T22:50:08Z">
              <w:r>
                <w:rPr>
                  <w:rFonts w:hint="eastAsia" w:ascii="Calibri" w:hAnsi="Calibri" w:cs="Calibri"/>
                </w:rPr>
                <w:t xml:space="preserve"> * 结束库存操作</w:t>
              </w:r>
            </w:ins>
          </w:p>
          <w:p>
            <w:pPr>
              <w:rPr>
                <w:ins w:id="5576" w:author="Administrator" w:date="2016-01-01T22:50:08Z"/>
                <w:rFonts w:hint="eastAsia" w:ascii="Calibri" w:hAnsi="Calibri" w:cs="Calibri"/>
              </w:rPr>
            </w:pPr>
            <w:ins w:id="5577" w:author="Administrator" w:date="2016-01-01T22:50:08Z">
              <w:r>
                <w:rPr>
                  <w:rFonts w:hint="eastAsia" w:ascii="Calibri" w:hAnsi="Calibri" w:cs="Calibri"/>
                </w:rPr>
                <w:tab/>
              </w:r>
            </w:ins>
            <w:ins w:id="5578" w:author="Administrator" w:date="2016-01-01T22:50:08Z">
              <w:r>
                <w:rPr>
                  <w:rFonts w:hint="eastAsia" w:ascii="Calibri" w:hAnsi="Calibri" w:cs="Calibri"/>
                </w:rPr>
                <w:t xml:space="preserve"> */</w:t>
              </w:r>
            </w:ins>
          </w:p>
          <w:p>
            <w:pPr>
              <w:rPr>
                <w:ins w:id="5579" w:author="Administrator" w:date="2016-01-01T22:50:08Z"/>
                <w:rFonts w:hint="eastAsia" w:ascii="Calibri" w:hAnsi="Calibri" w:cs="Calibri"/>
              </w:rPr>
            </w:pPr>
            <w:ins w:id="5580" w:author="Administrator" w:date="2016-01-01T22:50:08Z">
              <w:r>
                <w:rPr>
                  <w:rFonts w:hint="eastAsia" w:ascii="Calibri" w:hAnsi="Calibri" w:cs="Calibri"/>
                </w:rPr>
                <w:tab/>
              </w:r>
            </w:ins>
            <w:ins w:id="5581" w:author="Administrator" w:date="2016-01-01T22:50:08Z">
              <w:r>
                <w:rPr>
                  <w:rFonts w:hint="eastAsia" w:ascii="Calibri" w:hAnsi="Calibri" w:cs="Calibri"/>
                </w:rPr>
                <w:t>public void endCommodityManagement();</w:t>
              </w:r>
            </w:ins>
          </w:p>
          <w:p>
            <w:pPr>
              <w:rPr>
                <w:ins w:id="5582" w:author="Administrator" w:date="2016-01-01T22:50:08Z"/>
                <w:rFonts w:hint="eastAsia" w:ascii="Calibri" w:hAnsi="Calibri" w:cs="Calibri"/>
              </w:rPr>
            </w:pPr>
            <w:ins w:id="5583" w:author="Administrator" w:date="2016-01-01T22:50:08Z">
              <w:r>
                <w:rPr>
                  <w:rFonts w:hint="eastAsia" w:ascii="Calibri" w:hAnsi="Calibri" w:cs="Calibri"/>
                </w:rPr>
                <w:tab/>
              </w:r>
            </w:ins>
          </w:p>
          <w:p>
            <w:pPr>
              <w:rPr>
                <w:ins w:id="5584" w:author="Administrator" w:date="2016-01-01T22:50:08Z"/>
                <w:rFonts w:hint="eastAsia" w:ascii="Calibri" w:hAnsi="Calibri" w:cs="Calibri"/>
              </w:rPr>
            </w:pPr>
          </w:p>
          <w:p>
            <w:pPr>
              <w:rPr>
                <w:ins w:id="5585" w:author="Administrator" w:date="2016-01-01T22:50:08Z"/>
                <w:rFonts w:hint="eastAsia" w:ascii="Calibri" w:hAnsi="Calibri" w:cs="Calibri"/>
              </w:rPr>
            </w:pPr>
            <w:ins w:id="5586" w:author="Administrator" w:date="2016-01-01T22:50:08Z">
              <w:r>
                <w:rPr>
                  <w:rFonts w:hint="eastAsia" w:ascii="Calibri" w:hAnsi="Calibri" w:cs="Calibri"/>
                </w:rPr>
                <w:tab/>
              </w:r>
            </w:ins>
            <w:ins w:id="5587" w:author="Administrator" w:date="2016-01-01T22:50:08Z">
              <w:r>
                <w:rPr>
                  <w:rFonts w:hint="eastAsia" w:ascii="Calibri" w:hAnsi="Calibri" w:cs="Calibri"/>
                </w:rPr>
                <w:t>/**</w:t>
              </w:r>
            </w:ins>
          </w:p>
          <w:p>
            <w:pPr>
              <w:rPr>
                <w:ins w:id="5588" w:author="Administrator" w:date="2016-01-01T22:50:08Z"/>
                <w:rFonts w:hint="eastAsia" w:ascii="Calibri" w:hAnsi="Calibri" w:cs="Calibri"/>
              </w:rPr>
            </w:pPr>
            <w:ins w:id="5589" w:author="Administrator" w:date="2016-01-01T22:50:08Z">
              <w:r>
                <w:rPr>
                  <w:rFonts w:hint="eastAsia" w:ascii="Calibri" w:hAnsi="Calibri" w:cs="Calibri"/>
                </w:rPr>
                <w:tab/>
              </w:r>
            </w:ins>
            <w:ins w:id="5590" w:author="Administrator" w:date="2016-01-01T22:50:08Z">
              <w:r>
                <w:rPr>
                  <w:rFonts w:hint="eastAsia" w:ascii="Calibri" w:hAnsi="Calibri" w:cs="Calibri"/>
                </w:rPr>
                <w:t xml:space="preserve"> * 供接口，提供修改库存信息</w:t>
              </w:r>
            </w:ins>
          </w:p>
          <w:p>
            <w:pPr>
              <w:rPr>
                <w:ins w:id="5591" w:author="Administrator" w:date="2016-01-01T22:50:08Z"/>
                <w:rFonts w:hint="eastAsia" w:ascii="Calibri" w:hAnsi="Calibri" w:cs="Calibri"/>
              </w:rPr>
            </w:pPr>
            <w:ins w:id="5592" w:author="Administrator" w:date="2016-01-01T22:50:08Z">
              <w:r>
                <w:rPr>
                  <w:rFonts w:hint="eastAsia" w:ascii="Calibri" w:hAnsi="Calibri" w:cs="Calibri"/>
                </w:rPr>
                <w:tab/>
              </w:r>
            </w:ins>
            <w:ins w:id="5593" w:author="Administrator" w:date="2016-01-01T22:50:08Z">
              <w:r>
                <w:rPr>
                  <w:rFonts w:hint="eastAsia" w:ascii="Calibri" w:hAnsi="Calibri" w:cs="Calibri"/>
                </w:rPr>
                <w:t xml:space="preserve"> */</w:t>
              </w:r>
            </w:ins>
          </w:p>
          <w:p>
            <w:pPr>
              <w:rPr>
                <w:ins w:id="5594" w:author="Administrator" w:date="2016-01-01T22:50:08Z"/>
                <w:rFonts w:hint="eastAsia" w:ascii="Calibri" w:hAnsi="Calibri" w:cs="Calibri"/>
              </w:rPr>
            </w:pPr>
            <w:ins w:id="5595" w:author="Administrator" w:date="2016-01-01T22:50:08Z">
              <w:r>
                <w:rPr>
                  <w:rFonts w:hint="eastAsia" w:ascii="Calibri" w:hAnsi="Calibri" w:cs="Calibri"/>
                </w:rPr>
                <w:tab/>
              </w:r>
            </w:ins>
            <w:ins w:id="5596" w:author="Administrator" w:date="2016-01-01T22:50:08Z">
              <w:r>
                <w:rPr>
                  <w:rFonts w:hint="eastAsia" w:ascii="Calibri" w:hAnsi="Calibri" w:cs="Calibri"/>
                </w:rPr>
                <w:t>public void changeStorageInInfo(String storageId,SheetVO svo);</w:t>
              </w:r>
            </w:ins>
          </w:p>
          <w:p>
            <w:pPr>
              <w:rPr>
                <w:ins w:id="5597" w:author="Administrator" w:date="2016-01-01T22:50:08Z"/>
                <w:rFonts w:hint="eastAsia" w:ascii="Calibri" w:hAnsi="Calibri" w:cs="Calibri"/>
              </w:rPr>
            </w:pPr>
            <w:ins w:id="5598" w:author="Administrator" w:date="2016-01-01T22:50:08Z">
              <w:r>
                <w:rPr>
                  <w:rFonts w:hint="eastAsia" w:ascii="Calibri" w:hAnsi="Calibri" w:cs="Calibri"/>
                </w:rPr>
                <w:tab/>
              </w:r>
            </w:ins>
          </w:p>
          <w:p>
            <w:pPr>
              <w:rPr>
                <w:ins w:id="5599" w:author="Administrator" w:date="2016-01-01T22:50:08Z"/>
                <w:rFonts w:hint="eastAsia" w:ascii="Calibri" w:hAnsi="Calibri" w:cs="Calibri"/>
              </w:rPr>
            </w:pPr>
            <w:ins w:id="5600" w:author="Administrator" w:date="2016-01-01T22:50:08Z">
              <w:r>
                <w:rPr>
                  <w:rFonts w:hint="eastAsia" w:ascii="Calibri" w:hAnsi="Calibri" w:cs="Calibri"/>
                </w:rPr>
                <w:tab/>
              </w:r>
            </w:ins>
            <w:ins w:id="5601" w:author="Administrator" w:date="2016-01-01T22:50:08Z">
              <w:r>
                <w:rPr>
                  <w:rFonts w:hint="eastAsia" w:ascii="Calibri" w:hAnsi="Calibri" w:cs="Calibri"/>
                </w:rPr>
                <w:t>/**</w:t>
              </w:r>
            </w:ins>
          </w:p>
          <w:p>
            <w:pPr>
              <w:rPr>
                <w:ins w:id="5602" w:author="Administrator" w:date="2016-01-01T22:50:08Z"/>
                <w:rFonts w:hint="eastAsia" w:ascii="Calibri" w:hAnsi="Calibri" w:cs="Calibri"/>
              </w:rPr>
            </w:pPr>
            <w:ins w:id="5603" w:author="Administrator" w:date="2016-01-01T22:50:08Z">
              <w:r>
                <w:rPr>
                  <w:rFonts w:hint="eastAsia" w:ascii="Calibri" w:hAnsi="Calibri" w:cs="Calibri"/>
                </w:rPr>
                <w:tab/>
              </w:r>
            </w:ins>
            <w:ins w:id="5604" w:author="Administrator" w:date="2016-01-01T22:50:08Z">
              <w:r>
                <w:rPr>
                  <w:rFonts w:hint="eastAsia" w:ascii="Calibri" w:hAnsi="Calibri" w:cs="Calibri"/>
                </w:rPr>
                <w:t xml:space="preserve"> * 供接口，提供库存信息初始化</w:t>
              </w:r>
            </w:ins>
          </w:p>
          <w:p>
            <w:pPr>
              <w:rPr>
                <w:ins w:id="5605" w:author="Administrator" w:date="2016-01-01T22:50:08Z"/>
                <w:rFonts w:hint="eastAsia" w:ascii="Calibri" w:hAnsi="Calibri" w:cs="Calibri"/>
              </w:rPr>
            </w:pPr>
            <w:ins w:id="5606" w:author="Administrator" w:date="2016-01-01T22:50:08Z">
              <w:r>
                <w:rPr>
                  <w:rFonts w:hint="eastAsia" w:ascii="Calibri" w:hAnsi="Calibri" w:cs="Calibri"/>
                </w:rPr>
                <w:tab/>
              </w:r>
            </w:ins>
            <w:ins w:id="5607" w:author="Administrator" w:date="2016-01-01T22:50:08Z">
              <w:r>
                <w:rPr>
                  <w:rFonts w:hint="eastAsia" w:ascii="Calibri" w:hAnsi="Calibri" w:cs="Calibri"/>
                </w:rPr>
                <w:t xml:space="preserve"> */</w:t>
              </w:r>
            </w:ins>
          </w:p>
          <w:p>
            <w:pPr>
              <w:rPr>
                <w:ins w:id="5608" w:author="Administrator" w:date="2016-01-01T22:50:08Z"/>
                <w:rFonts w:ascii="Calibri" w:hAnsi="Calibri" w:cs="Calibri"/>
              </w:rPr>
            </w:pPr>
            <w:ins w:id="5609" w:author="Administrator" w:date="2016-01-01T22:50:08Z">
              <w:r>
                <w:rPr>
                  <w:rFonts w:hint="eastAsia" w:ascii="Calibri" w:hAnsi="Calibri" w:cs="Calibri"/>
                </w:rPr>
                <w:tab/>
              </w:r>
            </w:ins>
            <w:ins w:id="5610" w:author="Administrator" w:date="2016-01-01T22:50:08Z">
              <w:r>
                <w:rPr>
                  <w:rFonts w:hint="eastAsia" w:ascii="Calibri" w:hAnsi="Calibri" w:cs="Calibri"/>
                </w:rPr>
                <w:t>public void initStorageInfo(ArrayList&lt;StorageInitVO&gt; svolist);</w:t>
              </w:r>
            </w:ins>
          </w:p>
          <w:p>
            <w:pPr>
              <w:rPr>
                <w:ins w:id="5611" w:author="Administrator" w:date="2016-01-01T22:50:08Z"/>
              </w:rPr>
            </w:pPr>
            <w:ins w:id="5612" w:author="Administrator" w:date="2016-01-01T22:50:08Z">
              <w:r>
                <w:rPr>
                  <w:rFonts w:ascii="Calibri" w:hAnsi="Calibri" w:cs="Calibri"/>
                </w:rPr>
                <w:tab/>
              </w:r>
            </w:ins>
          </w:p>
          <w:p>
            <w:pPr>
              <w:rPr>
                <w:ins w:id="5613" w:author="Administrator" w:date="2016-01-01T22:50:08Z"/>
                <w:rFonts w:ascii="Calibri" w:hAnsi="Calibri" w:cs="Calibri"/>
              </w:rPr>
            </w:pPr>
          </w:p>
          <w:p>
            <w:pPr>
              <w:rPr>
                <w:ins w:id="5614" w:author="Administrator" w:date="2016-01-01T22:50:08Z"/>
                <w:rFonts w:ascii="Calibri" w:hAnsi="Calibri" w:cs="Calibri"/>
              </w:rPr>
            </w:pPr>
            <w:ins w:id="5615" w:author="Administrator" w:date="2016-01-01T22:50:08Z">
              <w:r>
                <w:rPr>
                  <w:rFonts w:ascii="Calibri" w:hAnsi="Calibri" w:cs="Calibri"/>
                </w:rPr>
                <w:t>}</w:t>
              </w:r>
            </w:ins>
          </w:p>
          <w:p>
            <w:pPr>
              <w:rPr>
                <w:ins w:id="5616" w:author="Administrator" w:date="2016-01-01T22:50:08Z"/>
                <w:rFonts w:ascii="Calibri" w:hAnsi="Calibri" w:cs="Calibri"/>
              </w:rPr>
            </w:pPr>
            <w:ins w:id="5617" w:author="Administrator" w:date="2016-01-01T22:50:08Z">
              <w:r>
                <w:rPr>
                  <w:rFonts w:ascii="Calibri" w:hAnsi="Calibri" w:cs="Calibri"/>
                </w:rPr>
                <w:t>//</w:t>
              </w:r>
            </w:ins>
            <w:ins w:id="5618" w:author="Administrator" w:date="2016-01-01T22:50:08Z">
              <w:r>
                <w:rPr>
                  <w:rFonts w:hint="eastAsia" w:ascii="Calibri" w:hAnsi="Calibri" w:cs="宋体"/>
                </w:rPr>
                <w:t>调用</w:t>
              </w:r>
            </w:ins>
            <w:ins w:id="5619" w:author="Administrator" w:date="2016-01-01T22:50:08Z">
              <w:r>
                <w:rPr>
                  <w:rFonts w:ascii="Calibri" w:hAnsi="Calibri" w:cs="Calibri"/>
                </w:rPr>
                <w:t>DataService</w:t>
              </w:r>
            </w:ins>
            <w:ins w:id="5620" w:author="Administrator" w:date="2016-01-01T22:50:08Z">
              <w:r>
                <w:rPr>
                  <w:rFonts w:hint="eastAsia" w:ascii="Calibri" w:hAnsi="Calibri" w:cs="宋体"/>
                </w:rPr>
                <w:t>层的接口</w:t>
              </w:r>
            </w:ins>
          </w:p>
          <w:p>
            <w:pPr>
              <w:rPr>
                <w:ins w:id="5621" w:author="Administrator" w:date="2016-01-01T22:50:08Z"/>
                <w:rFonts w:ascii="Calibri" w:hAnsi="Calibri" w:cs="Calibri"/>
              </w:rPr>
            </w:pPr>
            <w:ins w:id="5622" w:author="Administrator" w:date="2016-01-01T22:50:08Z">
              <w:r>
                <w:rPr>
                  <w:rFonts w:ascii="Calibri" w:hAnsi="Calibri" w:cs="Calibri"/>
                </w:rPr>
                <w:t>public interface CommodityDataService {</w:t>
              </w:r>
            </w:ins>
          </w:p>
          <w:p>
            <w:pPr>
              <w:rPr>
                <w:ins w:id="5623" w:author="Administrator" w:date="2016-01-01T22:50:08Z"/>
                <w:rFonts w:ascii="Calibri" w:hAnsi="Calibri" w:cs="Calibri"/>
              </w:rPr>
            </w:pPr>
          </w:p>
          <w:p>
            <w:pPr>
              <w:rPr>
                <w:ins w:id="5624" w:author="Administrator" w:date="2016-01-01T22:50:08Z"/>
                <w:rFonts w:hint="eastAsia" w:ascii="Calibri" w:hAnsi="Calibri" w:cs="Calibri"/>
              </w:rPr>
            </w:pPr>
            <w:ins w:id="5625" w:author="Administrator" w:date="2016-01-01T22:50:08Z">
              <w:r>
                <w:rPr>
                  <w:rFonts w:ascii="Calibri" w:hAnsi="Calibri" w:cs="Calibri"/>
                </w:rPr>
                <w:tab/>
              </w:r>
            </w:ins>
            <w:ins w:id="5626" w:author="Administrator" w:date="2016-01-01T22:50:08Z">
              <w:r>
                <w:rPr>
                  <w:rFonts w:hint="eastAsia" w:ascii="Calibri" w:hAnsi="Calibri" w:cs="Calibri"/>
                </w:rPr>
                <w:t>/**</w:t>
              </w:r>
            </w:ins>
          </w:p>
          <w:p>
            <w:pPr>
              <w:rPr>
                <w:ins w:id="5627" w:author="Administrator" w:date="2016-01-01T22:50:08Z"/>
                <w:rFonts w:hint="eastAsia" w:ascii="Calibri" w:hAnsi="Calibri" w:cs="Calibri"/>
              </w:rPr>
            </w:pPr>
            <w:ins w:id="5628" w:author="Administrator" w:date="2016-01-01T22:50:08Z">
              <w:r>
                <w:rPr>
                  <w:rFonts w:hint="eastAsia" w:ascii="Calibri" w:hAnsi="Calibri" w:cs="Calibri"/>
                </w:rPr>
                <w:tab/>
              </w:r>
            </w:ins>
            <w:ins w:id="5629" w:author="Administrator" w:date="2016-01-01T22:50:08Z">
              <w:r>
                <w:rPr>
                  <w:rFonts w:hint="eastAsia" w:ascii="Calibri" w:hAnsi="Calibri" w:cs="Calibri"/>
                </w:rPr>
                <w:t xml:space="preserve"> * 根据id返回GoodsPO</w:t>
              </w:r>
            </w:ins>
          </w:p>
          <w:p>
            <w:pPr>
              <w:rPr>
                <w:ins w:id="5630" w:author="Administrator" w:date="2016-01-01T22:50:08Z"/>
                <w:rFonts w:hint="eastAsia" w:ascii="Calibri" w:hAnsi="Calibri" w:cs="Calibri"/>
              </w:rPr>
            </w:pPr>
            <w:ins w:id="5631" w:author="Administrator" w:date="2016-01-01T22:50:08Z">
              <w:r>
                <w:rPr>
                  <w:rFonts w:hint="eastAsia" w:ascii="Calibri" w:hAnsi="Calibri" w:cs="Calibri"/>
                </w:rPr>
                <w:tab/>
              </w:r>
            </w:ins>
            <w:ins w:id="5632" w:author="Administrator" w:date="2016-01-01T22:50:08Z">
              <w:r>
                <w:rPr>
                  <w:rFonts w:hint="eastAsia" w:ascii="Calibri" w:hAnsi="Calibri" w:cs="Calibri"/>
                </w:rPr>
                <w:t xml:space="preserve"> * @param id</w:t>
              </w:r>
            </w:ins>
          </w:p>
          <w:p>
            <w:pPr>
              <w:rPr>
                <w:ins w:id="5633" w:author="Administrator" w:date="2016-01-01T22:50:08Z"/>
                <w:rFonts w:hint="eastAsia" w:ascii="Calibri" w:hAnsi="Calibri" w:cs="Calibri"/>
              </w:rPr>
            </w:pPr>
            <w:ins w:id="5634" w:author="Administrator" w:date="2016-01-01T22:50:08Z">
              <w:r>
                <w:rPr>
                  <w:rFonts w:hint="eastAsia" w:ascii="Calibri" w:hAnsi="Calibri" w:cs="Calibri"/>
                </w:rPr>
                <w:tab/>
              </w:r>
            </w:ins>
            <w:ins w:id="5635" w:author="Administrator" w:date="2016-01-01T22:50:08Z">
              <w:r>
                <w:rPr>
                  <w:rFonts w:hint="eastAsia" w:ascii="Calibri" w:hAnsi="Calibri" w:cs="Calibri"/>
                </w:rPr>
                <w:t xml:space="preserve"> * @return</w:t>
              </w:r>
            </w:ins>
          </w:p>
          <w:p>
            <w:pPr>
              <w:rPr>
                <w:ins w:id="5636" w:author="Administrator" w:date="2016-01-01T22:50:08Z"/>
                <w:rFonts w:hint="eastAsia" w:ascii="Calibri" w:hAnsi="Calibri" w:cs="Calibri"/>
              </w:rPr>
            </w:pPr>
            <w:ins w:id="5637" w:author="Administrator" w:date="2016-01-01T22:50:08Z">
              <w:r>
                <w:rPr>
                  <w:rFonts w:hint="eastAsia" w:ascii="Calibri" w:hAnsi="Calibri" w:cs="Calibri"/>
                </w:rPr>
                <w:tab/>
              </w:r>
            </w:ins>
            <w:ins w:id="5638" w:author="Administrator" w:date="2016-01-01T22:50:08Z">
              <w:r>
                <w:rPr>
                  <w:rFonts w:hint="eastAsia" w:ascii="Calibri" w:hAnsi="Calibri" w:cs="Calibri"/>
                </w:rPr>
                <w:t xml:space="preserve"> * @throws RemoteException</w:t>
              </w:r>
            </w:ins>
          </w:p>
          <w:p>
            <w:pPr>
              <w:rPr>
                <w:ins w:id="5639" w:author="Administrator" w:date="2016-01-01T22:50:08Z"/>
                <w:rFonts w:hint="eastAsia" w:ascii="Calibri" w:hAnsi="Calibri" w:cs="Calibri"/>
              </w:rPr>
            </w:pPr>
            <w:ins w:id="5640" w:author="Administrator" w:date="2016-01-01T22:50:08Z">
              <w:r>
                <w:rPr>
                  <w:rFonts w:hint="eastAsia" w:ascii="Calibri" w:hAnsi="Calibri" w:cs="Calibri"/>
                </w:rPr>
                <w:tab/>
              </w:r>
            </w:ins>
            <w:ins w:id="5641" w:author="Administrator" w:date="2016-01-01T22:50:08Z">
              <w:r>
                <w:rPr>
                  <w:rFonts w:hint="eastAsia" w:ascii="Calibri" w:hAnsi="Calibri" w:cs="Calibri"/>
                </w:rPr>
                <w:t xml:space="preserve"> */</w:t>
              </w:r>
            </w:ins>
          </w:p>
          <w:p>
            <w:pPr>
              <w:rPr>
                <w:ins w:id="5642" w:author="Administrator" w:date="2016-01-01T22:50:08Z"/>
                <w:rFonts w:hint="eastAsia" w:ascii="Calibri" w:hAnsi="Calibri" w:cs="Calibri"/>
              </w:rPr>
            </w:pPr>
            <w:ins w:id="5643" w:author="Administrator" w:date="2016-01-01T22:50:08Z">
              <w:r>
                <w:rPr>
                  <w:rFonts w:hint="eastAsia" w:ascii="Calibri" w:hAnsi="Calibri" w:cs="Calibri"/>
                </w:rPr>
                <w:tab/>
              </w:r>
            </w:ins>
            <w:ins w:id="5644" w:author="Administrator" w:date="2016-01-01T22:50:08Z">
              <w:r>
                <w:rPr>
                  <w:rFonts w:hint="eastAsia" w:ascii="Calibri" w:hAnsi="Calibri" w:cs="Calibri"/>
                </w:rPr>
                <w:t>public GoodsPO findGoodsPO(String id) throws RemoteException;</w:t>
              </w:r>
            </w:ins>
          </w:p>
          <w:p>
            <w:pPr>
              <w:rPr>
                <w:ins w:id="5645" w:author="Administrator" w:date="2016-01-01T22:50:08Z"/>
                <w:rFonts w:hint="eastAsia" w:ascii="Calibri" w:hAnsi="Calibri" w:cs="Calibri"/>
              </w:rPr>
            </w:pPr>
            <w:ins w:id="5646" w:author="Administrator" w:date="2016-01-01T22:50:08Z">
              <w:r>
                <w:rPr>
                  <w:rFonts w:hint="eastAsia" w:ascii="Calibri" w:hAnsi="Calibri" w:cs="Calibri"/>
                </w:rPr>
                <w:tab/>
              </w:r>
            </w:ins>
          </w:p>
          <w:p>
            <w:pPr>
              <w:rPr>
                <w:ins w:id="5647" w:author="Administrator" w:date="2016-01-01T22:50:08Z"/>
                <w:rFonts w:hint="eastAsia" w:ascii="Calibri" w:hAnsi="Calibri" w:cs="Calibri"/>
              </w:rPr>
            </w:pPr>
            <w:ins w:id="5648" w:author="Administrator" w:date="2016-01-01T22:50:08Z">
              <w:r>
                <w:rPr>
                  <w:rFonts w:hint="eastAsia" w:ascii="Calibri" w:hAnsi="Calibri" w:cs="Calibri"/>
                </w:rPr>
                <w:tab/>
              </w:r>
            </w:ins>
            <w:ins w:id="5649" w:author="Administrator" w:date="2016-01-01T22:50:08Z">
              <w:r>
                <w:rPr>
                  <w:rFonts w:hint="eastAsia" w:ascii="Calibri" w:hAnsi="Calibri" w:cs="Calibri"/>
                </w:rPr>
                <w:t>/**</w:t>
              </w:r>
            </w:ins>
          </w:p>
          <w:p>
            <w:pPr>
              <w:rPr>
                <w:ins w:id="5650" w:author="Administrator" w:date="2016-01-01T22:50:08Z"/>
                <w:rFonts w:hint="eastAsia" w:ascii="Calibri" w:hAnsi="Calibri" w:cs="Calibri"/>
              </w:rPr>
            </w:pPr>
            <w:ins w:id="5651" w:author="Administrator" w:date="2016-01-01T22:50:08Z">
              <w:r>
                <w:rPr>
                  <w:rFonts w:hint="eastAsia" w:ascii="Calibri" w:hAnsi="Calibri" w:cs="Calibri"/>
                </w:rPr>
                <w:tab/>
              </w:r>
            </w:ins>
            <w:ins w:id="5652" w:author="Administrator" w:date="2016-01-01T22:50:08Z">
              <w:r>
                <w:rPr>
                  <w:rFonts w:hint="eastAsia" w:ascii="Calibri" w:hAnsi="Calibri" w:cs="Calibri"/>
                </w:rPr>
                <w:t xml:space="preserve"> * 根据type返回一组GoodsPO</w:t>
              </w:r>
            </w:ins>
          </w:p>
          <w:p>
            <w:pPr>
              <w:rPr>
                <w:ins w:id="5653" w:author="Administrator" w:date="2016-01-01T22:50:08Z"/>
                <w:rFonts w:hint="eastAsia" w:ascii="Calibri" w:hAnsi="Calibri" w:cs="Calibri"/>
              </w:rPr>
            </w:pPr>
            <w:ins w:id="5654" w:author="Administrator" w:date="2016-01-01T22:50:08Z">
              <w:r>
                <w:rPr>
                  <w:rFonts w:hint="eastAsia" w:ascii="Calibri" w:hAnsi="Calibri" w:cs="Calibri"/>
                </w:rPr>
                <w:tab/>
              </w:r>
            </w:ins>
            <w:ins w:id="5655" w:author="Administrator" w:date="2016-01-01T22:50:08Z">
              <w:r>
                <w:rPr>
                  <w:rFonts w:hint="eastAsia" w:ascii="Calibri" w:hAnsi="Calibri" w:cs="Calibri"/>
                </w:rPr>
                <w:t xml:space="preserve"> * @param type</w:t>
              </w:r>
            </w:ins>
          </w:p>
          <w:p>
            <w:pPr>
              <w:rPr>
                <w:ins w:id="5656" w:author="Administrator" w:date="2016-01-01T22:50:08Z"/>
                <w:rFonts w:hint="eastAsia" w:ascii="Calibri" w:hAnsi="Calibri" w:cs="Calibri"/>
              </w:rPr>
            </w:pPr>
            <w:ins w:id="5657" w:author="Administrator" w:date="2016-01-01T22:50:08Z">
              <w:r>
                <w:rPr>
                  <w:rFonts w:hint="eastAsia" w:ascii="Calibri" w:hAnsi="Calibri" w:cs="Calibri"/>
                </w:rPr>
                <w:tab/>
              </w:r>
            </w:ins>
            <w:ins w:id="5658" w:author="Administrator" w:date="2016-01-01T22:50:08Z">
              <w:r>
                <w:rPr>
                  <w:rFonts w:hint="eastAsia" w:ascii="Calibri" w:hAnsi="Calibri" w:cs="Calibri"/>
                </w:rPr>
                <w:t xml:space="preserve"> * @return</w:t>
              </w:r>
            </w:ins>
          </w:p>
          <w:p>
            <w:pPr>
              <w:rPr>
                <w:ins w:id="5659" w:author="Administrator" w:date="2016-01-01T22:50:08Z"/>
                <w:rFonts w:hint="eastAsia" w:ascii="Calibri" w:hAnsi="Calibri" w:cs="Calibri"/>
              </w:rPr>
            </w:pPr>
            <w:ins w:id="5660" w:author="Administrator" w:date="2016-01-01T22:50:08Z">
              <w:r>
                <w:rPr>
                  <w:rFonts w:hint="eastAsia" w:ascii="Calibri" w:hAnsi="Calibri" w:cs="Calibri"/>
                </w:rPr>
                <w:tab/>
              </w:r>
            </w:ins>
            <w:ins w:id="5661" w:author="Administrator" w:date="2016-01-01T22:50:08Z">
              <w:r>
                <w:rPr>
                  <w:rFonts w:hint="eastAsia" w:ascii="Calibri" w:hAnsi="Calibri" w:cs="Calibri"/>
                </w:rPr>
                <w:t xml:space="preserve"> * @throws RemoteException</w:t>
              </w:r>
            </w:ins>
          </w:p>
          <w:p>
            <w:pPr>
              <w:rPr>
                <w:ins w:id="5662" w:author="Administrator" w:date="2016-01-01T22:50:08Z"/>
                <w:rFonts w:hint="eastAsia" w:ascii="Calibri" w:hAnsi="Calibri" w:cs="Calibri"/>
              </w:rPr>
            </w:pPr>
            <w:ins w:id="5663" w:author="Administrator" w:date="2016-01-01T22:50:08Z">
              <w:r>
                <w:rPr>
                  <w:rFonts w:hint="eastAsia" w:ascii="Calibri" w:hAnsi="Calibri" w:cs="Calibri"/>
                </w:rPr>
                <w:tab/>
              </w:r>
            </w:ins>
            <w:ins w:id="5664" w:author="Administrator" w:date="2016-01-01T22:50:08Z">
              <w:r>
                <w:rPr>
                  <w:rFonts w:hint="eastAsia" w:ascii="Calibri" w:hAnsi="Calibri" w:cs="Calibri"/>
                </w:rPr>
                <w:t xml:space="preserve"> */</w:t>
              </w:r>
            </w:ins>
          </w:p>
          <w:p>
            <w:pPr>
              <w:rPr>
                <w:ins w:id="5665" w:author="Administrator" w:date="2016-01-01T22:50:08Z"/>
                <w:rFonts w:hint="eastAsia" w:ascii="Calibri" w:hAnsi="Calibri" w:cs="Calibri"/>
              </w:rPr>
            </w:pPr>
            <w:ins w:id="5666" w:author="Administrator" w:date="2016-01-01T22:50:08Z">
              <w:r>
                <w:rPr>
                  <w:rFonts w:hint="eastAsia" w:ascii="Calibri" w:hAnsi="Calibri" w:cs="Calibri"/>
                </w:rPr>
                <w:tab/>
              </w:r>
            </w:ins>
            <w:ins w:id="5667" w:author="Administrator" w:date="2016-01-01T22:50:08Z">
              <w:r>
                <w:rPr>
                  <w:rFonts w:hint="eastAsia" w:ascii="Calibri" w:hAnsi="Calibri" w:cs="Calibri"/>
                </w:rPr>
                <w:t>public ArrayList&lt;GoodsPO&gt; finds(GoodsType type) throws RemoteException;</w:t>
              </w:r>
            </w:ins>
          </w:p>
          <w:p>
            <w:pPr>
              <w:rPr>
                <w:ins w:id="5668" w:author="Administrator" w:date="2016-01-01T22:50:08Z"/>
                <w:rFonts w:hint="eastAsia" w:ascii="Calibri" w:hAnsi="Calibri" w:cs="Calibri"/>
              </w:rPr>
            </w:pPr>
            <w:ins w:id="5669" w:author="Administrator" w:date="2016-01-01T22:50:08Z">
              <w:r>
                <w:rPr>
                  <w:rFonts w:hint="eastAsia" w:ascii="Calibri" w:hAnsi="Calibri" w:cs="Calibri"/>
                </w:rPr>
                <w:tab/>
              </w:r>
            </w:ins>
          </w:p>
          <w:p>
            <w:pPr>
              <w:rPr>
                <w:ins w:id="5670" w:author="Administrator" w:date="2016-01-01T22:50:08Z"/>
                <w:rFonts w:hint="eastAsia" w:ascii="Calibri" w:hAnsi="Calibri" w:cs="Calibri"/>
              </w:rPr>
            </w:pPr>
            <w:ins w:id="5671" w:author="Administrator" w:date="2016-01-01T22:50:08Z">
              <w:r>
                <w:rPr>
                  <w:rFonts w:hint="eastAsia" w:ascii="Calibri" w:hAnsi="Calibri" w:cs="Calibri"/>
                </w:rPr>
                <w:tab/>
              </w:r>
            </w:ins>
            <w:ins w:id="5672" w:author="Administrator" w:date="2016-01-01T22:50:08Z">
              <w:r>
                <w:rPr>
                  <w:rFonts w:hint="eastAsia" w:ascii="Calibri" w:hAnsi="Calibri" w:cs="Calibri"/>
                </w:rPr>
                <w:t>/**</w:t>
              </w:r>
            </w:ins>
          </w:p>
          <w:p>
            <w:pPr>
              <w:rPr>
                <w:ins w:id="5673" w:author="Administrator" w:date="2016-01-01T22:50:08Z"/>
                <w:rFonts w:hint="eastAsia" w:ascii="Calibri" w:hAnsi="Calibri" w:cs="Calibri"/>
              </w:rPr>
            </w:pPr>
            <w:ins w:id="5674" w:author="Administrator" w:date="2016-01-01T22:50:08Z">
              <w:r>
                <w:rPr>
                  <w:rFonts w:hint="eastAsia" w:ascii="Calibri" w:hAnsi="Calibri" w:cs="Calibri"/>
                </w:rPr>
                <w:tab/>
              </w:r>
            </w:ins>
            <w:ins w:id="5675" w:author="Administrator" w:date="2016-01-01T22:50:08Z">
              <w:r>
                <w:rPr>
                  <w:rFonts w:hint="eastAsia" w:ascii="Calibri" w:hAnsi="Calibri" w:cs="Calibri"/>
                </w:rPr>
                <w:t xml:space="preserve"> * 返回所有GoodsPO</w:t>
              </w:r>
            </w:ins>
          </w:p>
          <w:p>
            <w:pPr>
              <w:rPr>
                <w:ins w:id="5676" w:author="Administrator" w:date="2016-01-01T22:50:08Z"/>
                <w:rFonts w:hint="eastAsia" w:ascii="Calibri" w:hAnsi="Calibri" w:cs="Calibri"/>
              </w:rPr>
            </w:pPr>
            <w:ins w:id="5677" w:author="Administrator" w:date="2016-01-01T22:50:08Z">
              <w:r>
                <w:rPr>
                  <w:rFonts w:hint="eastAsia" w:ascii="Calibri" w:hAnsi="Calibri" w:cs="Calibri"/>
                </w:rPr>
                <w:tab/>
              </w:r>
            </w:ins>
            <w:ins w:id="5678" w:author="Administrator" w:date="2016-01-01T22:50:08Z">
              <w:r>
                <w:rPr>
                  <w:rFonts w:hint="eastAsia" w:ascii="Calibri" w:hAnsi="Calibri" w:cs="Calibri"/>
                </w:rPr>
                <w:t xml:space="preserve"> * @return</w:t>
              </w:r>
            </w:ins>
          </w:p>
          <w:p>
            <w:pPr>
              <w:rPr>
                <w:ins w:id="5679" w:author="Administrator" w:date="2016-01-01T22:50:08Z"/>
                <w:rFonts w:hint="eastAsia" w:ascii="Calibri" w:hAnsi="Calibri" w:cs="Calibri"/>
              </w:rPr>
            </w:pPr>
            <w:ins w:id="5680" w:author="Administrator" w:date="2016-01-01T22:50:08Z">
              <w:r>
                <w:rPr>
                  <w:rFonts w:hint="eastAsia" w:ascii="Calibri" w:hAnsi="Calibri" w:cs="Calibri"/>
                </w:rPr>
                <w:tab/>
              </w:r>
            </w:ins>
            <w:ins w:id="5681" w:author="Administrator" w:date="2016-01-01T22:50:08Z">
              <w:r>
                <w:rPr>
                  <w:rFonts w:hint="eastAsia" w:ascii="Calibri" w:hAnsi="Calibri" w:cs="Calibri"/>
                </w:rPr>
                <w:t xml:space="preserve"> * @throws RemoteException</w:t>
              </w:r>
            </w:ins>
          </w:p>
          <w:p>
            <w:pPr>
              <w:rPr>
                <w:ins w:id="5682" w:author="Administrator" w:date="2016-01-01T22:50:08Z"/>
                <w:rFonts w:hint="eastAsia" w:ascii="Calibri" w:hAnsi="Calibri" w:cs="Calibri"/>
              </w:rPr>
            </w:pPr>
            <w:ins w:id="5683" w:author="Administrator" w:date="2016-01-01T22:50:08Z">
              <w:r>
                <w:rPr>
                  <w:rFonts w:hint="eastAsia" w:ascii="Calibri" w:hAnsi="Calibri" w:cs="Calibri"/>
                </w:rPr>
                <w:tab/>
              </w:r>
            </w:ins>
            <w:ins w:id="5684" w:author="Administrator" w:date="2016-01-01T22:50:08Z">
              <w:r>
                <w:rPr>
                  <w:rFonts w:hint="eastAsia" w:ascii="Calibri" w:hAnsi="Calibri" w:cs="Calibri"/>
                </w:rPr>
                <w:t xml:space="preserve"> */</w:t>
              </w:r>
            </w:ins>
          </w:p>
          <w:p>
            <w:pPr>
              <w:rPr>
                <w:ins w:id="5685" w:author="Administrator" w:date="2016-01-01T22:50:08Z"/>
                <w:rFonts w:hint="eastAsia" w:ascii="Calibri" w:hAnsi="Calibri" w:cs="Calibri"/>
              </w:rPr>
            </w:pPr>
            <w:ins w:id="5686" w:author="Administrator" w:date="2016-01-01T22:50:08Z">
              <w:r>
                <w:rPr>
                  <w:rFonts w:hint="eastAsia" w:ascii="Calibri" w:hAnsi="Calibri" w:cs="Calibri"/>
                </w:rPr>
                <w:tab/>
              </w:r>
            </w:ins>
            <w:ins w:id="5687" w:author="Administrator" w:date="2016-01-01T22:50:08Z">
              <w:r>
                <w:rPr>
                  <w:rFonts w:hint="eastAsia" w:ascii="Calibri" w:hAnsi="Calibri" w:cs="Calibri"/>
                </w:rPr>
                <w:t>public ArrayList&lt;GoodsPO&gt; finds() throws RemoteException;</w:t>
              </w:r>
            </w:ins>
          </w:p>
          <w:p>
            <w:pPr>
              <w:rPr>
                <w:ins w:id="5688" w:author="Administrator" w:date="2016-01-01T22:50:08Z"/>
                <w:rFonts w:hint="eastAsia" w:ascii="Calibri" w:hAnsi="Calibri" w:cs="Calibri"/>
              </w:rPr>
            </w:pPr>
            <w:ins w:id="5689" w:author="Administrator" w:date="2016-01-01T22:50:08Z">
              <w:r>
                <w:rPr>
                  <w:rFonts w:hint="eastAsia" w:ascii="Calibri" w:hAnsi="Calibri" w:cs="Calibri"/>
                </w:rPr>
                <w:tab/>
              </w:r>
            </w:ins>
          </w:p>
          <w:p>
            <w:pPr>
              <w:rPr>
                <w:ins w:id="5690" w:author="Administrator" w:date="2016-01-01T22:50:08Z"/>
                <w:rFonts w:hint="eastAsia" w:ascii="Calibri" w:hAnsi="Calibri" w:cs="Calibri"/>
              </w:rPr>
            </w:pPr>
            <w:ins w:id="5691" w:author="Administrator" w:date="2016-01-01T22:50:08Z">
              <w:r>
                <w:rPr>
                  <w:rFonts w:hint="eastAsia" w:ascii="Calibri" w:hAnsi="Calibri" w:cs="Calibri"/>
                </w:rPr>
                <w:tab/>
              </w:r>
            </w:ins>
            <w:ins w:id="5692" w:author="Administrator" w:date="2016-01-01T22:50:08Z">
              <w:r>
                <w:rPr>
                  <w:rFonts w:hint="eastAsia" w:ascii="Calibri" w:hAnsi="Calibri" w:cs="Calibri"/>
                </w:rPr>
                <w:t>/**</w:t>
              </w:r>
            </w:ins>
          </w:p>
          <w:p>
            <w:pPr>
              <w:rPr>
                <w:ins w:id="5693" w:author="Administrator" w:date="2016-01-01T22:50:08Z"/>
                <w:rFonts w:hint="eastAsia" w:ascii="Calibri" w:hAnsi="Calibri" w:cs="Calibri"/>
              </w:rPr>
            </w:pPr>
            <w:ins w:id="5694" w:author="Administrator" w:date="2016-01-01T22:50:08Z">
              <w:r>
                <w:rPr>
                  <w:rFonts w:hint="eastAsia" w:ascii="Calibri" w:hAnsi="Calibri" w:cs="Calibri"/>
                </w:rPr>
                <w:tab/>
              </w:r>
            </w:ins>
            <w:ins w:id="5695" w:author="Administrator" w:date="2016-01-01T22:50:08Z">
              <w:r>
                <w:rPr>
                  <w:rFonts w:hint="eastAsia" w:ascii="Calibri" w:hAnsi="Calibri" w:cs="Calibri"/>
                </w:rPr>
                <w:t xml:space="preserve"> * 在数据库中增加一个GoodsPO记录</w:t>
              </w:r>
            </w:ins>
          </w:p>
          <w:p>
            <w:pPr>
              <w:rPr>
                <w:ins w:id="5696" w:author="Administrator" w:date="2016-01-01T22:50:08Z"/>
                <w:rFonts w:hint="eastAsia" w:ascii="Calibri" w:hAnsi="Calibri" w:cs="Calibri"/>
              </w:rPr>
            </w:pPr>
            <w:ins w:id="5697" w:author="Administrator" w:date="2016-01-01T22:50:08Z">
              <w:r>
                <w:rPr>
                  <w:rFonts w:hint="eastAsia" w:ascii="Calibri" w:hAnsi="Calibri" w:cs="Calibri"/>
                </w:rPr>
                <w:tab/>
              </w:r>
            </w:ins>
            <w:ins w:id="5698" w:author="Administrator" w:date="2016-01-01T22:50:08Z">
              <w:r>
                <w:rPr>
                  <w:rFonts w:hint="eastAsia" w:ascii="Calibri" w:hAnsi="Calibri" w:cs="Calibri"/>
                </w:rPr>
                <w:t xml:space="preserve"> * @param gpo</w:t>
              </w:r>
            </w:ins>
          </w:p>
          <w:p>
            <w:pPr>
              <w:rPr>
                <w:ins w:id="5699" w:author="Administrator" w:date="2016-01-01T22:50:08Z"/>
                <w:rFonts w:hint="eastAsia" w:ascii="Calibri" w:hAnsi="Calibri" w:cs="Calibri"/>
              </w:rPr>
            </w:pPr>
            <w:ins w:id="5700" w:author="Administrator" w:date="2016-01-01T22:50:08Z">
              <w:r>
                <w:rPr>
                  <w:rFonts w:hint="eastAsia" w:ascii="Calibri" w:hAnsi="Calibri" w:cs="Calibri"/>
                </w:rPr>
                <w:tab/>
              </w:r>
            </w:ins>
            <w:ins w:id="5701" w:author="Administrator" w:date="2016-01-01T22:50:08Z">
              <w:r>
                <w:rPr>
                  <w:rFonts w:hint="eastAsia" w:ascii="Calibri" w:hAnsi="Calibri" w:cs="Calibri"/>
                </w:rPr>
                <w:t xml:space="preserve"> * @throws RemoteException</w:t>
              </w:r>
            </w:ins>
          </w:p>
          <w:p>
            <w:pPr>
              <w:rPr>
                <w:ins w:id="5702" w:author="Administrator" w:date="2016-01-01T22:50:08Z"/>
                <w:rFonts w:hint="eastAsia" w:ascii="Calibri" w:hAnsi="Calibri" w:cs="Calibri"/>
              </w:rPr>
            </w:pPr>
            <w:ins w:id="5703" w:author="Administrator" w:date="2016-01-01T22:50:08Z">
              <w:r>
                <w:rPr>
                  <w:rFonts w:hint="eastAsia" w:ascii="Calibri" w:hAnsi="Calibri" w:cs="Calibri"/>
                </w:rPr>
                <w:tab/>
              </w:r>
            </w:ins>
            <w:ins w:id="5704" w:author="Administrator" w:date="2016-01-01T22:50:08Z">
              <w:r>
                <w:rPr>
                  <w:rFonts w:hint="eastAsia" w:ascii="Calibri" w:hAnsi="Calibri" w:cs="Calibri"/>
                </w:rPr>
                <w:t xml:space="preserve"> */</w:t>
              </w:r>
            </w:ins>
          </w:p>
          <w:p>
            <w:pPr>
              <w:rPr>
                <w:ins w:id="5705" w:author="Administrator" w:date="2016-01-01T22:50:08Z"/>
                <w:rFonts w:hint="eastAsia" w:ascii="Calibri" w:hAnsi="Calibri" w:cs="Calibri"/>
              </w:rPr>
            </w:pPr>
            <w:ins w:id="5706" w:author="Administrator" w:date="2016-01-01T22:50:08Z">
              <w:r>
                <w:rPr>
                  <w:rFonts w:hint="eastAsia" w:ascii="Calibri" w:hAnsi="Calibri" w:cs="Calibri"/>
                </w:rPr>
                <w:tab/>
              </w:r>
            </w:ins>
            <w:ins w:id="5707" w:author="Administrator" w:date="2016-01-01T22:50:08Z">
              <w:r>
                <w:rPr>
                  <w:rFonts w:hint="eastAsia" w:ascii="Calibri" w:hAnsi="Calibri" w:cs="Calibri"/>
                </w:rPr>
                <w:t>public void insert(GoodsPO gpo) throws RemoteException;</w:t>
              </w:r>
            </w:ins>
          </w:p>
          <w:p>
            <w:pPr>
              <w:rPr>
                <w:ins w:id="5708" w:author="Administrator" w:date="2016-01-01T22:50:08Z"/>
                <w:rFonts w:hint="eastAsia" w:ascii="Calibri" w:hAnsi="Calibri" w:cs="Calibri"/>
              </w:rPr>
            </w:pPr>
            <w:ins w:id="5709" w:author="Administrator" w:date="2016-01-01T22:50:08Z">
              <w:r>
                <w:rPr>
                  <w:rFonts w:hint="eastAsia" w:ascii="Calibri" w:hAnsi="Calibri" w:cs="Calibri"/>
                </w:rPr>
                <w:tab/>
              </w:r>
            </w:ins>
          </w:p>
          <w:p>
            <w:pPr>
              <w:rPr>
                <w:ins w:id="5710" w:author="Administrator" w:date="2016-01-01T22:50:08Z"/>
                <w:rFonts w:hint="eastAsia" w:ascii="Calibri" w:hAnsi="Calibri" w:cs="Calibri"/>
              </w:rPr>
            </w:pPr>
            <w:ins w:id="5711" w:author="Administrator" w:date="2016-01-01T22:50:08Z">
              <w:r>
                <w:rPr>
                  <w:rFonts w:hint="eastAsia" w:ascii="Calibri" w:hAnsi="Calibri" w:cs="Calibri"/>
                </w:rPr>
                <w:tab/>
              </w:r>
            </w:ins>
            <w:ins w:id="5712" w:author="Administrator" w:date="2016-01-01T22:50:08Z">
              <w:r>
                <w:rPr>
                  <w:rFonts w:hint="eastAsia" w:ascii="Calibri" w:hAnsi="Calibri" w:cs="Calibri"/>
                </w:rPr>
                <w:t>/**</w:t>
              </w:r>
            </w:ins>
          </w:p>
          <w:p>
            <w:pPr>
              <w:rPr>
                <w:ins w:id="5713" w:author="Administrator" w:date="2016-01-01T22:50:08Z"/>
                <w:rFonts w:hint="eastAsia" w:ascii="Calibri" w:hAnsi="Calibri" w:cs="Calibri"/>
              </w:rPr>
            </w:pPr>
            <w:ins w:id="5714" w:author="Administrator" w:date="2016-01-01T22:50:08Z">
              <w:r>
                <w:rPr>
                  <w:rFonts w:hint="eastAsia" w:ascii="Calibri" w:hAnsi="Calibri" w:cs="Calibri"/>
                </w:rPr>
                <w:tab/>
              </w:r>
            </w:ins>
            <w:ins w:id="5715" w:author="Administrator" w:date="2016-01-01T22:50:08Z">
              <w:r>
                <w:rPr>
                  <w:rFonts w:hint="eastAsia" w:ascii="Calibri" w:hAnsi="Calibri" w:cs="Calibri"/>
                </w:rPr>
                <w:t xml:space="preserve"> * 更新一个GoodsPO</w:t>
              </w:r>
            </w:ins>
          </w:p>
          <w:p>
            <w:pPr>
              <w:rPr>
                <w:ins w:id="5716" w:author="Administrator" w:date="2016-01-01T22:50:08Z"/>
                <w:rFonts w:hint="eastAsia" w:ascii="Calibri" w:hAnsi="Calibri" w:cs="Calibri"/>
              </w:rPr>
            </w:pPr>
            <w:ins w:id="5717" w:author="Administrator" w:date="2016-01-01T22:50:08Z">
              <w:r>
                <w:rPr>
                  <w:rFonts w:hint="eastAsia" w:ascii="Calibri" w:hAnsi="Calibri" w:cs="Calibri"/>
                </w:rPr>
                <w:tab/>
              </w:r>
            </w:ins>
            <w:ins w:id="5718" w:author="Administrator" w:date="2016-01-01T22:50:08Z">
              <w:r>
                <w:rPr>
                  <w:rFonts w:hint="eastAsia" w:ascii="Calibri" w:hAnsi="Calibri" w:cs="Calibri"/>
                </w:rPr>
                <w:t xml:space="preserve"> * @param gpo</w:t>
              </w:r>
            </w:ins>
          </w:p>
          <w:p>
            <w:pPr>
              <w:rPr>
                <w:ins w:id="5719" w:author="Administrator" w:date="2016-01-01T22:50:08Z"/>
                <w:rFonts w:hint="eastAsia" w:ascii="Calibri" w:hAnsi="Calibri" w:cs="Calibri"/>
              </w:rPr>
            </w:pPr>
            <w:ins w:id="5720" w:author="Administrator" w:date="2016-01-01T22:50:08Z">
              <w:r>
                <w:rPr>
                  <w:rFonts w:hint="eastAsia" w:ascii="Calibri" w:hAnsi="Calibri" w:cs="Calibri"/>
                </w:rPr>
                <w:tab/>
              </w:r>
            </w:ins>
            <w:ins w:id="5721" w:author="Administrator" w:date="2016-01-01T22:50:08Z">
              <w:r>
                <w:rPr>
                  <w:rFonts w:hint="eastAsia" w:ascii="Calibri" w:hAnsi="Calibri" w:cs="Calibri"/>
                </w:rPr>
                <w:t xml:space="preserve"> * @throws RemoteException</w:t>
              </w:r>
            </w:ins>
          </w:p>
          <w:p>
            <w:pPr>
              <w:rPr>
                <w:ins w:id="5722" w:author="Administrator" w:date="2016-01-01T22:50:08Z"/>
                <w:rFonts w:hint="eastAsia" w:ascii="Calibri" w:hAnsi="Calibri" w:cs="Calibri"/>
              </w:rPr>
            </w:pPr>
            <w:ins w:id="5723" w:author="Administrator" w:date="2016-01-01T22:50:08Z">
              <w:r>
                <w:rPr>
                  <w:rFonts w:hint="eastAsia" w:ascii="Calibri" w:hAnsi="Calibri" w:cs="Calibri"/>
                </w:rPr>
                <w:tab/>
              </w:r>
            </w:ins>
            <w:ins w:id="5724" w:author="Administrator" w:date="2016-01-01T22:50:08Z">
              <w:r>
                <w:rPr>
                  <w:rFonts w:hint="eastAsia" w:ascii="Calibri" w:hAnsi="Calibri" w:cs="Calibri"/>
                </w:rPr>
                <w:t xml:space="preserve"> */</w:t>
              </w:r>
            </w:ins>
          </w:p>
          <w:p>
            <w:pPr>
              <w:rPr>
                <w:ins w:id="5725" w:author="Administrator" w:date="2016-01-01T22:50:08Z"/>
                <w:rFonts w:hint="eastAsia" w:ascii="Calibri" w:hAnsi="Calibri" w:cs="Calibri"/>
              </w:rPr>
            </w:pPr>
            <w:ins w:id="5726" w:author="Administrator" w:date="2016-01-01T22:50:08Z">
              <w:r>
                <w:rPr>
                  <w:rFonts w:hint="eastAsia" w:ascii="Calibri" w:hAnsi="Calibri" w:cs="Calibri"/>
                </w:rPr>
                <w:tab/>
              </w:r>
            </w:ins>
            <w:ins w:id="5727" w:author="Administrator" w:date="2016-01-01T22:50:08Z">
              <w:r>
                <w:rPr>
                  <w:rFonts w:hint="eastAsia" w:ascii="Calibri" w:hAnsi="Calibri" w:cs="Calibri"/>
                </w:rPr>
                <w:t>public void update(GoodsPO gpo) throws RemoteException;</w:t>
              </w:r>
            </w:ins>
          </w:p>
          <w:p>
            <w:pPr>
              <w:rPr>
                <w:ins w:id="5728" w:author="Administrator" w:date="2016-01-01T22:50:08Z"/>
                <w:rFonts w:hint="eastAsia" w:ascii="Calibri" w:hAnsi="Calibri" w:cs="Calibri"/>
              </w:rPr>
            </w:pPr>
            <w:ins w:id="5729" w:author="Administrator" w:date="2016-01-01T22:50:08Z">
              <w:r>
                <w:rPr>
                  <w:rFonts w:hint="eastAsia" w:ascii="Calibri" w:hAnsi="Calibri" w:cs="Calibri"/>
                </w:rPr>
                <w:tab/>
              </w:r>
            </w:ins>
          </w:p>
          <w:p>
            <w:pPr>
              <w:rPr>
                <w:ins w:id="5730" w:author="Administrator" w:date="2016-01-01T22:50:08Z"/>
                <w:rFonts w:hint="eastAsia" w:ascii="Calibri" w:hAnsi="Calibri" w:cs="Calibri"/>
              </w:rPr>
            </w:pPr>
            <w:ins w:id="5731" w:author="Administrator" w:date="2016-01-01T22:50:08Z">
              <w:r>
                <w:rPr>
                  <w:rFonts w:hint="eastAsia" w:ascii="Calibri" w:hAnsi="Calibri" w:cs="Calibri"/>
                </w:rPr>
                <w:tab/>
              </w:r>
            </w:ins>
            <w:ins w:id="5732" w:author="Administrator" w:date="2016-01-01T22:50:08Z">
              <w:r>
                <w:rPr>
                  <w:rFonts w:hint="eastAsia" w:ascii="Calibri" w:hAnsi="Calibri" w:cs="Calibri"/>
                </w:rPr>
                <w:t>/**</w:t>
              </w:r>
            </w:ins>
          </w:p>
          <w:p>
            <w:pPr>
              <w:rPr>
                <w:ins w:id="5733" w:author="Administrator" w:date="2016-01-01T22:50:08Z"/>
                <w:rFonts w:hint="eastAsia" w:ascii="Calibri" w:hAnsi="Calibri" w:cs="Calibri"/>
              </w:rPr>
            </w:pPr>
            <w:ins w:id="5734" w:author="Administrator" w:date="2016-01-01T22:50:08Z">
              <w:r>
                <w:rPr>
                  <w:rFonts w:hint="eastAsia" w:ascii="Calibri" w:hAnsi="Calibri" w:cs="Calibri"/>
                </w:rPr>
                <w:tab/>
              </w:r>
            </w:ins>
            <w:ins w:id="5735" w:author="Administrator" w:date="2016-01-01T22:50:08Z">
              <w:r>
                <w:rPr>
                  <w:rFonts w:hint="eastAsia" w:ascii="Calibri" w:hAnsi="Calibri" w:cs="Calibri"/>
                </w:rPr>
                <w:t xml:space="preserve"> * 删除一个GoodsPO</w:t>
              </w:r>
            </w:ins>
          </w:p>
          <w:p>
            <w:pPr>
              <w:rPr>
                <w:ins w:id="5736" w:author="Administrator" w:date="2016-01-01T22:50:08Z"/>
                <w:rFonts w:hint="eastAsia" w:ascii="Calibri" w:hAnsi="Calibri" w:cs="Calibri"/>
              </w:rPr>
            </w:pPr>
            <w:ins w:id="5737" w:author="Administrator" w:date="2016-01-01T22:50:08Z">
              <w:r>
                <w:rPr>
                  <w:rFonts w:hint="eastAsia" w:ascii="Calibri" w:hAnsi="Calibri" w:cs="Calibri"/>
                </w:rPr>
                <w:tab/>
              </w:r>
            </w:ins>
            <w:ins w:id="5738" w:author="Administrator" w:date="2016-01-01T22:50:08Z">
              <w:r>
                <w:rPr>
                  <w:rFonts w:hint="eastAsia" w:ascii="Calibri" w:hAnsi="Calibri" w:cs="Calibri"/>
                </w:rPr>
                <w:t xml:space="preserve"> * @param id</w:t>
              </w:r>
            </w:ins>
          </w:p>
          <w:p>
            <w:pPr>
              <w:rPr>
                <w:ins w:id="5739" w:author="Administrator" w:date="2016-01-01T22:50:08Z"/>
                <w:rFonts w:hint="eastAsia" w:ascii="Calibri" w:hAnsi="Calibri" w:cs="Calibri"/>
              </w:rPr>
            </w:pPr>
            <w:ins w:id="5740" w:author="Administrator" w:date="2016-01-01T22:50:08Z">
              <w:r>
                <w:rPr>
                  <w:rFonts w:hint="eastAsia" w:ascii="Calibri" w:hAnsi="Calibri" w:cs="Calibri"/>
                </w:rPr>
                <w:tab/>
              </w:r>
            </w:ins>
            <w:ins w:id="5741" w:author="Administrator" w:date="2016-01-01T22:50:08Z">
              <w:r>
                <w:rPr>
                  <w:rFonts w:hint="eastAsia" w:ascii="Calibri" w:hAnsi="Calibri" w:cs="Calibri"/>
                </w:rPr>
                <w:t xml:space="preserve"> * @throws RemoteException</w:t>
              </w:r>
            </w:ins>
          </w:p>
          <w:p>
            <w:pPr>
              <w:rPr>
                <w:ins w:id="5742" w:author="Administrator" w:date="2016-01-01T22:50:08Z"/>
                <w:rFonts w:hint="eastAsia" w:ascii="Calibri" w:hAnsi="Calibri" w:cs="Calibri"/>
              </w:rPr>
            </w:pPr>
            <w:ins w:id="5743" w:author="Administrator" w:date="2016-01-01T22:50:08Z">
              <w:r>
                <w:rPr>
                  <w:rFonts w:hint="eastAsia" w:ascii="Calibri" w:hAnsi="Calibri" w:cs="Calibri"/>
                </w:rPr>
                <w:tab/>
              </w:r>
            </w:ins>
            <w:ins w:id="5744" w:author="Administrator" w:date="2016-01-01T22:50:08Z">
              <w:r>
                <w:rPr>
                  <w:rFonts w:hint="eastAsia" w:ascii="Calibri" w:hAnsi="Calibri" w:cs="Calibri"/>
                </w:rPr>
                <w:t xml:space="preserve"> */</w:t>
              </w:r>
            </w:ins>
          </w:p>
          <w:p>
            <w:pPr>
              <w:rPr>
                <w:ins w:id="5745" w:author="Administrator" w:date="2016-01-01T22:50:08Z"/>
                <w:rFonts w:hint="eastAsia" w:ascii="Calibri" w:hAnsi="Calibri" w:cs="Calibri"/>
              </w:rPr>
            </w:pPr>
            <w:ins w:id="5746" w:author="Administrator" w:date="2016-01-01T22:50:08Z">
              <w:r>
                <w:rPr>
                  <w:rFonts w:hint="eastAsia" w:ascii="Calibri" w:hAnsi="Calibri" w:cs="Calibri"/>
                </w:rPr>
                <w:tab/>
              </w:r>
            </w:ins>
            <w:ins w:id="5747" w:author="Administrator" w:date="2016-01-01T22:50:08Z">
              <w:r>
                <w:rPr>
                  <w:rFonts w:hint="eastAsia" w:ascii="Calibri" w:hAnsi="Calibri" w:cs="Calibri"/>
                </w:rPr>
                <w:t>public void delete(String id) throws RemoteException;</w:t>
              </w:r>
            </w:ins>
          </w:p>
          <w:p>
            <w:pPr>
              <w:rPr>
                <w:ins w:id="5748" w:author="Administrator" w:date="2016-01-01T22:50:08Z"/>
                <w:rFonts w:hint="eastAsia" w:ascii="Calibri" w:hAnsi="Calibri" w:cs="Calibri"/>
              </w:rPr>
            </w:pPr>
            <w:ins w:id="5749" w:author="Administrator" w:date="2016-01-01T22:50:08Z">
              <w:r>
                <w:rPr>
                  <w:rFonts w:hint="eastAsia" w:ascii="Calibri" w:hAnsi="Calibri" w:cs="Calibri"/>
                </w:rPr>
                <w:tab/>
              </w:r>
            </w:ins>
          </w:p>
          <w:p>
            <w:pPr>
              <w:rPr>
                <w:ins w:id="5750" w:author="Administrator" w:date="2016-01-01T22:50:08Z"/>
                <w:rFonts w:hint="eastAsia" w:ascii="Calibri" w:hAnsi="Calibri" w:cs="Calibri"/>
              </w:rPr>
            </w:pPr>
            <w:ins w:id="5751" w:author="Administrator" w:date="2016-01-01T22:50:08Z">
              <w:r>
                <w:rPr>
                  <w:rFonts w:hint="eastAsia" w:ascii="Calibri" w:hAnsi="Calibri" w:cs="Calibri"/>
                </w:rPr>
                <w:tab/>
              </w:r>
            </w:ins>
            <w:ins w:id="5752" w:author="Administrator" w:date="2016-01-01T22:50:08Z">
              <w:r>
                <w:rPr>
                  <w:rFonts w:hint="eastAsia" w:ascii="Calibri" w:hAnsi="Calibri" w:cs="Calibri"/>
                </w:rPr>
                <w:t>/**</w:t>
              </w:r>
            </w:ins>
          </w:p>
          <w:p>
            <w:pPr>
              <w:rPr>
                <w:ins w:id="5753" w:author="Administrator" w:date="2016-01-01T22:50:08Z"/>
                <w:rFonts w:hint="eastAsia" w:ascii="Calibri" w:hAnsi="Calibri" w:cs="Calibri"/>
              </w:rPr>
            </w:pPr>
            <w:ins w:id="5754" w:author="Administrator" w:date="2016-01-01T22:50:08Z">
              <w:r>
                <w:rPr>
                  <w:rFonts w:hint="eastAsia" w:ascii="Calibri" w:hAnsi="Calibri" w:cs="Calibri"/>
                </w:rPr>
                <w:tab/>
              </w:r>
            </w:ins>
            <w:ins w:id="5755" w:author="Administrator" w:date="2016-01-01T22:50:08Z">
              <w:r>
                <w:rPr>
                  <w:rFonts w:hint="eastAsia" w:ascii="Calibri" w:hAnsi="Calibri" w:cs="Calibri"/>
                </w:rPr>
                <w:t xml:space="preserve"> * 结束持久化数据库的使用</w:t>
              </w:r>
            </w:ins>
          </w:p>
          <w:p>
            <w:pPr>
              <w:rPr>
                <w:ins w:id="5756" w:author="Administrator" w:date="2016-01-01T22:50:08Z"/>
                <w:rFonts w:hint="eastAsia" w:ascii="Calibri" w:hAnsi="Calibri" w:cs="Calibri"/>
              </w:rPr>
            </w:pPr>
            <w:ins w:id="5757" w:author="Administrator" w:date="2016-01-01T22:50:08Z">
              <w:r>
                <w:rPr>
                  <w:rFonts w:hint="eastAsia" w:ascii="Calibri" w:hAnsi="Calibri" w:cs="Calibri"/>
                </w:rPr>
                <w:tab/>
              </w:r>
            </w:ins>
            <w:ins w:id="5758" w:author="Administrator" w:date="2016-01-01T22:50:08Z">
              <w:r>
                <w:rPr>
                  <w:rFonts w:hint="eastAsia" w:ascii="Calibri" w:hAnsi="Calibri" w:cs="Calibri"/>
                </w:rPr>
                <w:t xml:space="preserve"> * @throws RemoteException</w:t>
              </w:r>
            </w:ins>
          </w:p>
          <w:p>
            <w:pPr>
              <w:rPr>
                <w:ins w:id="5759" w:author="Administrator" w:date="2016-01-01T22:50:08Z"/>
                <w:rFonts w:hint="eastAsia" w:ascii="Calibri" w:hAnsi="Calibri" w:cs="Calibri"/>
              </w:rPr>
            </w:pPr>
            <w:ins w:id="5760" w:author="Administrator" w:date="2016-01-01T22:50:08Z">
              <w:r>
                <w:rPr>
                  <w:rFonts w:hint="eastAsia" w:ascii="Calibri" w:hAnsi="Calibri" w:cs="Calibri"/>
                </w:rPr>
                <w:tab/>
              </w:r>
            </w:ins>
            <w:ins w:id="5761" w:author="Administrator" w:date="2016-01-01T22:50:08Z">
              <w:r>
                <w:rPr>
                  <w:rFonts w:hint="eastAsia" w:ascii="Calibri" w:hAnsi="Calibri" w:cs="Calibri"/>
                </w:rPr>
                <w:t xml:space="preserve"> */</w:t>
              </w:r>
            </w:ins>
          </w:p>
          <w:p>
            <w:pPr>
              <w:rPr>
                <w:ins w:id="5762" w:author="Administrator" w:date="2016-01-01T22:50:08Z"/>
                <w:rFonts w:hint="eastAsia" w:ascii="Calibri" w:hAnsi="Calibri" w:cs="Calibri"/>
              </w:rPr>
            </w:pPr>
            <w:ins w:id="5763" w:author="Administrator" w:date="2016-01-01T22:50:08Z">
              <w:r>
                <w:rPr>
                  <w:rFonts w:hint="eastAsia" w:ascii="Calibri" w:hAnsi="Calibri" w:cs="Calibri"/>
                </w:rPr>
                <w:tab/>
              </w:r>
            </w:ins>
            <w:ins w:id="5764" w:author="Administrator" w:date="2016-01-01T22:50:08Z">
              <w:r>
                <w:rPr>
                  <w:rFonts w:hint="eastAsia" w:ascii="Calibri" w:hAnsi="Calibri" w:cs="Calibri"/>
                </w:rPr>
                <w:t>public void finish() throws RemoteException;</w:t>
              </w:r>
            </w:ins>
          </w:p>
          <w:p>
            <w:pPr>
              <w:rPr>
                <w:ins w:id="5765" w:author="Administrator" w:date="2016-01-01T22:50:08Z"/>
                <w:rFonts w:hint="eastAsia" w:ascii="Calibri" w:hAnsi="Calibri" w:cs="Calibri"/>
              </w:rPr>
            </w:pPr>
            <w:ins w:id="5766" w:author="Administrator" w:date="2016-01-01T22:50:08Z">
              <w:r>
                <w:rPr>
                  <w:rFonts w:hint="eastAsia" w:ascii="Calibri" w:hAnsi="Calibri" w:cs="Calibri"/>
                </w:rPr>
                <w:t>/**</w:t>
              </w:r>
            </w:ins>
          </w:p>
          <w:p>
            <w:pPr>
              <w:rPr>
                <w:ins w:id="5767" w:author="Administrator" w:date="2016-01-01T22:50:08Z"/>
                <w:rFonts w:hint="eastAsia" w:ascii="Calibri" w:hAnsi="Calibri" w:cs="Calibri"/>
              </w:rPr>
            </w:pPr>
            <w:ins w:id="5768" w:author="Administrator" w:date="2016-01-01T22:50:08Z">
              <w:r>
                <w:rPr>
                  <w:rFonts w:hint="eastAsia" w:ascii="Calibri" w:hAnsi="Calibri" w:cs="Calibri"/>
                </w:rPr>
                <w:tab/>
              </w:r>
            </w:ins>
            <w:ins w:id="5769" w:author="Administrator" w:date="2016-01-01T22:50:08Z">
              <w:r>
                <w:rPr>
                  <w:rFonts w:hint="eastAsia" w:ascii="Calibri" w:hAnsi="Calibri" w:cs="Calibri"/>
                </w:rPr>
                <w:t xml:space="preserve"> * 根据id返回StoragePO</w:t>
              </w:r>
            </w:ins>
          </w:p>
          <w:p>
            <w:pPr>
              <w:rPr>
                <w:ins w:id="5770" w:author="Administrator" w:date="2016-01-01T22:50:08Z"/>
                <w:rFonts w:hint="eastAsia" w:ascii="Calibri" w:hAnsi="Calibri" w:cs="Calibri"/>
              </w:rPr>
            </w:pPr>
            <w:ins w:id="5771" w:author="Administrator" w:date="2016-01-01T22:50:08Z">
              <w:r>
                <w:rPr>
                  <w:rFonts w:hint="eastAsia" w:ascii="Calibri" w:hAnsi="Calibri" w:cs="Calibri"/>
                </w:rPr>
                <w:tab/>
              </w:r>
            </w:ins>
            <w:ins w:id="5772" w:author="Administrator" w:date="2016-01-01T22:50:08Z">
              <w:r>
                <w:rPr>
                  <w:rFonts w:hint="eastAsia" w:ascii="Calibri" w:hAnsi="Calibri" w:cs="Calibri"/>
                </w:rPr>
                <w:t xml:space="preserve"> * @param id</w:t>
              </w:r>
            </w:ins>
          </w:p>
          <w:p>
            <w:pPr>
              <w:rPr>
                <w:ins w:id="5773" w:author="Administrator" w:date="2016-01-01T22:50:08Z"/>
                <w:rFonts w:hint="eastAsia" w:ascii="Calibri" w:hAnsi="Calibri" w:cs="Calibri"/>
              </w:rPr>
            </w:pPr>
            <w:ins w:id="5774" w:author="Administrator" w:date="2016-01-01T22:50:08Z">
              <w:r>
                <w:rPr>
                  <w:rFonts w:hint="eastAsia" w:ascii="Calibri" w:hAnsi="Calibri" w:cs="Calibri"/>
                </w:rPr>
                <w:tab/>
              </w:r>
            </w:ins>
            <w:ins w:id="5775" w:author="Administrator" w:date="2016-01-01T22:50:08Z">
              <w:r>
                <w:rPr>
                  <w:rFonts w:hint="eastAsia" w:ascii="Calibri" w:hAnsi="Calibri" w:cs="Calibri"/>
                </w:rPr>
                <w:t xml:space="preserve"> * @return</w:t>
              </w:r>
            </w:ins>
          </w:p>
          <w:p>
            <w:pPr>
              <w:rPr>
                <w:ins w:id="5776" w:author="Administrator" w:date="2016-01-01T22:50:08Z"/>
                <w:rFonts w:hint="eastAsia" w:ascii="Calibri" w:hAnsi="Calibri" w:cs="Calibri"/>
              </w:rPr>
            </w:pPr>
            <w:ins w:id="5777" w:author="Administrator" w:date="2016-01-01T22:50:08Z">
              <w:r>
                <w:rPr>
                  <w:rFonts w:hint="eastAsia" w:ascii="Calibri" w:hAnsi="Calibri" w:cs="Calibri"/>
                </w:rPr>
                <w:tab/>
              </w:r>
            </w:ins>
            <w:ins w:id="5778" w:author="Administrator" w:date="2016-01-01T22:50:08Z">
              <w:r>
                <w:rPr>
                  <w:rFonts w:hint="eastAsia" w:ascii="Calibri" w:hAnsi="Calibri" w:cs="Calibri"/>
                </w:rPr>
                <w:t xml:space="preserve"> * @throws RemoteException</w:t>
              </w:r>
            </w:ins>
          </w:p>
          <w:p>
            <w:pPr>
              <w:rPr>
                <w:ins w:id="5779" w:author="Administrator" w:date="2016-01-01T22:50:08Z"/>
                <w:rFonts w:hint="eastAsia" w:ascii="Calibri" w:hAnsi="Calibri" w:cs="Calibri"/>
              </w:rPr>
            </w:pPr>
            <w:ins w:id="5780" w:author="Administrator" w:date="2016-01-01T22:50:08Z">
              <w:r>
                <w:rPr>
                  <w:rFonts w:hint="eastAsia" w:ascii="Calibri" w:hAnsi="Calibri" w:cs="Calibri"/>
                </w:rPr>
                <w:tab/>
              </w:r>
            </w:ins>
            <w:ins w:id="5781" w:author="Administrator" w:date="2016-01-01T22:50:08Z">
              <w:r>
                <w:rPr>
                  <w:rFonts w:hint="eastAsia" w:ascii="Calibri" w:hAnsi="Calibri" w:cs="Calibri"/>
                </w:rPr>
                <w:t xml:space="preserve"> */</w:t>
              </w:r>
            </w:ins>
          </w:p>
          <w:p>
            <w:pPr>
              <w:rPr>
                <w:ins w:id="5782" w:author="Administrator" w:date="2016-01-01T22:50:08Z"/>
                <w:rFonts w:hint="eastAsia" w:ascii="Calibri" w:hAnsi="Calibri" w:cs="Calibri"/>
              </w:rPr>
            </w:pPr>
            <w:ins w:id="5783" w:author="Administrator" w:date="2016-01-01T22:50:08Z">
              <w:r>
                <w:rPr>
                  <w:rFonts w:hint="eastAsia" w:ascii="Calibri" w:hAnsi="Calibri" w:cs="Calibri"/>
                </w:rPr>
                <w:tab/>
              </w:r>
            </w:ins>
            <w:ins w:id="5784" w:author="Administrator" w:date="2016-01-01T22:50:08Z">
              <w:r>
                <w:rPr>
                  <w:rFonts w:hint="eastAsia" w:ascii="Calibri" w:hAnsi="Calibri" w:cs="Calibri"/>
                </w:rPr>
                <w:t>public StoragePO findStoragePO(String id) throws RemoteException;</w:t>
              </w:r>
            </w:ins>
          </w:p>
          <w:p>
            <w:pPr>
              <w:rPr>
                <w:ins w:id="5785" w:author="Administrator" w:date="2016-01-01T22:50:08Z"/>
                <w:rFonts w:hint="eastAsia" w:ascii="Calibri" w:hAnsi="Calibri" w:cs="Calibri"/>
              </w:rPr>
            </w:pPr>
            <w:ins w:id="5786" w:author="Administrator" w:date="2016-01-01T22:50:08Z">
              <w:r>
                <w:rPr>
                  <w:rFonts w:hint="eastAsia" w:ascii="Calibri" w:hAnsi="Calibri" w:cs="Calibri"/>
                </w:rPr>
                <w:tab/>
              </w:r>
            </w:ins>
          </w:p>
          <w:p>
            <w:pPr>
              <w:rPr>
                <w:ins w:id="5787" w:author="Administrator" w:date="2016-01-01T22:50:08Z"/>
                <w:rFonts w:hint="eastAsia" w:ascii="Calibri" w:hAnsi="Calibri" w:cs="Calibri"/>
              </w:rPr>
            </w:pPr>
            <w:ins w:id="5788" w:author="Administrator" w:date="2016-01-01T22:50:08Z">
              <w:r>
                <w:rPr>
                  <w:rFonts w:hint="eastAsia" w:ascii="Calibri" w:hAnsi="Calibri" w:cs="Calibri"/>
                </w:rPr>
                <w:tab/>
              </w:r>
            </w:ins>
            <w:ins w:id="5789" w:author="Administrator" w:date="2016-01-01T22:50:08Z">
              <w:r>
                <w:rPr>
                  <w:rFonts w:hint="eastAsia" w:ascii="Calibri" w:hAnsi="Calibri" w:cs="Calibri"/>
                </w:rPr>
                <w:t>/**</w:t>
              </w:r>
            </w:ins>
          </w:p>
          <w:p>
            <w:pPr>
              <w:rPr>
                <w:ins w:id="5790" w:author="Administrator" w:date="2016-01-01T22:50:08Z"/>
                <w:rFonts w:hint="eastAsia" w:ascii="Calibri" w:hAnsi="Calibri" w:cs="Calibri"/>
              </w:rPr>
            </w:pPr>
            <w:ins w:id="5791" w:author="Administrator" w:date="2016-01-01T22:50:08Z">
              <w:r>
                <w:rPr>
                  <w:rFonts w:hint="eastAsia" w:ascii="Calibri" w:hAnsi="Calibri" w:cs="Calibri"/>
                </w:rPr>
                <w:tab/>
              </w:r>
            </w:ins>
            <w:ins w:id="5792" w:author="Administrator" w:date="2016-01-01T22:50:08Z">
              <w:r>
                <w:rPr>
                  <w:rFonts w:hint="eastAsia" w:ascii="Calibri" w:hAnsi="Calibri" w:cs="Calibri"/>
                </w:rPr>
                <w:t xml:space="preserve"> * 返回所有StoragePO</w:t>
              </w:r>
            </w:ins>
          </w:p>
          <w:p>
            <w:pPr>
              <w:rPr>
                <w:ins w:id="5793" w:author="Administrator" w:date="2016-01-01T22:50:08Z"/>
                <w:rFonts w:hint="eastAsia" w:ascii="Calibri" w:hAnsi="Calibri" w:cs="Calibri"/>
              </w:rPr>
            </w:pPr>
            <w:ins w:id="5794" w:author="Administrator" w:date="2016-01-01T22:50:08Z">
              <w:r>
                <w:rPr>
                  <w:rFonts w:hint="eastAsia" w:ascii="Calibri" w:hAnsi="Calibri" w:cs="Calibri"/>
                </w:rPr>
                <w:tab/>
              </w:r>
            </w:ins>
            <w:ins w:id="5795" w:author="Administrator" w:date="2016-01-01T22:50:08Z">
              <w:r>
                <w:rPr>
                  <w:rFonts w:hint="eastAsia" w:ascii="Calibri" w:hAnsi="Calibri" w:cs="Calibri"/>
                </w:rPr>
                <w:t xml:space="preserve"> * @return</w:t>
              </w:r>
            </w:ins>
          </w:p>
          <w:p>
            <w:pPr>
              <w:rPr>
                <w:ins w:id="5796" w:author="Administrator" w:date="2016-01-01T22:50:08Z"/>
                <w:rFonts w:hint="eastAsia" w:ascii="Calibri" w:hAnsi="Calibri" w:cs="Calibri"/>
              </w:rPr>
            </w:pPr>
            <w:ins w:id="5797" w:author="Administrator" w:date="2016-01-01T22:50:08Z">
              <w:r>
                <w:rPr>
                  <w:rFonts w:hint="eastAsia" w:ascii="Calibri" w:hAnsi="Calibri" w:cs="Calibri"/>
                </w:rPr>
                <w:tab/>
              </w:r>
            </w:ins>
            <w:ins w:id="5798" w:author="Administrator" w:date="2016-01-01T22:50:08Z">
              <w:r>
                <w:rPr>
                  <w:rFonts w:hint="eastAsia" w:ascii="Calibri" w:hAnsi="Calibri" w:cs="Calibri"/>
                </w:rPr>
                <w:t xml:space="preserve"> * @throws RemoteException</w:t>
              </w:r>
            </w:ins>
          </w:p>
          <w:p>
            <w:pPr>
              <w:rPr>
                <w:ins w:id="5799" w:author="Administrator" w:date="2016-01-01T22:50:08Z"/>
                <w:rFonts w:hint="eastAsia" w:ascii="Calibri" w:hAnsi="Calibri" w:cs="Calibri"/>
              </w:rPr>
            </w:pPr>
            <w:ins w:id="5800" w:author="Administrator" w:date="2016-01-01T22:50:08Z">
              <w:r>
                <w:rPr>
                  <w:rFonts w:hint="eastAsia" w:ascii="Calibri" w:hAnsi="Calibri" w:cs="Calibri"/>
                </w:rPr>
                <w:tab/>
              </w:r>
            </w:ins>
            <w:ins w:id="5801" w:author="Administrator" w:date="2016-01-01T22:50:08Z">
              <w:r>
                <w:rPr>
                  <w:rFonts w:hint="eastAsia" w:ascii="Calibri" w:hAnsi="Calibri" w:cs="Calibri"/>
                </w:rPr>
                <w:t xml:space="preserve"> */</w:t>
              </w:r>
            </w:ins>
          </w:p>
          <w:p>
            <w:pPr>
              <w:rPr>
                <w:ins w:id="5802" w:author="Administrator" w:date="2016-01-01T22:50:08Z"/>
                <w:rFonts w:hint="eastAsia" w:ascii="Calibri" w:hAnsi="Calibri" w:cs="Calibri"/>
              </w:rPr>
            </w:pPr>
            <w:ins w:id="5803" w:author="Administrator" w:date="2016-01-01T22:50:08Z">
              <w:r>
                <w:rPr>
                  <w:rFonts w:hint="eastAsia" w:ascii="Calibri" w:hAnsi="Calibri" w:cs="Calibri"/>
                </w:rPr>
                <w:tab/>
              </w:r>
            </w:ins>
            <w:ins w:id="5804" w:author="Administrator" w:date="2016-01-01T22:50:08Z">
              <w:r>
                <w:rPr>
                  <w:rFonts w:hint="eastAsia" w:ascii="Calibri" w:hAnsi="Calibri" w:cs="Calibri"/>
                </w:rPr>
                <w:t>public ArrayList&lt;StoragePO&gt; finds() throws RemoteException;</w:t>
              </w:r>
            </w:ins>
          </w:p>
          <w:p>
            <w:pPr>
              <w:rPr>
                <w:ins w:id="5805" w:author="Administrator" w:date="2016-01-01T22:50:08Z"/>
                <w:rFonts w:hint="eastAsia" w:ascii="Calibri" w:hAnsi="Calibri" w:cs="Calibri"/>
              </w:rPr>
            </w:pPr>
            <w:ins w:id="5806" w:author="Administrator" w:date="2016-01-01T22:50:08Z">
              <w:r>
                <w:rPr>
                  <w:rFonts w:hint="eastAsia" w:ascii="Calibri" w:hAnsi="Calibri" w:cs="Calibri"/>
                </w:rPr>
                <w:tab/>
              </w:r>
            </w:ins>
          </w:p>
          <w:p>
            <w:pPr>
              <w:rPr>
                <w:ins w:id="5807" w:author="Administrator" w:date="2016-01-01T22:50:08Z"/>
                <w:rFonts w:hint="eastAsia" w:ascii="Calibri" w:hAnsi="Calibri" w:cs="Calibri"/>
              </w:rPr>
            </w:pPr>
            <w:ins w:id="5808" w:author="Administrator" w:date="2016-01-01T22:50:08Z">
              <w:r>
                <w:rPr>
                  <w:rFonts w:hint="eastAsia" w:ascii="Calibri" w:hAnsi="Calibri" w:cs="Calibri"/>
                </w:rPr>
                <w:tab/>
              </w:r>
            </w:ins>
            <w:ins w:id="5809" w:author="Administrator" w:date="2016-01-01T22:50:08Z">
              <w:r>
                <w:rPr>
                  <w:rFonts w:hint="eastAsia" w:ascii="Calibri" w:hAnsi="Calibri" w:cs="Calibri"/>
                </w:rPr>
                <w:t>/**</w:t>
              </w:r>
            </w:ins>
          </w:p>
          <w:p>
            <w:pPr>
              <w:rPr>
                <w:ins w:id="5810" w:author="Administrator" w:date="2016-01-01T22:50:08Z"/>
                <w:rFonts w:hint="eastAsia" w:ascii="Calibri" w:hAnsi="Calibri" w:cs="Calibri"/>
              </w:rPr>
            </w:pPr>
            <w:ins w:id="5811" w:author="Administrator" w:date="2016-01-01T22:50:08Z">
              <w:r>
                <w:rPr>
                  <w:rFonts w:hint="eastAsia" w:ascii="Calibri" w:hAnsi="Calibri" w:cs="Calibri"/>
                </w:rPr>
                <w:tab/>
              </w:r>
            </w:ins>
            <w:ins w:id="5812" w:author="Administrator" w:date="2016-01-01T22:50:08Z">
              <w:r>
                <w:rPr>
                  <w:rFonts w:hint="eastAsia" w:ascii="Calibri" w:hAnsi="Calibri" w:cs="Calibri"/>
                </w:rPr>
                <w:t xml:space="preserve"> * 在数据库中增加一个StoragePO记录</w:t>
              </w:r>
            </w:ins>
          </w:p>
          <w:p>
            <w:pPr>
              <w:rPr>
                <w:ins w:id="5813" w:author="Administrator" w:date="2016-01-01T22:50:08Z"/>
                <w:rFonts w:hint="eastAsia" w:ascii="Calibri" w:hAnsi="Calibri" w:cs="Calibri"/>
              </w:rPr>
            </w:pPr>
            <w:ins w:id="5814" w:author="Administrator" w:date="2016-01-01T22:50:08Z">
              <w:r>
                <w:rPr>
                  <w:rFonts w:hint="eastAsia" w:ascii="Calibri" w:hAnsi="Calibri" w:cs="Calibri"/>
                </w:rPr>
                <w:tab/>
              </w:r>
            </w:ins>
            <w:ins w:id="5815" w:author="Administrator" w:date="2016-01-01T22:50:08Z">
              <w:r>
                <w:rPr>
                  <w:rFonts w:hint="eastAsia" w:ascii="Calibri" w:hAnsi="Calibri" w:cs="Calibri"/>
                </w:rPr>
                <w:t xml:space="preserve"> * @param spo</w:t>
              </w:r>
            </w:ins>
          </w:p>
          <w:p>
            <w:pPr>
              <w:rPr>
                <w:ins w:id="5816" w:author="Administrator" w:date="2016-01-01T22:50:08Z"/>
                <w:rFonts w:hint="eastAsia" w:ascii="Calibri" w:hAnsi="Calibri" w:cs="Calibri"/>
              </w:rPr>
            </w:pPr>
            <w:ins w:id="5817" w:author="Administrator" w:date="2016-01-01T22:50:08Z">
              <w:r>
                <w:rPr>
                  <w:rFonts w:hint="eastAsia" w:ascii="Calibri" w:hAnsi="Calibri" w:cs="Calibri"/>
                </w:rPr>
                <w:tab/>
              </w:r>
            </w:ins>
            <w:ins w:id="5818" w:author="Administrator" w:date="2016-01-01T22:50:08Z">
              <w:r>
                <w:rPr>
                  <w:rFonts w:hint="eastAsia" w:ascii="Calibri" w:hAnsi="Calibri" w:cs="Calibri"/>
                </w:rPr>
                <w:t xml:space="preserve"> * @throws RemoteException</w:t>
              </w:r>
            </w:ins>
          </w:p>
          <w:p>
            <w:pPr>
              <w:rPr>
                <w:ins w:id="5819" w:author="Administrator" w:date="2016-01-01T22:50:08Z"/>
                <w:rFonts w:hint="eastAsia" w:ascii="Calibri" w:hAnsi="Calibri" w:cs="Calibri"/>
              </w:rPr>
            </w:pPr>
            <w:ins w:id="5820" w:author="Administrator" w:date="2016-01-01T22:50:08Z">
              <w:r>
                <w:rPr>
                  <w:rFonts w:hint="eastAsia" w:ascii="Calibri" w:hAnsi="Calibri" w:cs="Calibri"/>
                </w:rPr>
                <w:tab/>
              </w:r>
            </w:ins>
            <w:ins w:id="5821" w:author="Administrator" w:date="2016-01-01T22:50:08Z">
              <w:r>
                <w:rPr>
                  <w:rFonts w:hint="eastAsia" w:ascii="Calibri" w:hAnsi="Calibri" w:cs="Calibri"/>
                </w:rPr>
                <w:t xml:space="preserve"> */</w:t>
              </w:r>
            </w:ins>
          </w:p>
          <w:p>
            <w:pPr>
              <w:rPr>
                <w:ins w:id="5822" w:author="Administrator" w:date="2016-01-01T22:50:08Z"/>
                <w:rFonts w:hint="eastAsia" w:ascii="Calibri" w:hAnsi="Calibri" w:cs="Calibri"/>
              </w:rPr>
            </w:pPr>
            <w:ins w:id="5823" w:author="Administrator" w:date="2016-01-01T22:50:08Z">
              <w:r>
                <w:rPr>
                  <w:rFonts w:hint="eastAsia" w:ascii="Calibri" w:hAnsi="Calibri" w:cs="Calibri"/>
                </w:rPr>
                <w:tab/>
              </w:r>
            </w:ins>
            <w:ins w:id="5824" w:author="Administrator" w:date="2016-01-01T22:50:08Z">
              <w:r>
                <w:rPr>
                  <w:rFonts w:hint="eastAsia" w:ascii="Calibri" w:hAnsi="Calibri" w:cs="Calibri"/>
                </w:rPr>
                <w:t>public void insert(StoragePO spo) throws RemoteException;</w:t>
              </w:r>
            </w:ins>
          </w:p>
          <w:p>
            <w:pPr>
              <w:rPr>
                <w:ins w:id="5825" w:author="Administrator" w:date="2016-01-01T22:50:08Z"/>
                <w:rFonts w:hint="eastAsia" w:ascii="Calibri" w:hAnsi="Calibri" w:cs="Calibri"/>
              </w:rPr>
            </w:pPr>
            <w:ins w:id="5826" w:author="Administrator" w:date="2016-01-01T22:50:08Z">
              <w:r>
                <w:rPr>
                  <w:rFonts w:hint="eastAsia" w:ascii="Calibri" w:hAnsi="Calibri" w:cs="Calibri"/>
                </w:rPr>
                <w:tab/>
              </w:r>
            </w:ins>
          </w:p>
          <w:p>
            <w:pPr>
              <w:rPr>
                <w:ins w:id="5827" w:author="Administrator" w:date="2016-01-01T22:50:08Z"/>
                <w:rFonts w:hint="eastAsia" w:ascii="Calibri" w:hAnsi="Calibri" w:cs="Calibri"/>
              </w:rPr>
            </w:pPr>
            <w:ins w:id="5828" w:author="Administrator" w:date="2016-01-01T22:50:08Z">
              <w:r>
                <w:rPr>
                  <w:rFonts w:hint="eastAsia" w:ascii="Calibri" w:hAnsi="Calibri" w:cs="Calibri"/>
                </w:rPr>
                <w:tab/>
              </w:r>
            </w:ins>
            <w:ins w:id="5829" w:author="Administrator" w:date="2016-01-01T22:50:08Z">
              <w:r>
                <w:rPr>
                  <w:rFonts w:hint="eastAsia" w:ascii="Calibri" w:hAnsi="Calibri" w:cs="Calibri"/>
                </w:rPr>
                <w:t>/**</w:t>
              </w:r>
            </w:ins>
          </w:p>
          <w:p>
            <w:pPr>
              <w:rPr>
                <w:ins w:id="5830" w:author="Administrator" w:date="2016-01-01T22:50:08Z"/>
                <w:rFonts w:hint="eastAsia" w:ascii="Calibri" w:hAnsi="Calibri" w:cs="Calibri"/>
              </w:rPr>
            </w:pPr>
            <w:ins w:id="5831" w:author="Administrator" w:date="2016-01-01T22:50:08Z">
              <w:r>
                <w:rPr>
                  <w:rFonts w:hint="eastAsia" w:ascii="Calibri" w:hAnsi="Calibri" w:cs="Calibri"/>
                </w:rPr>
                <w:tab/>
              </w:r>
            </w:ins>
            <w:ins w:id="5832" w:author="Administrator" w:date="2016-01-01T22:50:08Z">
              <w:r>
                <w:rPr>
                  <w:rFonts w:hint="eastAsia" w:ascii="Calibri" w:hAnsi="Calibri" w:cs="Calibri"/>
                </w:rPr>
                <w:t xml:space="preserve"> * 更新一个StoragePO</w:t>
              </w:r>
            </w:ins>
          </w:p>
          <w:p>
            <w:pPr>
              <w:rPr>
                <w:ins w:id="5833" w:author="Administrator" w:date="2016-01-01T22:50:08Z"/>
                <w:rFonts w:hint="eastAsia" w:ascii="Calibri" w:hAnsi="Calibri" w:cs="Calibri"/>
              </w:rPr>
            </w:pPr>
            <w:ins w:id="5834" w:author="Administrator" w:date="2016-01-01T22:50:08Z">
              <w:r>
                <w:rPr>
                  <w:rFonts w:hint="eastAsia" w:ascii="Calibri" w:hAnsi="Calibri" w:cs="Calibri"/>
                </w:rPr>
                <w:tab/>
              </w:r>
            </w:ins>
            <w:ins w:id="5835" w:author="Administrator" w:date="2016-01-01T22:50:08Z">
              <w:r>
                <w:rPr>
                  <w:rFonts w:hint="eastAsia" w:ascii="Calibri" w:hAnsi="Calibri" w:cs="Calibri"/>
                </w:rPr>
                <w:t xml:space="preserve"> * @param id</w:t>
              </w:r>
            </w:ins>
          </w:p>
          <w:p>
            <w:pPr>
              <w:rPr>
                <w:ins w:id="5836" w:author="Administrator" w:date="2016-01-01T22:50:08Z"/>
                <w:rFonts w:hint="eastAsia" w:ascii="Calibri" w:hAnsi="Calibri" w:cs="Calibri"/>
              </w:rPr>
            </w:pPr>
            <w:ins w:id="5837" w:author="Administrator" w:date="2016-01-01T22:50:08Z">
              <w:r>
                <w:rPr>
                  <w:rFonts w:hint="eastAsia" w:ascii="Calibri" w:hAnsi="Calibri" w:cs="Calibri"/>
                </w:rPr>
                <w:tab/>
              </w:r>
            </w:ins>
            <w:ins w:id="5838" w:author="Administrator" w:date="2016-01-01T22:50:08Z">
              <w:r>
                <w:rPr>
                  <w:rFonts w:hint="eastAsia" w:ascii="Calibri" w:hAnsi="Calibri" w:cs="Calibri"/>
                </w:rPr>
                <w:t xml:space="preserve"> * @param spo</w:t>
              </w:r>
            </w:ins>
          </w:p>
          <w:p>
            <w:pPr>
              <w:rPr>
                <w:ins w:id="5839" w:author="Administrator" w:date="2016-01-01T22:50:08Z"/>
                <w:rFonts w:hint="eastAsia" w:ascii="Calibri" w:hAnsi="Calibri" w:cs="Calibri"/>
              </w:rPr>
            </w:pPr>
            <w:ins w:id="5840" w:author="Administrator" w:date="2016-01-01T22:50:08Z">
              <w:r>
                <w:rPr>
                  <w:rFonts w:hint="eastAsia" w:ascii="Calibri" w:hAnsi="Calibri" w:cs="Calibri"/>
                </w:rPr>
                <w:tab/>
              </w:r>
            </w:ins>
            <w:ins w:id="5841" w:author="Administrator" w:date="2016-01-01T22:50:08Z">
              <w:r>
                <w:rPr>
                  <w:rFonts w:hint="eastAsia" w:ascii="Calibri" w:hAnsi="Calibri" w:cs="Calibri"/>
                </w:rPr>
                <w:t xml:space="preserve"> * @throws RemoteException</w:t>
              </w:r>
            </w:ins>
          </w:p>
          <w:p>
            <w:pPr>
              <w:rPr>
                <w:ins w:id="5842" w:author="Administrator" w:date="2016-01-01T22:50:08Z"/>
                <w:rFonts w:hint="eastAsia" w:ascii="Calibri" w:hAnsi="Calibri" w:cs="Calibri"/>
              </w:rPr>
            </w:pPr>
            <w:ins w:id="5843" w:author="Administrator" w:date="2016-01-01T22:50:08Z">
              <w:r>
                <w:rPr>
                  <w:rFonts w:hint="eastAsia" w:ascii="Calibri" w:hAnsi="Calibri" w:cs="Calibri"/>
                </w:rPr>
                <w:tab/>
              </w:r>
            </w:ins>
            <w:ins w:id="5844" w:author="Administrator" w:date="2016-01-01T22:50:08Z">
              <w:r>
                <w:rPr>
                  <w:rFonts w:hint="eastAsia" w:ascii="Calibri" w:hAnsi="Calibri" w:cs="Calibri"/>
                </w:rPr>
                <w:t xml:space="preserve"> */</w:t>
              </w:r>
            </w:ins>
          </w:p>
          <w:p>
            <w:pPr>
              <w:rPr>
                <w:ins w:id="5845" w:author="Administrator" w:date="2016-01-01T22:50:08Z"/>
                <w:rFonts w:hint="eastAsia" w:ascii="Calibri" w:hAnsi="Calibri" w:cs="Calibri"/>
              </w:rPr>
            </w:pPr>
            <w:ins w:id="5846" w:author="Administrator" w:date="2016-01-01T22:50:08Z">
              <w:r>
                <w:rPr>
                  <w:rFonts w:hint="eastAsia" w:ascii="Calibri" w:hAnsi="Calibri" w:cs="Calibri"/>
                </w:rPr>
                <w:tab/>
              </w:r>
            </w:ins>
            <w:ins w:id="5847" w:author="Administrator" w:date="2016-01-01T22:50:08Z">
              <w:r>
                <w:rPr>
                  <w:rFonts w:hint="eastAsia" w:ascii="Calibri" w:hAnsi="Calibri" w:cs="Calibri"/>
                </w:rPr>
                <w:t>public void update(String id,StoragePO spo) throws RemoteException;</w:t>
              </w:r>
            </w:ins>
          </w:p>
          <w:p>
            <w:pPr>
              <w:rPr>
                <w:ins w:id="5848" w:author="Administrator" w:date="2016-01-01T22:50:08Z"/>
                <w:rFonts w:hint="eastAsia" w:ascii="Calibri" w:hAnsi="Calibri" w:cs="Calibri"/>
              </w:rPr>
            </w:pPr>
            <w:ins w:id="5849" w:author="Administrator" w:date="2016-01-01T22:50:08Z">
              <w:r>
                <w:rPr>
                  <w:rFonts w:hint="eastAsia" w:ascii="Calibri" w:hAnsi="Calibri" w:cs="Calibri"/>
                </w:rPr>
                <w:tab/>
              </w:r>
            </w:ins>
          </w:p>
          <w:p>
            <w:pPr>
              <w:rPr>
                <w:ins w:id="5850" w:author="Administrator" w:date="2016-01-01T22:50:08Z"/>
                <w:rFonts w:hint="eastAsia" w:ascii="Calibri" w:hAnsi="Calibri" w:cs="Calibri"/>
              </w:rPr>
            </w:pPr>
            <w:ins w:id="5851" w:author="Administrator" w:date="2016-01-01T22:50:08Z">
              <w:r>
                <w:rPr>
                  <w:rFonts w:hint="eastAsia" w:ascii="Calibri" w:hAnsi="Calibri" w:cs="Calibri"/>
                </w:rPr>
                <w:tab/>
              </w:r>
            </w:ins>
            <w:ins w:id="5852" w:author="Administrator" w:date="2016-01-01T22:50:08Z">
              <w:r>
                <w:rPr>
                  <w:rFonts w:hint="eastAsia" w:ascii="Calibri" w:hAnsi="Calibri" w:cs="Calibri"/>
                </w:rPr>
                <w:t>/**</w:t>
              </w:r>
            </w:ins>
          </w:p>
          <w:p>
            <w:pPr>
              <w:rPr>
                <w:ins w:id="5853" w:author="Administrator" w:date="2016-01-01T22:50:08Z"/>
                <w:rFonts w:hint="eastAsia" w:ascii="Calibri" w:hAnsi="Calibri" w:cs="Calibri"/>
              </w:rPr>
            </w:pPr>
            <w:ins w:id="5854" w:author="Administrator" w:date="2016-01-01T22:50:08Z">
              <w:r>
                <w:rPr>
                  <w:rFonts w:hint="eastAsia" w:ascii="Calibri" w:hAnsi="Calibri" w:cs="Calibri"/>
                </w:rPr>
                <w:tab/>
              </w:r>
            </w:ins>
            <w:ins w:id="5855" w:author="Administrator" w:date="2016-01-01T22:50:08Z">
              <w:r>
                <w:rPr>
                  <w:rFonts w:hint="eastAsia" w:ascii="Calibri" w:hAnsi="Calibri" w:cs="Calibri"/>
                </w:rPr>
                <w:t xml:space="preserve"> * 删除一个StoragePO</w:t>
              </w:r>
            </w:ins>
          </w:p>
          <w:p>
            <w:pPr>
              <w:rPr>
                <w:ins w:id="5856" w:author="Administrator" w:date="2016-01-01T22:50:08Z"/>
                <w:rFonts w:hint="eastAsia" w:ascii="Calibri" w:hAnsi="Calibri" w:cs="Calibri"/>
              </w:rPr>
            </w:pPr>
            <w:ins w:id="5857" w:author="Administrator" w:date="2016-01-01T22:50:08Z">
              <w:r>
                <w:rPr>
                  <w:rFonts w:hint="eastAsia" w:ascii="Calibri" w:hAnsi="Calibri" w:cs="Calibri"/>
                </w:rPr>
                <w:tab/>
              </w:r>
            </w:ins>
            <w:ins w:id="5858" w:author="Administrator" w:date="2016-01-01T22:50:08Z">
              <w:r>
                <w:rPr>
                  <w:rFonts w:hint="eastAsia" w:ascii="Calibri" w:hAnsi="Calibri" w:cs="Calibri"/>
                </w:rPr>
                <w:t xml:space="preserve"> * @param id</w:t>
              </w:r>
            </w:ins>
          </w:p>
          <w:p>
            <w:pPr>
              <w:rPr>
                <w:ins w:id="5859" w:author="Administrator" w:date="2016-01-01T22:50:08Z"/>
                <w:rFonts w:hint="eastAsia" w:ascii="Calibri" w:hAnsi="Calibri" w:cs="Calibri"/>
              </w:rPr>
            </w:pPr>
            <w:ins w:id="5860" w:author="Administrator" w:date="2016-01-01T22:50:08Z">
              <w:r>
                <w:rPr>
                  <w:rFonts w:hint="eastAsia" w:ascii="Calibri" w:hAnsi="Calibri" w:cs="Calibri"/>
                </w:rPr>
                <w:tab/>
              </w:r>
            </w:ins>
            <w:ins w:id="5861" w:author="Administrator" w:date="2016-01-01T22:50:08Z">
              <w:r>
                <w:rPr>
                  <w:rFonts w:hint="eastAsia" w:ascii="Calibri" w:hAnsi="Calibri" w:cs="Calibri"/>
                </w:rPr>
                <w:t xml:space="preserve"> * @throws RemoteException</w:t>
              </w:r>
            </w:ins>
          </w:p>
          <w:p>
            <w:pPr>
              <w:rPr>
                <w:ins w:id="5862" w:author="Administrator" w:date="2016-01-01T22:50:08Z"/>
                <w:rFonts w:hint="eastAsia" w:ascii="Calibri" w:hAnsi="Calibri" w:cs="Calibri"/>
              </w:rPr>
            </w:pPr>
            <w:ins w:id="5863" w:author="Administrator" w:date="2016-01-01T22:50:08Z">
              <w:r>
                <w:rPr>
                  <w:rFonts w:hint="eastAsia" w:ascii="Calibri" w:hAnsi="Calibri" w:cs="Calibri"/>
                </w:rPr>
                <w:tab/>
              </w:r>
            </w:ins>
            <w:ins w:id="5864" w:author="Administrator" w:date="2016-01-01T22:50:08Z">
              <w:r>
                <w:rPr>
                  <w:rFonts w:hint="eastAsia" w:ascii="Calibri" w:hAnsi="Calibri" w:cs="Calibri"/>
                </w:rPr>
                <w:t xml:space="preserve"> */</w:t>
              </w:r>
            </w:ins>
          </w:p>
          <w:p>
            <w:pPr>
              <w:rPr>
                <w:ins w:id="5865" w:author="Administrator" w:date="2016-01-01T22:50:08Z"/>
                <w:rFonts w:hint="eastAsia" w:ascii="Calibri" w:hAnsi="Calibri" w:cs="Calibri"/>
              </w:rPr>
            </w:pPr>
            <w:ins w:id="5866" w:author="Administrator" w:date="2016-01-01T22:50:08Z">
              <w:r>
                <w:rPr>
                  <w:rFonts w:hint="eastAsia" w:ascii="Calibri" w:hAnsi="Calibri" w:cs="Calibri"/>
                </w:rPr>
                <w:tab/>
              </w:r>
            </w:ins>
            <w:ins w:id="5867" w:author="Administrator" w:date="2016-01-01T22:50:08Z">
              <w:r>
                <w:rPr>
                  <w:rFonts w:hint="eastAsia" w:ascii="Calibri" w:hAnsi="Calibri" w:cs="Calibri"/>
                </w:rPr>
                <w:t>public void delete(String id) throws RemoteException;</w:t>
              </w:r>
            </w:ins>
          </w:p>
          <w:p>
            <w:pPr>
              <w:rPr>
                <w:ins w:id="5868" w:author="Administrator" w:date="2016-01-01T22:50:08Z"/>
                <w:rFonts w:hint="eastAsia" w:ascii="Calibri" w:hAnsi="Calibri" w:cs="Calibri"/>
              </w:rPr>
            </w:pPr>
            <w:ins w:id="5869" w:author="Administrator" w:date="2016-01-01T22:50:08Z">
              <w:r>
                <w:rPr>
                  <w:rFonts w:hint="eastAsia" w:ascii="Calibri" w:hAnsi="Calibri" w:cs="Calibri"/>
                </w:rPr>
                <w:tab/>
              </w:r>
            </w:ins>
          </w:p>
          <w:p>
            <w:pPr>
              <w:rPr>
                <w:ins w:id="5870" w:author="Administrator" w:date="2016-01-01T22:50:08Z"/>
                <w:rFonts w:hint="eastAsia" w:ascii="Calibri" w:hAnsi="Calibri" w:cs="Calibri"/>
              </w:rPr>
            </w:pPr>
            <w:ins w:id="5871" w:author="Administrator" w:date="2016-01-01T22:50:08Z">
              <w:r>
                <w:rPr>
                  <w:rFonts w:hint="eastAsia" w:ascii="Calibri" w:hAnsi="Calibri" w:cs="Calibri"/>
                </w:rPr>
                <w:tab/>
              </w:r>
            </w:ins>
            <w:ins w:id="5872" w:author="Administrator" w:date="2016-01-01T22:50:08Z">
              <w:r>
                <w:rPr>
                  <w:rFonts w:hint="eastAsia" w:ascii="Calibri" w:hAnsi="Calibri" w:cs="Calibri"/>
                </w:rPr>
                <w:t>/**</w:t>
              </w:r>
            </w:ins>
          </w:p>
          <w:p>
            <w:pPr>
              <w:rPr>
                <w:ins w:id="5873" w:author="Administrator" w:date="2016-01-01T22:50:08Z"/>
                <w:rFonts w:hint="eastAsia" w:ascii="Calibri" w:hAnsi="Calibri" w:cs="Calibri"/>
              </w:rPr>
            </w:pPr>
            <w:ins w:id="5874" w:author="Administrator" w:date="2016-01-01T22:50:08Z">
              <w:r>
                <w:rPr>
                  <w:rFonts w:hint="eastAsia" w:ascii="Calibri" w:hAnsi="Calibri" w:cs="Calibri"/>
                </w:rPr>
                <w:tab/>
              </w:r>
            </w:ins>
            <w:ins w:id="5875" w:author="Administrator" w:date="2016-01-01T22:50:08Z">
              <w:r>
                <w:rPr>
                  <w:rFonts w:hint="eastAsia" w:ascii="Calibri" w:hAnsi="Calibri" w:cs="Calibri"/>
                </w:rPr>
                <w:t xml:space="preserve"> * 结束持久化数据库的使用</w:t>
              </w:r>
            </w:ins>
          </w:p>
          <w:p>
            <w:pPr>
              <w:rPr>
                <w:ins w:id="5876" w:author="Administrator" w:date="2016-01-01T22:50:08Z"/>
                <w:rFonts w:hint="eastAsia" w:ascii="Calibri" w:hAnsi="Calibri" w:cs="Calibri"/>
              </w:rPr>
            </w:pPr>
            <w:ins w:id="5877" w:author="Administrator" w:date="2016-01-01T22:50:08Z">
              <w:r>
                <w:rPr>
                  <w:rFonts w:hint="eastAsia" w:ascii="Calibri" w:hAnsi="Calibri" w:cs="Calibri"/>
                </w:rPr>
                <w:tab/>
              </w:r>
            </w:ins>
            <w:ins w:id="5878" w:author="Administrator" w:date="2016-01-01T22:50:08Z">
              <w:r>
                <w:rPr>
                  <w:rFonts w:hint="eastAsia" w:ascii="Calibri" w:hAnsi="Calibri" w:cs="Calibri"/>
                </w:rPr>
                <w:t xml:space="preserve"> * @throws RemoteException</w:t>
              </w:r>
            </w:ins>
          </w:p>
          <w:p>
            <w:pPr>
              <w:rPr>
                <w:ins w:id="5879" w:author="Administrator" w:date="2016-01-01T22:50:08Z"/>
                <w:rFonts w:hint="eastAsia" w:ascii="Calibri" w:hAnsi="Calibri" w:cs="Calibri"/>
              </w:rPr>
            </w:pPr>
            <w:ins w:id="5880" w:author="Administrator" w:date="2016-01-01T22:50:08Z">
              <w:r>
                <w:rPr>
                  <w:rFonts w:hint="eastAsia" w:ascii="Calibri" w:hAnsi="Calibri" w:cs="Calibri"/>
                </w:rPr>
                <w:tab/>
              </w:r>
            </w:ins>
            <w:ins w:id="5881" w:author="Administrator" w:date="2016-01-01T22:50:08Z">
              <w:r>
                <w:rPr>
                  <w:rFonts w:hint="eastAsia" w:ascii="Calibri" w:hAnsi="Calibri" w:cs="Calibri"/>
                </w:rPr>
                <w:t xml:space="preserve"> */</w:t>
              </w:r>
            </w:ins>
          </w:p>
          <w:p>
            <w:pPr>
              <w:rPr>
                <w:ins w:id="5882" w:author="Administrator" w:date="2016-01-01T22:50:08Z"/>
              </w:rPr>
            </w:pPr>
            <w:ins w:id="5883" w:author="Administrator" w:date="2016-01-01T22:50:08Z">
              <w:r>
                <w:rPr>
                  <w:rFonts w:hint="eastAsia" w:ascii="Calibri" w:hAnsi="Calibri" w:cs="Calibri"/>
                </w:rPr>
                <w:tab/>
              </w:r>
            </w:ins>
            <w:ins w:id="5884" w:author="Administrator" w:date="2016-01-01T22:50:08Z">
              <w:r>
                <w:rPr>
                  <w:rFonts w:hint="eastAsia" w:ascii="Calibri" w:hAnsi="Calibri" w:cs="Calibri"/>
                </w:rPr>
                <w:t>public void finish() throws RemoteException;</w:t>
              </w:r>
            </w:ins>
          </w:p>
          <w:p>
            <w:pPr>
              <w:rPr>
                <w:ins w:id="5885" w:author="Administrator" w:date="2016-01-01T22:50:08Z"/>
                <w:rFonts w:ascii="Calibri" w:hAnsi="Calibri" w:cs="Calibri"/>
              </w:rPr>
            </w:pPr>
          </w:p>
          <w:p>
            <w:pPr>
              <w:rPr>
                <w:ins w:id="5886" w:author="Administrator" w:date="2016-01-01T22:50:08Z"/>
                <w:rFonts w:ascii="Calibri" w:hAnsi="Calibri" w:cs="Calibri"/>
              </w:rPr>
            </w:pPr>
            <w:ins w:id="5887" w:author="Administrator" w:date="2016-01-01T22:50:08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5888" w:author="Administrator" w:date="2016-01-01T22:50:08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5889" w:author="Administrator" w:date="2016-01-01T22:50:08Z"/>
                <w:rFonts w:ascii="Calibri" w:hAnsi="Calibri" w:cs="Calibri"/>
              </w:rPr>
            </w:pPr>
            <w:ins w:id="5890" w:author="Administrator" w:date="2016-01-01T22:50:08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5891" w:author="Administrator" w:date="2016-01-01T22:50:08Z"/>
                <w:rFonts w:ascii="Calibri" w:hAnsi="Calibri" w:cs="Calibri"/>
              </w:rPr>
            </w:pPr>
            <w:ins w:id="5892" w:author="Administrator" w:date="2016-01-01T22:50:08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5893" w:author="Administrator" w:date="2016-01-01T22:50:08Z"/>
                <w:rFonts w:ascii="Calibri" w:hAnsi="Calibri" w:cs="Calibri"/>
              </w:rPr>
            </w:pPr>
            <w:ins w:id="5894" w:author="Administrator" w:date="2016-01-01T22:50:08Z">
              <w:r>
                <w:rPr>
                  <w:rFonts w:ascii="Calibri" w:hAnsi="Calibri" w:cs="Calibri"/>
                </w:rPr>
                <w:drawing>
                  <wp:inline distT="0" distB="0" distL="114300" distR="114300">
                    <wp:extent cx="4295775" cy="2790825"/>
                    <wp:effectExtent l="0" t="0" r="9525" b="9525"/>
                    <wp:docPr id="12" name="图片 12"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ins>
          </w:p>
        </w:tc>
      </w:tr>
    </w:tbl>
    <w:p>
      <w:pPr>
        <w:rPr>
          <w:ins w:id="5896" w:author="Administrator" w:date="2016-01-01T22:50:08Z"/>
        </w:rPr>
      </w:pPr>
    </w:p>
    <w:p>
      <w:pPr>
        <w:rPr>
          <w:ins w:id="5897" w:author="Administrator" w:date="2016-01-01T22:50:08Z"/>
        </w:rPr>
      </w:pPr>
    </w:p>
    <w:p>
      <w:pPr>
        <w:rPr>
          <w:ins w:id="5898" w:author="Administrator" w:date="2016-01-01T22:50:08Z"/>
        </w:rPr>
      </w:pPr>
      <w:ins w:id="5899" w:author="Administrator" w:date="2016-01-01T22:50:08Z">
        <w:r>
          <w:rPr>
            <w:rFonts w:hint="eastAsia" w:cs="宋体"/>
            <w:szCs w:val="20"/>
          </w:rPr>
          <w:t>（</w:t>
        </w:r>
      </w:ins>
      <w:ins w:id="5900" w:author="Administrator" w:date="2016-01-01T22:50:08Z">
        <w:r>
          <w:rPr>
            <w:szCs w:val="20"/>
          </w:rPr>
          <w:t>3</w:t>
        </w:r>
      </w:ins>
      <w:ins w:id="5901" w:author="Administrator" w:date="2016-01-01T22:50:08Z">
        <w:r>
          <w:rPr>
            <w:rFonts w:hint="eastAsia" w:cs="宋体"/>
            <w:szCs w:val="20"/>
          </w:rPr>
          <w:t>）模块内部类的接口规范</w:t>
        </w:r>
      </w:ins>
    </w:p>
    <w:p>
      <w:pPr>
        <w:jc w:val="center"/>
        <w:rPr>
          <w:ins w:id="5902" w:author="Administrator" w:date="2016-01-01T22:50:08Z"/>
          <w:rFonts w:ascii="黑体" w:hAnsi="宋体" w:eastAsia="黑体" w:cs="黑体"/>
          <w:b/>
          <w:bCs/>
        </w:rPr>
      </w:pPr>
      <w:ins w:id="5903" w:author="Administrator" w:date="2016-01-01T22:50:08Z">
        <w:r>
          <w:rPr>
            <w:rFonts w:hint="eastAsia" w:ascii="宋体" w:hAnsi="宋体" w:cs="宋体"/>
            <w:b/>
            <w:bCs/>
          </w:rPr>
          <w:t>表23 commodityController模块的接口规范</w:t>
        </w:r>
      </w:ins>
    </w:p>
    <w:tbl>
      <w:tblPr>
        <w:tblStyle w:val="19"/>
        <w:tblW w:w="341317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gridCol w:w="341247945"/>
        <w:gridCol w:w="60592"/>
        <w:gridCol w:w="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04"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905" w:author="Administrator" w:date="2016-01-01T22:50:08Z"/>
                <w:color w:val="FFFFFF"/>
              </w:rPr>
            </w:pPr>
            <w:ins w:id="5906" w:author="Administrator" w:date="2016-01-01T22:50:08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6"/>
          <w:wBefore w:w="341317116" w:type="dxa"/>
          <w:ins w:id="5907"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4"/>
          <w:gridAfter w:val="2"/>
          <w:wBefore w:w="341256420" w:type="dxa"/>
          <w:wAfter w:w="60696" w:type="dxa"/>
          <w:ins w:id="5908"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Before w:val="5"/>
          <w:gridAfter w:val="1"/>
          <w:wBefore w:w="341317012" w:type="dxa"/>
          <w:wAfter w:w="104" w:type="dxa"/>
          <w:ins w:id="5909"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10"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5911" w:author="Administrator" w:date="2016-01-01T22:50:08Z"/>
                <w:color w:val="000000"/>
              </w:rPr>
            </w:pPr>
            <w:ins w:id="5912" w:author="Administrator" w:date="2016-01-01T22:50:08Z">
              <w:r>
                <w:rPr>
                  <w:rFonts w:eastAsia="Times New Roman"/>
                  <w:color w:val="000000"/>
                </w:rPr>
                <w:t>Commodity</w:t>
              </w:r>
            </w:ins>
            <w:ins w:id="5913" w:author="Administrator" w:date="2016-01-01T22:50:08Z">
              <w:r>
                <w:rPr>
                  <w:rFonts w:hint="eastAsia"/>
                  <w:color w:val="000000"/>
                </w:rPr>
                <w:t>Controller</w:t>
              </w:r>
            </w:ins>
            <w:ins w:id="5914" w:author="Administrator" w:date="2016-01-01T22:50:08Z">
              <w:r>
                <w:rPr>
                  <w:rFonts w:eastAsia="Times New Roman"/>
                  <w:color w:val="000000"/>
                </w:rPr>
                <w:t>.</w:t>
              </w:r>
            </w:ins>
            <w:ins w:id="5915"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5916" w:author="Administrator" w:date="2016-01-01T22:50:08Z"/>
                <w:color w:val="000000"/>
              </w:rPr>
            </w:pPr>
            <w:ins w:id="591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5918" w:author="Administrator" w:date="2016-01-01T22:50:08Z"/>
                <w:color w:val="000000"/>
              </w:rPr>
            </w:pPr>
            <w:ins w:id="5919" w:author="Administrator" w:date="2016-01-01T22:50:08Z">
              <w:r>
                <w:rPr>
                  <w:rFonts w:eastAsia="Times New Roman"/>
                  <w:color w:val="000000"/>
                </w:rPr>
                <w:t xml:space="preserve">public </w:t>
              </w:r>
            </w:ins>
            <w:ins w:id="5920" w:author="Administrator" w:date="2016-01-01T22:50:08Z">
              <w:r>
                <w:rPr>
                  <w:color w:val="000000"/>
                </w:rPr>
                <w:t>ArrayList&lt;ExpressInfoVO&gt;</w:t>
              </w:r>
            </w:ins>
            <w:ins w:id="5921" w:author="Administrator" w:date="2016-01-01T22:50:08Z">
              <w:r>
                <w:rPr>
                  <w:rFonts w:eastAsia="Times New Roman"/>
                  <w:color w:val="000000"/>
                </w:rPr>
                <w:t xml:space="preserve"> </w:t>
              </w:r>
            </w:ins>
            <w:ins w:id="5922" w:author="Administrator" w:date="2016-01-01T22:50:08Z">
              <w:r>
                <w:rPr>
                  <w:color w:val="000000"/>
                </w:rPr>
                <w:t>stockTaking()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2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2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25" w:author="Administrator" w:date="2016-01-01T22:50:08Z"/>
                <w:color w:val="000000"/>
              </w:rPr>
            </w:pPr>
            <w:ins w:id="5926"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27" w:author="Administrator" w:date="2016-01-01T22:50:08Z"/>
                <w:color w:val="000000"/>
              </w:rPr>
            </w:pPr>
            <w:ins w:id="5928"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2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3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31" w:author="Administrator" w:date="2016-01-01T22:50:08Z"/>
                <w:color w:val="000000"/>
              </w:rPr>
            </w:pPr>
            <w:ins w:id="5932"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33" w:author="Administrator" w:date="2016-01-01T22:50:08Z"/>
                <w:color w:val="000000"/>
              </w:rPr>
            </w:pPr>
            <w:ins w:id="5934" w:author="Administrator" w:date="2016-01-01T22:50:08Z">
              <w:r>
                <w:rPr>
                  <w:rFonts w:hint="eastAsia" w:ascii="宋体" w:hAnsi="宋体" w:cs="宋体"/>
                  <w:color w:val="000000"/>
                </w:rPr>
                <w:t>调用commodity领域对象的</w:t>
              </w:r>
            </w:ins>
            <w:ins w:id="5935" w:author="Administrator" w:date="2016-01-01T22:50:08Z">
              <w:r>
                <w:rPr>
                  <w:color w:val="000000"/>
                </w:rPr>
                <w:t>stockTaking</w:t>
              </w:r>
            </w:ins>
            <w:ins w:id="5936"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3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38" w:author="Administrator" w:date="2016-01-01T22:50:08Z"/>
                <w:color w:val="000000"/>
              </w:rPr>
            </w:pPr>
            <w:ins w:id="5939" w:author="Administrator" w:date="2016-01-01T22:50:08Z">
              <w:r>
                <w:rPr>
                  <w:rFonts w:eastAsia="Times New Roman"/>
                  <w:color w:val="000000"/>
                </w:rPr>
                <w:t>Commodity</w:t>
              </w:r>
            </w:ins>
            <w:ins w:id="5940" w:author="Administrator" w:date="2016-01-01T22:50:08Z">
              <w:r>
                <w:rPr>
                  <w:rFonts w:hint="eastAsia"/>
                  <w:color w:val="000000"/>
                </w:rPr>
                <w:t>Controller</w:t>
              </w:r>
            </w:ins>
            <w:ins w:id="5941" w:author="Administrator" w:date="2016-01-01T22:50:08Z">
              <w:r>
                <w:rPr>
                  <w:rFonts w:eastAsia="Times New Roman"/>
                  <w:color w:val="000000"/>
                </w:rPr>
                <w:t>.</w:t>
              </w:r>
            </w:ins>
            <w:ins w:id="5942"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43" w:author="Administrator" w:date="2016-01-01T22:50:08Z"/>
                <w:color w:val="000000"/>
              </w:rPr>
            </w:pPr>
            <w:ins w:id="5944"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45" w:author="Administrator" w:date="2016-01-01T22:50:08Z"/>
                <w:color w:val="000000"/>
              </w:rPr>
            </w:pPr>
            <w:ins w:id="5946" w:author="Administrator" w:date="2016-01-01T22:50:08Z">
              <w:r>
                <w:rPr>
                  <w:rFonts w:eastAsia="Times New Roman"/>
                  <w:color w:val="000000"/>
                </w:rPr>
                <w:t xml:space="preserve">public </w:t>
              </w:r>
            </w:ins>
            <w:ins w:id="5947" w:author="Administrator" w:date="2016-01-01T22:50:08Z">
              <w:r>
                <w:rPr>
                  <w:color w:val="000000"/>
                </w:rPr>
                <w:t>void exportExcel</w:t>
              </w:r>
            </w:ins>
            <w:ins w:id="5948"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4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5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51" w:author="Administrator" w:date="2016-01-01T22:50:08Z"/>
                <w:color w:val="000000"/>
              </w:rPr>
            </w:pPr>
            <w:ins w:id="595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53" w:author="Administrator" w:date="2016-01-01T22:50:08Z"/>
                <w:color w:val="000000"/>
              </w:rPr>
            </w:pPr>
            <w:ins w:id="5954"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595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5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57" w:author="Administrator" w:date="2016-01-01T22:50:08Z"/>
                <w:color w:val="000000"/>
              </w:rPr>
            </w:pPr>
            <w:ins w:id="595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59" w:author="Administrator" w:date="2016-01-01T22:50:08Z"/>
                <w:color w:val="000000"/>
              </w:rPr>
            </w:pPr>
            <w:ins w:id="5960" w:author="Administrator" w:date="2016-01-01T22:50:08Z">
              <w:r>
                <w:rPr>
                  <w:rFonts w:hint="eastAsia" w:ascii="宋体" w:hAnsi="宋体" w:cs="宋体"/>
                  <w:color w:val="000000"/>
                </w:rPr>
                <w:t>调用commodity领域对象的</w:t>
              </w:r>
            </w:ins>
            <w:ins w:id="5961" w:author="Administrator" w:date="2016-01-01T22:50:08Z">
              <w:r>
                <w:rPr>
                  <w:color w:val="000000"/>
                </w:rPr>
                <w:t>exportExcel</w:t>
              </w:r>
            </w:ins>
            <w:ins w:id="5962"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596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64" w:author="Administrator" w:date="2016-01-01T22:50:08Z"/>
                <w:color w:val="000000"/>
              </w:rPr>
            </w:pPr>
            <w:ins w:id="5965" w:author="Administrator" w:date="2016-01-01T22:50:08Z">
              <w:r>
                <w:rPr>
                  <w:rFonts w:eastAsia="Times New Roman"/>
                  <w:color w:val="000000"/>
                </w:rPr>
                <w:t>Commodity</w:t>
              </w:r>
            </w:ins>
            <w:ins w:id="5966" w:author="Administrator" w:date="2016-01-01T22:50:08Z">
              <w:r>
                <w:rPr>
                  <w:rFonts w:hint="eastAsia"/>
                  <w:color w:val="000000"/>
                </w:rPr>
                <w:t>Controller</w:t>
              </w:r>
            </w:ins>
            <w:ins w:id="5967" w:author="Administrator" w:date="2016-01-01T22:50:08Z">
              <w:r>
                <w:rPr>
                  <w:rFonts w:eastAsia="Times New Roman"/>
                  <w:color w:val="000000"/>
                </w:rPr>
                <w:t>.</w:t>
              </w:r>
            </w:ins>
            <w:ins w:id="5968"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69" w:author="Administrator" w:date="2016-01-01T22:50:08Z"/>
                <w:color w:val="000000"/>
              </w:rPr>
            </w:pPr>
            <w:ins w:id="597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971" w:author="Administrator" w:date="2016-01-01T22:50:08Z"/>
                <w:color w:val="000000"/>
              </w:rPr>
            </w:pPr>
            <w:ins w:id="5972" w:author="Administrator" w:date="2016-01-01T22:50:08Z">
              <w:r>
                <w:rPr>
                  <w:color w:val="000000"/>
                </w:rPr>
                <w:t>p</w:t>
              </w:r>
            </w:ins>
            <w:ins w:id="5973" w:author="Administrator" w:date="2016-01-01T22:50:08Z">
              <w:r>
                <w:rPr>
                  <w:rFonts w:eastAsia="Times New Roman"/>
                  <w:color w:val="000000"/>
                </w:rPr>
                <w:t xml:space="preserve">ublic void </w:t>
              </w:r>
            </w:ins>
            <w:ins w:id="5974" w:author="Administrator" w:date="2016-01-01T22:50:08Z">
              <w:r>
                <w:rPr>
                  <w:color w:val="000000"/>
                </w:rPr>
                <w:t>changeAlarmScale</w:t>
              </w:r>
            </w:ins>
            <w:ins w:id="5975" w:author="Administrator" w:date="2016-01-01T22:50:08Z">
              <w:r>
                <w:rPr>
                  <w:rFonts w:eastAsia="Times New Roman"/>
                  <w:color w:val="000000"/>
                </w:rPr>
                <w:t xml:space="preserve"> (</w:t>
              </w:r>
            </w:ins>
            <w:ins w:id="5976" w:author="Administrator" w:date="2016-01-01T22:50:08Z">
              <w:r>
                <w:rPr>
                  <w:color w:val="000000"/>
                </w:rPr>
                <w:t>double alarmScale</w:t>
              </w:r>
            </w:ins>
            <w:ins w:id="5977"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597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7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5980" w:author="Administrator" w:date="2016-01-01T22:50:08Z"/>
                <w:color w:val="000000"/>
              </w:rPr>
            </w:pPr>
            <w:ins w:id="598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5982" w:author="Administrator" w:date="2016-01-01T22:50:08Z"/>
                <w:color w:val="000000"/>
              </w:rPr>
            </w:pPr>
            <w:ins w:id="5983"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598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8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5986" w:author="Administrator" w:date="2016-01-01T22:50:08Z"/>
                <w:color w:val="000000"/>
              </w:rPr>
            </w:pPr>
            <w:ins w:id="598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5988" w:author="Administrator" w:date="2016-01-01T22:50:08Z"/>
                <w:color w:val="000000"/>
              </w:rPr>
            </w:pPr>
            <w:ins w:id="5989" w:author="Administrator" w:date="2016-01-01T22:50:08Z">
              <w:r>
                <w:rPr>
                  <w:rFonts w:hint="eastAsia" w:ascii="宋体" w:hAnsi="宋体" w:cs="宋体"/>
                  <w:color w:val="000000"/>
                </w:rPr>
                <w:t>调用commodity领域对象的</w:t>
              </w:r>
            </w:ins>
            <w:ins w:id="5990" w:author="Administrator" w:date="2016-01-01T22:50:08Z">
              <w:r>
                <w:rPr>
                  <w:color w:val="000000"/>
                </w:rPr>
                <w:t>changeAlarmScale</w:t>
              </w:r>
            </w:ins>
            <w:ins w:id="5991"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599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993" w:author="Administrator" w:date="2016-01-01T22:50:08Z"/>
                <w:color w:val="000000"/>
              </w:rPr>
            </w:pPr>
            <w:ins w:id="5994" w:author="Administrator" w:date="2016-01-01T22:50:08Z">
              <w:r>
                <w:rPr>
                  <w:rFonts w:eastAsia="Times New Roman"/>
                  <w:color w:val="000000"/>
                </w:rPr>
                <w:t>Commodity</w:t>
              </w:r>
            </w:ins>
            <w:ins w:id="5995" w:author="Administrator" w:date="2016-01-01T22:50:08Z">
              <w:r>
                <w:rPr>
                  <w:rFonts w:hint="eastAsia"/>
                  <w:color w:val="000000"/>
                </w:rPr>
                <w:t>Controller</w:t>
              </w:r>
            </w:ins>
            <w:ins w:id="5996" w:author="Administrator" w:date="2016-01-01T22:50:08Z">
              <w:r>
                <w:rPr>
                  <w:rFonts w:eastAsia="Times New Roman"/>
                  <w:color w:val="000000"/>
                </w:rPr>
                <w:t>.</w:t>
              </w:r>
            </w:ins>
            <w:ins w:id="5997" w:author="Administrator" w:date="2016-01-01T22:50:08Z">
              <w:r>
                <w:rPr>
                  <w:rFonts w:hint="eastAsia" w:eastAsia="宋体"/>
                  <w:color w:val="000000"/>
                  <w:lang w:val="en-US" w:eastAsia="zh-CN"/>
                </w:rPr>
                <w:t>get</w:t>
              </w:r>
            </w:ins>
            <w:ins w:id="5998"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999" w:author="Administrator" w:date="2016-01-01T22:50:08Z"/>
                <w:color w:val="000000"/>
              </w:rPr>
            </w:pPr>
            <w:ins w:id="600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01" w:author="Administrator" w:date="2016-01-01T22:50:08Z"/>
                <w:color w:val="000000"/>
              </w:rPr>
            </w:pPr>
            <w:ins w:id="6002" w:author="Administrator" w:date="2016-01-01T22:50:08Z">
              <w:r>
                <w:rPr>
                  <w:color w:val="000000"/>
                </w:rPr>
                <w:t>p</w:t>
              </w:r>
            </w:ins>
            <w:ins w:id="6003" w:author="Administrator" w:date="2016-01-01T22:50:08Z">
              <w:r>
                <w:rPr>
                  <w:rFonts w:eastAsia="Times New Roman"/>
                  <w:color w:val="000000"/>
                </w:rPr>
                <w:t xml:space="preserve">ublic void </w:t>
              </w:r>
            </w:ins>
            <w:ins w:id="6004" w:author="Administrator" w:date="2016-01-01T22:50:08Z">
              <w:r>
                <w:rPr>
                  <w:rFonts w:hint="eastAsia" w:eastAsia="宋体"/>
                  <w:color w:val="000000"/>
                  <w:lang w:val="en-US" w:eastAsia="zh-CN"/>
                </w:rPr>
                <w:t>get</w:t>
              </w:r>
            </w:ins>
            <w:ins w:id="6005" w:author="Administrator" w:date="2016-01-01T22:50:08Z">
              <w:r>
                <w:rPr>
                  <w:color w:val="000000"/>
                </w:rPr>
                <w:t>AlarmScale</w:t>
              </w:r>
            </w:ins>
            <w:ins w:id="6006" w:author="Administrator" w:date="2016-01-01T22:50:08Z">
              <w:r>
                <w:rPr>
                  <w:rFonts w:eastAsia="Times New Roman"/>
                  <w:color w:val="000000"/>
                </w:rPr>
                <w:t xml:space="preserve"> (</w:t>
              </w:r>
            </w:ins>
            <w:ins w:id="6007" w:author="Administrator" w:date="2016-01-01T22:50:08Z">
              <w:r>
                <w:rPr>
                  <w:color w:val="000000"/>
                </w:rPr>
                <w:t>double alarmScale</w:t>
              </w:r>
            </w:ins>
            <w:ins w:id="6008"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0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1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11" w:author="Administrator" w:date="2016-01-01T22:50:08Z"/>
                <w:color w:val="000000"/>
              </w:rPr>
            </w:pPr>
            <w:ins w:id="601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13" w:author="Administrator" w:date="2016-01-01T22:50:08Z"/>
                <w:color w:val="000000"/>
              </w:rPr>
            </w:pPr>
            <w:ins w:id="6014"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1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1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17" w:author="Administrator" w:date="2016-01-01T22:50:08Z"/>
                <w:color w:val="000000"/>
              </w:rPr>
            </w:pPr>
            <w:ins w:id="601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19" w:author="Administrator" w:date="2016-01-01T22:50:08Z"/>
                <w:color w:val="000000"/>
              </w:rPr>
            </w:pPr>
            <w:ins w:id="6020" w:author="Administrator" w:date="2016-01-01T22:50:08Z">
              <w:r>
                <w:rPr>
                  <w:rFonts w:hint="eastAsia" w:ascii="宋体" w:hAnsi="宋体" w:cs="宋体"/>
                  <w:color w:val="000000"/>
                </w:rPr>
                <w:t>调用commodity领域对象的</w:t>
              </w:r>
            </w:ins>
            <w:ins w:id="6021" w:author="Administrator" w:date="2016-01-01T22:50:08Z">
              <w:r>
                <w:rPr>
                  <w:rFonts w:hint="eastAsia"/>
                  <w:color w:val="000000"/>
                  <w:lang w:val="en-US" w:eastAsia="zh-CN"/>
                </w:rPr>
                <w:t>get</w:t>
              </w:r>
            </w:ins>
            <w:ins w:id="6022" w:author="Administrator" w:date="2016-01-01T22:50:08Z">
              <w:r>
                <w:rPr>
                  <w:color w:val="000000"/>
                </w:rPr>
                <w:t>AlarmScale</w:t>
              </w:r>
            </w:ins>
            <w:ins w:id="6023"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2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25" w:author="Administrator" w:date="2016-01-01T22:50:08Z"/>
                <w:color w:val="000000"/>
              </w:rPr>
            </w:pPr>
            <w:ins w:id="6026" w:author="Administrator" w:date="2016-01-01T22:50:08Z">
              <w:r>
                <w:rPr>
                  <w:rFonts w:eastAsia="Times New Roman"/>
                  <w:color w:val="000000"/>
                </w:rPr>
                <w:t>Commodity</w:t>
              </w:r>
            </w:ins>
            <w:ins w:id="6027" w:author="Administrator" w:date="2016-01-01T22:50:08Z">
              <w:r>
                <w:rPr>
                  <w:rFonts w:hint="eastAsia"/>
                  <w:color w:val="000000"/>
                </w:rPr>
                <w:t>Controller</w:t>
              </w:r>
            </w:ins>
            <w:ins w:id="6028" w:author="Administrator" w:date="2016-01-01T22:50:08Z">
              <w:r>
                <w:rPr>
                  <w:rFonts w:eastAsia="Times New Roman"/>
                  <w:color w:val="000000"/>
                </w:rPr>
                <w:t>.</w:t>
              </w:r>
            </w:ins>
            <w:ins w:id="6029"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30" w:author="Administrator" w:date="2016-01-01T22:50:08Z"/>
                <w:color w:val="000000"/>
              </w:rPr>
            </w:pPr>
            <w:ins w:id="603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32" w:author="Administrator" w:date="2016-01-01T22:50:08Z"/>
                <w:color w:val="000000"/>
              </w:rPr>
            </w:pPr>
            <w:ins w:id="6033" w:author="Administrator" w:date="2016-01-01T22:50:08Z">
              <w:r>
                <w:rPr>
                  <w:color w:val="000000"/>
                </w:rPr>
                <w:t>P</w:t>
              </w:r>
            </w:ins>
            <w:ins w:id="6034" w:author="Administrator" w:date="2016-01-01T22:50:08Z">
              <w:r>
                <w:rPr>
                  <w:rFonts w:eastAsia="Times New Roman"/>
                  <w:color w:val="000000"/>
                </w:rPr>
                <w:t>ublic</w:t>
              </w:r>
            </w:ins>
            <w:ins w:id="6035" w:author="Administrator" w:date="2016-01-01T22:50:08Z">
              <w:r>
                <w:rPr>
                  <w:color w:val="000000"/>
                </w:rPr>
                <w:t xml:space="preserve"> </w:t>
              </w:r>
            </w:ins>
            <w:ins w:id="6036" w:author="Administrator" w:date="2016-01-01T22:50:08Z">
              <w:r>
                <w:rPr>
                  <w:rFonts w:eastAsia="Times New Roman"/>
                  <w:color w:val="000000"/>
                </w:rPr>
                <w:t xml:space="preserve">ArrayList&lt;StorageInfoVO&gt; </w:t>
              </w:r>
            </w:ins>
            <w:ins w:id="6037" w:author="Administrator" w:date="2016-01-01T22:50:08Z">
              <w:r>
                <w:rPr>
                  <w:color w:val="000000"/>
                </w:rPr>
                <w:t>checkStorageMessage</w:t>
              </w:r>
            </w:ins>
            <w:ins w:id="6038"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3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4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41" w:author="Administrator" w:date="2016-01-01T22:50:08Z"/>
                <w:color w:val="000000"/>
              </w:rPr>
            </w:pPr>
            <w:ins w:id="604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43" w:author="Administrator" w:date="2016-01-01T22:50:08Z"/>
                <w:color w:val="000000"/>
              </w:rPr>
            </w:pPr>
            <w:ins w:id="6044"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4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4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47" w:author="Administrator" w:date="2016-01-01T22:50:08Z"/>
                <w:color w:val="000000"/>
              </w:rPr>
            </w:pPr>
            <w:ins w:id="604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049" w:author="Administrator" w:date="2016-01-01T22:50:08Z"/>
                <w:rFonts w:ascii="Calibri" w:hAnsi="Calibri" w:cs="宋体"/>
                <w:color w:val="000000"/>
              </w:rPr>
            </w:pPr>
            <w:ins w:id="6050" w:author="Administrator" w:date="2016-01-01T22:50:08Z">
              <w:r>
                <w:rPr>
                  <w:rFonts w:hint="eastAsia" w:ascii="宋体" w:hAnsi="宋体" w:cs="宋体"/>
                  <w:color w:val="000000"/>
                  <w:sz w:val="21"/>
                </w:rPr>
                <w:t>调用commodity领域对象的</w:t>
              </w:r>
            </w:ins>
            <w:ins w:id="6051" w:author="Administrator" w:date="2016-01-01T22:50:08Z">
              <w:r>
                <w:rPr>
                  <w:color w:val="000000"/>
                  <w:sz w:val="21"/>
                </w:rPr>
                <w:t>checkStorageMessage</w:t>
              </w:r>
            </w:ins>
            <w:ins w:id="6052"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5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54" w:author="Administrator" w:date="2016-01-01T22:50:08Z"/>
                <w:color w:val="000000"/>
              </w:rPr>
            </w:pPr>
            <w:ins w:id="6055" w:author="Administrator" w:date="2016-01-01T22:50:08Z">
              <w:r>
                <w:rPr>
                  <w:rFonts w:eastAsia="Times New Roman"/>
                  <w:color w:val="000000"/>
                </w:rPr>
                <w:t>Commodity</w:t>
              </w:r>
            </w:ins>
            <w:ins w:id="6056" w:author="Administrator" w:date="2016-01-01T22:50:08Z">
              <w:r>
                <w:rPr>
                  <w:rFonts w:hint="eastAsia"/>
                  <w:color w:val="000000"/>
                </w:rPr>
                <w:t>Controller</w:t>
              </w:r>
            </w:ins>
            <w:ins w:id="6057" w:author="Administrator" w:date="2016-01-01T22:50:08Z">
              <w:r>
                <w:rPr>
                  <w:rFonts w:eastAsia="Times New Roman"/>
                  <w:color w:val="000000"/>
                </w:rPr>
                <w:t>.</w:t>
              </w:r>
            </w:ins>
            <w:ins w:id="6058" w:author="Administrator" w:date="2016-01-01T22:50:08Z">
              <w:r>
                <w:rPr>
                  <w:color w:val="000000"/>
                  <w:szCs w:val="20"/>
                </w:rPr>
                <w:t xml:space="preserve"> </w:t>
              </w:r>
            </w:ins>
            <w:ins w:id="6059"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60" w:author="Administrator" w:date="2016-01-01T22:50:08Z"/>
                <w:color w:val="000000"/>
              </w:rPr>
            </w:pPr>
            <w:ins w:id="606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62" w:author="Administrator" w:date="2016-01-01T22:50:08Z"/>
                <w:color w:val="000000"/>
              </w:rPr>
            </w:pPr>
            <w:ins w:id="6063" w:author="Administrator" w:date="2016-01-01T22:50:08Z">
              <w:r>
                <w:rPr>
                  <w:color w:val="000000"/>
                </w:rPr>
                <w:t>public StoragePO getStorageNum(long startTime,long endTime)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6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6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66" w:author="Administrator" w:date="2016-01-01T22:50:08Z"/>
                <w:color w:val="000000"/>
              </w:rPr>
            </w:pPr>
            <w:ins w:id="606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68" w:author="Administrator" w:date="2016-01-01T22:50:08Z"/>
                <w:color w:val="000000"/>
              </w:rPr>
            </w:pPr>
            <w:ins w:id="6069"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7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7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72" w:author="Administrator" w:date="2016-01-01T22:50:08Z"/>
                <w:color w:val="000000"/>
              </w:rPr>
            </w:pPr>
            <w:ins w:id="607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074" w:author="Administrator" w:date="2016-01-01T22:50:08Z"/>
                <w:rFonts w:ascii="Calibri" w:hAnsi="Calibri" w:cs="宋体"/>
                <w:color w:val="000000"/>
              </w:rPr>
            </w:pPr>
            <w:ins w:id="6075" w:author="Administrator" w:date="2016-01-01T22:50:08Z">
              <w:r>
                <w:rPr>
                  <w:rFonts w:hint="eastAsia" w:ascii="宋体" w:hAnsi="宋体" w:cs="宋体"/>
                  <w:color w:val="000000"/>
                  <w:sz w:val="21"/>
                </w:rPr>
                <w:t>调用commodity领域对象的</w:t>
              </w:r>
            </w:ins>
            <w:ins w:id="6076" w:author="Administrator" w:date="2016-01-01T22:50:08Z">
              <w:r>
                <w:rPr>
                  <w:color w:val="000000"/>
                  <w:sz w:val="21"/>
                </w:rPr>
                <w:t>getStorageNum</w:t>
              </w:r>
            </w:ins>
            <w:ins w:id="6077"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78"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79" w:author="Administrator" w:date="2016-01-01T22:50:08Z"/>
                <w:color w:val="000000"/>
              </w:rPr>
            </w:pPr>
            <w:ins w:id="6080" w:author="Administrator" w:date="2016-01-01T22:50:08Z">
              <w:r>
                <w:rPr>
                  <w:rFonts w:eastAsia="Times New Roman"/>
                  <w:color w:val="000000"/>
                </w:rPr>
                <w:t>Commodity</w:t>
              </w:r>
            </w:ins>
            <w:ins w:id="6081" w:author="Administrator" w:date="2016-01-01T22:50:08Z">
              <w:r>
                <w:rPr>
                  <w:rFonts w:hint="eastAsia"/>
                  <w:color w:val="000000"/>
                </w:rPr>
                <w:t>Controller</w:t>
              </w:r>
            </w:ins>
            <w:ins w:id="6082" w:author="Administrator" w:date="2016-01-01T22:50:08Z">
              <w:r>
                <w:rPr>
                  <w:rFonts w:eastAsia="Times New Roman"/>
                  <w:color w:val="000000"/>
                </w:rPr>
                <w:t>.</w:t>
              </w:r>
            </w:ins>
            <w:ins w:id="6083"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84" w:author="Administrator" w:date="2016-01-01T22:50:08Z"/>
                <w:color w:val="000000"/>
              </w:rPr>
            </w:pPr>
            <w:ins w:id="6085"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86" w:author="Administrator" w:date="2016-01-01T22:50:08Z"/>
                <w:color w:val="000000"/>
              </w:rPr>
            </w:pPr>
            <w:ins w:id="6087" w:author="Administrator" w:date="2016-01-01T22:50:08Z">
              <w:r>
                <w:rPr>
                  <w:color w:val="000000"/>
                </w:rPr>
                <w:t>p</w:t>
              </w:r>
            </w:ins>
            <w:ins w:id="6088" w:author="Administrator" w:date="2016-01-01T22:50:08Z">
              <w:r>
                <w:rPr>
                  <w:rFonts w:eastAsia="Times New Roman"/>
                  <w:color w:val="000000"/>
                </w:rPr>
                <w:t xml:space="preserve">ublic void </w:t>
              </w:r>
            </w:ins>
            <w:ins w:id="6089" w:author="Administrator" w:date="2016-01-01T22:50:08Z">
              <w:r>
                <w:rPr>
                  <w:color w:val="000000"/>
                </w:rPr>
                <w:t>alarm</w:t>
              </w:r>
            </w:ins>
            <w:ins w:id="6090"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9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9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93" w:author="Administrator" w:date="2016-01-01T22:50:08Z"/>
                <w:color w:val="000000"/>
              </w:rPr>
            </w:pPr>
            <w:ins w:id="6094"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95" w:author="Administrator" w:date="2016-01-01T22:50:08Z"/>
                <w:color w:val="000000"/>
              </w:rPr>
            </w:pPr>
            <w:ins w:id="6096"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09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9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99" w:author="Administrator" w:date="2016-01-01T22:50:08Z"/>
                <w:color w:val="000000"/>
              </w:rPr>
            </w:pPr>
            <w:ins w:id="6100"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01" w:author="Administrator" w:date="2016-01-01T22:50:08Z"/>
                <w:color w:val="000000"/>
              </w:rPr>
            </w:pPr>
            <w:ins w:id="6102" w:author="Administrator" w:date="2016-01-01T22:50:08Z">
              <w:r>
                <w:rPr>
                  <w:rFonts w:hint="eastAsia" w:ascii="宋体" w:hAnsi="宋体" w:cs="宋体"/>
                  <w:color w:val="000000"/>
                </w:rPr>
                <w:t>调用commodity领域对象的</w:t>
              </w:r>
            </w:ins>
            <w:ins w:id="6103" w:author="Administrator" w:date="2016-01-01T22:50:08Z">
              <w:r>
                <w:rPr>
                  <w:color w:val="000000"/>
                </w:rPr>
                <w:t>alarm</w:t>
              </w:r>
            </w:ins>
            <w:ins w:id="6104"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0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06" w:author="Administrator" w:date="2016-01-01T22:50:08Z"/>
                <w:color w:val="000000"/>
              </w:rPr>
            </w:pPr>
            <w:ins w:id="6107" w:author="Administrator" w:date="2016-01-01T22:50:08Z">
              <w:r>
                <w:rPr>
                  <w:rFonts w:eastAsia="Times New Roman"/>
                  <w:color w:val="000000"/>
                </w:rPr>
                <w:t>Commodity</w:t>
              </w:r>
            </w:ins>
            <w:ins w:id="6108" w:author="Administrator" w:date="2016-01-01T22:50:08Z">
              <w:r>
                <w:rPr>
                  <w:rFonts w:hint="eastAsia"/>
                  <w:color w:val="000000"/>
                </w:rPr>
                <w:t>Controller</w:t>
              </w:r>
            </w:ins>
            <w:ins w:id="6109" w:author="Administrator" w:date="2016-01-01T22:50:08Z">
              <w:r>
                <w:rPr>
                  <w:rFonts w:eastAsia="Times New Roman"/>
                  <w:color w:val="000000"/>
                </w:rPr>
                <w:t>.</w:t>
              </w:r>
            </w:ins>
            <w:ins w:id="6110"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11" w:author="Administrator" w:date="2016-01-01T22:50:08Z"/>
                <w:color w:val="000000"/>
              </w:rPr>
            </w:pPr>
            <w:ins w:id="611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13" w:author="Administrator" w:date="2016-01-01T22:50:08Z"/>
                <w:color w:val="000000"/>
              </w:rPr>
            </w:pPr>
            <w:ins w:id="6114" w:author="Administrator" w:date="2016-01-01T22:50:08Z">
              <w:r>
                <w:rPr>
                  <w:color w:val="000000"/>
                </w:rPr>
                <w:t>p</w:t>
              </w:r>
            </w:ins>
            <w:ins w:id="6115" w:author="Administrator" w:date="2016-01-01T22:50:08Z">
              <w:r>
                <w:rPr>
                  <w:rFonts w:eastAsia="Times New Roman"/>
                  <w:color w:val="000000"/>
                </w:rPr>
                <w:t xml:space="preserve">ublic void </w:t>
              </w:r>
            </w:ins>
            <w:ins w:id="6116" w:author="Administrator" w:date="2016-01-01T22:50:08Z">
              <w:r>
                <w:rPr>
                  <w:color w:val="000000"/>
                </w:rPr>
                <w:t>divide</w:t>
              </w:r>
            </w:ins>
            <w:ins w:id="6117" w:author="Administrator" w:date="2016-01-01T22:50:08Z">
              <w:r>
                <w:rPr>
                  <w:rFonts w:eastAsia="Times New Roman"/>
                  <w:color w:val="000000"/>
                </w:rPr>
                <w:t xml:space="preserve"> (</w:t>
              </w:r>
            </w:ins>
            <w:ins w:id="6118" w:author="Administrator" w:date="2016-01-01T22:50:08Z">
              <w:r>
                <w:rPr>
                  <w:color w:val="000000"/>
                </w:rPr>
                <w:t>GoodsPO gpo</w:t>
              </w:r>
            </w:ins>
            <w:ins w:id="6119" w:author="Administrator" w:date="2016-01-01T22:50:08Z">
              <w:r>
                <w:rPr>
                  <w:rFonts w:hint="eastAsia" w:cs="宋体"/>
                  <w:color w:val="000000"/>
                </w:rPr>
                <w:t>，</w:t>
              </w:r>
            </w:ins>
            <w:ins w:id="6120" w:author="Administrator" w:date="2016-01-01T22:50:08Z">
              <w:r>
                <w:rPr>
                  <w:color w:val="000000"/>
                </w:rPr>
                <w:t>StoragePO spo</w:t>
              </w:r>
            </w:ins>
            <w:ins w:id="6121"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2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2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24" w:author="Administrator" w:date="2016-01-01T22:50:08Z"/>
                <w:color w:val="000000"/>
              </w:rPr>
            </w:pPr>
            <w:ins w:id="612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26" w:author="Administrator" w:date="2016-01-01T22:50:08Z"/>
                <w:color w:val="000000"/>
              </w:rPr>
            </w:pPr>
            <w:ins w:id="6127"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2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2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30" w:author="Administrator" w:date="2016-01-01T22:50:08Z"/>
                <w:color w:val="000000"/>
              </w:rPr>
            </w:pPr>
            <w:ins w:id="613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32" w:author="Administrator" w:date="2016-01-01T22:50:08Z"/>
                <w:color w:val="000000"/>
              </w:rPr>
            </w:pPr>
            <w:ins w:id="6133" w:author="Administrator" w:date="2016-01-01T22:50:08Z">
              <w:r>
                <w:rPr>
                  <w:rFonts w:hint="eastAsia" w:ascii="宋体" w:hAnsi="宋体" w:cs="宋体"/>
                  <w:color w:val="000000"/>
                </w:rPr>
                <w:t>调用commodity领域对象的</w:t>
              </w:r>
            </w:ins>
            <w:ins w:id="6134" w:author="Administrator" w:date="2016-01-01T22:50:08Z">
              <w:r>
                <w:rPr>
                  <w:color w:val="000000"/>
                </w:rPr>
                <w:t>divide</w:t>
              </w:r>
            </w:ins>
            <w:ins w:id="6135"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3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37" w:author="Administrator" w:date="2016-01-01T22:50:08Z"/>
                <w:color w:val="000000"/>
              </w:rPr>
            </w:pPr>
            <w:ins w:id="6138" w:author="Administrator" w:date="2016-01-01T22:50:08Z">
              <w:r>
                <w:rPr>
                  <w:rFonts w:eastAsia="Times New Roman"/>
                  <w:color w:val="000000"/>
                </w:rPr>
                <w:t>Commodity</w:t>
              </w:r>
            </w:ins>
            <w:ins w:id="6139" w:author="Administrator" w:date="2016-01-01T22:50:08Z">
              <w:r>
                <w:rPr>
                  <w:rFonts w:hint="eastAsia"/>
                  <w:color w:val="000000"/>
                </w:rPr>
                <w:t>Controller</w:t>
              </w:r>
            </w:ins>
            <w:ins w:id="6140" w:author="Administrator" w:date="2016-01-01T22:50:08Z">
              <w:r>
                <w:rPr>
                  <w:rFonts w:eastAsia="Times New Roman"/>
                  <w:color w:val="000000"/>
                </w:rPr>
                <w:t>.</w:t>
              </w:r>
            </w:ins>
            <w:ins w:id="6141"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42" w:author="Administrator" w:date="2016-01-01T22:50:08Z"/>
                <w:color w:val="000000"/>
              </w:rPr>
            </w:pPr>
            <w:ins w:id="6143"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44" w:author="Administrator" w:date="2016-01-01T22:50:08Z"/>
                <w:color w:val="000000"/>
              </w:rPr>
            </w:pPr>
            <w:ins w:id="6145" w:author="Administrator" w:date="2016-01-01T22:50:08Z">
              <w:r>
                <w:rPr>
                  <w:color w:val="000000"/>
                </w:rPr>
                <w:t>p</w:t>
              </w:r>
            </w:ins>
            <w:ins w:id="6146" w:author="Administrator" w:date="2016-01-01T22:50:08Z">
              <w:r>
                <w:rPr>
                  <w:rFonts w:eastAsia="Times New Roman"/>
                  <w:color w:val="000000"/>
                </w:rPr>
                <w:t xml:space="preserve">ublic void </w:t>
              </w:r>
            </w:ins>
            <w:ins w:id="6147" w:author="Administrator" w:date="2016-01-01T22:50:08Z">
              <w:r>
                <w:rPr>
                  <w:color w:val="000000"/>
                </w:rPr>
                <w:t>endCommodityManagement()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4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4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50" w:author="Administrator" w:date="2016-01-01T22:50:08Z"/>
                <w:color w:val="000000"/>
              </w:rPr>
            </w:pPr>
            <w:ins w:id="615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52" w:author="Administrator" w:date="2016-01-01T22:50:08Z"/>
                <w:color w:val="000000"/>
              </w:rPr>
            </w:pPr>
            <w:ins w:id="6153"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5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5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56" w:author="Administrator" w:date="2016-01-01T22:50:08Z"/>
                <w:color w:val="000000"/>
              </w:rPr>
            </w:pPr>
            <w:ins w:id="615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58" w:author="Administrator" w:date="2016-01-01T22:50:08Z"/>
                <w:color w:val="000000"/>
              </w:rPr>
            </w:pPr>
            <w:ins w:id="6159" w:author="Administrator" w:date="2016-01-01T22:50:08Z">
              <w:r>
                <w:rPr>
                  <w:rFonts w:hint="eastAsia" w:ascii="宋体" w:hAnsi="宋体" w:cs="宋体"/>
                  <w:color w:val="000000"/>
                </w:rPr>
                <w:t>调用commodity领域对象的</w:t>
              </w:r>
            </w:ins>
            <w:ins w:id="6160" w:author="Administrator" w:date="2016-01-01T22:50:08Z">
              <w:r>
                <w:rPr>
                  <w:color w:val="000000"/>
                </w:rPr>
                <w:t>endCommodityManagement</w:t>
              </w:r>
            </w:ins>
            <w:ins w:id="6161"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6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63" w:author="Administrator" w:date="2016-01-01T22:50:08Z"/>
                <w:color w:val="000000"/>
              </w:rPr>
            </w:pPr>
            <w:ins w:id="6164" w:author="Administrator" w:date="2016-01-01T22:50:08Z">
              <w:r>
                <w:rPr>
                  <w:rFonts w:eastAsia="Times New Roman"/>
                  <w:color w:val="000000"/>
                </w:rPr>
                <w:t>Commodity</w:t>
              </w:r>
            </w:ins>
            <w:ins w:id="6165" w:author="Administrator" w:date="2016-01-01T22:50:08Z">
              <w:r>
                <w:rPr>
                  <w:rFonts w:hint="eastAsia"/>
                  <w:color w:val="000000"/>
                </w:rPr>
                <w:t>Controller</w:t>
              </w:r>
            </w:ins>
            <w:ins w:id="6166" w:author="Administrator" w:date="2016-01-01T22:50:08Z">
              <w:r>
                <w:rPr>
                  <w:rFonts w:eastAsia="Times New Roman"/>
                  <w:color w:val="000000"/>
                </w:rPr>
                <w:t>.</w:t>
              </w:r>
            </w:ins>
            <w:ins w:id="6167"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68" w:author="Administrator" w:date="2016-01-01T22:50:08Z"/>
                <w:color w:val="000000"/>
              </w:rPr>
            </w:pPr>
            <w:ins w:id="616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70" w:author="Administrator" w:date="2016-01-01T22:50:08Z"/>
                <w:color w:val="000000"/>
              </w:rPr>
            </w:pPr>
            <w:ins w:id="6171" w:author="Administrator" w:date="2016-01-01T22:50:08Z">
              <w:r>
                <w:rPr>
                  <w:color w:val="000000"/>
                </w:rPr>
                <w:t>public void changeStorageInInfo(ArrayList&lt;SheetVO&gt; svolist);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7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7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74" w:author="Administrator" w:date="2016-01-01T22:50:08Z"/>
                <w:color w:val="000000"/>
              </w:rPr>
            </w:pPr>
            <w:ins w:id="617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76" w:author="Administrator" w:date="2016-01-01T22:50:08Z"/>
                <w:color w:val="000000"/>
              </w:rPr>
            </w:pPr>
            <w:ins w:id="6177"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7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7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80" w:author="Administrator" w:date="2016-01-01T22:50:08Z"/>
                <w:color w:val="000000"/>
              </w:rPr>
            </w:pPr>
            <w:ins w:id="618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82" w:author="Administrator" w:date="2016-01-01T22:50:08Z"/>
                <w:color w:val="000000"/>
              </w:rPr>
            </w:pPr>
            <w:ins w:id="6183" w:author="Administrator" w:date="2016-01-01T22:50:08Z">
              <w:r>
                <w:rPr>
                  <w:rFonts w:hint="eastAsia" w:ascii="宋体" w:hAnsi="宋体" w:cs="宋体"/>
                  <w:color w:val="000000"/>
                </w:rPr>
                <w:t>调用commodity领域对象的</w:t>
              </w:r>
            </w:ins>
            <w:ins w:id="6184" w:author="Administrator" w:date="2016-01-01T22:50:08Z">
              <w:r>
                <w:rPr>
                  <w:color w:val="000000"/>
                </w:rPr>
                <w:t>changeStorageInInfo</w:t>
              </w:r>
            </w:ins>
            <w:ins w:id="6185"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8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87" w:author="Administrator" w:date="2016-01-01T22:50:08Z"/>
                <w:color w:val="000000"/>
              </w:rPr>
            </w:pPr>
            <w:ins w:id="6188" w:author="Administrator" w:date="2016-01-01T22:50:08Z">
              <w:r>
                <w:rPr>
                  <w:rFonts w:eastAsia="Times New Roman"/>
                  <w:color w:val="000000"/>
                </w:rPr>
                <w:t>Commodity</w:t>
              </w:r>
            </w:ins>
            <w:ins w:id="6189" w:author="Administrator" w:date="2016-01-01T22:50:08Z">
              <w:r>
                <w:rPr>
                  <w:rFonts w:hint="eastAsia"/>
                  <w:color w:val="000000"/>
                </w:rPr>
                <w:t>Controller</w:t>
              </w:r>
            </w:ins>
            <w:ins w:id="6190" w:author="Administrator" w:date="2016-01-01T22:50:08Z">
              <w:r>
                <w:rPr>
                  <w:rFonts w:eastAsia="Times New Roman"/>
                  <w:color w:val="000000"/>
                </w:rPr>
                <w:t>.</w:t>
              </w:r>
            </w:ins>
            <w:ins w:id="6191" w:author="Administrator" w:date="2016-01-01T22:50:08Z">
              <w:r>
                <w:rPr>
                  <w:color w:val="000000"/>
                  <w:szCs w:val="20"/>
                </w:rPr>
                <w:t xml:space="preserve"> </w:t>
              </w:r>
            </w:ins>
            <w:ins w:id="6192"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93" w:author="Administrator" w:date="2016-01-01T22:50:08Z"/>
                <w:color w:val="000000"/>
              </w:rPr>
            </w:pPr>
            <w:ins w:id="6194"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95" w:author="Administrator" w:date="2016-01-01T22:50:08Z"/>
                <w:color w:val="000000"/>
              </w:rPr>
            </w:pPr>
            <w:ins w:id="6196" w:author="Administrator" w:date="2016-01-01T22:50:08Z">
              <w:r>
                <w:rPr>
                  <w:color w:val="000000"/>
                </w:rPr>
                <w:t>public void initStorageInfo(StorageInitVO sivo);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19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19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99" w:author="Administrator" w:date="2016-01-01T22:50:08Z"/>
                <w:color w:val="000000"/>
              </w:rPr>
            </w:pPr>
            <w:ins w:id="6200"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01" w:author="Administrator" w:date="2016-01-01T22:50:08Z"/>
                <w:color w:val="000000"/>
              </w:rPr>
            </w:pPr>
            <w:ins w:id="6202"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105" w:hRule="atLeast"/>
          <w:ins w:id="620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20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05" w:author="Administrator" w:date="2016-01-01T22:50:08Z"/>
                <w:color w:val="000000"/>
              </w:rPr>
            </w:pPr>
            <w:ins w:id="6206"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07" w:author="Administrator" w:date="2016-01-01T22:50:08Z"/>
                <w:color w:val="000000"/>
              </w:rPr>
            </w:pPr>
            <w:ins w:id="6208" w:author="Administrator" w:date="2016-01-01T22:50:08Z">
              <w:r>
                <w:rPr>
                  <w:rFonts w:hint="eastAsia" w:ascii="宋体" w:hAnsi="宋体" w:cs="宋体"/>
                  <w:color w:val="000000"/>
                </w:rPr>
                <w:t>调用commodity领域对象的</w:t>
              </w:r>
            </w:ins>
            <w:ins w:id="6209" w:author="Administrator" w:date="2016-01-01T22:50:08Z">
              <w:r>
                <w:rPr>
                  <w:color w:val="000000"/>
                </w:rPr>
                <w:t>initStorageInfo</w:t>
              </w:r>
            </w:ins>
            <w:ins w:id="6210"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6211"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212" w:author="Administrator" w:date="2016-01-01T22:50:08Z"/>
                <w:color w:val="FFFFFF"/>
              </w:rPr>
            </w:pPr>
            <w:ins w:id="6213" w:author="Administrator" w:date="2016-01-01T22:50:08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6214"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6215" w:author="Administrator" w:date="2016-01-01T22:50:08Z"/>
                <w:color w:val="000000"/>
              </w:rPr>
            </w:pPr>
            <w:ins w:id="6216"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217" w:author="Administrator" w:date="2016-01-01T22:50:08Z"/>
                <w:color w:val="000000"/>
              </w:rPr>
            </w:pPr>
            <w:ins w:id="6218" w:author="Administrator" w:date="2016-01-01T22:50:08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ins w:id="6219"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220" w:author="Administrator" w:date="2016-01-01T22:50:08Z"/>
                <w:color w:val="000000"/>
              </w:rPr>
            </w:pPr>
            <w:ins w:id="6221" w:author="Administrator" w:date="2016-01-01T22:50:08Z">
              <w:r>
                <w:rPr>
                  <w:rFonts w:eastAsia="Times New Roman"/>
                  <w:color w:val="000000"/>
                </w:rPr>
                <w:t>Commodity.</w:t>
              </w:r>
            </w:ins>
            <w:ins w:id="6222" w:author="Administrator" w:date="2016-01-01T22:50:08Z">
              <w:r>
                <w:rPr>
                  <w:color w:val="000000"/>
                  <w:szCs w:val="20"/>
                </w:rPr>
                <w:t xml:space="preserve"> </w:t>
              </w:r>
            </w:ins>
            <w:ins w:id="6223" w:author="Administrator" w:date="2016-01-01T22:50:08Z">
              <w:r>
                <w:rPr>
                  <w:color w:val="000000"/>
                </w:rPr>
                <w:t>getStorageId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224" w:author="Administrator" w:date="2016-01-01T22:50:08Z"/>
                <w:color w:val="000000"/>
              </w:rPr>
            </w:pPr>
            <w:ins w:id="6225" w:author="Administrator" w:date="2016-01-01T22:50:08Z">
              <w:r>
                <w:rPr>
                  <w:rFonts w:hint="eastAsia" w:ascii="宋体" w:hAnsi="宋体" w:cs="宋体"/>
                  <w:color w:val="000000"/>
                </w:rPr>
                <w:t>在一个得到仓库id的回合中，得到仓库id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341308641" w:type="dxa"/>
          <w:trHeight w:val="90" w:hRule="atLeast"/>
          <w:ins w:id="6226"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227" w:author="Administrator" w:date="2016-01-01T22:50:08Z"/>
                <w:color w:val="000000"/>
              </w:rPr>
            </w:pPr>
            <w:ins w:id="6228" w:author="Administrator" w:date="2016-01-01T22:50:08Z">
              <w:r>
                <w:rPr>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229" w:author="Administrator" w:date="2016-01-01T22:50:08Z"/>
                <w:color w:val="000000"/>
                <w:sz w:val="20"/>
                <w:szCs w:val="20"/>
              </w:rPr>
            </w:pPr>
          </w:p>
        </w:tc>
      </w:tr>
    </w:tbl>
    <w:p>
      <w:pPr>
        <w:rPr>
          <w:ins w:id="6230" w:author="Administrator" w:date="2016-01-01T22:50:08Z"/>
        </w:rPr>
      </w:pPr>
    </w:p>
    <w:p>
      <w:pPr>
        <w:jc w:val="center"/>
        <w:rPr>
          <w:ins w:id="6231" w:author="Administrator" w:date="2016-01-01T22:50:08Z"/>
          <w:rFonts w:ascii="黑体" w:hAnsi="宋体" w:eastAsia="黑体" w:cs="黑体"/>
          <w:b/>
          <w:bCs/>
          <w:sz w:val="22"/>
          <w:szCs w:val="20"/>
        </w:rPr>
      </w:pPr>
      <w:ins w:id="6232" w:author="Administrator" w:date="2016-01-01T22:50:08Z">
        <w:r>
          <w:rPr>
            <w:rFonts w:hint="eastAsia" w:ascii="宋体" w:hAnsi="宋体" w:cs="宋体"/>
            <w:b/>
            <w:bCs/>
            <w:sz w:val="22"/>
            <w:szCs w:val="20"/>
          </w:rPr>
          <w:t>表24 commoditybl模块的接口规范</w:t>
        </w:r>
      </w:ins>
    </w:p>
    <w:tbl>
      <w:tblPr>
        <w:tblStyle w:val="19"/>
        <w:tblW w:w="3412564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
        <w:gridCol w:w="2835"/>
        <w:gridCol w:w="641"/>
        <w:gridCol w:w="4890"/>
        <w:gridCol w:w="341247769"/>
        <w:gridCol w:w="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33" w:author="Administrator" w:date="2016-01-01T22:50:08Z"/>
        </w:trPr>
        <w:tc>
          <w:tcPr>
            <w:tcW w:w="8475"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ins w:id="6234" w:author="Administrator" w:date="2016-01-01T22:50:08Z"/>
                <w:color w:val="FFFFFF"/>
              </w:rPr>
            </w:pPr>
            <w:ins w:id="6235" w:author="Administrator" w:date="2016-01-01T22:50:08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5"/>
          <w:wBefore w:w="109" w:type="dxa"/>
          <w:wAfter w:w="341256303" w:type="dxa"/>
          <w:ins w:id="6236"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6"/>
          <w:wBefore w:w="341256412" w:type="dxa"/>
          <w:ins w:id="6237"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5"/>
          <w:gridAfter w:val="1"/>
          <w:wBefore w:w="341256244" w:type="dxa"/>
          <w:wAfter w:w="168" w:type="dxa"/>
          <w:ins w:id="6238" w:author="Administrator" w:date="2016-01-01T22:50:08Z"/>
        </w:trPr>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39"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6240" w:author="Administrator" w:date="2016-01-01T22:50:08Z"/>
                <w:color w:val="000000"/>
              </w:rPr>
            </w:pPr>
            <w:ins w:id="6241" w:author="Administrator" w:date="2016-01-01T22:50:08Z">
              <w:r>
                <w:rPr>
                  <w:rFonts w:eastAsia="Times New Roman"/>
                  <w:color w:val="000000"/>
                </w:rPr>
                <w:t>Commodity.</w:t>
              </w:r>
            </w:ins>
            <w:ins w:id="6242"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43" w:author="Administrator" w:date="2016-01-01T22:50:08Z"/>
                <w:color w:val="000000"/>
              </w:rPr>
            </w:pPr>
            <w:ins w:id="6244"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45" w:author="Administrator" w:date="2016-01-01T22:50:08Z"/>
                <w:color w:val="000000"/>
              </w:rPr>
            </w:pPr>
            <w:ins w:id="6246" w:author="Administrator" w:date="2016-01-01T22:50:08Z">
              <w:r>
                <w:rPr>
                  <w:rFonts w:eastAsia="Times New Roman"/>
                  <w:color w:val="000000"/>
                </w:rPr>
                <w:t xml:space="preserve">public </w:t>
              </w:r>
            </w:ins>
            <w:ins w:id="6247" w:author="Administrator" w:date="2016-01-01T22:50:08Z">
              <w:r>
                <w:rPr>
                  <w:color w:val="000000"/>
                </w:rPr>
                <w:t>ArrayList&lt;ExpressInfoVO&gt;</w:t>
              </w:r>
            </w:ins>
            <w:ins w:id="6248" w:author="Administrator" w:date="2016-01-01T22:50:08Z">
              <w:r>
                <w:rPr>
                  <w:rFonts w:eastAsia="Times New Roman"/>
                  <w:color w:val="000000"/>
                </w:rPr>
                <w:t xml:space="preserve"> </w:t>
              </w:r>
            </w:ins>
            <w:ins w:id="6249" w:author="Administrator" w:date="2016-01-01T22:50:08Z">
              <w:r>
                <w:rPr>
                  <w:color w:val="000000"/>
                </w:rPr>
                <w:t>stockTaking()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50"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5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52" w:author="Administrator" w:date="2016-01-01T22:50:08Z"/>
                <w:color w:val="000000"/>
              </w:rPr>
            </w:pPr>
            <w:ins w:id="6253"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54" w:author="Administrator" w:date="2016-01-01T22:50:08Z"/>
                <w:color w:val="000000"/>
              </w:rPr>
            </w:pPr>
            <w:ins w:id="6255" w:author="Administrator" w:date="2016-01-01T22:50:08Z">
              <w:r>
                <w:rPr>
                  <w:rFonts w:hint="eastAsia" w:ascii="宋体" w:hAnsi="宋体" w:cs="宋体"/>
                  <w:color w:val="000000"/>
                </w:rPr>
                <w:t>启动一个库存盘点的回合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56"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5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58" w:author="Administrator" w:date="2016-01-01T22:50:08Z"/>
                <w:color w:val="000000"/>
              </w:rPr>
            </w:pPr>
            <w:ins w:id="6259"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60" w:author="Administrator" w:date="2016-01-01T22:50:08Z"/>
                <w:color w:val="000000"/>
              </w:rPr>
            </w:pPr>
            <w:ins w:id="6261" w:author="Administrator" w:date="2016-01-01T22:50:08Z">
              <w:r>
                <w:rPr>
                  <w:rFonts w:hint="eastAsia" w:ascii="宋体" w:hAnsi="宋体" w:cs="宋体"/>
                  <w:color w:val="000000"/>
                </w:rPr>
                <w:t>在一个库存盘点回合中，显示货物信息，完成对相应库存信息的盘点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62"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63" w:author="Administrator" w:date="2016-01-01T22:50:08Z"/>
                <w:color w:val="000000"/>
              </w:rPr>
            </w:pPr>
            <w:ins w:id="6264" w:author="Administrator" w:date="2016-01-01T22:50:08Z">
              <w:r>
                <w:rPr>
                  <w:rFonts w:eastAsia="Times New Roman"/>
                  <w:color w:val="000000"/>
                </w:rPr>
                <w:t>Commodity.</w:t>
              </w:r>
            </w:ins>
            <w:ins w:id="6265"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66" w:author="Administrator" w:date="2016-01-01T22:50:08Z"/>
                <w:color w:val="000000"/>
              </w:rPr>
            </w:pPr>
            <w:ins w:id="626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68" w:author="Administrator" w:date="2016-01-01T22:50:08Z"/>
                <w:color w:val="000000"/>
              </w:rPr>
            </w:pPr>
            <w:ins w:id="6269" w:author="Administrator" w:date="2016-01-01T22:50:08Z">
              <w:r>
                <w:rPr>
                  <w:rFonts w:eastAsia="Times New Roman"/>
                  <w:color w:val="000000"/>
                </w:rPr>
                <w:t xml:space="preserve">public </w:t>
              </w:r>
            </w:ins>
            <w:ins w:id="6270" w:author="Administrator" w:date="2016-01-01T22:50:08Z">
              <w:r>
                <w:rPr>
                  <w:color w:val="000000"/>
                </w:rPr>
                <w:t>void exportExcel</w:t>
              </w:r>
            </w:ins>
            <w:ins w:id="6271"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72"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7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74" w:author="Administrator" w:date="2016-01-01T22:50:08Z"/>
                <w:color w:val="000000"/>
              </w:rPr>
            </w:pPr>
            <w:ins w:id="627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76" w:author="Administrator" w:date="2016-01-01T22:50:08Z"/>
                <w:color w:val="000000"/>
              </w:rPr>
            </w:pPr>
            <w:ins w:id="6277" w:author="Administrator" w:date="2016-01-01T22:50:08Z">
              <w:r>
                <w:rPr>
                  <w:rFonts w:hint="eastAsia" w:ascii="宋体" w:hAnsi="宋体" w:cs="宋体"/>
                  <w:color w:val="000000"/>
                </w:rPr>
                <w:t>启动一个导出Excel的回合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278"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7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80" w:author="Administrator" w:date="2016-01-01T22:50:08Z"/>
                <w:color w:val="000000"/>
              </w:rPr>
            </w:pPr>
            <w:ins w:id="628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82" w:author="Administrator" w:date="2016-01-01T22:50:08Z"/>
                <w:color w:val="000000"/>
              </w:rPr>
            </w:pPr>
            <w:ins w:id="6283" w:author="Administrator" w:date="2016-01-01T22:50:08Z">
              <w:r>
                <w:rPr>
                  <w:rFonts w:hint="eastAsia" w:ascii="宋体" w:hAnsi="宋体" w:cs="宋体"/>
                  <w:color w:val="000000"/>
                </w:rPr>
                <w:t>导出库存信息的Excel表格</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284"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85" w:author="Administrator" w:date="2016-01-01T22:50:08Z"/>
                <w:color w:val="000000"/>
              </w:rPr>
            </w:pPr>
            <w:ins w:id="6286" w:author="Administrator" w:date="2016-01-01T22:50:08Z">
              <w:r>
                <w:rPr>
                  <w:rFonts w:eastAsia="Times New Roman"/>
                  <w:color w:val="000000"/>
                </w:rPr>
                <w:t>Commodity.</w:t>
              </w:r>
            </w:ins>
            <w:ins w:id="6287"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88" w:author="Administrator" w:date="2016-01-01T22:50:08Z"/>
                <w:color w:val="000000"/>
              </w:rPr>
            </w:pPr>
            <w:ins w:id="628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90" w:author="Administrator" w:date="2016-01-01T22:50:08Z"/>
                <w:color w:val="000000"/>
              </w:rPr>
            </w:pPr>
            <w:ins w:id="6291" w:author="Administrator" w:date="2016-01-01T22:50:08Z">
              <w:r>
                <w:rPr>
                  <w:color w:val="000000"/>
                </w:rPr>
                <w:t>p</w:t>
              </w:r>
            </w:ins>
            <w:ins w:id="6292" w:author="Administrator" w:date="2016-01-01T22:50:08Z">
              <w:r>
                <w:rPr>
                  <w:rFonts w:eastAsia="Times New Roman"/>
                  <w:color w:val="000000"/>
                </w:rPr>
                <w:t xml:space="preserve">ublic void </w:t>
              </w:r>
            </w:ins>
            <w:ins w:id="6293" w:author="Administrator" w:date="2016-01-01T22:50:08Z">
              <w:r>
                <w:rPr>
                  <w:color w:val="000000"/>
                </w:rPr>
                <w:t>changeAlarmScale</w:t>
              </w:r>
            </w:ins>
            <w:ins w:id="6294" w:author="Administrator" w:date="2016-01-01T22:50:08Z">
              <w:r>
                <w:rPr>
                  <w:rFonts w:eastAsia="Times New Roman"/>
                  <w:color w:val="000000"/>
                </w:rPr>
                <w:t xml:space="preserve"> (</w:t>
              </w:r>
            </w:ins>
            <w:ins w:id="6295" w:author="Administrator" w:date="2016-01-01T22:50:08Z">
              <w:r>
                <w:rPr>
                  <w:color w:val="000000"/>
                </w:rPr>
                <w:t>double alarmScale</w:t>
              </w:r>
            </w:ins>
            <w:ins w:id="6296"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297"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9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99" w:author="Administrator" w:date="2016-01-01T22:50:08Z"/>
                <w:color w:val="000000"/>
              </w:rPr>
            </w:pPr>
            <w:ins w:id="6300"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01" w:author="Administrator" w:date="2016-01-01T22:50:08Z"/>
                <w:color w:val="000000"/>
              </w:rPr>
            </w:pPr>
            <w:ins w:id="6302" w:author="Administrator" w:date="2016-01-01T22:50:08Z">
              <w:r>
                <w:rPr>
                  <w:rFonts w:hint="eastAsia" w:ascii="宋体" w:hAnsi="宋体" w:cs="宋体"/>
                  <w:color w:val="000000"/>
                </w:rPr>
                <w:t>启动一个修改警戒比例的回合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03"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0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05" w:author="Administrator" w:date="2016-01-01T22:50:08Z"/>
                <w:color w:val="000000"/>
              </w:rPr>
            </w:pPr>
            <w:ins w:id="6306"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07" w:author="Administrator" w:date="2016-01-01T22:50:08Z"/>
                <w:color w:val="000000"/>
              </w:rPr>
            </w:pPr>
            <w:ins w:id="6308" w:author="Administrator" w:date="2016-01-01T22:50:08Z">
              <w:r>
                <w:rPr>
                  <w:rFonts w:hint="eastAsia" w:ascii="宋体" w:hAnsi="宋体" w:cs="宋体"/>
                  <w:color w:val="000000"/>
                </w:rPr>
                <w:t>在一个警戒比例修改回合中完成对警戒比例的修改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09"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10" w:author="Administrator" w:date="2016-01-01T22:50:08Z"/>
                <w:color w:val="000000"/>
              </w:rPr>
            </w:pPr>
            <w:ins w:id="6311" w:author="Administrator" w:date="2016-01-01T22:50:08Z">
              <w:r>
                <w:rPr>
                  <w:rFonts w:eastAsia="Times New Roman"/>
                  <w:color w:val="000000"/>
                </w:rPr>
                <w:t>Commodity.</w:t>
              </w:r>
            </w:ins>
            <w:ins w:id="6312" w:author="Administrator" w:date="2016-01-01T22:50:08Z">
              <w:r>
                <w:rPr>
                  <w:rFonts w:hint="eastAsia" w:eastAsia="宋体"/>
                  <w:color w:val="000000"/>
                  <w:lang w:val="en-US" w:eastAsia="zh-CN"/>
                </w:rPr>
                <w:t>get</w:t>
              </w:r>
            </w:ins>
            <w:ins w:id="6313"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14" w:author="Administrator" w:date="2016-01-01T22:50:08Z"/>
                <w:color w:val="000000"/>
              </w:rPr>
            </w:pPr>
            <w:ins w:id="6315"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16" w:author="Administrator" w:date="2016-01-01T22:50:08Z"/>
                <w:color w:val="000000"/>
              </w:rPr>
            </w:pPr>
            <w:ins w:id="6317" w:author="Administrator" w:date="2016-01-01T22:50:08Z">
              <w:r>
                <w:rPr>
                  <w:color w:val="000000"/>
                </w:rPr>
                <w:t>p</w:t>
              </w:r>
            </w:ins>
            <w:ins w:id="6318" w:author="Administrator" w:date="2016-01-01T22:50:08Z">
              <w:r>
                <w:rPr>
                  <w:rFonts w:eastAsia="Times New Roman"/>
                  <w:color w:val="000000"/>
                </w:rPr>
                <w:t xml:space="preserve">ublic void </w:t>
              </w:r>
            </w:ins>
            <w:ins w:id="6319" w:author="Administrator" w:date="2016-01-01T22:50:08Z">
              <w:r>
                <w:rPr>
                  <w:rFonts w:hint="eastAsia" w:eastAsia="宋体"/>
                  <w:color w:val="000000"/>
                  <w:lang w:val="en-US" w:eastAsia="zh-CN"/>
                </w:rPr>
                <w:t>get</w:t>
              </w:r>
            </w:ins>
            <w:ins w:id="6320" w:author="Administrator" w:date="2016-01-01T22:50:08Z">
              <w:r>
                <w:rPr>
                  <w:color w:val="000000"/>
                </w:rPr>
                <w:t>AlarmScale</w:t>
              </w:r>
            </w:ins>
            <w:ins w:id="6321" w:author="Administrator" w:date="2016-01-01T22:50:08Z">
              <w:r>
                <w:rPr>
                  <w:rFonts w:eastAsia="Times New Roman"/>
                  <w:color w:val="000000"/>
                </w:rPr>
                <w:t xml:space="preserve"> (</w:t>
              </w:r>
            </w:ins>
            <w:ins w:id="6322" w:author="Administrator" w:date="2016-01-01T22:50:08Z">
              <w:r>
                <w:rPr>
                  <w:color w:val="000000"/>
                </w:rPr>
                <w:t>double alarmScale</w:t>
              </w:r>
            </w:ins>
            <w:ins w:id="6323"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24"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2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26" w:author="Administrator" w:date="2016-01-01T22:50:08Z"/>
                <w:color w:val="000000"/>
              </w:rPr>
            </w:pPr>
            <w:ins w:id="632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28" w:author="Administrator" w:date="2016-01-01T22:50:08Z"/>
                <w:color w:val="000000"/>
              </w:rPr>
            </w:pPr>
            <w:ins w:id="6329" w:author="Administrator" w:date="2016-01-01T22:50:08Z">
              <w:r>
                <w:rPr>
                  <w:rFonts w:hint="eastAsia" w:ascii="宋体" w:hAnsi="宋体" w:cs="宋体"/>
                  <w:color w:val="000000"/>
                </w:rPr>
                <w:t>启动一个</w:t>
              </w:r>
            </w:ins>
            <w:ins w:id="6330" w:author="Administrator" w:date="2016-01-01T22:50:08Z">
              <w:r>
                <w:rPr>
                  <w:rFonts w:hint="eastAsia" w:ascii="宋体" w:hAnsi="宋体" w:cs="宋体"/>
                  <w:color w:val="000000"/>
                  <w:lang w:eastAsia="zh-CN"/>
                </w:rPr>
                <w:t>获得</w:t>
              </w:r>
            </w:ins>
            <w:ins w:id="6331" w:author="Administrator" w:date="2016-01-01T22:50:08Z">
              <w:r>
                <w:rPr>
                  <w:rFonts w:hint="eastAsia" w:ascii="宋体" w:hAnsi="宋体" w:cs="宋体"/>
                  <w:color w:val="000000"/>
                </w:rPr>
                <w:t>警戒比例的回合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32"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3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34" w:author="Administrator" w:date="2016-01-01T22:50:08Z"/>
                <w:color w:val="000000"/>
              </w:rPr>
            </w:pPr>
            <w:ins w:id="633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36" w:author="Administrator" w:date="2016-01-01T22:50:08Z"/>
                <w:color w:val="000000"/>
              </w:rPr>
            </w:pPr>
            <w:ins w:id="6337" w:author="Administrator" w:date="2016-01-01T22:50:08Z">
              <w:r>
                <w:rPr>
                  <w:rFonts w:hint="eastAsia" w:ascii="宋体" w:hAnsi="宋体" w:cs="宋体"/>
                  <w:color w:val="000000"/>
                </w:rPr>
                <w:t>在一个警戒比例</w:t>
              </w:r>
            </w:ins>
            <w:ins w:id="6338" w:author="Administrator" w:date="2016-01-01T22:50:08Z">
              <w:r>
                <w:rPr>
                  <w:rFonts w:hint="eastAsia" w:ascii="宋体" w:hAnsi="宋体" w:cs="宋体"/>
                  <w:color w:val="000000"/>
                  <w:lang w:eastAsia="zh-CN"/>
                </w:rPr>
                <w:t>获得</w:t>
              </w:r>
            </w:ins>
            <w:ins w:id="6339" w:author="Administrator" w:date="2016-01-01T22:50:08Z">
              <w:r>
                <w:rPr>
                  <w:rFonts w:hint="eastAsia" w:ascii="宋体" w:hAnsi="宋体" w:cs="宋体"/>
                  <w:color w:val="000000"/>
                </w:rPr>
                <w:t>回合中完成对警戒比例的</w:t>
              </w:r>
            </w:ins>
            <w:ins w:id="6340" w:author="Administrator" w:date="2016-01-01T22:50:08Z">
              <w:r>
                <w:rPr>
                  <w:rFonts w:hint="eastAsia" w:ascii="宋体" w:hAnsi="宋体" w:cs="宋体"/>
                  <w:color w:val="000000"/>
                  <w:lang w:eastAsia="zh-CN"/>
                </w:rPr>
                <w:t>获得</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41"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42" w:author="Administrator" w:date="2016-01-01T22:50:08Z"/>
                <w:color w:val="000000"/>
              </w:rPr>
            </w:pPr>
            <w:ins w:id="6343" w:author="Administrator" w:date="2016-01-01T22:50:08Z">
              <w:r>
                <w:rPr>
                  <w:rFonts w:eastAsia="Times New Roman"/>
                  <w:color w:val="000000"/>
                </w:rPr>
                <w:t>Commodity.</w:t>
              </w:r>
            </w:ins>
            <w:ins w:id="6344"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45" w:author="Administrator" w:date="2016-01-01T22:50:08Z"/>
                <w:color w:val="000000"/>
              </w:rPr>
            </w:pPr>
            <w:ins w:id="634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47" w:author="Administrator" w:date="2016-01-01T22:50:08Z"/>
                <w:color w:val="000000"/>
              </w:rPr>
            </w:pPr>
            <w:ins w:id="6348" w:author="Administrator" w:date="2016-01-01T22:50:08Z">
              <w:r>
                <w:rPr>
                  <w:color w:val="000000"/>
                </w:rPr>
                <w:t>P</w:t>
              </w:r>
            </w:ins>
            <w:ins w:id="6349" w:author="Administrator" w:date="2016-01-01T22:50:08Z">
              <w:r>
                <w:rPr>
                  <w:rFonts w:eastAsia="Times New Roman"/>
                  <w:color w:val="000000"/>
                </w:rPr>
                <w:t>ublic</w:t>
              </w:r>
            </w:ins>
            <w:ins w:id="6350" w:author="Administrator" w:date="2016-01-01T22:50:08Z">
              <w:r>
                <w:rPr>
                  <w:color w:val="000000"/>
                </w:rPr>
                <w:t xml:space="preserve"> </w:t>
              </w:r>
            </w:ins>
            <w:ins w:id="6351" w:author="Administrator" w:date="2016-01-01T22:50:08Z">
              <w:r>
                <w:rPr>
                  <w:rFonts w:eastAsia="Times New Roman"/>
                  <w:color w:val="000000"/>
                </w:rPr>
                <w:t xml:space="preserve">ArrayList&lt;StorageInfoVO&gt; </w:t>
              </w:r>
            </w:ins>
            <w:ins w:id="6352" w:author="Administrator" w:date="2016-01-01T22:50:08Z">
              <w:r>
                <w:rPr>
                  <w:color w:val="000000"/>
                </w:rPr>
                <w:t>checkStorageMessage</w:t>
              </w:r>
            </w:ins>
            <w:ins w:id="6353"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54"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5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56" w:author="Administrator" w:date="2016-01-01T22:50:08Z"/>
                <w:color w:val="000000"/>
              </w:rPr>
            </w:pPr>
            <w:ins w:id="635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58" w:author="Administrator" w:date="2016-01-01T22:50:08Z"/>
                <w:color w:val="000000"/>
              </w:rPr>
            </w:pPr>
            <w:ins w:id="6359" w:author="Administrator" w:date="2016-01-01T22:50:08Z">
              <w:r>
                <w:rPr>
                  <w:rFonts w:hint="eastAsia" w:ascii="宋体" w:hAnsi="宋体" w:cs="宋体"/>
                  <w:color w:val="000000"/>
                </w:rPr>
                <w:t>启动一个查看库存信息的回合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60"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6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62" w:author="Administrator" w:date="2016-01-01T22:50:08Z"/>
                <w:color w:val="000000"/>
              </w:rPr>
            </w:pPr>
            <w:ins w:id="636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364" w:author="Administrator" w:date="2016-01-01T22:50:08Z"/>
                <w:rFonts w:ascii="Calibri" w:hAnsi="Calibri" w:cs="宋体"/>
                <w:color w:val="000000"/>
              </w:rPr>
            </w:pPr>
            <w:ins w:id="6365" w:author="Administrator" w:date="2016-01-01T22:50:08Z">
              <w:r>
                <w:rPr>
                  <w:rFonts w:hint="eastAsia" w:ascii="宋体" w:hAnsi="宋体" w:cs="宋体"/>
                  <w:color w:val="000000"/>
                  <w:sz w:val="21"/>
                </w:rPr>
                <w:t>在一个查看库存信息回合中显示一段时间内出入库的货物的存储位置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66"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67" w:author="Administrator" w:date="2016-01-01T22:50:08Z"/>
                <w:color w:val="000000"/>
              </w:rPr>
            </w:pPr>
            <w:ins w:id="6368" w:author="Administrator" w:date="2016-01-01T22:50:08Z">
              <w:r>
                <w:rPr>
                  <w:rFonts w:eastAsia="Times New Roman"/>
                  <w:color w:val="000000"/>
                </w:rPr>
                <w:t>Commodity.</w:t>
              </w:r>
            </w:ins>
            <w:ins w:id="6369" w:author="Administrator" w:date="2016-01-01T22:50:08Z">
              <w:r>
                <w:rPr>
                  <w:color w:val="000000"/>
                  <w:szCs w:val="20"/>
                </w:rPr>
                <w:t xml:space="preserve"> </w:t>
              </w:r>
            </w:ins>
            <w:ins w:id="6370"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71" w:author="Administrator" w:date="2016-01-01T22:50:08Z"/>
                <w:color w:val="000000"/>
              </w:rPr>
            </w:pPr>
            <w:ins w:id="637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73" w:author="Administrator" w:date="2016-01-01T22:50:08Z"/>
                <w:color w:val="000000"/>
              </w:rPr>
            </w:pPr>
            <w:ins w:id="6374" w:author="Administrator" w:date="2016-01-01T22:50:08Z">
              <w:r>
                <w:rPr>
                  <w:color w:val="000000"/>
                </w:rPr>
                <w:t>public StoragePO getStorageNum(long startTime,long endTime)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75"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7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77" w:author="Administrator" w:date="2016-01-01T22:50:08Z"/>
                <w:color w:val="000000"/>
              </w:rPr>
            </w:pPr>
            <w:ins w:id="637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79" w:author="Administrator" w:date="2016-01-01T22:50:08Z"/>
                <w:color w:val="000000"/>
              </w:rPr>
            </w:pPr>
            <w:ins w:id="6380" w:author="Administrator" w:date="2016-01-01T22:50:08Z">
              <w:r>
                <w:rPr>
                  <w:rFonts w:hint="eastAsia" w:ascii="宋体" w:hAnsi="宋体" w:cs="宋体"/>
                  <w:color w:val="000000"/>
                </w:rPr>
                <w:t>启动一个查看库存信息的回合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81"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8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83" w:author="Administrator" w:date="2016-01-01T22:50:08Z"/>
                <w:color w:val="000000"/>
              </w:rPr>
            </w:pPr>
            <w:ins w:id="638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385" w:author="Administrator" w:date="2016-01-01T22:50:08Z"/>
                <w:rFonts w:ascii="Calibri" w:hAnsi="Calibri" w:cs="宋体"/>
                <w:color w:val="000000"/>
              </w:rPr>
            </w:pPr>
            <w:ins w:id="6386" w:author="Administrator" w:date="2016-01-01T22:50:08Z">
              <w:r>
                <w:rPr>
                  <w:rFonts w:hint="eastAsia" w:ascii="宋体" w:hAnsi="宋体" w:cs="宋体"/>
                  <w:color w:val="000000"/>
                  <w:sz w:val="21"/>
                </w:rPr>
                <w:t>在一个查看库存信息回合中显示一段时间内的出</w:t>
              </w:r>
            </w:ins>
            <w:ins w:id="6387" w:author="Administrator" w:date="2016-01-01T22:50:08Z">
              <w:r>
                <w:rPr>
                  <w:rFonts w:ascii="Calibri" w:hAnsi="Calibri" w:cs="宋体"/>
                  <w:color w:val="000000"/>
                  <w:sz w:val="21"/>
                </w:rPr>
                <w:t>/</w:t>
              </w:r>
            </w:ins>
            <w:ins w:id="6388" w:author="Administrator" w:date="2016-01-01T22:50:08Z">
              <w:r>
                <w:rPr>
                  <w:rFonts w:hint="eastAsia" w:ascii="宋体" w:hAnsi="宋体" w:cs="宋体"/>
                  <w:color w:val="000000"/>
                  <w:sz w:val="21"/>
                </w:rPr>
                <w:t>入库数量</w:t>
              </w:r>
            </w:ins>
            <w:ins w:id="6389" w:author="Administrator" w:date="2016-01-01T22:50:08Z">
              <w:r>
                <w:rPr>
                  <w:rFonts w:ascii="Calibri" w:hAnsi="Calibri" w:cs="宋体"/>
                  <w:color w:val="000000"/>
                  <w:sz w:val="21"/>
                </w:rPr>
                <w:t>/</w:t>
              </w:r>
            </w:ins>
            <w:ins w:id="6390" w:author="Administrator" w:date="2016-01-01T22:50:08Z">
              <w:r>
                <w:rPr>
                  <w:rFonts w:hint="eastAsia" w:ascii="宋体" w:hAnsi="宋体" w:cs="宋体"/>
                  <w:color w:val="000000"/>
                  <w:sz w:val="21"/>
                </w:rPr>
                <w:t>金额，合计的库存数量</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391"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92" w:author="Administrator" w:date="2016-01-01T22:50:08Z"/>
                <w:color w:val="000000"/>
              </w:rPr>
            </w:pPr>
            <w:ins w:id="6393" w:author="Administrator" w:date="2016-01-01T22:50:08Z">
              <w:r>
                <w:rPr>
                  <w:rFonts w:eastAsia="Times New Roman"/>
                  <w:color w:val="000000"/>
                </w:rPr>
                <w:t>Commodity.</w:t>
              </w:r>
            </w:ins>
            <w:ins w:id="6394"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95" w:author="Administrator" w:date="2016-01-01T22:50:08Z"/>
                <w:color w:val="000000"/>
              </w:rPr>
            </w:pPr>
            <w:ins w:id="639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97" w:author="Administrator" w:date="2016-01-01T22:50:08Z"/>
                <w:color w:val="000000"/>
              </w:rPr>
            </w:pPr>
            <w:ins w:id="6398" w:author="Administrator" w:date="2016-01-01T22:50:08Z">
              <w:r>
                <w:rPr>
                  <w:color w:val="000000"/>
                </w:rPr>
                <w:t>p</w:t>
              </w:r>
            </w:ins>
            <w:ins w:id="6399" w:author="Administrator" w:date="2016-01-01T22:50:08Z">
              <w:r>
                <w:rPr>
                  <w:rFonts w:eastAsia="Times New Roman"/>
                  <w:color w:val="000000"/>
                </w:rPr>
                <w:t xml:space="preserve">ublic void </w:t>
              </w:r>
            </w:ins>
            <w:ins w:id="6400" w:author="Administrator" w:date="2016-01-01T22:50:08Z">
              <w:r>
                <w:rPr>
                  <w:color w:val="000000"/>
                </w:rPr>
                <w:t>alarm</w:t>
              </w:r>
            </w:ins>
            <w:ins w:id="6401"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02"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0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04" w:author="Administrator" w:date="2016-01-01T22:50:08Z"/>
                <w:color w:val="000000"/>
              </w:rPr>
            </w:pPr>
            <w:ins w:id="640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06" w:author="Administrator" w:date="2016-01-01T22:50:08Z"/>
                <w:color w:val="000000"/>
              </w:rPr>
            </w:pPr>
            <w:ins w:id="6407" w:author="Administrator" w:date="2016-01-01T22:50:08Z">
              <w:r>
                <w:rPr>
                  <w:rFonts w:hint="eastAsia" w:ascii="宋体" w:hAnsi="宋体" w:cs="宋体"/>
                  <w:color w:val="000000"/>
                </w:rPr>
                <w:t>货物数量发生变化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08"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0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10" w:author="Administrator" w:date="2016-01-01T22:50:08Z"/>
                <w:color w:val="000000"/>
              </w:rPr>
            </w:pPr>
            <w:ins w:id="641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12" w:author="Administrator" w:date="2016-01-01T22:50:08Z"/>
                <w:color w:val="000000"/>
              </w:rPr>
            </w:pPr>
            <w:ins w:id="6413" w:author="Administrator" w:date="2016-01-01T22:50:08Z">
              <w:r>
                <w:rPr>
                  <w:rFonts w:hint="eastAsia" w:ascii="宋体" w:hAnsi="宋体" w:cs="宋体"/>
                  <w:color w:val="000000"/>
                </w:rPr>
                <w:t>若货物数量超出报警值则报警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14"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15" w:author="Administrator" w:date="2016-01-01T22:50:08Z"/>
                <w:color w:val="000000"/>
              </w:rPr>
            </w:pPr>
            <w:ins w:id="6416" w:author="Administrator" w:date="2016-01-01T22:50:08Z">
              <w:r>
                <w:rPr>
                  <w:rFonts w:eastAsia="Times New Roman"/>
                  <w:color w:val="000000"/>
                </w:rPr>
                <w:t>Commodity.</w:t>
              </w:r>
            </w:ins>
            <w:ins w:id="6417"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18" w:author="Administrator" w:date="2016-01-01T22:50:08Z"/>
                <w:color w:val="000000"/>
              </w:rPr>
            </w:pPr>
            <w:ins w:id="641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20" w:author="Administrator" w:date="2016-01-01T22:50:08Z"/>
                <w:color w:val="000000"/>
              </w:rPr>
            </w:pPr>
            <w:ins w:id="6421" w:author="Administrator" w:date="2016-01-01T22:50:08Z">
              <w:r>
                <w:rPr>
                  <w:color w:val="000000"/>
                </w:rPr>
                <w:t>p</w:t>
              </w:r>
            </w:ins>
            <w:ins w:id="6422" w:author="Administrator" w:date="2016-01-01T22:50:08Z">
              <w:r>
                <w:rPr>
                  <w:rFonts w:eastAsia="Times New Roman"/>
                  <w:color w:val="000000"/>
                </w:rPr>
                <w:t xml:space="preserve">ublic void </w:t>
              </w:r>
            </w:ins>
            <w:ins w:id="6423" w:author="Administrator" w:date="2016-01-01T22:50:08Z">
              <w:r>
                <w:rPr>
                  <w:color w:val="000000"/>
                </w:rPr>
                <w:t>divide</w:t>
              </w:r>
            </w:ins>
            <w:ins w:id="6424" w:author="Administrator" w:date="2016-01-01T22:50:08Z">
              <w:r>
                <w:rPr>
                  <w:rFonts w:eastAsia="Times New Roman"/>
                  <w:color w:val="000000"/>
                </w:rPr>
                <w:t xml:space="preserve"> (</w:t>
              </w:r>
            </w:ins>
            <w:ins w:id="6425" w:author="Administrator" w:date="2016-01-01T22:50:08Z">
              <w:r>
                <w:rPr>
                  <w:color w:val="000000"/>
                </w:rPr>
                <w:t>GoodsPO gpo</w:t>
              </w:r>
            </w:ins>
            <w:ins w:id="6426" w:author="Administrator" w:date="2016-01-01T22:50:08Z">
              <w:r>
                <w:rPr>
                  <w:rFonts w:hint="eastAsia" w:cs="宋体"/>
                  <w:color w:val="000000"/>
                </w:rPr>
                <w:t>，</w:t>
              </w:r>
            </w:ins>
            <w:ins w:id="6427" w:author="Administrator" w:date="2016-01-01T22:50:08Z">
              <w:r>
                <w:rPr>
                  <w:color w:val="000000"/>
                </w:rPr>
                <w:t>StoragePO spo</w:t>
              </w:r>
            </w:ins>
            <w:ins w:id="6428"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29"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3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31" w:author="Administrator" w:date="2016-01-01T22:50:08Z"/>
                <w:color w:val="000000"/>
              </w:rPr>
            </w:pPr>
            <w:ins w:id="643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33" w:author="Administrator" w:date="2016-01-01T22:50:08Z"/>
                <w:color w:val="000000"/>
              </w:rPr>
            </w:pPr>
            <w:ins w:id="6434" w:author="Administrator" w:date="2016-01-01T22:50:08Z">
              <w:r>
                <w:rPr>
                  <w:rFonts w:hint="eastAsia" w:ascii="宋体" w:hAnsi="宋体" w:cs="宋体"/>
                  <w:color w:val="000000"/>
                </w:rPr>
                <w:t>启动一个库存分区的回合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35"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3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37" w:author="Administrator" w:date="2016-01-01T22:50:08Z"/>
                <w:color w:val="000000"/>
              </w:rPr>
            </w:pPr>
            <w:ins w:id="643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39" w:author="Administrator" w:date="2016-01-01T22:50:08Z"/>
                <w:color w:val="000000"/>
              </w:rPr>
            </w:pPr>
            <w:ins w:id="6440" w:author="Administrator" w:date="2016-01-01T22:50:08Z">
              <w:r>
                <w:rPr>
                  <w:rFonts w:hint="eastAsia" w:ascii="宋体" w:hAnsi="宋体" w:cs="宋体"/>
                  <w:color w:val="000000"/>
                </w:rPr>
                <w:t>在一个库存分区回合中完成对货物的库存分区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41"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42" w:author="Administrator" w:date="2016-01-01T22:50:08Z"/>
                <w:color w:val="000000"/>
              </w:rPr>
            </w:pPr>
            <w:ins w:id="6443" w:author="Administrator" w:date="2016-01-01T22:50:08Z">
              <w:r>
                <w:rPr>
                  <w:rFonts w:eastAsia="Times New Roman"/>
                  <w:color w:val="000000"/>
                </w:rPr>
                <w:t>Commodity.</w:t>
              </w:r>
            </w:ins>
            <w:ins w:id="6444"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45" w:author="Administrator" w:date="2016-01-01T22:50:08Z"/>
                <w:color w:val="000000"/>
              </w:rPr>
            </w:pPr>
            <w:ins w:id="644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47" w:author="Administrator" w:date="2016-01-01T22:50:08Z"/>
                <w:color w:val="000000"/>
              </w:rPr>
            </w:pPr>
            <w:ins w:id="6448" w:author="Administrator" w:date="2016-01-01T22:50:08Z">
              <w:r>
                <w:rPr>
                  <w:color w:val="000000"/>
                </w:rPr>
                <w:t>p</w:t>
              </w:r>
            </w:ins>
            <w:ins w:id="6449" w:author="Administrator" w:date="2016-01-01T22:50:08Z">
              <w:r>
                <w:rPr>
                  <w:rFonts w:eastAsia="Times New Roman"/>
                  <w:color w:val="000000"/>
                </w:rPr>
                <w:t xml:space="preserve">ublic void </w:t>
              </w:r>
            </w:ins>
            <w:ins w:id="6450" w:author="Administrator" w:date="2016-01-01T22:50:08Z">
              <w:r>
                <w:rPr>
                  <w:color w:val="000000"/>
                </w:rPr>
                <w:t>endCommodityManagement()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51"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5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53" w:author="Administrator" w:date="2016-01-01T22:50:08Z"/>
                <w:color w:val="000000"/>
              </w:rPr>
            </w:pPr>
            <w:ins w:id="6454"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55" w:author="Administrator" w:date="2016-01-01T22:50:08Z"/>
                <w:color w:val="000000"/>
              </w:rPr>
            </w:pPr>
            <w:ins w:id="6456" w:author="Administrator" w:date="2016-01-01T22:50:08Z">
              <w:r>
                <w:rPr>
                  <w:rFonts w:hint="eastAsia" w:ascii="宋体" w:hAnsi="宋体" w:cs="宋体"/>
                  <w:color w:val="000000"/>
                </w:rPr>
                <w:t>已完成库存操作</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57"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5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59" w:author="Administrator" w:date="2016-01-01T22:50:08Z"/>
                <w:color w:val="000000"/>
              </w:rPr>
            </w:pPr>
            <w:ins w:id="6460"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61" w:author="Administrator" w:date="2016-01-01T22:50:08Z"/>
                <w:color w:val="000000"/>
              </w:rPr>
            </w:pPr>
            <w:ins w:id="6462" w:author="Administrator" w:date="2016-01-01T22:50:08Z">
              <w:r>
                <w:rPr>
                  <w:rFonts w:hint="eastAsia" w:ascii="宋体" w:hAnsi="宋体" w:cs="宋体"/>
                  <w:color w:val="000000"/>
                </w:rPr>
                <w:t>结束此次库存操作，持久化更新涉及的领域的对象的数据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63"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64" w:author="Administrator" w:date="2016-01-01T22:50:08Z"/>
                <w:color w:val="000000"/>
              </w:rPr>
            </w:pPr>
            <w:ins w:id="6465" w:author="Administrator" w:date="2016-01-01T22:50:08Z">
              <w:r>
                <w:rPr>
                  <w:rFonts w:eastAsia="Times New Roman"/>
                  <w:color w:val="000000"/>
                </w:rPr>
                <w:t>Commodity.</w:t>
              </w:r>
            </w:ins>
            <w:ins w:id="6466"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67" w:author="Administrator" w:date="2016-01-01T22:50:08Z"/>
                <w:color w:val="000000"/>
              </w:rPr>
            </w:pPr>
            <w:ins w:id="646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69" w:author="Administrator" w:date="2016-01-01T22:50:08Z"/>
                <w:color w:val="000000"/>
              </w:rPr>
            </w:pPr>
            <w:ins w:id="6470" w:author="Administrator" w:date="2016-01-01T22:50:08Z">
              <w:r>
                <w:rPr>
                  <w:color w:val="000000"/>
                </w:rPr>
                <w:t>public void changeStorageInInfo(ArrayList&lt;SheetVO&gt; svolist);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71"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7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3" w:author="Administrator" w:date="2016-01-01T22:50:08Z"/>
                <w:color w:val="000000"/>
              </w:rPr>
            </w:pPr>
            <w:ins w:id="6474"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75" w:author="Administrator" w:date="2016-01-01T22:50:08Z"/>
                <w:color w:val="000000"/>
              </w:rPr>
            </w:pPr>
            <w:ins w:id="6476" w:author="Administrator" w:date="2016-01-01T22:50:08Z">
              <w:r>
                <w:rPr>
                  <w:rFonts w:hint="eastAsia" w:ascii="宋体" w:hAnsi="宋体" w:cs="宋体"/>
                  <w:color w:val="000000"/>
                </w:rPr>
                <w:t>启动一个修改库存信息的回合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77"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7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9" w:author="Administrator" w:date="2016-01-01T22:50:08Z"/>
                <w:color w:val="000000"/>
              </w:rPr>
            </w:pPr>
            <w:ins w:id="6480"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81" w:author="Administrator" w:date="2016-01-01T22:50:08Z"/>
                <w:color w:val="000000"/>
              </w:rPr>
            </w:pPr>
            <w:ins w:id="6482" w:author="Administrator" w:date="2016-01-01T22:50:08Z">
              <w:r>
                <w:rPr>
                  <w:rFonts w:hint="eastAsia" w:ascii="宋体" w:hAnsi="宋体" w:cs="宋体"/>
                  <w:color w:val="000000"/>
                </w:rPr>
                <w:t>在一个修改库存信息回合中完成库存信息的修改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83" w:author="Administrator" w:date="2016-01-01T22:50:08Z"/>
        </w:trPr>
        <w:tc>
          <w:tcPr>
            <w:tcW w:w="2944" w:type="dxa"/>
            <w:gridSpan w:val="2"/>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84" w:author="Administrator" w:date="2016-01-01T22:50:08Z"/>
                <w:color w:val="000000"/>
              </w:rPr>
            </w:pPr>
            <w:ins w:id="6485" w:author="Administrator" w:date="2016-01-01T22:50:08Z">
              <w:r>
                <w:rPr>
                  <w:rFonts w:eastAsia="Times New Roman"/>
                  <w:color w:val="000000"/>
                </w:rPr>
                <w:t>Commodity.</w:t>
              </w:r>
            </w:ins>
            <w:ins w:id="6486" w:author="Administrator" w:date="2016-01-01T22:50:08Z">
              <w:r>
                <w:rPr>
                  <w:color w:val="000000"/>
                  <w:szCs w:val="20"/>
                </w:rPr>
                <w:t xml:space="preserve"> </w:t>
              </w:r>
            </w:ins>
            <w:ins w:id="6487"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88" w:author="Administrator" w:date="2016-01-01T22:50:08Z"/>
                <w:color w:val="000000"/>
              </w:rPr>
            </w:pPr>
            <w:ins w:id="648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90" w:author="Administrator" w:date="2016-01-01T22:50:08Z"/>
                <w:color w:val="000000"/>
              </w:rPr>
            </w:pPr>
            <w:ins w:id="6491" w:author="Administrator" w:date="2016-01-01T22:50:08Z">
              <w:r>
                <w:rPr>
                  <w:color w:val="000000"/>
                </w:rPr>
                <w:t>public void initStorageInfo(StorageInitVO sivo);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92"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49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94" w:author="Administrator" w:date="2016-01-01T22:50:08Z"/>
                <w:color w:val="000000"/>
              </w:rPr>
            </w:pPr>
            <w:ins w:id="649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96" w:author="Administrator" w:date="2016-01-01T22:50:08Z"/>
                <w:color w:val="000000"/>
              </w:rPr>
            </w:pPr>
            <w:ins w:id="6497" w:author="Administrator" w:date="2016-01-01T22:50:08Z">
              <w:r>
                <w:rPr>
                  <w:rFonts w:hint="eastAsia" w:ascii="宋体" w:hAnsi="宋体" w:cs="宋体"/>
                  <w:color w:val="000000"/>
                </w:rPr>
                <w:t>启动一个初始化库存信息的回合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trHeight w:val="105" w:hRule="atLeast"/>
          <w:ins w:id="6498" w:author="Administrator" w:date="2016-01-01T22:50:08Z"/>
        </w:trPr>
        <w:tc>
          <w:tcPr>
            <w:tcW w:w="2944" w:type="dxa"/>
            <w:gridSpan w:val="2"/>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49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00" w:author="Administrator" w:date="2016-01-01T22:50:08Z"/>
                <w:color w:val="000000"/>
              </w:rPr>
            </w:pPr>
            <w:ins w:id="650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02" w:author="Administrator" w:date="2016-01-01T22:50:08Z"/>
                <w:color w:val="000000"/>
              </w:rPr>
            </w:pPr>
            <w:ins w:id="6503" w:author="Administrator" w:date="2016-01-01T22:50:08Z">
              <w:r>
                <w:rPr>
                  <w:rFonts w:hint="eastAsia" w:ascii="宋体" w:hAnsi="宋体" w:cs="宋体"/>
                  <w:color w:val="000000"/>
                </w:rPr>
                <w:t>在一个初始化库存信息回合中完成库存信息的修改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04" w:author="Administrator" w:date="2016-01-01T22:50:08Z"/>
        </w:trPr>
        <w:tc>
          <w:tcPr>
            <w:tcW w:w="8475"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ins w:id="6505" w:author="Administrator" w:date="2016-01-01T22:50:08Z"/>
                <w:color w:val="FFFFFF"/>
              </w:rPr>
            </w:pPr>
            <w:ins w:id="6506" w:author="Administrator" w:date="2016-01-01T22:50:08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07" w:author="Administrator" w:date="2016-01-01T22:50:08Z"/>
        </w:trPr>
        <w:tc>
          <w:tcPr>
            <w:tcW w:w="2944" w:type="dxa"/>
            <w:gridSpan w:val="2"/>
            <w:tcBorders>
              <w:top w:val="single" w:color="4F81BD" w:sz="8" w:space="0"/>
              <w:left w:val="single" w:color="4F81BD" w:sz="8" w:space="0"/>
              <w:bottom w:val="single" w:color="4F81BD" w:sz="8" w:space="0"/>
              <w:right w:val="dotted" w:color="auto" w:sz="4" w:space="0"/>
            </w:tcBorders>
            <w:shd w:val="clear" w:color="auto" w:fill="FFFFFF"/>
          </w:tcPr>
          <w:p>
            <w:pPr>
              <w:jc w:val="center"/>
              <w:rPr>
                <w:ins w:id="6508" w:author="Administrator" w:date="2016-01-01T22:50:08Z"/>
                <w:color w:val="000000"/>
              </w:rPr>
            </w:pPr>
            <w:ins w:id="6509"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510" w:author="Administrator" w:date="2016-01-01T22:50:08Z"/>
                <w:color w:val="000000"/>
              </w:rPr>
            </w:pPr>
            <w:ins w:id="6511" w:author="Administrator" w:date="2016-01-01T22:50:08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12" w:author="Administrator" w:date="2016-01-01T22:50:08Z"/>
        </w:trPr>
        <w:tc>
          <w:tcPr>
            <w:tcW w:w="2944" w:type="dxa"/>
            <w:gridSpan w:val="2"/>
            <w:tcBorders>
              <w:top w:val="single" w:color="4F81BD" w:sz="8" w:space="0"/>
              <w:left w:val="single" w:color="4F81BD" w:sz="8" w:space="0"/>
              <w:bottom w:val="single" w:color="4F81BD" w:sz="8" w:space="0"/>
              <w:right w:val="dotted" w:color="auto" w:sz="4" w:space="0"/>
            </w:tcBorders>
            <w:shd w:val="clear" w:color="auto" w:fill="FFFFFF"/>
          </w:tcPr>
          <w:p>
            <w:pPr>
              <w:rPr>
                <w:ins w:id="6513" w:author="Administrator" w:date="2016-01-01T22:50:08Z"/>
                <w:color w:val="000000"/>
              </w:rPr>
            </w:pPr>
            <w:ins w:id="6514" w:author="Administrator" w:date="2016-01-01T22:50:08Z">
              <w:r>
                <w:rPr>
                  <w:rFonts w:eastAsia="Times New Roman"/>
                  <w:color w:val="000000"/>
                </w:rPr>
                <w:t>CommodityDataService.find(</w:t>
              </w:r>
            </w:ins>
            <w:ins w:id="6515" w:author="Administrator" w:date="2016-01-01T22:50:08Z">
              <w:r>
                <w:rPr>
                  <w:color w:val="000000"/>
                </w:rPr>
                <w:t xml:space="preserve">long </w:t>
              </w:r>
            </w:ins>
            <w:ins w:id="6516" w:author="Administrator" w:date="2016-01-01T22:50:08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517" w:author="Administrator" w:date="2016-01-01T22:50:08Z"/>
                <w:color w:val="000000"/>
              </w:rPr>
            </w:pPr>
            <w:ins w:id="6518" w:author="Administrator" w:date="2016-01-01T22:50:08Z">
              <w:r>
                <w:rPr>
                  <w:rFonts w:hint="eastAsia" w:ascii="宋体" w:hAnsi="宋体" w:cs="宋体"/>
                  <w:color w:val="000000"/>
                </w:rPr>
                <w:t>根据</w:t>
              </w:r>
            </w:ins>
            <w:ins w:id="6519" w:author="Administrator" w:date="2016-01-01T22:50:08Z">
              <w:r>
                <w:rPr>
                  <w:rFonts w:eastAsia="Times New Roman" w:cs="Calibri"/>
                  <w:color w:val="000000"/>
                </w:rPr>
                <w:t>ID</w:t>
              </w:r>
            </w:ins>
            <w:ins w:id="6520" w:author="Administrator" w:date="2016-01-01T22:50:08Z">
              <w:r>
                <w:rPr>
                  <w:rFonts w:hint="eastAsia" w:ascii="宋体" w:hAnsi="宋体" w:eastAsia="Times New Roman" w:cs="宋体"/>
                  <w:color w:val="000000"/>
                </w:rPr>
                <w:t>进行</w:t>
              </w:r>
            </w:ins>
            <w:ins w:id="6521" w:author="Administrator" w:date="2016-01-01T22:50:08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22" w:author="Administrator" w:date="2016-01-01T22:50:08Z"/>
        </w:trPr>
        <w:tc>
          <w:tcPr>
            <w:tcW w:w="2944" w:type="dxa"/>
            <w:gridSpan w:val="2"/>
            <w:tcBorders>
              <w:top w:val="single" w:color="4F81BD" w:sz="8" w:space="0"/>
              <w:left w:val="single" w:color="4F81BD" w:sz="8" w:space="0"/>
              <w:bottom w:val="single" w:color="4F81BD" w:sz="8" w:space="0"/>
              <w:right w:val="dotted" w:color="auto" w:sz="4" w:space="0"/>
            </w:tcBorders>
            <w:shd w:val="clear" w:color="auto" w:fill="FFFFFF"/>
          </w:tcPr>
          <w:p>
            <w:pPr>
              <w:rPr>
                <w:ins w:id="6523" w:author="Administrator" w:date="2016-01-01T22:50:08Z"/>
                <w:color w:val="000000"/>
              </w:rPr>
            </w:pPr>
            <w:ins w:id="6524" w:author="Administrator" w:date="2016-01-01T22:50:08Z">
              <w:r>
                <w:rPr>
                  <w:rFonts w:eastAsia="Times New Roman"/>
                  <w:color w:val="000000"/>
                </w:rPr>
                <w:t>CommodityDataService.finds(GoodsType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525" w:author="Administrator" w:date="2016-01-01T22:50:08Z"/>
                <w:color w:val="000000"/>
              </w:rPr>
            </w:pPr>
            <w:ins w:id="6526" w:author="Administrator" w:date="2016-01-01T22:50:08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27" w:author="Administrator" w:date="2016-01-01T22:50:08Z"/>
        </w:trPr>
        <w:tc>
          <w:tcPr>
            <w:tcW w:w="2944" w:type="dxa"/>
            <w:gridSpan w:val="2"/>
            <w:tcBorders>
              <w:top w:val="single" w:color="4F81BD" w:sz="8" w:space="0"/>
              <w:left w:val="single" w:color="4F81BD" w:sz="8" w:space="0"/>
              <w:bottom w:val="single" w:color="4F81BD" w:sz="8" w:space="0"/>
              <w:right w:val="dotted" w:color="auto" w:sz="4" w:space="0"/>
            </w:tcBorders>
            <w:shd w:val="clear" w:color="auto" w:fill="FFFFFF"/>
          </w:tcPr>
          <w:p>
            <w:pPr>
              <w:rPr>
                <w:ins w:id="6528" w:author="Administrator" w:date="2016-01-01T22:50:08Z"/>
                <w:color w:val="000000"/>
              </w:rPr>
            </w:pPr>
            <w:ins w:id="6529" w:author="Administrator" w:date="2016-01-01T22:50:08Z">
              <w:r>
                <w:rPr>
                  <w:rFonts w:eastAsia="Times New Roman"/>
                  <w:color w:val="000000"/>
                </w:rPr>
                <w:t>CommodityDataService.insert(GoodsPO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530" w:author="Administrator" w:date="2016-01-01T22:50:08Z"/>
                <w:color w:val="000000"/>
              </w:rPr>
            </w:pPr>
            <w:ins w:id="6531" w:author="Administrator" w:date="2016-01-01T22:50:08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341247937" w:type="dxa"/>
          <w:ins w:id="6532" w:author="Administrator" w:date="2016-01-01T22:50:08Z"/>
        </w:trPr>
        <w:tc>
          <w:tcPr>
            <w:tcW w:w="2944" w:type="dxa"/>
            <w:gridSpan w:val="2"/>
            <w:tcBorders>
              <w:top w:val="single" w:color="4F81BD" w:sz="8" w:space="0"/>
              <w:left w:val="single" w:color="4F81BD" w:sz="8" w:space="0"/>
              <w:bottom w:val="single" w:color="4F81BD" w:sz="8" w:space="0"/>
              <w:right w:val="dotted" w:color="auto" w:sz="4" w:space="0"/>
            </w:tcBorders>
            <w:shd w:val="clear" w:color="auto" w:fill="FFFFFF"/>
          </w:tcPr>
          <w:p>
            <w:pPr>
              <w:rPr>
                <w:ins w:id="6533" w:author="Administrator" w:date="2016-01-01T22:50:08Z"/>
                <w:color w:val="000000"/>
              </w:rPr>
            </w:pPr>
            <w:ins w:id="6534" w:author="Administrator" w:date="2016-01-01T22:50:08Z">
              <w:r>
                <w:rPr>
                  <w:rFonts w:eastAsia="Times New Roman"/>
                  <w:color w:val="000000"/>
                </w:rPr>
                <w:t>CommodityDataService.update(GoodsPO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535" w:author="Administrator" w:date="2016-01-01T22:50:08Z"/>
                <w:color w:val="000000"/>
              </w:rPr>
            </w:pPr>
            <w:ins w:id="6536" w:author="Administrator" w:date="2016-01-01T22:50:08Z">
              <w:r>
                <w:rPr>
                  <w:rFonts w:hint="eastAsia" w:ascii="宋体" w:hAnsi="宋体" w:cs="宋体"/>
                  <w:color w:val="000000"/>
                </w:rPr>
                <w:t>更新单一持久化对象</w:t>
              </w:r>
            </w:ins>
          </w:p>
        </w:tc>
      </w:tr>
    </w:tbl>
    <w:p>
      <w:pPr/>
    </w:p>
    <w:p>
      <w:pPr>
        <w:pStyle w:val="38"/>
        <w:ind w:firstLine="0" w:firstLineChars="0"/>
        <w:jc w:val="center"/>
        <w:rPr>
          <w:del w:id="6537" w:author="Administrator" w:date="2016-01-01T22:49:10Z"/>
        </w:rPr>
      </w:pPr>
      <w:del w:id="6538" w:author="Administrator" w:date="2016-01-01T22:49:10Z">
        <w:r>
          <w:rPr>
            <w:rFonts w:hint="eastAsia"/>
            <w:b/>
            <w:bCs/>
          </w:rPr>
          <w:delText>表22 库存管理业务逻辑层详细设计的上下文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539" w:author="Administrator" w:date="2016-01-01T22:49:1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6540" w:author="Administrator" w:date="2016-01-01T22:49:10Z"/>
                <w:rFonts w:ascii="Calibri" w:hAnsi="Calibri" w:cs="Calibri"/>
              </w:rPr>
            </w:pPr>
            <w:del w:id="6541" w:author="Administrator" w:date="2016-01-01T22:49:1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6542" w:author="Administrator" w:date="2016-01-01T22:49:10Z"/>
                <w:rFonts w:ascii="Calibri" w:hAnsi="Calibri" w:cs="Calibri"/>
              </w:rPr>
            </w:pPr>
            <w:del w:id="6543" w:author="Administrator" w:date="2016-01-01T22:49:1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6544" w:author="Administrator" w:date="2016-01-01T22:49:10Z"/>
                <w:rFonts w:ascii="Calibri" w:hAnsi="Calibri" w:cs="Calibri"/>
              </w:rPr>
            </w:pPr>
            <w:del w:id="6545" w:author="Administrator" w:date="2016-01-01T22:49:10Z">
              <w:r>
                <w:rPr>
                  <w:rFonts w:hint="eastAsia" w:ascii="Calibri" w:hAnsi="Calibri" w:cs="宋体"/>
                </w:rPr>
                <w:delText>参见：软件用例描述文档中的用例</w:delText>
              </w:r>
            </w:del>
            <w:del w:id="6546" w:author="Administrator" w:date="2016-01-01T22:49:10Z">
              <w:r>
                <w:rPr>
                  <w:rFonts w:ascii="Calibri" w:hAnsi="Calibri" w:cs="Calibri"/>
                </w:rPr>
                <w:delText>13</w:delText>
              </w:r>
            </w:del>
            <w:del w:id="6547" w:author="Administrator" w:date="2016-01-01T22:49:10Z">
              <w:r>
                <w:rPr>
                  <w:rFonts w:hint="eastAsia" w:ascii="Calibri" w:hAnsi="Calibri" w:cs="宋体"/>
                </w:rPr>
                <w:delText>至用例</w:delText>
              </w:r>
            </w:del>
            <w:del w:id="6548" w:author="Administrator" w:date="2016-01-01T22:49:10Z">
              <w:r>
                <w:rPr>
                  <w:rFonts w:ascii="Calibri" w:hAnsi="Calibri" w:cs="Calibri"/>
                </w:rPr>
                <w:delText>18</w:delText>
              </w:r>
            </w:del>
          </w:p>
          <w:p>
            <w:pPr>
              <w:rPr>
                <w:del w:id="6549" w:author="Administrator" w:date="2016-01-01T22:49:10Z"/>
                <w:rFonts w:ascii="Calibri" w:hAnsi="Calibri" w:cs="Calibri"/>
              </w:rPr>
            </w:pPr>
            <w:del w:id="6550" w:author="Administrator" w:date="2016-01-01T22:49:10Z">
              <w:r>
                <w:rPr>
                  <w:rFonts w:ascii="Calibri" w:hAnsi="Calibri" w:cs="Calibri"/>
                </w:rPr>
                <w:delText xml:space="preserve">      </w:delText>
              </w:r>
            </w:del>
            <w:del w:id="6551" w:author="Administrator" w:date="2016-01-01T22:49:10Z">
              <w:r>
                <w:rPr>
                  <w:rFonts w:hint="eastAsia" w:ascii="Calibri" w:hAnsi="Calibri" w:cs="宋体"/>
                </w:rPr>
                <w:delText>软件需求规格文档中的</w:delText>
              </w:r>
            </w:del>
            <w:del w:id="6552" w:author="Administrator" w:date="2016-01-01T22:49:10Z">
              <w:r>
                <w:rPr>
                  <w:rFonts w:ascii="Calibri" w:hAnsi="Calibri" w:cs="Calibri"/>
                </w:rPr>
                <w:delText>3.2</w:delText>
              </w:r>
            </w:del>
            <w:del w:id="6553" w:author="Administrator" w:date="2016-01-01T22:49:10Z">
              <w:r>
                <w:rPr>
                  <w:rFonts w:hint="eastAsia" w:ascii="Calibri" w:hAnsi="Calibri" w:cs="宋体"/>
                </w:rPr>
                <w:delText>节及</w:delText>
              </w:r>
            </w:del>
            <w:del w:id="6554" w:author="Administrator" w:date="2016-01-01T22:49:10Z">
              <w:r>
                <w:rPr>
                  <w:rFonts w:ascii="Calibri" w:hAnsi="Calibri" w:cs="Calibri"/>
                </w:rPr>
                <w:delText>3.3</w:delText>
              </w:r>
            </w:del>
            <w:del w:id="6555" w:author="Administrator" w:date="2016-01-01T22:49:1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6556" w:author="Administrator" w:date="2016-01-01T22:49:1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6557" w:author="Administrator" w:date="2016-01-01T22:49:1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6558" w:author="Administrator" w:date="2016-01-01T22:49:10Z"/>
                <w:rFonts w:ascii="Calibri" w:hAnsi="Calibri" w:cs="Calibri"/>
              </w:rPr>
            </w:pPr>
            <w:del w:id="6559" w:author="Administrator" w:date="2016-01-01T22:49:1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6560" w:author="Administrator" w:date="2016-01-01T22:49:10Z"/>
                <w:rFonts w:ascii="Calibri" w:hAnsi="Calibri" w:cs="Calibri"/>
              </w:rPr>
            </w:pPr>
            <w:del w:id="6561" w:author="Administrator" w:date="2016-01-01T22:49:10Z">
              <w:r>
                <w:rPr>
                  <w:rFonts w:ascii="Calibri" w:hAnsi="Calibri" w:cs="Calibri"/>
                </w:rPr>
                <w:delText>//</w:delText>
              </w:r>
            </w:del>
            <w:del w:id="6562" w:author="Administrator" w:date="2016-01-01T22:49:10Z">
              <w:r>
                <w:rPr>
                  <w:rFonts w:hint="eastAsia" w:ascii="Calibri" w:hAnsi="Calibri" w:cs="宋体"/>
                </w:rPr>
                <w:delText>被</w:delText>
              </w:r>
            </w:del>
            <w:del w:id="6563" w:author="Administrator" w:date="2016-01-01T22:49:10Z">
              <w:r>
                <w:rPr>
                  <w:rFonts w:ascii="Calibri" w:hAnsi="Calibri" w:cs="Calibri"/>
                </w:rPr>
                <w:delText>Presentation</w:delText>
              </w:r>
            </w:del>
            <w:del w:id="6564" w:author="Administrator" w:date="2016-01-01T22:49:10Z">
              <w:r>
                <w:rPr>
                  <w:rFonts w:hint="eastAsia" w:ascii="Calibri" w:hAnsi="Calibri" w:cs="宋体"/>
                </w:rPr>
                <w:delText>层调用的接口</w:delText>
              </w:r>
            </w:del>
          </w:p>
          <w:p>
            <w:pPr>
              <w:rPr>
                <w:del w:id="6565" w:author="Administrator" w:date="2016-01-01T22:49:10Z"/>
                <w:rFonts w:ascii="Calibri" w:hAnsi="Calibri" w:cs="Calibri"/>
              </w:rPr>
            </w:pPr>
            <w:del w:id="6566" w:author="Administrator" w:date="2016-01-01T22:49:10Z">
              <w:r>
                <w:rPr>
                  <w:rFonts w:ascii="Calibri" w:hAnsi="Calibri" w:cs="Calibri"/>
                </w:rPr>
                <w:delText>public interface CommodityBLService {</w:delText>
              </w:r>
            </w:del>
          </w:p>
          <w:p>
            <w:pPr>
              <w:rPr>
                <w:del w:id="6567" w:author="Administrator" w:date="2016-01-01T22:49:10Z"/>
                <w:rFonts w:ascii="Calibri" w:hAnsi="Calibri" w:cs="Calibri"/>
              </w:rPr>
            </w:pPr>
            <w:del w:id="6568" w:author="Administrator" w:date="2016-01-01T22:49:10Z">
              <w:r>
                <w:rPr>
                  <w:rFonts w:ascii="Calibri" w:hAnsi="Calibri" w:cs="Calibri"/>
                </w:rPr>
                <w:tab/>
              </w:r>
            </w:del>
          </w:p>
          <w:p>
            <w:pPr>
              <w:rPr>
                <w:del w:id="6569" w:author="Administrator" w:date="2016-01-01T22:49:10Z"/>
                <w:rFonts w:ascii="Calibri" w:hAnsi="Calibri" w:cs="Calibri"/>
              </w:rPr>
            </w:pPr>
            <w:del w:id="6570" w:author="Administrator" w:date="2016-01-01T22:49:10Z">
              <w:r>
                <w:rPr>
                  <w:rFonts w:ascii="Calibri" w:hAnsi="Calibri" w:cs="Calibri"/>
                </w:rPr>
                <w:tab/>
              </w:r>
            </w:del>
            <w:del w:id="6571" w:author="Administrator" w:date="2016-01-01T22:49:10Z">
              <w:r>
                <w:rPr>
                  <w:rFonts w:ascii="Calibri" w:hAnsi="Calibri" w:cs="Calibri"/>
                </w:rPr>
                <w:delText>/**</w:delText>
              </w:r>
            </w:del>
          </w:p>
          <w:p>
            <w:pPr>
              <w:rPr>
                <w:del w:id="6572" w:author="Administrator" w:date="2016-01-01T22:49:10Z"/>
                <w:rFonts w:ascii="Calibri" w:hAnsi="Calibri" w:cs="Calibri"/>
              </w:rPr>
            </w:pPr>
            <w:del w:id="6573" w:author="Administrator" w:date="2016-01-01T22:49:10Z">
              <w:r>
                <w:rPr>
                  <w:rFonts w:ascii="Calibri" w:hAnsi="Calibri" w:cs="Calibri"/>
                </w:rPr>
                <w:tab/>
              </w:r>
            </w:del>
            <w:del w:id="6574" w:author="Administrator" w:date="2016-01-01T22:49:10Z">
              <w:r>
                <w:rPr>
                  <w:rFonts w:ascii="Calibri" w:hAnsi="Calibri" w:cs="Calibri"/>
                </w:rPr>
                <w:delText xml:space="preserve"> * </w:delText>
              </w:r>
            </w:del>
            <w:del w:id="6575" w:author="Administrator" w:date="2016-01-01T22:49:10Z">
              <w:r>
                <w:rPr>
                  <w:rFonts w:hint="eastAsia" w:ascii="Calibri" w:hAnsi="Calibri" w:cs="宋体"/>
                </w:rPr>
                <w:delText>获得仓库</w:delText>
              </w:r>
            </w:del>
            <w:del w:id="6576" w:author="Administrator" w:date="2016-01-01T22:49:10Z">
              <w:r>
                <w:rPr>
                  <w:rFonts w:ascii="Calibri" w:hAnsi="Calibri" w:cs="Calibri"/>
                </w:rPr>
                <w:delText>id</w:delText>
              </w:r>
            </w:del>
            <w:del w:id="6577" w:author="Administrator" w:date="2016-01-01T22:49:10Z">
              <w:r>
                <w:rPr>
                  <w:rFonts w:hint="eastAsia" w:ascii="Calibri" w:hAnsi="Calibri" w:cs="宋体"/>
                </w:rPr>
                <w:delText>号</w:delText>
              </w:r>
            </w:del>
          </w:p>
          <w:p>
            <w:pPr>
              <w:rPr>
                <w:del w:id="6578" w:author="Administrator" w:date="2016-01-01T22:49:10Z"/>
                <w:rFonts w:ascii="Calibri" w:hAnsi="Calibri" w:cs="Calibri"/>
              </w:rPr>
            </w:pPr>
            <w:del w:id="6579" w:author="Administrator" w:date="2016-01-01T22:49:10Z">
              <w:r>
                <w:rPr>
                  <w:rFonts w:ascii="Calibri" w:hAnsi="Calibri" w:cs="Calibri"/>
                </w:rPr>
                <w:tab/>
              </w:r>
            </w:del>
            <w:del w:id="6580" w:author="Administrator" w:date="2016-01-01T22:49:10Z">
              <w:r>
                <w:rPr>
                  <w:rFonts w:ascii="Calibri" w:hAnsi="Calibri" w:cs="Calibri"/>
                </w:rPr>
                <w:delText xml:space="preserve"> */</w:delText>
              </w:r>
            </w:del>
          </w:p>
          <w:p>
            <w:pPr>
              <w:rPr>
                <w:del w:id="6581" w:author="Administrator" w:date="2016-01-01T22:49:10Z"/>
                <w:rFonts w:ascii="Calibri" w:hAnsi="Calibri" w:cs="Calibri"/>
              </w:rPr>
            </w:pPr>
            <w:del w:id="6582" w:author="Administrator" w:date="2016-01-01T22:49:10Z">
              <w:r>
                <w:rPr>
                  <w:rFonts w:ascii="Calibri" w:hAnsi="Calibri" w:cs="Calibri"/>
                </w:rPr>
                <w:tab/>
              </w:r>
            </w:del>
            <w:del w:id="6583" w:author="Administrator" w:date="2016-01-01T22:49:10Z">
              <w:r>
                <w:rPr>
                  <w:rFonts w:ascii="Calibri" w:hAnsi="Calibri" w:cs="Calibri"/>
                </w:rPr>
                <w:delText>public void getStorageId();</w:delText>
              </w:r>
            </w:del>
          </w:p>
          <w:p>
            <w:pPr>
              <w:rPr>
                <w:del w:id="6584" w:author="Administrator" w:date="2016-01-01T22:49:10Z"/>
                <w:rFonts w:ascii="Calibri" w:hAnsi="Calibri" w:cs="Calibri"/>
              </w:rPr>
            </w:pPr>
            <w:del w:id="6585" w:author="Administrator" w:date="2016-01-01T22:49:10Z">
              <w:r>
                <w:rPr>
                  <w:rFonts w:ascii="Calibri" w:hAnsi="Calibri" w:cs="Calibri"/>
                </w:rPr>
                <w:tab/>
              </w:r>
            </w:del>
          </w:p>
          <w:p>
            <w:pPr>
              <w:rPr>
                <w:del w:id="6586" w:author="Administrator" w:date="2016-01-01T22:49:10Z"/>
                <w:rFonts w:ascii="Calibri" w:hAnsi="Calibri" w:cs="Calibri"/>
              </w:rPr>
            </w:pPr>
            <w:del w:id="6587" w:author="Administrator" w:date="2016-01-01T22:49:10Z">
              <w:r>
                <w:rPr>
                  <w:rFonts w:ascii="Calibri" w:hAnsi="Calibri" w:cs="Calibri"/>
                </w:rPr>
                <w:tab/>
              </w:r>
            </w:del>
            <w:del w:id="6588" w:author="Administrator" w:date="2016-01-01T22:49:10Z">
              <w:r>
                <w:rPr>
                  <w:rFonts w:ascii="Calibri" w:hAnsi="Calibri" w:cs="Calibri"/>
                </w:rPr>
                <w:delText>/**</w:delText>
              </w:r>
            </w:del>
          </w:p>
          <w:p>
            <w:pPr>
              <w:rPr>
                <w:del w:id="6589" w:author="Administrator" w:date="2016-01-01T22:49:10Z"/>
                <w:rFonts w:ascii="Calibri" w:hAnsi="Calibri" w:cs="Calibri"/>
              </w:rPr>
            </w:pPr>
            <w:del w:id="6590" w:author="Administrator" w:date="2016-01-01T22:49:10Z">
              <w:r>
                <w:rPr>
                  <w:rFonts w:ascii="Calibri" w:hAnsi="Calibri" w:cs="Calibri"/>
                </w:rPr>
                <w:tab/>
              </w:r>
            </w:del>
            <w:del w:id="6591" w:author="Administrator" w:date="2016-01-01T22:49:10Z">
              <w:r>
                <w:rPr>
                  <w:rFonts w:ascii="Calibri" w:hAnsi="Calibri" w:cs="Calibri"/>
                </w:rPr>
                <w:delText xml:space="preserve"> * </w:delText>
              </w:r>
            </w:del>
            <w:del w:id="6592" w:author="Administrator" w:date="2016-01-01T22:49:10Z">
              <w:r>
                <w:rPr>
                  <w:rFonts w:hint="eastAsia" w:ascii="Calibri" w:hAnsi="Calibri" w:cs="宋体"/>
                </w:rPr>
                <w:delText>盘点界面得到当天各区快递信息</w:delText>
              </w:r>
            </w:del>
          </w:p>
          <w:p>
            <w:pPr>
              <w:rPr>
                <w:del w:id="6593" w:author="Administrator" w:date="2016-01-01T22:49:10Z"/>
                <w:rFonts w:ascii="Calibri" w:hAnsi="Calibri" w:cs="Calibri"/>
              </w:rPr>
            </w:pPr>
            <w:del w:id="6594" w:author="Administrator" w:date="2016-01-01T22:49:10Z">
              <w:r>
                <w:rPr>
                  <w:rFonts w:ascii="Calibri" w:hAnsi="Calibri" w:cs="Calibri"/>
                </w:rPr>
                <w:tab/>
              </w:r>
            </w:del>
            <w:del w:id="6595" w:author="Administrator" w:date="2016-01-01T22:49:10Z">
              <w:r>
                <w:rPr>
                  <w:rFonts w:ascii="Calibri" w:hAnsi="Calibri" w:cs="Calibri"/>
                </w:rPr>
                <w:delText xml:space="preserve"> */</w:delText>
              </w:r>
            </w:del>
          </w:p>
          <w:p>
            <w:pPr>
              <w:rPr>
                <w:del w:id="6596" w:author="Administrator" w:date="2016-01-01T22:49:10Z"/>
                <w:rFonts w:ascii="Calibri" w:hAnsi="Calibri" w:cs="Calibri"/>
              </w:rPr>
            </w:pPr>
            <w:del w:id="6597" w:author="Administrator" w:date="2016-01-01T22:49:10Z">
              <w:r>
                <w:rPr>
                  <w:rFonts w:ascii="Calibri" w:hAnsi="Calibri" w:cs="Calibri"/>
                </w:rPr>
                <w:tab/>
              </w:r>
            </w:del>
            <w:del w:id="6598" w:author="Administrator" w:date="2016-01-01T22:49:10Z">
              <w:r>
                <w:rPr>
                  <w:rFonts w:ascii="Calibri" w:hAnsi="Calibri" w:cs="Calibri"/>
                </w:rPr>
                <w:delText>public ArrayList&lt;ExpressInfoVO&gt; stockTaking();</w:delText>
              </w:r>
            </w:del>
          </w:p>
          <w:p>
            <w:pPr>
              <w:rPr>
                <w:del w:id="6599" w:author="Administrator" w:date="2016-01-01T22:49:10Z"/>
                <w:rFonts w:ascii="Calibri" w:hAnsi="Calibri" w:cs="Calibri"/>
              </w:rPr>
            </w:pPr>
            <w:del w:id="6600" w:author="Administrator" w:date="2016-01-01T22:49:10Z">
              <w:r>
                <w:rPr>
                  <w:rFonts w:ascii="Calibri" w:hAnsi="Calibri" w:cs="Calibri"/>
                </w:rPr>
                <w:tab/>
              </w:r>
            </w:del>
          </w:p>
          <w:p>
            <w:pPr>
              <w:rPr>
                <w:del w:id="6601" w:author="Administrator" w:date="2016-01-01T22:49:10Z"/>
                <w:rFonts w:ascii="Calibri" w:hAnsi="Calibri" w:cs="Calibri"/>
              </w:rPr>
            </w:pPr>
            <w:del w:id="6602" w:author="Administrator" w:date="2016-01-01T22:49:10Z">
              <w:r>
                <w:rPr>
                  <w:rFonts w:ascii="Calibri" w:hAnsi="Calibri" w:cs="Calibri"/>
                </w:rPr>
                <w:tab/>
              </w:r>
            </w:del>
            <w:del w:id="6603" w:author="Administrator" w:date="2016-01-01T22:49:10Z">
              <w:r>
                <w:rPr>
                  <w:rFonts w:ascii="Calibri" w:hAnsi="Calibri" w:cs="Calibri"/>
                </w:rPr>
                <w:delText>/**</w:delText>
              </w:r>
            </w:del>
          </w:p>
          <w:p>
            <w:pPr>
              <w:rPr>
                <w:del w:id="6604" w:author="Administrator" w:date="2016-01-01T22:49:10Z"/>
                <w:rFonts w:ascii="Calibri" w:hAnsi="Calibri" w:cs="Calibri"/>
              </w:rPr>
            </w:pPr>
            <w:del w:id="6605" w:author="Administrator" w:date="2016-01-01T22:49:10Z">
              <w:r>
                <w:rPr>
                  <w:rFonts w:ascii="Calibri" w:hAnsi="Calibri" w:cs="Calibri"/>
                </w:rPr>
                <w:tab/>
              </w:r>
            </w:del>
            <w:del w:id="6606" w:author="Administrator" w:date="2016-01-01T22:49:10Z">
              <w:r>
                <w:rPr>
                  <w:rFonts w:ascii="Calibri" w:hAnsi="Calibri" w:cs="Calibri"/>
                </w:rPr>
                <w:delText xml:space="preserve"> * </w:delText>
              </w:r>
            </w:del>
            <w:del w:id="6607" w:author="Administrator" w:date="2016-01-01T22:49:10Z">
              <w:r>
                <w:rPr>
                  <w:rFonts w:hint="eastAsia" w:ascii="Calibri" w:hAnsi="Calibri" w:cs="宋体"/>
                </w:rPr>
                <w:delText>向外部导出</w:delText>
              </w:r>
            </w:del>
            <w:del w:id="6608" w:author="Administrator" w:date="2016-01-01T22:49:10Z">
              <w:r>
                <w:rPr>
                  <w:rFonts w:ascii="Calibri" w:hAnsi="Calibri" w:cs="Calibri"/>
                </w:rPr>
                <w:delText>Excel</w:delText>
              </w:r>
            </w:del>
          </w:p>
          <w:p>
            <w:pPr>
              <w:rPr>
                <w:del w:id="6609" w:author="Administrator" w:date="2016-01-01T22:49:10Z"/>
                <w:rFonts w:ascii="Calibri" w:hAnsi="Calibri" w:cs="Calibri"/>
              </w:rPr>
            </w:pPr>
            <w:del w:id="6610" w:author="Administrator" w:date="2016-01-01T22:49:10Z">
              <w:r>
                <w:rPr>
                  <w:rFonts w:ascii="Calibri" w:hAnsi="Calibri" w:cs="Calibri"/>
                </w:rPr>
                <w:tab/>
              </w:r>
            </w:del>
            <w:del w:id="6611" w:author="Administrator" w:date="2016-01-01T22:49:10Z">
              <w:r>
                <w:rPr>
                  <w:rFonts w:ascii="Calibri" w:hAnsi="Calibri" w:cs="Calibri"/>
                </w:rPr>
                <w:delText xml:space="preserve"> */</w:delText>
              </w:r>
            </w:del>
          </w:p>
          <w:p>
            <w:pPr>
              <w:rPr>
                <w:del w:id="6612" w:author="Administrator" w:date="2016-01-01T22:49:10Z"/>
                <w:rFonts w:ascii="Calibri" w:hAnsi="Calibri" w:cs="Calibri"/>
              </w:rPr>
            </w:pPr>
            <w:del w:id="6613" w:author="Administrator" w:date="2016-01-01T22:49:10Z">
              <w:r>
                <w:rPr>
                  <w:rFonts w:ascii="Calibri" w:hAnsi="Calibri" w:cs="Calibri"/>
                </w:rPr>
                <w:tab/>
              </w:r>
            </w:del>
            <w:del w:id="6614" w:author="Administrator" w:date="2016-01-01T22:49:10Z">
              <w:r>
                <w:rPr>
                  <w:rFonts w:ascii="Calibri" w:hAnsi="Calibri" w:cs="Calibri"/>
                </w:rPr>
                <w:delText>public void exportExcel();</w:delText>
              </w:r>
            </w:del>
          </w:p>
          <w:p>
            <w:pPr>
              <w:rPr>
                <w:del w:id="6615" w:author="Administrator" w:date="2016-01-01T22:49:10Z"/>
                <w:rFonts w:ascii="Calibri" w:hAnsi="Calibri" w:cs="Calibri"/>
              </w:rPr>
            </w:pPr>
            <w:del w:id="6616" w:author="Administrator" w:date="2016-01-01T22:49:10Z">
              <w:r>
                <w:rPr>
                  <w:rFonts w:ascii="Calibri" w:hAnsi="Calibri" w:cs="Calibri"/>
                </w:rPr>
                <w:tab/>
              </w:r>
            </w:del>
          </w:p>
          <w:p>
            <w:pPr>
              <w:rPr>
                <w:del w:id="6617" w:author="Administrator" w:date="2016-01-01T22:49:10Z"/>
                <w:rFonts w:ascii="Calibri" w:hAnsi="Calibri" w:cs="Calibri"/>
              </w:rPr>
            </w:pPr>
            <w:del w:id="6618" w:author="Administrator" w:date="2016-01-01T22:49:10Z">
              <w:r>
                <w:rPr>
                  <w:rFonts w:ascii="Calibri" w:hAnsi="Calibri" w:cs="Calibri"/>
                </w:rPr>
                <w:tab/>
              </w:r>
            </w:del>
            <w:del w:id="6619" w:author="Administrator" w:date="2016-01-01T22:49:10Z">
              <w:r>
                <w:rPr>
                  <w:rFonts w:ascii="Calibri" w:hAnsi="Calibri" w:cs="Calibri"/>
                </w:rPr>
                <w:delText>/**</w:delText>
              </w:r>
            </w:del>
          </w:p>
          <w:p>
            <w:pPr>
              <w:rPr>
                <w:del w:id="6620" w:author="Administrator" w:date="2016-01-01T22:49:10Z"/>
                <w:rFonts w:ascii="Calibri" w:hAnsi="Calibri" w:cs="Calibri"/>
              </w:rPr>
            </w:pPr>
            <w:del w:id="6621" w:author="Administrator" w:date="2016-01-01T22:49:10Z">
              <w:r>
                <w:rPr>
                  <w:rFonts w:ascii="Calibri" w:hAnsi="Calibri" w:cs="Calibri"/>
                </w:rPr>
                <w:tab/>
              </w:r>
            </w:del>
            <w:del w:id="6622" w:author="Administrator" w:date="2016-01-01T22:49:10Z">
              <w:r>
                <w:rPr>
                  <w:rFonts w:ascii="Calibri" w:hAnsi="Calibri" w:cs="Calibri"/>
                </w:rPr>
                <w:delText xml:space="preserve"> * </w:delText>
              </w:r>
            </w:del>
            <w:del w:id="6623" w:author="Administrator" w:date="2016-01-01T22:49:10Z">
              <w:r>
                <w:rPr>
                  <w:rFonts w:hint="eastAsia" w:ascii="Calibri" w:hAnsi="Calibri" w:cs="宋体"/>
                </w:rPr>
                <w:delText>修改警戒比例</w:delText>
              </w:r>
            </w:del>
          </w:p>
          <w:p>
            <w:pPr>
              <w:rPr>
                <w:del w:id="6624" w:author="Administrator" w:date="2016-01-01T22:49:10Z"/>
                <w:rFonts w:ascii="Calibri" w:hAnsi="Calibri" w:cs="Calibri"/>
              </w:rPr>
            </w:pPr>
            <w:del w:id="6625" w:author="Administrator" w:date="2016-01-01T22:49:10Z">
              <w:r>
                <w:rPr>
                  <w:rFonts w:ascii="Calibri" w:hAnsi="Calibri" w:cs="Calibri"/>
                </w:rPr>
                <w:tab/>
              </w:r>
            </w:del>
            <w:del w:id="6626" w:author="Administrator" w:date="2016-01-01T22:49:10Z">
              <w:r>
                <w:rPr>
                  <w:rFonts w:ascii="Calibri" w:hAnsi="Calibri" w:cs="Calibri"/>
                </w:rPr>
                <w:delText xml:space="preserve"> * @param alarmScale</w:delText>
              </w:r>
            </w:del>
          </w:p>
          <w:p>
            <w:pPr>
              <w:rPr>
                <w:del w:id="6627" w:author="Administrator" w:date="2016-01-01T22:49:10Z"/>
                <w:rFonts w:ascii="Calibri" w:hAnsi="Calibri" w:cs="Calibri"/>
              </w:rPr>
            </w:pPr>
            <w:del w:id="6628" w:author="Administrator" w:date="2016-01-01T22:49:10Z">
              <w:r>
                <w:rPr>
                  <w:rFonts w:ascii="Calibri" w:hAnsi="Calibri" w:cs="Calibri"/>
                </w:rPr>
                <w:tab/>
              </w:r>
            </w:del>
            <w:del w:id="6629" w:author="Administrator" w:date="2016-01-01T22:49:10Z">
              <w:r>
                <w:rPr>
                  <w:rFonts w:ascii="Calibri" w:hAnsi="Calibri" w:cs="Calibri"/>
                </w:rPr>
                <w:delText xml:space="preserve"> */</w:delText>
              </w:r>
            </w:del>
          </w:p>
          <w:p>
            <w:pPr>
              <w:rPr>
                <w:del w:id="6630" w:author="Administrator" w:date="2016-01-01T22:49:10Z"/>
                <w:rFonts w:ascii="Calibri" w:hAnsi="Calibri" w:cs="Calibri"/>
              </w:rPr>
            </w:pPr>
            <w:del w:id="6631" w:author="Administrator" w:date="2016-01-01T22:49:10Z">
              <w:r>
                <w:rPr>
                  <w:rFonts w:ascii="Calibri" w:hAnsi="Calibri" w:cs="Calibri"/>
                </w:rPr>
                <w:tab/>
              </w:r>
            </w:del>
            <w:del w:id="6632" w:author="Administrator" w:date="2016-01-01T22:49:10Z">
              <w:r>
                <w:rPr>
                  <w:rFonts w:ascii="Calibri" w:hAnsi="Calibri" w:cs="Calibri"/>
                </w:rPr>
                <w:delText>public void changeAlarmScale(double alarmScale);</w:delText>
              </w:r>
            </w:del>
          </w:p>
          <w:p>
            <w:pPr>
              <w:rPr>
                <w:del w:id="6633" w:author="Administrator" w:date="2016-01-01T22:49:10Z"/>
                <w:rFonts w:ascii="Calibri" w:hAnsi="Calibri" w:cs="Calibri"/>
              </w:rPr>
            </w:pPr>
            <w:del w:id="6634" w:author="Administrator" w:date="2016-01-01T22:49:10Z">
              <w:r>
                <w:rPr>
                  <w:rFonts w:ascii="Calibri" w:hAnsi="Calibri" w:cs="Calibri"/>
                </w:rPr>
                <w:tab/>
              </w:r>
            </w:del>
          </w:p>
          <w:p>
            <w:pPr>
              <w:rPr>
                <w:del w:id="6635" w:author="Administrator" w:date="2016-01-01T22:49:10Z"/>
                <w:rFonts w:ascii="Calibri" w:hAnsi="Calibri" w:cs="Calibri"/>
              </w:rPr>
            </w:pPr>
            <w:del w:id="6636" w:author="Administrator" w:date="2016-01-01T22:49:10Z">
              <w:r>
                <w:rPr>
                  <w:rFonts w:ascii="Calibri" w:hAnsi="Calibri" w:cs="Calibri"/>
                </w:rPr>
                <w:tab/>
              </w:r>
            </w:del>
            <w:del w:id="6637" w:author="Administrator" w:date="2016-01-01T22:49:10Z">
              <w:r>
                <w:rPr>
                  <w:rFonts w:ascii="Calibri" w:hAnsi="Calibri" w:cs="Calibri"/>
                </w:rPr>
                <w:delText>/**</w:delText>
              </w:r>
            </w:del>
          </w:p>
          <w:p>
            <w:pPr>
              <w:rPr>
                <w:del w:id="6638" w:author="Administrator" w:date="2016-01-01T22:49:10Z"/>
                <w:rFonts w:ascii="Calibri" w:hAnsi="Calibri" w:cs="Calibri"/>
              </w:rPr>
            </w:pPr>
            <w:del w:id="6639" w:author="Administrator" w:date="2016-01-01T22:49:10Z">
              <w:r>
                <w:rPr>
                  <w:rFonts w:ascii="Calibri" w:hAnsi="Calibri" w:cs="Calibri"/>
                </w:rPr>
                <w:tab/>
              </w:r>
            </w:del>
            <w:del w:id="6640" w:author="Administrator" w:date="2016-01-01T22:49:10Z">
              <w:r>
                <w:rPr>
                  <w:rFonts w:ascii="Calibri" w:hAnsi="Calibri" w:cs="Calibri"/>
                </w:rPr>
                <w:delText xml:space="preserve"> * </w:delText>
              </w:r>
            </w:del>
            <w:del w:id="6641" w:author="Administrator" w:date="2016-01-01T22:49:10Z">
              <w:r>
                <w:rPr>
                  <w:rFonts w:hint="eastAsia" w:ascii="Calibri" w:hAnsi="Calibri" w:cs="宋体"/>
                </w:rPr>
                <w:delText>库存查看界面得到一段时间内的库存信息</w:delText>
              </w:r>
            </w:del>
          </w:p>
          <w:p>
            <w:pPr>
              <w:rPr>
                <w:del w:id="6642" w:author="Administrator" w:date="2016-01-01T22:49:10Z"/>
                <w:rFonts w:ascii="Calibri" w:hAnsi="Calibri" w:cs="Calibri"/>
              </w:rPr>
            </w:pPr>
            <w:del w:id="6643" w:author="Administrator" w:date="2016-01-01T22:49:10Z">
              <w:r>
                <w:rPr>
                  <w:rFonts w:ascii="Calibri" w:hAnsi="Calibri" w:cs="Calibri"/>
                </w:rPr>
                <w:tab/>
              </w:r>
            </w:del>
            <w:del w:id="6644" w:author="Administrator" w:date="2016-01-01T22:49:10Z">
              <w:r>
                <w:rPr>
                  <w:rFonts w:ascii="Calibri" w:hAnsi="Calibri" w:cs="Calibri"/>
                </w:rPr>
                <w:delText xml:space="preserve"> * @return </w:delText>
              </w:r>
            </w:del>
          </w:p>
          <w:p>
            <w:pPr>
              <w:rPr>
                <w:del w:id="6645" w:author="Administrator" w:date="2016-01-01T22:49:10Z"/>
                <w:rFonts w:ascii="Calibri" w:hAnsi="Calibri" w:cs="Calibri"/>
              </w:rPr>
            </w:pPr>
            <w:del w:id="6646" w:author="Administrator" w:date="2016-01-01T22:49:10Z">
              <w:r>
                <w:rPr>
                  <w:rFonts w:ascii="Calibri" w:hAnsi="Calibri" w:cs="Calibri"/>
                </w:rPr>
                <w:tab/>
              </w:r>
            </w:del>
            <w:del w:id="6647" w:author="Administrator" w:date="2016-01-01T22:49:10Z">
              <w:r>
                <w:rPr>
                  <w:rFonts w:ascii="Calibri" w:hAnsi="Calibri" w:cs="Calibri"/>
                </w:rPr>
                <w:delText xml:space="preserve"> */</w:delText>
              </w:r>
            </w:del>
          </w:p>
          <w:p>
            <w:pPr>
              <w:rPr>
                <w:del w:id="6648" w:author="Administrator" w:date="2016-01-01T22:49:10Z"/>
                <w:rFonts w:ascii="Calibri" w:hAnsi="Calibri" w:cs="Calibri"/>
              </w:rPr>
            </w:pPr>
            <w:del w:id="6649" w:author="Administrator" w:date="2016-01-01T22:49:10Z">
              <w:r>
                <w:rPr>
                  <w:rFonts w:ascii="Calibri" w:hAnsi="Calibri" w:cs="Calibri"/>
                </w:rPr>
                <w:tab/>
              </w:r>
            </w:del>
            <w:del w:id="6650" w:author="Administrator" w:date="2016-01-01T22:49:10Z">
              <w:r>
                <w:rPr>
                  <w:rFonts w:ascii="Calibri" w:hAnsi="Calibri" w:cs="Calibri"/>
                </w:rPr>
                <w:delText>public ArrayList&lt;StorageInfoVO&gt; checkStorageMessage();</w:delText>
              </w:r>
            </w:del>
          </w:p>
          <w:p>
            <w:pPr>
              <w:rPr>
                <w:del w:id="6651" w:author="Administrator" w:date="2016-01-01T22:49:10Z"/>
                <w:rFonts w:ascii="Calibri" w:hAnsi="Calibri" w:cs="Calibri"/>
              </w:rPr>
            </w:pPr>
            <w:del w:id="6652" w:author="Administrator" w:date="2016-01-01T22:49:10Z">
              <w:r>
                <w:rPr>
                  <w:rFonts w:ascii="Calibri" w:hAnsi="Calibri" w:cs="Calibri"/>
                </w:rPr>
                <w:tab/>
              </w:r>
            </w:del>
            <w:del w:id="6653" w:author="Administrator" w:date="2016-01-01T22:49:10Z">
              <w:r>
                <w:rPr>
                  <w:rFonts w:ascii="Calibri" w:hAnsi="Calibri" w:cs="Calibri"/>
                </w:rPr>
                <w:delText>public StorageNumVO getStorageNum(long startTime,long endTime);</w:delText>
              </w:r>
            </w:del>
          </w:p>
          <w:p>
            <w:pPr>
              <w:rPr>
                <w:del w:id="6654" w:author="Administrator" w:date="2016-01-01T22:49:10Z"/>
                <w:rFonts w:ascii="Calibri" w:hAnsi="Calibri" w:cs="Calibri"/>
              </w:rPr>
            </w:pPr>
            <w:del w:id="6655" w:author="Administrator" w:date="2016-01-01T22:49:10Z">
              <w:r>
                <w:rPr>
                  <w:rFonts w:ascii="Calibri" w:hAnsi="Calibri" w:cs="Calibri"/>
                </w:rPr>
                <w:tab/>
              </w:r>
            </w:del>
          </w:p>
          <w:p>
            <w:pPr>
              <w:rPr>
                <w:del w:id="6656" w:author="Administrator" w:date="2016-01-01T22:49:10Z"/>
                <w:rFonts w:ascii="Calibri" w:hAnsi="Calibri" w:cs="Calibri"/>
              </w:rPr>
            </w:pPr>
            <w:del w:id="6657" w:author="Administrator" w:date="2016-01-01T22:49:10Z">
              <w:r>
                <w:rPr>
                  <w:rFonts w:ascii="Calibri" w:hAnsi="Calibri" w:cs="Calibri"/>
                </w:rPr>
                <w:tab/>
              </w:r>
            </w:del>
            <w:del w:id="6658" w:author="Administrator" w:date="2016-01-01T22:49:10Z">
              <w:r>
                <w:rPr>
                  <w:rFonts w:ascii="Calibri" w:hAnsi="Calibri" w:cs="Calibri"/>
                </w:rPr>
                <w:delText>/**</w:delText>
              </w:r>
            </w:del>
          </w:p>
          <w:p>
            <w:pPr>
              <w:rPr>
                <w:del w:id="6659" w:author="Administrator" w:date="2016-01-01T22:49:10Z"/>
                <w:rFonts w:ascii="Calibri" w:hAnsi="Calibri" w:cs="Calibri"/>
              </w:rPr>
            </w:pPr>
            <w:del w:id="6660" w:author="Administrator" w:date="2016-01-01T22:49:10Z">
              <w:r>
                <w:rPr>
                  <w:rFonts w:ascii="Calibri" w:hAnsi="Calibri" w:cs="Calibri"/>
                </w:rPr>
                <w:tab/>
              </w:r>
            </w:del>
            <w:del w:id="6661" w:author="Administrator" w:date="2016-01-01T22:49:10Z">
              <w:r>
                <w:rPr>
                  <w:rFonts w:ascii="Calibri" w:hAnsi="Calibri" w:cs="Calibri"/>
                </w:rPr>
                <w:delText xml:space="preserve"> * </w:delText>
              </w:r>
            </w:del>
            <w:del w:id="6662" w:author="Administrator" w:date="2016-01-01T22:49:10Z">
              <w:r>
                <w:rPr>
                  <w:rFonts w:hint="eastAsia" w:ascii="Calibri" w:hAnsi="Calibri" w:cs="宋体"/>
                </w:rPr>
                <w:delText>商品数量超出报警值，实现库存报警</w:delText>
              </w:r>
            </w:del>
          </w:p>
          <w:p>
            <w:pPr>
              <w:rPr>
                <w:del w:id="6663" w:author="Administrator" w:date="2016-01-01T22:49:10Z"/>
                <w:rFonts w:ascii="Calibri" w:hAnsi="Calibri" w:cs="Calibri"/>
              </w:rPr>
            </w:pPr>
            <w:del w:id="6664" w:author="Administrator" w:date="2016-01-01T22:49:10Z">
              <w:r>
                <w:rPr>
                  <w:rFonts w:ascii="Calibri" w:hAnsi="Calibri" w:cs="Calibri"/>
                </w:rPr>
                <w:tab/>
              </w:r>
            </w:del>
            <w:del w:id="6665" w:author="Administrator" w:date="2016-01-01T22:49:10Z">
              <w:r>
                <w:rPr>
                  <w:rFonts w:ascii="Calibri" w:hAnsi="Calibri" w:cs="Calibri"/>
                </w:rPr>
                <w:delText xml:space="preserve"> */</w:delText>
              </w:r>
            </w:del>
          </w:p>
          <w:p>
            <w:pPr>
              <w:rPr>
                <w:del w:id="6666" w:author="Administrator" w:date="2016-01-01T22:49:10Z"/>
                <w:rFonts w:ascii="Calibri" w:hAnsi="Calibri" w:cs="Calibri"/>
              </w:rPr>
            </w:pPr>
            <w:del w:id="6667" w:author="Administrator" w:date="2016-01-01T22:49:10Z">
              <w:r>
                <w:rPr>
                  <w:rFonts w:ascii="Calibri" w:hAnsi="Calibri" w:cs="Calibri"/>
                </w:rPr>
                <w:tab/>
              </w:r>
            </w:del>
            <w:del w:id="6668" w:author="Administrator" w:date="2016-01-01T22:49:10Z">
              <w:r>
                <w:rPr>
                  <w:rFonts w:ascii="Calibri" w:hAnsi="Calibri" w:cs="Calibri"/>
                </w:rPr>
                <w:delText>public boolean alarm ();</w:delText>
              </w:r>
            </w:del>
          </w:p>
          <w:p>
            <w:pPr>
              <w:rPr>
                <w:del w:id="6669" w:author="Administrator" w:date="2016-01-01T22:49:10Z"/>
                <w:rFonts w:ascii="Calibri" w:hAnsi="Calibri" w:cs="Calibri"/>
              </w:rPr>
            </w:pPr>
            <w:del w:id="6670" w:author="Administrator" w:date="2016-01-01T22:49:10Z">
              <w:r>
                <w:rPr>
                  <w:rFonts w:ascii="Calibri" w:hAnsi="Calibri" w:cs="Calibri"/>
                </w:rPr>
                <w:tab/>
              </w:r>
            </w:del>
          </w:p>
          <w:p>
            <w:pPr>
              <w:rPr>
                <w:del w:id="6671" w:author="Administrator" w:date="2016-01-01T22:49:10Z"/>
                <w:rFonts w:ascii="Calibri" w:hAnsi="Calibri" w:cs="Calibri"/>
              </w:rPr>
            </w:pPr>
            <w:del w:id="6672" w:author="Administrator" w:date="2016-01-01T22:49:10Z">
              <w:r>
                <w:rPr>
                  <w:rFonts w:ascii="Calibri" w:hAnsi="Calibri" w:cs="Calibri"/>
                </w:rPr>
                <w:tab/>
              </w:r>
            </w:del>
            <w:del w:id="6673" w:author="Administrator" w:date="2016-01-01T22:49:10Z">
              <w:r>
                <w:rPr>
                  <w:rFonts w:ascii="Calibri" w:hAnsi="Calibri" w:cs="Calibri"/>
                </w:rPr>
                <w:delText>/**</w:delText>
              </w:r>
            </w:del>
          </w:p>
          <w:p>
            <w:pPr>
              <w:rPr>
                <w:del w:id="6674" w:author="Administrator" w:date="2016-01-01T22:49:10Z"/>
                <w:rFonts w:ascii="Calibri" w:hAnsi="Calibri" w:cs="Calibri"/>
              </w:rPr>
            </w:pPr>
            <w:del w:id="6675" w:author="Administrator" w:date="2016-01-01T22:49:10Z">
              <w:r>
                <w:rPr>
                  <w:rFonts w:ascii="Calibri" w:hAnsi="Calibri" w:cs="Calibri"/>
                </w:rPr>
                <w:tab/>
              </w:r>
            </w:del>
            <w:del w:id="6676" w:author="Administrator" w:date="2016-01-01T22:49:10Z">
              <w:r>
                <w:rPr>
                  <w:rFonts w:ascii="Calibri" w:hAnsi="Calibri" w:cs="Calibri"/>
                </w:rPr>
                <w:delText xml:space="preserve"> * </w:delText>
              </w:r>
            </w:del>
            <w:del w:id="6677" w:author="Administrator" w:date="2016-01-01T22:49:10Z">
              <w:r>
                <w:rPr>
                  <w:rFonts w:hint="eastAsia" w:ascii="Calibri" w:hAnsi="Calibri" w:cs="宋体"/>
                </w:rPr>
                <w:delText>对货物进行库存分区，调整各区的库存分配</w:delText>
              </w:r>
            </w:del>
          </w:p>
          <w:p>
            <w:pPr>
              <w:rPr>
                <w:del w:id="6678" w:author="Administrator" w:date="2016-01-01T22:49:10Z"/>
                <w:rFonts w:ascii="Calibri" w:hAnsi="Calibri" w:cs="Calibri"/>
              </w:rPr>
            </w:pPr>
            <w:del w:id="6679" w:author="Administrator" w:date="2016-01-01T22:49:10Z">
              <w:r>
                <w:rPr>
                  <w:rFonts w:ascii="Calibri" w:hAnsi="Calibri" w:cs="Calibri"/>
                </w:rPr>
                <w:tab/>
              </w:r>
            </w:del>
            <w:del w:id="6680" w:author="Administrator" w:date="2016-01-01T22:49:10Z">
              <w:r>
                <w:rPr>
                  <w:rFonts w:ascii="Calibri" w:hAnsi="Calibri" w:cs="Calibri"/>
                </w:rPr>
                <w:delText xml:space="preserve"> * @param gpo</w:delText>
              </w:r>
            </w:del>
          </w:p>
          <w:p>
            <w:pPr>
              <w:rPr>
                <w:del w:id="6681" w:author="Administrator" w:date="2016-01-01T22:49:10Z"/>
                <w:rFonts w:ascii="Calibri" w:hAnsi="Calibri" w:cs="Calibri"/>
              </w:rPr>
            </w:pPr>
            <w:del w:id="6682" w:author="Administrator" w:date="2016-01-01T22:49:10Z">
              <w:r>
                <w:rPr>
                  <w:rFonts w:ascii="Calibri" w:hAnsi="Calibri" w:cs="Calibri"/>
                </w:rPr>
                <w:tab/>
              </w:r>
            </w:del>
            <w:del w:id="6683" w:author="Administrator" w:date="2016-01-01T22:49:10Z">
              <w:r>
                <w:rPr>
                  <w:rFonts w:ascii="Calibri" w:hAnsi="Calibri" w:cs="Calibri"/>
                </w:rPr>
                <w:delText xml:space="preserve"> * @param spo</w:delText>
              </w:r>
            </w:del>
          </w:p>
          <w:p>
            <w:pPr>
              <w:rPr>
                <w:del w:id="6684" w:author="Administrator" w:date="2016-01-01T22:49:10Z"/>
                <w:rFonts w:ascii="Calibri" w:hAnsi="Calibri" w:cs="Calibri"/>
              </w:rPr>
            </w:pPr>
            <w:del w:id="6685" w:author="Administrator" w:date="2016-01-01T22:49:10Z">
              <w:r>
                <w:rPr>
                  <w:rFonts w:ascii="Calibri" w:hAnsi="Calibri" w:cs="Calibri"/>
                </w:rPr>
                <w:tab/>
              </w:r>
            </w:del>
            <w:del w:id="6686" w:author="Administrator" w:date="2016-01-01T22:49:10Z">
              <w:r>
                <w:rPr>
                  <w:rFonts w:ascii="Calibri" w:hAnsi="Calibri" w:cs="Calibri"/>
                </w:rPr>
                <w:delText xml:space="preserve"> */</w:delText>
              </w:r>
            </w:del>
          </w:p>
          <w:p>
            <w:pPr>
              <w:rPr>
                <w:del w:id="6687" w:author="Administrator" w:date="2016-01-01T22:49:10Z"/>
                <w:rFonts w:ascii="Calibri" w:hAnsi="Calibri" w:cs="Calibri"/>
              </w:rPr>
            </w:pPr>
            <w:del w:id="6688" w:author="Administrator" w:date="2016-01-01T22:49:10Z">
              <w:r>
                <w:rPr>
                  <w:rFonts w:ascii="Calibri" w:hAnsi="Calibri" w:cs="Calibri"/>
                </w:rPr>
                <w:tab/>
              </w:r>
            </w:del>
            <w:del w:id="6689" w:author="Administrator" w:date="2016-01-01T22:49:10Z">
              <w:r>
                <w:rPr>
                  <w:rFonts w:ascii="Calibri" w:hAnsi="Calibri" w:cs="Calibri"/>
                </w:rPr>
                <w:delText>public void divide (GoodsPO gpo, StoragePO spo);</w:delText>
              </w:r>
            </w:del>
          </w:p>
          <w:p>
            <w:pPr>
              <w:rPr>
                <w:del w:id="6690" w:author="Administrator" w:date="2016-01-01T22:49:10Z"/>
                <w:rFonts w:ascii="Calibri" w:hAnsi="Calibri" w:cs="Calibri"/>
              </w:rPr>
            </w:pPr>
            <w:del w:id="6691" w:author="Administrator" w:date="2016-01-01T22:49:10Z">
              <w:r>
                <w:rPr>
                  <w:rFonts w:ascii="Calibri" w:hAnsi="Calibri" w:cs="Calibri"/>
                </w:rPr>
                <w:tab/>
              </w:r>
            </w:del>
          </w:p>
          <w:p>
            <w:pPr>
              <w:rPr>
                <w:del w:id="6692" w:author="Administrator" w:date="2016-01-01T22:49:10Z"/>
                <w:rFonts w:ascii="Calibri" w:hAnsi="Calibri" w:cs="Calibri"/>
              </w:rPr>
            </w:pPr>
            <w:del w:id="6693" w:author="Administrator" w:date="2016-01-01T22:49:10Z">
              <w:r>
                <w:rPr>
                  <w:rFonts w:ascii="Calibri" w:hAnsi="Calibri" w:cs="Calibri"/>
                </w:rPr>
                <w:tab/>
              </w:r>
            </w:del>
            <w:del w:id="6694" w:author="Administrator" w:date="2016-01-01T22:49:10Z">
              <w:r>
                <w:rPr>
                  <w:rFonts w:ascii="Calibri" w:hAnsi="Calibri" w:cs="Calibri"/>
                </w:rPr>
                <w:delText>/**</w:delText>
              </w:r>
            </w:del>
          </w:p>
          <w:p>
            <w:pPr>
              <w:rPr>
                <w:del w:id="6695" w:author="Administrator" w:date="2016-01-01T22:49:10Z"/>
                <w:rFonts w:ascii="Calibri" w:hAnsi="Calibri" w:cs="Calibri"/>
              </w:rPr>
            </w:pPr>
            <w:del w:id="6696" w:author="Administrator" w:date="2016-01-01T22:49:10Z">
              <w:r>
                <w:rPr>
                  <w:rFonts w:ascii="Calibri" w:hAnsi="Calibri" w:cs="Calibri"/>
                </w:rPr>
                <w:tab/>
              </w:r>
            </w:del>
            <w:del w:id="6697" w:author="Administrator" w:date="2016-01-01T22:49:10Z">
              <w:r>
                <w:rPr>
                  <w:rFonts w:ascii="Calibri" w:hAnsi="Calibri" w:cs="Calibri"/>
                </w:rPr>
                <w:delText xml:space="preserve"> * </w:delText>
              </w:r>
            </w:del>
            <w:del w:id="6698" w:author="Administrator" w:date="2016-01-01T22:49:10Z">
              <w:r>
                <w:rPr>
                  <w:rFonts w:hint="eastAsia" w:ascii="Calibri" w:hAnsi="Calibri" w:cs="宋体"/>
                </w:rPr>
                <w:delText>结束库存操作</w:delText>
              </w:r>
            </w:del>
          </w:p>
          <w:p>
            <w:pPr>
              <w:rPr>
                <w:del w:id="6699" w:author="Administrator" w:date="2016-01-01T22:49:10Z"/>
                <w:rFonts w:ascii="Calibri" w:hAnsi="Calibri" w:cs="Calibri"/>
              </w:rPr>
            </w:pPr>
            <w:del w:id="6700" w:author="Administrator" w:date="2016-01-01T22:49:10Z">
              <w:r>
                <w:rPr>
                  <w:rFonts w:ascii="Calibri" w:hAnsi="Calibri" w:cs="Calibri"/>
                </w:rPr>
                <w:tab/>
              </w:r>
            </w:del>
            <w:del w:id="6701" w:author="Administrator" w:date="2016-01-01T22:49:10Z">
              <w:r>
                <w:rPr>
                  <w:rFonts w:ascii="Calibri" w:hAnsi="Calibri" w:cs="Calibri"/>
                </w:rPr>
                <w:delText xml:space="preserve"> */</w:delText>
              </w:r>
            </w:del>
          </w:p>
          <w:p>
            <w:pPr>
              <w:rPr>
                <w:del w:id="6702" w:author="Administrator" w:date="2016-01-01T22:49:10Z"/>
                <w:rFonts w:ascii="Calibri" w:hAnsi="Calibri" w:cs="Calibri"/>
              </w:rPr>
            </w:pPr>
            <w:del w:id="6703" w:author="Administrator" w:date="2016-01-01T22:49:10Z">
              <w:r>
                <w:rPr>
                  <w:rFonts w:ascii="Calibri" w:hAnsi="Calibri" w:cs="Calibri"/>
                </w:rPr>
                <w:tab/>
              </w:r>
            </w:del>
            <w:del w:id="6704" w:author="Administrator" w:date="2016-01-01T22:49:10Z">
              <w:r>
                <w:rPr>
                  <w:rFonts w:ascii="Calibri" w:hAnsi="Calibri" w:cs="Calibri"/>
                </w:rPr>
                <w:delText>public void endCommodityManagement();</w:delText>
              </w:r>
            </w:del>
          </w:p>
          <w:p>
            <w:pPr>
              <w:rPr>
                <w:del w:id="6705" w:author="Administrator" w:date="2016-01-01T22:49:10Z"/>
                <w:rFonts w:ascii="Calibri" w:hAnsi="Calibri" w:cs="Calibri"/>
              </w:rPr>
            </w:pPr>
            <w:del w:id="6706" w:author="Administrator" w:date="2016-01-01T22:49:10Z">
              <w:r>
                <w:rPr>
                  <w:rFonts w:ascii="Calibri" w:hAnsi="Calibri" w:cs="Calibri"/>
                </w:rPr>
                <w:tab/>
              </w:r>
            </w:del>
          </w:p>
          <w:p>
            <w:pPr>
              <w:rPr>
                <w:del w:id="6707" w:author="Administrator" w:date="2016-01-01T22:49:10Z"/>
                <w:rFonts w:ascii="Calibri" w:hAnsi="Calibri" w:cs="Calibri"/>
              </w:rPr>
            </w:pPr>
            <w:del w:id="6708" w:author="Administrator" w:date="2016-01-01T22:49:10Z">
              <w:r>
                <w:rPr>
                  <w:rFonts w:ascii="Calibri" w:hAnsi="Calibri" w:cs="Calibri"/>
                </w:rPr>
                <w:tab/>
              </w:r>
            </w:del>
          </w:p>
          <w:p>
            <w:pPr>
              <w:rPr>
                <w:del w:id="6709" w:author="Administrator" w:date="2016-01-01T22:49:10Z"/>
                <w:rFonts w:ascii="Calibri" w:hAnsi="Calibri" w:cs="Calibri"/>
              </w:rPr>
            </w:pPr>
            <w:del w:id="6710" w:author="Administrator" w:date="2016-01-01T22:49:10Z">
              <w:r>
                <w:rPr>
                  <w:rFonts w:ascii="Calibri" w:hAnsi="Calibri" w:cs="Calibri"/>
                </w:rPr>
                <w:tab/>
              </w:r>
            </w:del>
            <w:del w:id="6711" w:author="Administrator" w:date="2016-01-01T22:49:10Z">
              <w:r>
                <w:rPr>
                  <w:rFonts w:ascii="Calibri" w:hAnsi="Calibri" w:cs="Calibri"/>
                </w:rPr>
                <w:delText>/**</w:delText>
              </w:r>
            </w:del>
          </w:p>
          <w:p>
            <w:pPr>
              <w:rPr>
                <w:del w:id="6712" w:author="Administrator" w:date="2016-01-01T22:49:10Z"/>
                <w:rFonts w:ascii="Calibri" w:hAnsi="Calibri" w:cs="Calibri"/>
              </w:rPr>
            </w:pPr>
            <w:del w:id="6713" w:author="Administrator" w:date="2016-01-01T22:49:10Z">
              <w:r>
                <w:rPr>
                  <w:rFonts w:ascii="Calibri" w:hAnsi="Calibri" w:cs="Calibri"/>
                </w:rPr>
                <w:tab/>
              </w:r>
            </w:del>
            <w:del w:id="6714" w:author="Administrator" w:date="2016-01-01T22:49:10Z">
              <w:r>
                <w:rPr>
                  <w:rFonts w:ascii="Calibri" w:hAnsi="Calibri" w:cs="Calibri"/>
                </w:rPr>
                <w:delText xml:space="preserve"> * </w:delText>
              </w:r>
            </w:del>
            <w:del w:id="6715" w:author="Administrator" w:date="2016-01-01T22:49:10Z">
              <w:r>
                <w:rPr>
                  <w:rFonts w:hint="eastAsia" w:ascii="Calibri" w:hAnsi="Calibri" w:cs="宋体"/>
                </w:rPr>
                <w:delText>供接口，提供修改库存信息</w:delText>
              </w:r>
            </w:del>
          </w:p>
          <w:p>
            <w:pPr>
              <w:rPr>
                <w:del w:id="6716" w:author="Administrator" w:date="2016-01-01T22:49:10Z"/>
                <w:rFonts w:ascii="Calibri" w:hAnsi="Calibri" w:cs="Calibri"/>
              </w:rPr>
            </w:pPr>
            <w:del w:id="6717" w:author="Administrator" w:date="2016-01-01T22:49:10Z">
              <w:r>
                <w:rPr>
                  <w:rFonts w:ascii="Calibri" w:hAnsi="Calibri" w:cs="Calibri"/>
                </w:rPr>
                <w:tab/>
              </w:r>
            </w:del>
            <w:del w:id="6718" w:author="Administrator" w:date="2016-01-01T22:49:10Z">
              <w:r>
                <w:rPr>
                  <w:rFonts w:ascii="Calibri" w:hAnsi="Calibri" w:cs="Calibri"/>
                </w:rPr>
                <w:delText xml:space="preserve"> */</w:delText>
              </w:r>
            </w:del>
          </w:p>
          <w:p>
            <w:pPr>
              <w:rPr>
                <w:del w:id="6719" w:author="Administrator" w:date="2016-01-01T22:49:10Z"/>
                <w:rFonts w:ascii="Calibri" w:hAnsi="Calibri" w:cs="Calibri"/>
              </w:rPr>
            </w:pPr>
            <w:del w:id="6720" w:author="Administrator" w:date="2016-01-01T22:49:10Z">
              <w:r>
                <w:rPr>
                  <w:rFonts w:ascii="Calibri" w:hAnsi="Calibri" w:cs="Calibri"/>
                </w:rPr>
                <w:tab/>
              </w:r>
            </w:del>
            <w:del w:id="6721" w:author="Administrator" w:date="2016-01-01T22:49:10Z">
              <w:r>
                <w:rPr>
                  <w:rFonts w:ascii="Calibri" w:hAnsi="Calibri" w:cs="Calibri"/>
                </w:rPr>
                <w:delText>public void changeStorageInInfo(ArrayList&lt;SheetVO&gt; svolist);</w:delText>
              </w:r>
            </w:del>
          </w:p>
          <w:p>
            <w:pPr>
              <w:rPr>
                <w:del w:id="6722" w:author="Administrator" w:date="2016-01-01T22:49:10Z"/>
                <w:rFonts w:ascii="Calibri" w:hAnsi="Calibri" w:cs="Calibri"/>
              </w:rPr>
            </w:pPr>
            <w:del w:id="6723" w:author="Administrator" w:date="2016-01-01T22:49:10Z">
              <w:r>
                <w:rPr>
                  <w:rFonts w:ascii="Calibri" w:hAnsi="Calibri" w:cs="Calibri"/>
                </w:rPr>
                <w:tab/>
              </w:r>
            </w:del>
          </w:p>
          <w:p>
            <w:pPr>
              <w:rPr>
                <w:del w:id="6724" w:author="Administrator" w:date="2016-01-01T22:49:10Z"/>
                <w:rFonts w:ascii="Calibri" w:hAnsi="Calibri" w:cs="Calibri"/>
              </w:rPr>
            </w:pPr>
            <w:del w:id="6725" w:author="Administrator" w:date="2016-01-01T22:49:10Z">
              <w:r>
                <w:rPr>
                  <w:rFonts w:ascii="Calibri" w:hAnsi="Calibri" w:cs="Calibri"/>
                </w:rPr>
                <w:tab/>
              </w:r>
            </w:del>
            <w:del w:id="6726" w:author="Administrator" w:date="2016-01-01T22:49:10Z">
              <w:r>
                <w:rPr>
                  <w:rFonts w:ascii="Calibri" w:hAnsi="Calibri" w:cs="Calibri"/>
                </w:rPr>
                <w:delText>/**</w:delText>
              </w:r>
            </w:del>
          </w:p>
          <w:p>
            <w:pPr>
              <w:rPr>
                <w:del w:id="6727" w:author="Administrator" w:date="2016-01-01T22:49:10Z"/>
                <w:rFonts w:ascii="Calibri" w:hAnsi="Calibri" w:cs="Calibri"/>
              </w:rPr>
            </w:pPr>
            <w:del w:id="6728" w:author="Administrator" w:date="2016-01-01T22:49:10Z">
              <w:r>
                <w:rPr>
                  <w:rFonts w:ascii="Calibri" w:hAnsi="Calibri" w:cs="Calibri"/>
                </w:rPr>
                <w:tab/>
              </w:r>
            </w:del>
            <w:del w:id="6729" w:author="Administrator" w:date="2016-01-01T22:49:10Z">
              <w:r>
                <w:rPr>
                  <w:rFonts w:ascii="Calibri" w:hAnsi="Calibri" w:cs="Calibri"/>
                </w:rPr>
                <w:delText xml:space="preserve"> * </w:delText>
              </w:r>
            </w:del>
            <w:del w:id="6730" w:author="Administrator" w:date="2016-01-01T22:49:10Z">
              <w:r>
                <w:rPr>
                  <w:rFonts w:hint="eastAsia" w:ascii="Calibri" w:hAnsi="Calibri" w:cs="宋体"/>
                </w:rPr>
                <w:delText>供接口，提供库存信息初始化</w:delText>
              </w:r>
            </w:del>
          </w:p>
          <w:p>
            <w:pPr>
              <w:rPr>
                <w:del w:id="6731" w:author="Administrator" w:date="2016-01-01T22:49:10Z"/>
                <w:rFonts w:ascii="Calibri" w:hAnsi="Calibri" w:cs="Calibri"/>
              </w:rPr>
            </w:pPr>
            <w:del w:id="6732" w:author="Administrator" w:date="2016-01-01T22:49:10Z">
              <w:r>
                <w:rPr>
                  <w:rFonts w:ascii="Calibri" w:hAnsi="Calibri" w:cs="Calibri"/>
                </w:rPr>
                <w:tab/>
              </w:r>
            </w:del>
            <w:del w:id="6733" w:author="Administrator" w:date="2016-01-01T22:49:10Z">
              <w:r>
                <w:rPr>
                  <w:rFonts w:ascii="Calibri" w:hAnsi="Calibri" w:cs="Calibri"/>
                </w:rPr>
                <w:delText xml:space="preserve"> */</w:delText>
              </w:r>
            </w:del>
          </w:p>
          <w:p>
            <w:pPr>
              <w:rPr>
                <w:del w:id="6734" w:author="Administrator" w:date="2016-01-01T22:49:10Z"/>
                <w:rFonts w:ascii="Calibri" w:hAnsi="Calibri" w:cs="Calibri"/>
              </w:rPr>
            </w:pPr>
            <w:del w:id="6735" w:author="Administrator" w:date="2016-01-01T22:49:10Z">
              <w:r>
                <w:rPr>
                  <w:rFonts w:ascii="Calibri" w:hAnsi="Calibri" w:cs="Calibri"/>
                </w:rPr>
                <w:tab/>
              </w:r>
            </w:del>
            <w:del w:id="6736" w:author="Administrator" w:date="2016-01-01T22:49:10Z">
              <w:r>
                <w:rPr>
                  <w:rFonts w:ascii="Calibri" w:hAnsi="Calibri" w:cs="Calibri"/>
                </w:rPr>
                <w:delText>public void initStorageInfo(StorageInitVO sivo);</w:delText>
              </w:r>
            </w:del>
          </w:p>
          <w:p>
            <w:pPr>
              <w:rPr>
                <w:del w:id="6737" w:author="Administrator" w:date="2016-01-01T22:49:10Z"/>
                <w:rFonts w:ascii="Calibri" w:hAnsi="Calibri" w:cs="Calibri"/>
              </w:rPr>
            </w:pPr>
            <w:del w:id="6738" w:author="Administrator" w:date="2016-01-01T22:49:10Z">
              <w:r>
                <w:rPr>
                  <w:rFonts w:ascii="Calibri" w:hAnsi="Calibri" w:cs="Calibri"/>
                </w:rPr>
                <w:delText>}</w:delText>
              </w:r>
            </w:del>
          </w:p>
          <w:p>
            <w:pPr>
              <w:rPr>
                <w:del w:id="6739" w:author="Administrator" w:date="2016-01-01T22:49:10Z"/>
                <w:rFonts w:ascii="Calibri" w:hAnsi="Calibri" w:cs="Calibri"/>
              </w:rPr>
            </w:pPr>
            <w:del w:id="6740" w:author="Administrator" w:date="2016-01-01T22:49:10Z">
              <w:r>
                <w:rPr>
                  <w:rFonts w:ascii="Calibri" w:hAnsi="Calibri" w:cs="Calibri"/>
                </w:rPr>
                <w:delText>//</w:delText>
              </w:r>
            </w:del>
            <w:del w:id="6741" w:author="Administrator" w:date="2016-01-01T22:49:10Z">
              <w:r>
                <w:rPr>
                  <w:rFonts w:hint="eastAsia" w:ascii="Calibri" w:hAnsi="Calibri" w:cs="宋体"/>
                </w:rPr>
                <w:delText>调用</w:delText>
              </w:r>
            </w:del>
            <w:del w:id="6742" w:author="Administrator" w:date="2016-01-01T22:49:10Z">
              <w:r>
                <w:rPr>
                  <w:rFonts w:ascii="Calibri" w:hAnsi="Calibri" w:cs="Calibri"/>
                </w:rPr>
                <w:delText>DataService</w:delText>
              </w:r>
            </w:del>
            <w:del w:id="6743" w:author="Administrator" w:date="2016-01-01T22:49:10Z">
              <w:r>
                <w:rPr>
                  <w:rFonts w:hint="eastAsia" w:ascii="Calibri" w:hAnsi="Calibri" w:cs="宋体"/>
                </w:rPr>
                <w:delText>层的接口</w:delText>
              </w:r>
            </w:del>
          </w:p>
          <w:p>
            <w:pPr>
              <w:rPr>
                <w:del w:id="6744" w:author="Administrator" w:date="2016-01-01T22:49:10Z"/>
                <w:rFonts w:ascii="Calibri" w:hAnsi="Calibri" w:cs="Calibri"/>
              </w:rPr>
            </w:pPr>
            <w:del w:id="6745" w:author="Administrator" w:date="2016-01-01T22:49:10Z">
              <w:r>
                <w:rPr>
                  <w:rFonts w:ascii="Calibri" w:hAnsi="Calibri" w:cs="Calibri"/>
                </w:rPr>
                <w:delText>public interface CommodityDataService {</w:delText>
              </w:r>
            </w:del>
          </w:p>
          <w:p>
            <w:pPr>
              <w:rPr>
                <w:del w:id="6746" w:author="Administrator" w:date="2016-01-01T22:49:10Z"/>
                <w:rFonts w:ascii="Calibri" w:hAnsi="Calibri" w:cs="Calibri"/>
              </w:rPr>
            </w:pPr>
          </w:p>
          <w:p>
            <w:pPr>
              <w:rPr>
                <w:del w:id="6747" w:author="Administrator" w:date="2016-01-01T22:49:10Z"/>
                <w:rFonts w:ascii="Calibri" w:hAnsi="Calibri" w:cs="Calibri"/>
              </w:rPr>
            </w:pPr>
            <w:del w:id="6748" w:author="Administrator" w:date="2016-01-01T22:49:10Z">
              <w:r>
                <w:rPr>
                  <w:rFonts w:ascii="Calibri" w:hAnsi="Calibri" w:cs="Calibri"/>
                </w:rPr>
                <w:tab/>
              </w:r>
            </w:del>
            <w:del w:id="6749" w:author="Administrator" w:date="2016-01-01T22:49:10Z">
              <w:r>
                <w:rPr>
                  <w:rFonts w:ascii="Calibri" w:hAnsi="Calibri" w:cs="Calibri"/>
                </w:rPr>
                <w:delText>/**</w:delText>
              </w:r>
            </w:del>
          </w:p>
          <w:p>
            <w:pPr>
              <w:rPr>
                <w:del w:id="6750" w:author="Administrator" w:date="2016-01-01T22:49:10Z"/>
                <w:rFonts w:ascii="Calibri" w:hAnsi="Calibri" w:cs="Calibri"/>
              </w:rPr>
            </w:pPr>
            <w:del w:id="6751" w:author="Administrator" w:date="2016-01-01T22:49:10Z">
              <w:r>
                <w:rPr>
                  <w:rFonts w:ascii="Calibri" w:hAnsi="Calibri" w:cs="Calibri"/>
                </w:rPr>
                <w:tab/>
              </w:r>
            </w:del>
            <w:del w:id="6752" w:author="Administrator" w:date="2016-01-01T22:49:10Z">
              <w:r>
                <w:rPr>
                  <w:rFonts w:ascii="Calibri" w:hAnsi="Calibri" w:cs="Calibri"/>
                </w:rPr>
                <w:delText xml:space="preserve"> * </w:delText>
              </w:r>
            </w:del>
            <w:del w:id="6753" w:author="Administrator" w:date="2016-01-01T22:49:10Z">
              <w:r>
                <w:rPr>
                  <w:rFonts w:hint="eastAsia" w:ascii="Calibri" w:hAnsi="Calibri" w:cs="宋体"/>
                </w:rPr>
                <w:delText>根据</w:delText>
              </w:r>
            </w:del>
            <w:del w:id="6754" w:author="Administrator" w:date="2016-01-01T22:49:10Z">
              <w:r>
                <w:rPr>
                  <w:rFonts w:ascii="Calibri" w:hAnsi="Calibri" w:cs="Calibri"/>
                </w:rPr>
                <w:delText>id</w:delText>
              </w:r>
            </w:del>
            <w:del w:id="6755" w:author="Administrator" w:date="2016-01-01T22:49:10Z">
              <w:r>
                <w:rPr>
                  <w:rFonts w:hint="eastAsia" w:ascii="Calibri" w:hAnsi="Calibri" w:cs="宋体"/>
                </w:rPr>
                <w:delText>返回</w:delText>
              </w:r>
            </w:del>
            <w:del w:id="6756" w:author="Administrator" w:date="2016-01-01T22:49:10Z">
              <w:r>
                <w:rPr>
                  <w:rFonts w:ascii="Calibri" w:hAnsi="Calibri" w:cs="Calibri"/>
                </w:rPr>
                <w:delText>GoodsPO</w:delText>
              </w:r>
            </w:del>
          </w:p>
          <w:p>
            <w:pPr>
              <w:rPr>
                <w:del w:id="6757" w:author="Administrator" w:date="2016-01-01T22:49:10Z"/>
                <w:rFonts w:ascii="Calibri" w:hAnsi="Calibri" w:cs="Calibri"/>
              </w:rPr>
            </w:pPr>
            <w:del w:id="6758" w:author="Administrator" w:date="2016-01-01T22:49:10Z">
              <w:r>
                <w:rPr>
                  <w:rFonts w:ascii="Calibri" w:hAnsi="Calibri" w:cs="Calibri"/>
                </w:rPr>
                <w:tab/>
              </w:r>
            </w:del>
            <w:del w:id="6759" w:author="Administrator" w:date="2016-01-01T22:49:10Z">
              <w:r>
                <w:rPr>
                  <w:rFonts w:ascii="Calibri" w:hAnsi="Calibri" w:cs="Calibri"/>
                </w:rPr>
                <w:delText xml:space="preserve"> * @param id</w:delText>
              </w:r>
            </w:del>
          </w:p>
          <w:p>
            <w:pPr>
              <w:rPr>
                <w:del w:id="6760" w:author="Administrator" w:date="2016-01-01T22:49:10Z"/>
                <w:rFonts w:ascii="Calibri" w:hAnsi="Calibri" w:cs="Calibri"/>
              </w:rPr>
            </w:pPr>
            <w:del w:id="6761" w:author="Administrator" w:date="2016-01-01T22:49:10Z">
              <w:r>
                <w:rPr>
                  <w:rFonts w:ascii="Calibri" w:hAnsi="Calibri" w:cs="Calibri"/>
                </w:rPr>
                <w:tab/>
              </w:r>
            </w:del>
            <w:del w:id="6762" w:author="Administrator" w:date="2016-01-01T22:49:10Z">
              <w:r>
                <w:rPr>
                  <w:rFonts w:ascii="Calibri" w:hAnsi="Calibri" w:cs="Calibri"/>
                </w:rPr>
                <w:delText xml:space="preserve"> * @return</w:delText>
              </w:r>
            </w:del>
          </w:p>
          <w:p>
            <w:pPr>
              <w:rPr>
                <w:del w:id="6763" w:author="Administrator" w:date="2016-01-01T22:49:10Z"/>
                <w:rFonts w:ascii="Calibri" w:hAnsi="Calibri" w:cs="Calibri"/>
              </w:rPr>
            </w:pPr>
            <w:del w:id="6764" w:author="Administrator" w:date="2016-01-01T22:49:10Z">
              <w:r>
                <w:rPr>
                  <w:rFonts w:ascii="Calibri" w:hAnsi="Calibri" w:cs="Calibri"/>
                </w:rPr>
                <w:tab/>
              </w:r>
            </w:del>
            <w:del w:id="6765" w:author="Administrator" w:date="2016-01-01T22:49:10Z">
              <w:r>
                <w:rPr>
                  <w:rFonts w:ascii="Calibri" w:hAnsi="Calibri" w:cs="Calibri"/>
                </w:rPr>
                <w:delText xml:space="preserve"> * @throws RemoteException</w:delText>
              </w:r>
            </w:del>
          </w:p>
          <w:p>
            <w:pPr>
              <w:rPr>
                <w:del w:id="6766" w:author="Administrator" w:date="2016-01-01T22:49:10Z"/>
                <w:rFonts w:ascii="Calibri" w:hAnsi="Calibri" w:cs="Calibri"/>
              </w:rPr>
            </w:pPr>
            <w:del w:id="6767" w:author="Administrator" w:date="2016-01-01T22:49:10Z">
              <w:r>
                <w:rPr>
                  <w:rFonts w:ascii="Calibri" w:hAnsi="Calibri" w:cs="Calibri"/>
                </w:rPr>
                <w:tab/>
              </w:r>
            </w:del>
            <w:del w:id="6768" w:author="Administrator" w:date="2016-01-01T22:49:10Z">
              <w:r>
                <w:rPr>
                  <w:rFonts w:ascii="Calibri" w:hAnsi="Calibri" w:cs="Calibri"/>
                </w:rPr>
                <w:delText xml:space="preserve"> */</w:delText>
              </w:r>
            </w:del>
          </w:p>
          <w:p>
            <w:pPr>
              <w:rPr>
                <w:del w:id="6769" w:author="Administrator" w:date="2016-01-01T22:49:10Z"/>
                <w:rFonts w:ascii="Calibri" w:hAnsi="Calibri" w:cs="Calibri"/>
              </w:rPr>
            </w:pPr>
            <w:del w:id="6770" w:author="Administrator" w:date="2016-01-01T22:49:10Z">
              <w:r>
                <w:rPr>
                  <w:rFonts w:ascii="Calibri" w:hAnsi="Calibri" w:cs="Calibri"/>
                </w:rPr>
                <w:tab/>
              </w:r>
            </w:del>
            <w:del w:id="6771" w:author="Administrator" w:date="2016-01-01T22:49:10Z">
              <w:r>
                <w:rPr>
                  <w:rFonts w:ascii="Calibri" w:hAnsi="Calibri" w:cs="Calibri"/>
                </w:rPr>
                <w:delText>public GoodsPO findGoodsPO(long id) throws RemoteException;</w:delText>
              </w:r>
            </w:del>
          </w:p>
          <w:p>
            <w:pPr>
              <w:rPr>
                <w:del w:id="6772" w:author="Administrator" w:date="2016-01-01T22:49:10Z"/>
                <w:rFonts w:ascii="Calibri" w:hAnsi="Calibri" w:cs="Calibri"/>
              </w:rPr>
            </w:pPr>
            <w:del w:id="6773" w:author="Administrator" w:date="2016-01-01T22:49:10Z">
              <w:r>
                <w:rPr>
                  <w:rFonts w:ascii="Calibri" w:hAnsi="Calibri" w:cs="Calibri"/>
                </w:rPr>
                <w:tab/>
              </w:r>
            </w:del>
          </w:p>
          <w:p>
            <w:pPr>
              <w:rPr>
                <w:del w:id="6774" w:author="Administrator" w:date="2016-01-01T22:49:10Z"/>
                <w:rFonts w:ascii="Calibri" w:hAnsi="Calibri" w:cs="Calibri"/>
              </w:rPr>
            </w:pPr>
            <w:del w:id="6775" w:author="Administrator" w:date="2016-01-01T22:49:10Z">
              <w:r>
                <w:rPr>
                  <w:rFonts w:ascii="Calibri" w:hAnsi="Calibri" w:cs="Calibri"/>
                </w:rPr>
                <w:tab/>
              </w:r>
            </w:del>
            <w:del w:id="6776" w:author="Administrator" w:date="2016-01-01T22:49:10Z">
              <w:r>
                <w:rPr>
                  <w:rFonts w:ascii="Calibri" w:hAnsi="Calibri" w:cs="Calibri"/>
                </w:rPr>
                <w:delText>/**</w:delText>
              </w:r>
            </w:del>
          </w:p>
          <w:p>
            <w:pPr>
              <w:rPr>
                <w:del w:id="6777" w:author="Administrator" w:date="2016-01-01T22:49:10Z"/>
                <w:rFonts w:ascii="Calibri" w:hAnsi="Calibri" w:cs="Calibri"/>
              </w:rPr>
            </w:pPr>
            <w:del w:id="6778" w:author="Administrator" w:date="2016-01-01T22:49:10Z">
              <w:r>
                <w:rPr>
                  <w:rFonts w:ascii="Calibri" w:hAnsi="Calibri" w:cs="Calibri"/>
                </w:rPr>
                <w:tab/>
              </w:r>
            </w:del>
            <w:del w:id="6779" w:author="Administrator" w:date="2016-01-01T22:49:10Z">
              <w:r>
                <w:rPr>
                  <w:rFonts w:ascii="Calibri" w:hAnsi="Calibri" w:cs="Calibri"/>
                </w:rPr>
                <w:delText xml:space="preserve"> * </w:delText>
              </w:r>
            </w:del>
            <w:del w:id="6780" w:author="Administrator" w:date="2016-01-01T22:49:10Z">
              <w:r>
                <w:rPr>
                  <w:rFonts w:hint="eastAsia" w:ascii="Calibri" w:hAnsi="Calibri" w:cs="宋体"/>
                </w:rPr>
                <w:delText>根据</w:delText>
              </w:r>
            </w:del>
            <w:del w:id="6781" w:author="Administrator" w:date="2016-01-01T22:49:10Z">
              <w:r>
                <w:rPr>
                  <w:rFonts w:ascii="Calibri" w:hAnsi="Calibri" w:cs="Calibri"/>
                </w:rPr>
                <w:delText>id</w:delText>
              </w:r>
            </w:del>
            <w:del w:id="6782" w:author="Administrator" w:date="2016-01-01T22:49:10Z">
              <w:r>
                <w:rPr>
                  <w:rFonts w:hint="eastAsia" w:ascii="Calibri" w:hAnsi="Calibri" w:cs="宋体"/>
                </w:rPr>
                <w:delText>返回</w:delText>
              </w:r>
            </w:del>
            <w:del w:id="6783" w:author="Administrator" w:date="2016-01-01T22:49:10Z">
              <w:r>
                <w:rPr>
                  <w:rFonts w:ascii="Calibri" w:hAnsi="Calibri" w:cs="Calibri"/>
                </w:rPr>
                <w:delText>StoragePO</w:delText>
              </w:r>
            </w:del>
          </w:p>
          <w:p>
            <w:pPr>
              <w:rPr>
                <w:del w:id="6784" w:author="Administrator" w:date="2016-01-01T22:49:10Z"/>
                <w:rFonts w:ascii="Calibri" w:hAnsi="Calibri" w:cs="Calibri"/>
              </w:rPr>
            </w:pPr>
            <w:del w:id="6785" w:author="Administrator" w:date="2016-01-01T22:49:10Z">
              <w:r>
                <w:rPr>
                  <w:rFonts w:ascii="Calibri" w:hAnsi="Calibri" w:cs="Calibri"/>
                </w:rPr>
                <w:tab/>
              </w:r>
            </w:del>
            <w:del w:id="6786" w:author="Administrator" w:date="2016-01-01T22:49:10Z">
              <w:r>
                <w:rPr>
                  <w:rFonts w:ascii="Calibri" w:hAnsi="Calibri" w:cs="Calibri"/>
                </w:rPr>
                <w:delText xml:space="preserve"> * @param id</w:delText>
              </w:r>
            </w:del>
          </w:p>
          <w:p>
            <w:pPr>
              <w:rPr>
                <w:del w:id="6787" w:author="Administrator" w:date="2016-01-01T22:49:10Z"/>
                <w:rFonts w:ascii="Calibri" w:hAnsi="Calibri" w:cs="Calibri"/>
              </w:rPr>
            </w:pPr>
            <w:del w:id="6788" w:author="Administrator" w:date="2016-01-01T22:49:10Z">
              <w:r>
                <w:rPr>
                  <w:rFonts w:ascii="Calibri" w:hAnsi="Calibri" w:cs="Calibri"/>
                </w:rPr>
                <w:tab/>
              </w:r>
            </w:del>
            <w:del w:id="6789" w:author="Administrator" w:date="2016-01-01T22:49:10Z">
              <w:r>
                <w:rPr>
                  <w:rFonts w:ascii="Calibri" w:hAnsi="Calibri" w:cs="Calibri"/>
                </w:rPr>
                <w:delText xml:space="preserve"> * @return</w:delText>
              </w:r>
            </w:del>
          </w:p>
          <w:p>
            <w:pPr>
              <w:rPr>
                <w:del w:id="6790" w:author="Administrator" w:date="2016-01-01T22:49:10Z"/>
                <w:rFonts w:ascii="Calibri" w:hAnsi="Calibri" w:cs="Calibri"/>
              </w:rPr>
            </w:pPr>
            <w:del w:id="6791" w:author="Administrator" w:date="2016-01-01T22:49:10Z">
              <w:r>
                <w:rPr>
                  <w:rFonts w:ascii="Calibri" w:hAnsi="Calibri" w:cs="Calibri"/>
                </w:rPr>
                <w:tab/>
              </w:r>
            </w:del>
            <w:del w:id="6792" w:author="Administrator" w:date="2016-01-01T22:49:10Z">
              <w:r>
                <w:rPr>
                  <w:rFonts w:ascii="Calibri" w:hAnsi="Calibri" w:cs="Calibri"/>
                </w:rPr>
                <w:delText xml:space="preserve"> * @throws RemoteException</w:delText>
              </w:r>
            </w:del>
          </w:p>
          <w:p>
            <w:pPr>
              <w:rPr>
                <w:del w:id="6793" w:author="Administrator" w:date="2016-01-01T22:49:10Z"/>
                <w:rFonts w:ascii="Calibri" w:hAnsi="Calibri" w:cs="Calibri"/>
              </w:rPr>
            </w:pPr>
            <w:del w:id="6794" w:author="Administrator" w:date="2016-01-01T22:49:10Z">
              <w:r>
                <w:rPr>
                  <w:rFonts w:ascii="Calibri" w:hAnsi="Calibri" w:cs="Calibri"/>
                </w:rPr>
                <w:tab/>
              </w:r>
            </w:del>
            <w:del w:id="6795" w:author="Administrator" w:date="2016-01-01T22:49:10Z">
              <w:r>
                <w:rPr>
                  <w:rFonts w:ascii="Calibri" w:hAnsi="Calibri" w:cs="Calibri"/>
                </w:rPr>
                <w:delText xml:space="preserve"> */</w:delText>
              </w:r>
            </w:del>
          </w:p>
          <w:p>
            <w:pPr>
              <w:rPr>
                <w:del w:id="6796" w:author="Administrator" w:date="2016-01-01T22:49:10Z"/>
                <w:rFonts w:ascii="Calibri" w:hAnsi="Calibri" w:cs="Calibri"/>
              </w:rPr>
            </w:pPr>
            <w:del w:id="6797" w:author="Administrator" w:date="2016-01-01T22:49:10Z">
              <w:r>
                <w:rPr>
                  <w:rFonts w:ascii="Calibri" w:hAnsi="Calibri" w:cs="Calibri"/>
                </w:rPr>
                <w:tab/>
              </w:r>
            </w:del>
            <w:del w:id="6798" w:author="Administrator" w:date="2016-01-01T22:49:10Z">
              <w:r>
                <w:rPr>
                  <w:rFonts w:ascii="Calibri" w:hAnsi="Calibri" w:cs="Calibri"/>
                </w:rPr>
                <w:delText>public StoragePO findStoragePO(long id)  throws RemoteException;</w:delText>
              </w:r>
            </w:del>
          </w:p>
          <w:p>
            <w:pPr>
              <w:rPr>
                <w:del w:id="6799" w:author="Administrator" w:date="2016-01-01T22:49:10Z"/>
                <w:rFonts w:ascii="Calibri" w:hAnsi="Calibri" w:cs="Calibri"/>
              </w:rPr>
            </w:pPr>
            <w:del w:id="6800" w:author="Administrator" w:date="2016-01-01T22:49:10Z">
              <w:r>
                <w:rPr>
                  <w:rFonts w:ascii="Calibri" w:hAnsi="Calibri" w:cs="Calibri"/>
                </w:rPr>
                <w:tab/>
              </w:r>
            </w:del>
          </w:p>
          <w:p>
            <w:pPr>
              <w:rPr>
                <w:del w:id="6801" w:author="Administrator" w:date="2016-01-01T22:49:10Z"/>
                <w:rFonts w:ascii="Calibri" w:hAnsi="Calibri" w:cs="Calibri"/>
              </w:rPr>
            </w:pPr>
            <w:del w:id="6802" w:author="Administrator" w:date="2016-01-01T22:49:10Z">
              <w:r>
                <w:rPr>
                  <w:rFonts w:ascii="Calibri" w:hAnsi="Calibri" w:cs="Calibri"/>
                </w:rPr>
                <w:tab/>
              </w:r>
            </w:del>
            <w:del w:id="6803" w:author="Administrator" w:date="2016-01-01T22:49:10Z">
              <w:r>
                <w:rPr>
                  <w:rFonts w:ascii="Calibri" w:hAnsi="Calibri" w:cs="Calibri"/>
                </w:rPr>
                <w:delText>/**</w:delText>
              </w:r>
            </w:del>
          </w:p>
          <w:p>
            <w:pPr>
              <w:rPr>
                <w:del w:id="6804" w:author="Administrator" w:date="2016-01-01T22:49:10Z"/>
                <w:rFonts w:ascii="Calibri" w:hAnsi="Calibri" w:cs="Calibri"/>
              </w:rPr>
            </w:pPr>
            <w:del w:id="6805" w:author="Administrator" w:date="2016-01-01T22:49:10Z">
              <w:r>
                <w:rPr>
                  <w:rFonts w:ascii="Calibri" w:hAnsi="Calibri" w:cs="Calibri"/>
                </w:rPr>
                <w:tab/>
              </w:r>
            </w:del>
            <w:del w:id="6806" w:author="Administrator" w:date="2016-01-01T22:49:10Z">
              <w:r>
                <w:rPr>
                  <w:rFonts w:ascii="Calibri" w:hAnsi="Calibri" w:cs="Calibri"/>
                </w:rPr>
                <w:delText xml:space="preserve"> * </w:delText>
              </w:r>
            </w:del>
            <w:del w:id="6807" w:author="Administrator" w:date="2016-01-01T22:49:10Z">
              <w:r>
                <w:rPr>
                  <w:rFonts w:hint="eastAsia" w:ascii="Calibri" w:hAnsi="Calibri" w:cs="宋体"/>
                </w:rPr>
                <w:delText>根据</w:delText>
              </w:r>
            </w:del>
            <w:del w:id="6808" w:author="Administrator" w:date="2016-01-01T22:49:10Z">
              <w:r>
                <w:rPr>
                  <w:rFonts w:ascii="Calibri" w:hAnsi="Calibri" w:cs="Calibri"/>
                </w:rPr>
                <w:delText>type</w:delText>
              </w:r>
            </w:del>
            <w:del w:id="6809" w:author="Administrator" w:date="2016-01-01T22:49:10Z">
              <w:r>
                <w:rPr>
                  <w:rFonts w:hint="eastAsia" w:ascii="Calibri" w:hAnsi="Calibri" w:cs="宋体"/>
                </w:rPr>
                <w:delText>返回一组</w:delText>
              </w:r>
            </w:del>
            <w:del w:id="6810" w:author="Administrator" w:date="2016-01-01T22:49:10Z">
              <w:r>
                <w:rPr>
                  <w:rFonts w:ascii="Calibri" w:hAnsi="Calibri" w:cs="Calibri"/>
                </w:rPr>
                <w:delText>GoodsPO</w:delText>
              </w:r>
            </w:del>
          </w:p>
          <w:p>
            <w:pPr>
              <w:rPr>
                <w:del w:id="6811" w:author="Administrator" w:date="2016-01-01T22:49:10Z"/>
                <w:rFonts w:ascii="Calibri" w:hAnsi="Calibri" w:cs="Calibri"/>
              </w:rPr>
            </w:pPr>
            <w:del w:id="6812" w:author="Administrator" w:date="2016-01-01T22:49:10Z">
              <w:r>
                <w:rPr>
                  <w:rFonts w:ascii="Calibri" w:hAnsi="Calibri" w:cs="Calibri"/>
                </w:rPr>
                <w:tab/>
              </w:r>
            </w:del>
            <w:del w:id="6813" w:author="Administrator" w:date="2016-01-01T22:49:10Z">
              <w:r>
                <w:rPr>
                  <w:rFonts w:ascii="Calibri" w:hAnsi="Calibri" w:cs="Calibri"/>
                </w:rPr>
                <w:delText xml:space="preserve"> * @param type</w:delText>
              </w:r>
            </w:del>
          </w:p>
          <w:p>
            <w:pPr>
              <w:rPr>
                <w:del w:id="6814" w:author="Administrator" w:date="2016-01-01T22:49:10Z"/>
                <w:rFonts w:ascii="Calibri" w:hAnsi="Calibri" w:cs="Calibri"/>
              </w:rPr>
            </w:pPr>
            <w:del w:id="6815" w:author="Administrator" w:date="2016-01-01T22:49:10Z">
              <w:r>
                <w:rPr>
                  <w:rFonts w:ascii="Calibri" w:hAnsi="Calibri" w:cs="Calibri"/>
                </w:rPr>
                <w:tab/>
              </w:r>
            </w:del>
            <w:del w:id="6816" w:author="Administrator" w:date="2016-01-01T22:49:10Z">
              <w:r>
                <w:rPr>
                  <w:rFonts w:ascii="Calibri" w:hAnsi="Calibri" w:cs="Calibri"/>
                </w:rPr>
                <w:delText xml:space="preserve"> * @return</w:delText>
              </w:r>
            </w:del>
          </w:p>
          <w:p>
            <w:pPr>
              <w:rPr>
                <w:del w:id="6817" w:author="Administrator" w:date="2016-01-01T22:49:10Z"/>
                <w:rFonts w:ascii="Calibri" w:hAnsi="Calibri" w:cs="Calibri"/>
              </w:rPr>
            </w:pPr>
            <w:del w:id="6818" w:author="Administrator" w:date="2016-01-01T22:49:10Z">
              <w:r>
                <w:rPr>
                  <w:rFonts w:ascii="Calibri" w:hAnsi="Calibri" w:cs="Calibri"/>
                </w:rPr>
                <w:tab/>
              </w:r>
            </w:del>
            <w:del w:id="6819" w:author="Administrator" w:date="2016-01-01T22:49:10Z">
              <w:r>
                <w:rPr>
                  <w:rFonts w:ascii="Calibri" w:hAnsi="Calibri" w:cs="Calibri"/>
                </w:rPr>
                <w:delText xml:space="preserve"> * @throws RemoteException</w:delText>
              </w:r>
            </w:del>
          </w:p>
          <w:p>
            <w:pPr>
              <w:rPr>
                <w:del w:id="6820" w:author="Administrator" w:date="2016-01-01T22:49:10Z"/>
                <w:rFonts w:ascii="Calibri" w:hAnsi="Calibri" w:cs="Calibri"/>
              </w:rPr>
            </w:pPr>
            <w:del w:id="6821" w:author="Administrator" w:date="2016-01-01T22:49:10Z">
              <w:r>
                <w:rPr>
                  <w:rFonts w:ascii="Calibri" w:hAnsi="Calibri" w:cs="Calibri"/>
                </w:rPr>
                <w:tab/>
              </w:r>
            </w:del>
            <w:del w:id="6822" w:author="Administrator" w:date="2016-01-01T22:49:10Z">
              <w:r>
                <w:rPr>
                  <w:rFonts w:ascii="Calibri" w:hAnsi="Calibri" w:cs="Calibri"/>
                </w:rPr>
                <w:delText xml:space="preserve"> */</w:delText>
              </w:r>
            </w:del>
          </w:p>
          <w:p>
            <w:pPr>
              <w:rPr>
                <w:del w:id="6823" w:author="Administrator" w:date="2016-01-01T22:49:10Z"/>
                <w:rFonts w:ascii="Calibri" w:hAnsi="Calibri" w:cs="Calibri"/>
              </w:rPr>
            </w:pPr>
            <w:del w:id="6824" w:author="Administrator" w:date="2016-01-01T22:49:10Z">
              <w:r>
                <w:rPr>
                  <w:rFonts w:ascii="Calibri" w:hAnsi="Calibri" w:cs="Calibri"/>
                </w:rPr>
                <w:tab/>
              </w:r>
            </w:del>
            <w:del w:id="6825" w:author="Administrator" w:date="2016-01-01T22:49:10Z">
              <w:r>
                <w:rPr>
                  <w:rFonts w:ascii="Calibri" w:hAnsi="Calibri" w:cs="Calibri"/>
                </w:rPr>
                <w:delText>public ArrayList&lt;GoodsPO&gt; finds(GoodsType type) throws RemoteException;</w:delText>
              </w:r>
            </w:del>
          </w:p>
          <w:p>
            <w:pPr>
              <w:rPr>
                <w:del w:id="6826" w:author="Administrator" w:date="2016-01-01T22:49:10Z"/>
                <w:rFonts w:ascii="Calibri" w:hAnsi="Calibri" w:cs="Calibri"/>
              </w:rPr>
            </w:pPr>
            <w:del w:id="6827" w:author="Administrator" w:date="2016-01-01T22:49:10Z">
              <w:r>
                <w:rPr>
                  <w:rFonts w:ascii="Calibri" w:hAnsi="Calibri" w:cs="Calibri"/>
                </w:rPr>
                <w:tab/>
              </w:r>
            </w:del>
          </w:p>
          <w:p>
            <w:pPr>
              <w:rPr>
                <w:del w:id="6828" w:author="Administrator" w:date="2016-01-01T22:49:10Z"/>
                <w:rFonts w:ascii="Calibri" w:hAnsi="Calibri" w:cs="Calibri"/>
              </w:rPr>
            </w:pPr>
            <w:del w:id="6829" w:author="Administrator" w:date="2016-01-01T22:49:10Z">
              <w:r>
                <w:rPr>
                  <w:rFonts w:ascii="Calibri" w:hAnsi="Calibri" w:cs="Calibri"/>
                </w:rPr>
                <w:tab/>
              </w:r>
            </w:del>
            <w:del w:id="6830" w:author="Administrator" w:date="2016-01-01T22:49:10Z">
              <w:r>
                <w:rPr>
                  <w:rFonts w:ascii="Calibri" w:hAnsi="Calibri" w:cs="Calibri"/>
                </w:rPr>
                <w:delText>/**</w:delText>
              </w:r>
            </w:del>
          </w:p>
          <w:p>
            <w:pPr>
              <w:rPr>
                <w:del w:id="6831" w:author="Administrator" w:date="2016-01-01T22:49:10Z"/>
                <w:rFonts w:ascii="Calibri" w:hAnsi="Calibri" w:cs="Calibri"/>
              </w:rPr>
            </w:pPr>
            <w:del w:id="6832" w:author="Administrator" w:date="2016-01-01T22:49:10Z">
              <w:r>
                <w:rPr>
                  <w:rFonts w:ascii="Calibri" w:hAnsi="Calibri" w:cs="Calibri"/>
                </w:rPr>
                <w:tab/>
              </w:r>
            </w:del>
            <w:del w:id="6833" w:author="Administrator" w:date="2016-01-01T22:49:10Z">
              <w:r>
                <w:rPr>
                  <w:rFonts w:ascii="Calibri" w:hAnsi="Calibri" w:cs="Calibri"/>
                </w:rPr>
                <w:delText xml:space="preserve"> * </w:delText>
              </w:r>
            </w:del>
            <w:del w:id="6834" w:author="Administrator" w:date="2016-01-01T22:49:10Z">
              <w:r>
                <w:rPr>
                  <w:rFonts w:hint="eastAsia" w:ascii="Calibri" w:hAnsi="Calibri" w:cs="宋体"/>
                </w:rPr>
                <w:delText>在数据库中增加一个</w:delText>
              </w:r>
            </w:del>
            <w:del w:id="6835" w:author="Administrator" w:date="2016-01-01T22:49:10Z">
              <w:r>
                <w:rPr>
                  <w:rFonts w:ascii="Calibri" w:hAnsi="Calibri" w:cs="Calibri"/>
                </w:rPr>
                <w:delText>GoodsPO</w:delText>
              </w:r>
            </w:del>
            <w:del w:id="6836" w:author="Administrator" w:date="2016-01-01T22:49:10Z">
              <w:r>
                <w:rPr>
                  <w:rFonts w:hint="eastAsia" w:ascii="Calibri" w:hAnsi="Calibri" w:cs="宋体"/>
                </w:rPr>
                <w:delText>记录</w:delText>
              </w:r>
            </w:del>
          </w:p>
          <w:p>
            <w:pPr>
              <w:rPr>
                <w:del w:id="6837" w:author="Administrator" w:date="2016-01-01T22:49:10Z"/>
                <w:rFonts w:ascii="Calibri" w:hAnsi="Calibri" w:cs="Calibri"/>
              </w:rPr>
            </w:pPr>
            <w:del w:id="6838" w:author="Administrator" w:date="2016-01-01T22:49:10Z">
              <w:r>
                <w:rPr>
                  <w:rFonts w:ascii="Calibri" w:hAnsi="Calibri" w:cs="Calibri"/>
                </w:rPr>
                <w:tab/>
              </w:r>
            </w:del>
            <w:del w:id="6839" w:author="Administrator" w:date="2016-01-01T22:49:10Z">
              <w:r>
                <w:rPr>
                  <w:rFonts w:ascii="Calibri" w:hAnsi="Calibri" w:cs="Calibri"/>
                </w:rPr>
                <w:delText xml:space="preserve"> * @param gpo</w:delText>
              </w:r>
            </w:del>
          </w:p>
          <w:p>
            <w:pPr>
              <w:rPr>
                <w:del w:id="6840" w:author="Administrator" w:date="2016-01-01T22:49:10Z"/>
                <w:rFonts w:ascii="Calibri" w:hAnsi="Calibri" w:cs="Calibri"/>
              </w:rPr>
            </w:pPr>
            <w:del w:id="6841" w:author="Administrator" w:date="2016-01-01T22:49:10Z">
              <w:r>
                <w:rPr>
                  <w:rFonts w:ascii="Calibri" w:hAnsi="Calibri" w:cs="Calibri"/>
                </w:rPr>
                <w:tab/>
              </w:r>
            </w:del>
            <w:del w:id="6842" w:author="Administrator" w:date="2016-01-01T22:49:10Z">
              <w:r>
                <w:rPr>
                  <w:rFonts w:ascii="Calibri" w:hAnsi="Calibri" w:cs="Calibri"/>
                </w:rPr>
                <w:delText xml:space="preserve"> * @throws RemoteException</w:delText>
              </w:r>
            </w:del>
          </w:p>
          <w:p>
            <w:pPr>
              <w:rPr>
                <w:del w:id="6843" w:author="Administrator" w:date="2016-01-01T22:49:10Z"/>
                <w:rFonts w:ascii="Calibri" w:hAnsi="Calibri" w:cs="Calibri"/>
              </w:rPr>
            </w:pPr>
            <w:del w:id="6844" w:author="Administrator" w:date="2016-01-01T22:49:10Z">
              <w:r>
                <w:rPr>
                  <w:rFonts w:ascii="Calibri" w:hAnsi="Calibri" w:cs="Calibri"/>
                </w:rPr>
                <w:tab/>
              </w:r>
            </w:del>
            <w:del w:id="6845" w:author="Administrator" w:date="2016-01-01T22:49:10Z">
              <w:r>
                <w:rPr>
                  <w:rFonts w:ascii="Calibri" w:hAnsi="Calibri" w:cs="Calibri"/>
                </w:rPr>
                <w:delText xml:space="preserve"> */</w:delText>
              </w:r>
            </w:del>
          </w:p>
          <w:p>
            <w:pPr>
              <w:rPr>
                <w:del w:id="6846" w:author="Administrator" w:date="2016-01-01T22:49:10Z"/>
                <w:rFonts w:ascii="Calibri" w:hAnsi="Calibri" w:cs="Calibri"/>
              </w:rPr>
            </w:pPr>
            <w:del w:id="6847" w:author="Administrator" w:date="2016-01-01T22:49:10Z">
              <w:r>
                <w:rPr>
                  <w:rFonts w:ascii="Calibri" w:hAnsi="Calibri" w:cs="Calibri"/>
                </w:rPr>
                <w:tab/>
              </w:r>
            </w:del>
            <w:del w:id="6848" w:author="Administrator" w:date="2016-01-01T22:49:10Z">
              <w:r>
                <w:rPr>
                  <w:rFonts w:ascii="Calibri" w:hAnsi="Calibri" w:cs="Calibri"/>
                </w:rPr>
                <w:delText>public void insert(GoodsPO gpo) throws RemoteException;</w:delText>
              </w:r>
            </w:del>
          </w:p>
          <w:p>
            <w:pPr>
              <w:rPr>
                <w:del w:id="6849" w:author="Administrator" w:date="2016-01-01T22:49:10Z"/>
                <w:rFonts w:ascii="Calibri" w:hAnsi="Calibri" w:cs="Calibri"/>
              </w:rPr>
            </w:pPr>
            <w:del w:id="6850" w:author="Administrator" w:date="2016-01-01T22:49:10Z">
              <w:r>
                <w:rPr>
                  <w:rFonts w:ascii="Calibri" w:hAnsi="Calibri" w:cs="Calibri"/>
                </w:rPr>
                <w:tab/>
              </w:r>
            </w:del>
          </w:p>
          <w:p>
            <w:pPr>
              <w:rPr>
                <w:del w:id="6851" w:author="Administrator" w:date="2016-01-01T22:49:10Z"/>
                <w:rFonts w:ascii="Calibri" w:hAnsi="Calibri" w:cs="Calibri"/>
              </w:rPr>
            </w:pPr>
            <w:del w:id="6852" w:author="Administrator" w:date="2016-01-01T22:49:10Z">
              <w:r>
                <w:rPr>
                  <w:rFonts w:ascii="Calibri" w:hAnsi="Calibri" w:cs="Calibri"/>
                </w:rPr>
                <w:tab/>
              </w:r>
            </w:del>
            <w:del w:id="6853" w:author="Administrator" w:date="2016-01-01T22:49:10Z">
              <w:r>
                <w:rPr>
                  <w:rFonts w:ascii="Calibri" w:hAnsi="Calibri" w:cs="Calibri"/>
                </w:rPr>
                <w:delText>/**</w:delText>
              </w:r>
            </w:del>
          </w:p>
          <w:p>
            <w:pPr>
              <w:rPr>
                <w:del w:id="6854" w:author="Administrator" w:date="2016-01-01T22:49:10Z"/>
                <w:rFonts w:ascii="Calibri" w:hAnsi="Calibri" w:cs="Calibri"/>
              </w:rPr>
            </w:pPr>
            <w:del w:id="6855" w:author="Administrator" w:date="2016-01-01T22:49:10Z">
              <w:r>
                <w:rPr>
                  <w:rFonts w:ascii="Calibri" w:hAnsi="Calibri" w:cs="Calibri"/>
                </w:rPr>
                <w:tab/>
              </w:r>
            </w:del>
            <w:del w:id="6856" w:author="Administrator" w:date="2016-01-01T22:49:10Z">
              <w:r>
                <w:rPr>
                  <w:rFonts w:ascii="Calibri" w:hAnsi="Calibri" w:cs="Calibri"/>
                </w:rPr>
                <w:delText xml:space="preserve"> * </w:delText>
              </w:r>
            </w:del>
            <w:del w:id="6857" w:author="Administrator" w:date="2016-01-01T22:49:10Z">
              <w:r>
                <w:rPr>
                  <w:rFonts w:hint="eastAsia" w:ascii="Calibri" w:hAnsi="Calibri" w:cs="宋体"/>
                </w:rPr>
                <w:delText>在数据库中增加一个</w:delText>
              </w:r>
            </w:del>
            <w:del w:id="6858" w:author="Administrator" w:date="2016-01-01T22:49:10Z">
              <w:r>
                <w:rPr>
                  <w:rFonts w:ascii="Calibri" w:hAnsi="Calibri" w:cs="Calibri"/>
                </w:rPr>
                <w:delText>StoragePO</w:delText>
              </w:r>
            </w:del>
            <w:del w:id="6859" w:author="Administrator" w:date="2016-01-01T22:49:10Z">
              <w:r>
                <w:rPr>
                  <w:rFonts w:hint="eastAsia" w:ascii="Calibri" w:hAnsi="Calibri" w:cs="宋体"/>
                </w:rPr>
                <w:delText>记录</w:delText>
              </w:r>
            </w:del>
          </w:p>
          <w:p>
            <w:pPr>
              <w:rPr>
                <w:del w:id="6860" w:author="Administrator" w:date="2016-01-01T22:49:10Z"/>
                <w:rFonts w:ascii="Calibri" w:hAnsi="Calibri" w:cs="Calibri"/>
              </w:rPr>
            </w:pPr>
            <w:del w:id="6861" w:author="Administrator" w:date="2016-01-01T22:49:10Z">
              <w:r>
                <w:rPr>
                  <w:rFonts w:ascii="Calibri" w:hAnsi="Calibri" w:cs="Calibri"/>
                </w:rPr>
                <w:tab/>
              </w:r>
            </w:del>
            <w:del w:id="6862" w:author="Administrator" w:date="2016-01-01T22:49:10Z">
              <w:r>
                <w:rPr>
                  <w:rFonts w:ascii="Calibri" w:hAnsi="Calibri" w:cs="Calibri"/>
                </w:rPr>
                <w:delText xml:space="preserve"> * @param spo</w:delText>
              </w:r>
            </w:del>
          </w:p>
          <w:p>
            <w:pPr>
              <w:rPr>
                <w:del w:id="6863" w:author="Administrator" w:date="2016-01-01T22:49:10Z"/>
                <w:rFonts w:ascii="Calibri" w:hAnsi="Calibri" w:cs="Calibri"/>
              </w:rPr>
            </w:pPr>
            <w:del w:id="6864" w:author="Administrator" w:date="2016-01-01T22:49:10Z">
              <w:r>
                <w:rPr>
                  <w:rFonts w:ascii="Calibri" w:hAnsi="Calibri" w:cs="Calibri"/>
                </w:rPr>
                <w:tab/>
              </w:r>
            </w:del>
            <w:del w:id="6865" w:author="Administrator" w:date="2016-01-01T22:49:10Z">
              <w:r>
                <w:rPr>
                  <w:rFonts w:ascii="Calibri" w:hAnsi="Calibri" w:cs="Calibri"/>
                </w:rPr>
                <w:delText xml:space="preserve"> * @throws RemoteException</w:delText>
              </w:r>
            </w:del>
          </w:p>
          <w:p>
            <w:pPr>
              <w:rPr>
                <w:del w:id="6866" w:author="Administrator" w:date="2016-01-01T22:49:10Z"/>
                <w:rFonts w:ascii="Calibri" w:hAnsi="Calibri" w:cs="Calibri"/>
              </w:rPr>
            </w:pPr>
            <w:del w:id="6867" w:author="Administrator" w:date="2016-01-01T22:49:10Z">
              <w:r>
                <w:rPr>
                  <w:rFonts w:ascii="Calibri" w:hAnsi="Calibri" w:cs="Calibri"/>
                </w:rPr>
                <w:tab/>
              </w:r>
            </w:del>
            <w:del w:id="6868" w:author="Administrator" w:date="2016-01-01T22:49:10Z">
              <w:r>
                <w:rPr>
                  <w:rFonts w:ascii="Calibri" w:hAnsi="Calibri" w:cs="Calibri"/>
                </w:rPr>
                <w:delText xml:space="preserve"> */</w:delText>
              </w:r>
            </w:del>
          </w:p>
          <w:p>
            <w:pPr>
              <w:rPr>
                <w:del w:id="6869" w:author="Administrator" w:date="2016-01-01T22:49:10Z"/>
                <w:rFonts w:ascii="Calibri" w:hAnsi="Calibri" w:cs="Calibri"/>
              </w:rPr>
            </w:pPr>
            <w:del w:id="6870" w:author="Administrator" w:date="2016-01-01T22:49:10Z">
              <w:r>
                <w:rPr>
                  <w:rFonts w:ascii="Calibri" w:hAnsi="Calibri" w:cs="Calibri"/>
                </w:rPr>
                <w:tab/>
              </w:r>
            </w:del>
            <w:del w:id="6871" w:author="Administrator" w:date="2016-01-01T22:49:10Z">
              <w:r>
                <w:rPr>
                  <w:rFonts w:ascii="Calibri" w:hAnsi="Calibri" w:cs="Calibri"/>
                </w:rPr>
                <w:delText>public void insert(StoragePO spo) throws RemoteException;</w:delText>
              </w:r>
            </w:del>
          </w:p>
          <w:p>
            <w:pPr>
              <w:rPr>
                <w:del w:id="6872" w:author="Administrator" w:date="2016-01-01T22:49:10Z"/>
                <w:rFonts w:ascii="Calibri" w:hAnsi="Calibri" w:cs="Calibri"/>
              </w:rPr>
            </w:pPr>
            <w:del w:id="6873" w:author="Administrator" w:date="2016-01-01T22:49:10Z">
              <w:r>
                <w:rPr>
                  <w:rFonts w:ascii="Calibri" w:hAnsi="Calibri" w:cs="Calibri"/>
                </w:rPr>
                <w:tab/>
              </w:r>
            </w:del>
          </w:p>
          <w:p>
            <w:pPr>
              <w:rPr>
                <w:del w:id="6874" w:author="Administrator" w:date="2016-01-01T22:49:10Z"/>
                <w:rFonts w:ascii="Calibri" w:hAnsi="Calibri" w:cs="Calibri"/>
              </w:rPr>
            </w:pPr>
            <w:del w:id="6875" w:author="Administrator" w:date="2016-01-01T22:49:10Z">
              <w:r>
                <w:rPr>
                  <w:rFonts w:ascii="Calibri" w:hAnsi="Calibri" w:cs="Calibri"/>
                </w:rPr>
                <w:tab/>
              </w:r>
            </w:del>
            <w:del w:id="6876" w:author="Administrator" w:date="2016-01-01T22:49:10Z">
              <w:r>
                <w:rPr>
                  <w:rFonts w:ascii="Calibri" w:hAnsi="Calibri" w:cs="Calibri"/>
                </w:rPr>
                <w:delText>/**</w:delText>
              </w:r>
            </w:del>
          </w:p>
          <w:p>
            <w:pPr>
              <w:rPr>
                <w:del w:id="6877" w:author="Administrator" w:date="2016-01-01T22:49:10Z"/>
                <w:rFonts w:ascii="Calibri" w:hAnsi="Calibri" w:cs="Calibri"/>
              </w:rPr>
            </w:pPr>
            <w:del w:id="6878" w:author="Administrator" w:date="2016-01-01T22:49:10Z">
              <w:r>
                <w:rPr>
                  <w:rFonts w:ascii="Calibri" w:hAnsi="Calibri" w:cs="Calibri"/>
                </w:rPr>
                <w:tab/>
              </w:r>
            </w:del>
            <w:del w:id="6879" w:author="Administrator" w:date="2016-01-01T22:49:10Z">
              <w:r>
                <w:rPr>
                  <w:rFonts w:ascii="Calibri" w:hAnsi="Calibri" w:cs="Calibri"/>
                </w:rPr>
                <w:delText xml:space="preserve"> * </w:delText>
              </w:r>
            </w:del>
            <w:del w:id="6880" w:author="Administrator" w:date="2016-01-01T22:49:10Z">
              <w:r>
                <w:rPr>
                  <w:rFonts w:hint="eastAsia" w:ascii="Calibri" w:hAnsi="Calibri" w:cs="宋体"/>
                </w:rPr>
                <w:delText>更新一个</w:delText>
              </w:r>
            </w:del>
            <w:del w:id="6881" w:author="Administrator" w:date="2016-01-01T22:49:10Z">
              <w:r>
                <w:rPr>
                  <w:rFonts w:ascii="Calibri" w:hAnsi="Calibri" w:cs="Calibri"/>
                </w:rPr>
                <w:delText>GoodsPO</w:delText>
              </w:r>
            </w:del>
          </w:p>
          <w:p>
            <w:pPr>
              <w:rPr>
                <w:del w:id="6882" w:author="Administrator" w:date="2016-01-01T22:49:10Z"/>
                <w:rFonts w:ascii="Calibri" w:hAnsi="Calibri" w:cs="Calibri"/>
              </w:rPr>
            </w:pPr>
            <w:del w:id="6883" w:author="Administrator" w:date="2016-01-01T22:49:10Z">
              <w:r>
                <w:rPr>
                  <w:rFonts w:ascii="Calibri" w:hAnsi="Calibri" w:cs="Calibri"/>
                </w:rPr>
                <w:tab/>
              </w:r>
            </w:del>
            <w:del w:id="6884" w:author="Administrator" w:date="2016-01-01T22:49:10Z">
              <w:r>
                <w:rPr>
                  <w:rFonts w:ascii="Calibri" w:hAnsi="Calibri" w:cs="Calibri"/>
                </w:rPr>
                <w:delText xml:space="preserve"> * @param gpo</w:delText>
              </w:r>
            </w:del>
          </w:p>
          <w:p>
            <w:pPr>
              <w:rPr>
                <w:del w:id="6885" w:author="Administrator" w:date="2016-01-01T22:49:10Z"/>
                <w:rFonts w:ascii="Calibri" w:hAnsi="Calibri" w:cs="Calibri"/>
              </w:rPr>
            </w:pPr>
            <w:del w:id="6886" w:author="Administrator" w:date="2016-01-01T22:49:10Z">
              <w:r>
                <w:rPr>
                  <w:rFonts w:ascii="Calibri" w:hAnsi="Calibri" w:cs="Calibri"/>
                </w:rPr>
                <w:tab/>
              </w:r>
            </w:del>
            <w:del w:id="6887" w:author="Administrator" w:date="2016-01-01T22:49:10Z">
              <w:r>
                <w:rPr>
                  <w:rFonts w:ascii="Calibri" w:hAnsi="Calibri" w:cs="Calibri"/>
                </w:rPr>
                <w:delText xml:space="preserve"> * @throws RemoteException</w:delText>
              </w:r>
            </w:del>
          </w:p>
          <w:p>
            <w:pPr>
              <w:rPr>
                <w:del w:id="6888" w:author="Administrator" w:date="2016-01-01T22:49:10Z"/>
                <w:rFonts w:ascii="Calibri" w:hAnsi="Calibri" w:cs="Calibri"/>
              </w:rPr>
            </w:pPr>
            <w:del w:id="6889" w:author="Administrator" w:date="2016-01-01T22:49:10Z">
              <w:r>
                <w:rPr>
                  <w:rFonts w:ascii="Calibri" w:hAnsi="Calibri" w:cs="Calibri"/>
                </w:rPr>
                <w:tab/>
              </w:r>
            </w:del>
            <w:del w:id="6890" w:author="Administrator" w:date="2016-01-01T22:49:10Z">
              <w:r>
                <w:rPr>
                  <w:rFonts w:ascii="Calibri" w:hAnsi="Calibri" w:cs="Calibri"/>
                </w:rPr>
                <w:delText xml:space="preserve"> */</w:delText>
              </w:r>
            </w:del>
          </w:p>
          <w:p>
            <w:pPr>
              <w:rPr>
                <w:del w:id="6891" w:author="Administrator" w:date="2016-01-01T22:49:10Z"/>
                <w:rFonts w:ascii="Calibri" w:hAnsi="Calibri" w:cs="Calibri"/>
              </w:rPr>
            </w:pPr>
            <w:del w:id="6892" w:author="Administrator" w:date="2016-01-01T22:49:10Z">
              <w:r>
                <w:rPr>
                  <w:rFonts w:ascii="Calibri" w:hAnsi="Calibri" w:cs="Calibri"/>
                </w:rPr>
                <w:tab/>
              </w:r>
            </w:del>
            <w:del w:id="6893" w:author="Administrator" w:date="2016-01-01T22:49:10Z">
              <w:r>
                <w:rPr>
                  <w:rFonts w:ascii="Calibri" w:hAnsi="Calibri" w:cs="Calibri"/>
                </w:rPr>
                <w:delText>public void update(GoodsPO gpo) throws RemoteException;</w:delText>
              </w:r>
            </w:del>
          </w:p>
          <w:p>
            <w:pPr>
              <w:rPr>
                <w:del w:id="6894" w:author="Administrator" w:date="2016-01-01T22:49:10Z"/>
                <w:rFonts w:ascii="Calibri" w:hAnsi="Calibri" w:cs="Calibri"/>
              </w:rPr>
            </w:pPr>
            <w:del w:id="6895" w:author="Administrator" w:date="2016-01-01T22:49:10Z">
              <w:r>
                <w:rPr>
                  <w:rFonts w:ascii="Calibri" w:hAnsi="Calibri" w:cs="Calibri"/>
                </w:rPr>
                <w:tab/>
              </w:r>
            </w:del>
          </w:p>
          <w:p>
            <w:pPr>
              <w:rPr>
                <w:del w:id="6896" w:author="Administrator" w:date="2016-01-01T22:49:10Z"/>
                <w:rFonts w:ascii="Calibri" w:hAnsi="Calibri" w:cs="Calibri"/>
              </w:rPr>
            </w:pPr>
            <w:del w:id="6897" w:author="Administrator" w:date="2016-01-01T22:49:10Z">
              <w:r>
                <w:rPr>
                  <w:rFonts w:ascii="Calibri" w:hAnsi="Calibri" w:cs="Calibri"/>
                </w:rPr>
                <w:tab/>
              </w:r>
            </w:del>
            <w:del w:id="6898" w:author="Administrator" w:date="2016-01-01T22:49:10Z">
              <w:r>
                <w:rPr>
                  <w:rFonts w:ascii="Calibri" w:hAnsi="Calibri" w:cs="Calibri"/>
                </w:rPr>
                <w:delText>/**</w:delText>
              </w:r>
            </w:del>
          </w:p>
          <w:p>
            <w:pPr>
              <w:rPr>
                <w:del w:id="6899" w:author="Administrator" w:date="2016-01-01T22:49:10Z"/>
                <w:rFonts w:ascii="Calibri" w:hAnsi="Calibri" w:cs="Calibri"/>
              </w:rPr>
            </w:pPr>
            <w:del w:id="6900" w:author="Administrator" w:date="2016-01-01T22:49:10Z">
              <w:r>
                <w:rPr>
                  <w:rFonts w:ascii="Calibri" w:hAnsi="Calibri" w:cs="Calibri"/>
                </w:rPr>
                <w:tab/>
              </w:r>
            </w:del>
            <w:del w:id="6901" w:author="Administrator" w:date="2016-01-01T22:49:10Z">
              <w:r>
                <w:rPr>
                  <w:rFonts w:ascii="Calibri" w:hAnsi="Calibri" w:cs="Calibri"/>
                </w:rPr>
                <w:delText xml:space="preserve"> * </w:delText>
              </w:r>
            </w:del>
            <w:del w:id="6902" w:author="Administrator" w:date="2016-01-01T22:49:10Z">
              <w:r>
                <w:rPr>
                  <w:rFonts w:hint="eastAsia" w:ascii="Calibri" w:hAnsi="Calibri" w:cs="宋体"/>
                </w:rPr>
                <w:delText>更新一个</w:delText>
              </w:r>
            </w:del>
            <w:del w:id="6903" w:author="Administrator" w:date="2016-01-01T22:49:10Z">
              <w:r>
                <w:rPr>
                  <w:rFonts w:ascii="Calibri" w:hAnsi="Calibri" w:cs="Calibri"/>
                </w:rPr>
                <w:delText>StoragePO</w:delText>
              </w:r>
            </w:del>
          </w:p>
          <w:p>
            <w:pPr>
              <w:rPr>
                <w:del w:id="6904" w:author="Administrator" w:date="2016-01-01T22:49:10Z"/>
                <w:rFonts w:ascii="Calibri" w:hAnsi="Calibri" w:cs="Calibri"/>
              </w:rPr>
            </w:pPr>
            <w:del w:id="6905" w:author="Administrator" w:date="2016-01-01T22:49:10Z">
              <w:r>
                <w:rPr>
                  <w:rFonts w:ascii="Calibri" w:hAnsi="Calibri" w:cs="Calibri"/>
                </w:rPr>
                <w:tab/>
              </w:r>
            </w:del>
            <w:del w:id="6906" w:author="Administrator" w:date="2016-01-01T22:49:10Z">
              <w:r>
                <w:rPr>
                  <w:rFonts w:ascii="Calibri" w:hAnsi="Calibri" w:cs="Calibri"/>
                </w:rPr>
                <w:delText xml:space="preserve"> * @param spo</w:delText>
              </w:r>
            </w:del>
          </w:p>
          <w:p>
            <w:pPr>
              <w:rPr>
                <w:del w:id="6907" w:author="Administrator" w:date="2016-01-01T22:49:10Z"/>
                <w:rFonts w:ascii="Calibri" w:hAnsi="Calibri" w:cs="Calibri"/>
              </w:rPr>
            </w:pPr>
            <w:del w:id="6908" w:author="Administrator" w:date="2016-01-01T22:49:10Z">
              <w:r>
                <w:rPr>
                  <w:rFonts w:ascii="Calibri" w:hAnsi="Calibri" w:cs="Calibri"/>
                </w:rPr>
                <w:tab/>
              </w:r>
            </w:del>
            <w:del w:id="6909" w:author="Administrator" w:date="2016-01-01T22:49:10Z">
              <w:r>
                <w:rPr>
                  <w:rFonts w:ascii="Calibri" w:hAnsi="Calibri" w:cs="Calibri"/>
                </w:rPr>
                <w:delText xml:space="preserve"> * @throws RemoteException</w:delText>
              </w:r>
            </w:del>
          </w:p>
          <w:p>
            <w:pPr>
              <w:rPr>
                <w:del w:id="6910" w:author="Administrator" w:date="2016-01-01T22:49:10Z"/>
                <w:rFonts w:ascii="Calibri" w:hAnsi="Calibri" w:cs="Calibri"/>
              </w:rPr>
            </w:pPr>
            <w:del w:id="6911" w:author="Administrator" w:date="2016-01-01T22:49:10Z">
              <w:r>
                <w:rPr>
                  <w:rFonts w:ascii="Calibri" w:hAnsi="Calibri" w:cs="Calibri"/>
                </w:rPr>
                <w:tab/>
              </w:r>
            </w:del>
            <w:del w:id="6912" w:author="Administrator" w:date="2016-01-01T22:49:10Z">
              <w:r>
                <w:rPr>
                  <w:rFonts w:ascii="Calibri" w:hAnsi="Calibri" w:cs="Calibri"/>
                </w:rPr>
                <w:delText xml:space="preserve"> */</w:delText>
              </w:r>
            </w:del>
          </w:p>
          <w:p>
            <w:pPr>
              <w:rPr>
                <w:del w:id="6913" w:author="Administrator" w:date="2016-01-01T22:49:10Z"/>
                <w:rFonts w:ascii="Calibri" w:hAnsi="Calibri" w:cs="Calibri"/>
              </w:rPr>
            </w:pPr>
            <w:del w:id="6914" w:author="Administrator" w:date="2016-01-01T22:49:10Z">
              <w:r>
                <w:rPr>
                  <w:rFonts w:ascii="Calibri" w:hAnsi="Calibri" w:cs="Calibri"/>
                </w:rPr>
                <w:tab/>
              </w:r>
            </w:del>
            <w:del w:id="6915" w:author="Administrator" w:date="2016-01-01T22:49:10Z">
              <w:r>
                <w:rPr>
                  <w:rFonts w:ascii="Calibri" w:hAnsi="Calibri" w:cs="Calibri"/>
                </w:rPr>
                <w:delText>public void update(StoragePO spo) throws RemoteException;</w:delText>
              </w:r>
            </w:del>
          </w:p>
          <w:p>
            <w:pPr>
              <w:rPr>
                <w:del w:id="6916" w:author="Administrator" w:date="2016-01-01T22:49:10Z"/>
                <w:rFonts w:ascii="Calibri" w:hAnsi="Calibri" w:cs="Calibri"/>
              </w:rPr>
            </w:pPr>
            <w:del w:id="6917" w:author="Administrator" w:date="2016-01-01T22:49:10Z">
              <w:r>
                <w:rPr>
                  <w:rFonts w:ascii="Calibri" w:hAnsi="Calibri" w:cs="Calibri"/>
                </w:rPr>
                <w:tab/>
              </w:r>
            </w:del>
          </w:p>
          <w:p>
            <w:pPr>
              <w:rPr>
                <w:del w:id="6918" w:author="Administrator" w:date="2016-01-01T22:49:10Z"/>
                <w:rFonts w:ascii="Calibri" w:hAnsi="Calibri" w:cs="Calibri"/>
              </w:rPr>
            </w:pPr>
            <w:del w:id="6919" w:author="Administrator" w:date="2016-01-01T22:49:10Z">
              <w:r>
                <w:rPr>
                  <w:rFonts w:ascii="Calibri" w:hAnsi="Calibri" w:cs="Calibri"/>
                </w:rPr>
                <w:tab/>
              </w:r>
            </w:del>
            <w:del w:id="6920" w:author="Administrator" w:date="2016-01-01T22:49:10Z">
              <w:r>
                <w:rPr>
                  <w:rFonts w:ascii="Calibri" w:hAnsi="Calibri" w:cs="Calibri"/>
                </w:rPr>
                <w:delText>/**</w:delText>
              </w:r>
            </w:del>
          </w:p>
          <w:p>
            <w:pPr>
              <w:rPr>
                <w:del w:id="6921" w:author="Administrator" w:date="2016-01-01T22:49:10Z"/>
                <w:rFonts w:ascii="Calibri" w:hAnsi="Calibri" w:cs="Calibri"/>
              </w:rPr>
            </w:pPr>
            <w:del w:id="6922" w:author="Administrator" w:date="2016-01-01T22:49:10Z">
              <w:r>
                <w:rPr>
                  <w:rFonts w:ascii="Calibri" w:hAnsi="Calibri" w:cs="Calibri"/>
                </w:rPr>
                <w:tab/>
              </w:r>
            </w:del>
            <w:del w:id="6923" w:author="Administrator" w:date="2016-01-01T22:49:10Z">
              <w:r>
                <w:rPr>
                  <w:rFonts w:ascii="Calibri" w:hAnsi="Calibri" w:cs="Calibri"/>
                </w:rPr>
                <w:delText xml:space="preserve"> * </w:delText>
              </w:r>
            </w:del>
            <w:del w:id="6924" w:author="Administrator" w:date="2016-01-01T22:49:10Z">
              <w:r>
                <w:rPr>
                  <w:rFonts w:hint="eastAsia" w:ascii="Calibri" w:hAnsi="Calibri" w:cs="宋体"/>
                </w:rPr>
                <w:delText>结束持久化数据库的使用</w:delText>
              </w:r>
            </w:del>
          </w:p>
          <w:p>
            <w:pPr>
              <w:rPr>
                <w:del w:id="6925" w:author="Administrator" w:date="2016-01-01T22:49:10Z"/>
                <w:rFonts w:ascii="Calibri" w:hAnsi="Calibri" w:cs="Calibri"/>
              </w:rPr>
            </w:pPr>
            <w:del w:id="6926" w:author="Administrator" w:date="2016-01-01T22:49:10Z">
              <w:r>
                <w:rPr>
                  <w:rFonts w:ascii="Calibri" w:hAnsi="Calibri" w:cs="Calibri"/>
                </w:rPr>
                <w:tab/>
              </w:r>
            </w:del>
            <w:del w:id="6927" w:author="Administrator" w:date="2016-01-01T22:49:10Z">
              <w:r>
                <w:rPr>
                  <w:rFonts w:ascii="Calibri" w:hAnsi="Calibri" w:cs="Calibri"/>
                </w:rPr>
                <w:delText xml:space="preserve"> * @throws RemoteException</w:delText>
              </w:r>
            </w:del>
          </w:p>
          <w:p>
            <w:pPr>
              <w:rPr>
                <w:del w:id="6928" w:author="Administrator" w:date="2016-01-01T22:49:10Z"/>
                <w:rFonts w:ascii="Calibri" w:hAnsi="Calibri" w:cs="Calibri"/>
              </w:rPr>
            </w:pPr>
            <w:del w:id="6929" w:author="Administrator" w:date="2016-01-01T22:49:10Z">
              <w:r>
                <w:rPr>
                  <w:rFonts w:ascii="Calibri" w:hAnsi="Calibri" w:cs="Calibri"/>
                </w:rPr>
                <w:tab/>
              </w:r>
            </w:del>
            <w:del w:id="6930" w:author="Administrator" w:date="2016-01-01T22:49:10Z">
              <w:r>
                <w:rPr>
                  <w:rFonts w:ascii="Calibri" w:hAnsi="Calibri" w:cs="Calibri"/>
                </w:rPr>
                <w:delText xml:space="preserve"> */</w:delText>
              </w:r>
            </w:del>
          </w:p>
          <w:p>
            <w:pPr>
              <w:rPr>
                <w:del w:id="6931" w:author="Administrator" w:date="2016-01-01T22:49:10Z"/>
                <w:rFonts w:ascii="Calibri" w:hAnsi="Calibri" w:cs="Calibri"/>
              </w:rPr>
            </w:pPr>
            <w:del w:id="6932" w:author="Administrator" w:date="2016-01-01T22:49:10Z">
              <w:r>
                <w:rPr>
                  <w:rFonts w:ascii="Calibri" w:hAnsi="Calibri" w:cs="Calibri"/>
                </w:rPr>
                <w:tab/>
              </w:r>
            </w:del>
            <w:del w:id="6933" w:author="Administrator" w:date="2016-01-01T22:49:10Z">
              <w:r>
                <w:rPr>
                  <w:rFonts w:ascii="Calibri" w:hAnsi="Calibri" w:cs="Calibri"/>
                </w:rPr>
                <w:delText>public void finish() throws RemoteException;</w:delText>
              </w:r>
            </w:del>
          </w:p>
          <w:p>
            <w:pPr>
              <w:rPr>
                <w:del w:id="6934" w:author="Administrator" w:date="2016-01-01T22:49:10Z"/>
                <w:rFonts w:ascii="Calibri" w:hAnsi="Calibri" w:cs="Calibri"/>
              </w:rPr>
            </w:pPr>
            <w:del w:id="6935" w:author="Administrator" w:date="2016-01-01T22:49:1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6936" w:author="Administrator" w:date="2016-01-01T22:49:1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6937" w:author="Administrator" w:date="2016-01-01T22:49:10Z"/>
                <w:rFonts w:ascii="Calibri" w:hAnsi="Calibri" w:cs="Calibri"/>
              </w:rPr>
            </w:pPr>
            <w:del w:id="6938" w:author="Administrator" w:date="2016-01-01T22:49:1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6939" w:author="Administrator" w:date="2016-01-01T22:49:10Z"/>
                <w:rFonts w:ascii="Calibri" w:hAnsi="Calibri" w:cs="Calibri"/>
              </w:rPr>
            </w:pPr>
            <w:del w:id="6940" w:author="Administrator" w:date="2016-01-01T22:49:1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6941" w:author="Administrator" w:date="2016-01-01T22:49:10Z"/>
                <w:rFonts w:ascii="Calibri" w:hAnsi="Calibri" w:cs="Calibri"/>
              </w:rPr>
            </w:pPr>
            <w:del w:id="6942" w:author="Administrator" w:date="2016-01-01T22:49:10Z">
              <w:r>
                <w:rPr>
                  <w:rFonts w:ascii="Calibri" w:hAnsi="Calibri" w:cs="Calibri"/>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del>
          </w:p>
        </w:tc>
      </w:tr>
    </w:tbl>
    <w:p>
      <w:pPr>
        <w:rPr>
          <w:del w:id="6944" w:author="Administrator" w:date="2016-01-01T22:49:10Z"/>
        </w:rPr>
      </w:pPr>
    </w:p>
    <w:p>
      <w:pPr>
        <w:rPr>
          <w:del w:id="6945" w:author="Administrator" w:date="2016-01-01T22:49:10Z"/>
        </w:rPr>
      </w:pPr>
    </w:p>
    <w:p>
      <w:pPr>
        <w:rPr>
          <w:del w:id="6946" w:author="Administrator" w:date="2016-01-01T22:49:10Z"/>
        </w:rPr>
      </w:pPr>
      <w:del w:id="6947" w:author="Administrator" w:date="2016-01-01T22:49:10Z">
        <w:r>
          <w:rPr>
            <w:rFonts w:hint="eastAsia" w:cs="宋体"/>
            <w:szCs w:val="20"/>
          </w:rPr>
          <w:delText>（</w:delText>
        </w:r>
      </w:del>
      <w:del w:id="6948" w:author="Administrator" w:date="2016-01-01T22:49:10Z">
        <w:r>
          <w:rPr>
            <w:szCs w:val="20"/>
          </w:rPr>
          <w:delText>3</w:delText>
        </w:r>
      </w:del>
      <w:del w:id="6949" w:author="Administrator" w:date="2016-01-01T22:49:10Z">
        <w:r>
          <w:rPr>
            <w:rFonts w:hint="eastAsia" w:cs="宋体"/>
            <w:szCs w:val="20"/>
          </w:rPr>
          <w:delText>）模块内部类的接口规范</w:delText>
        </w:r>
      </w:del>
    </w:p>
    <w:p>
      <w:pPr>
        <w:jc w:val="center"/>
        <w:rPr>
          <w:del w:id="6950" w:author="Administrator" w:date="2016-01-01T22:49:10Z"/>
          <w:rFonts w:ascii="黑体" w:hAnsi="宋体" w:eastAsia="黑体" w:cs="黑体"/>
          <w:b/>
          <w:bCs/>
        </w:rPr>
      </w:pPr>
      <w:del w:id="6951" w:author="Administrator" w:date="2016-01-01T22:49:10Z">
        <w:r>
          <w:rPr>
            <w:rFonts w:hint="eastAsia" w:ascii="宋体" w:hAnsi="宋体" w:cs="宋体"/>
            <w:b/>
            <w:bCs/>
          </w:rPr>
          <w:delText>表23 commodityController模块的接口规范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52"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6953" w:author="Administrator" w:date="2016-01-01T22:49:10Z"/>
                <w:color w:val="FFFFFF"/>
              </w:rPr>
            </w:pPr>
            <w:del w:id="6954" w:author="Administrator" w:date="2016-01-01T22:49:1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5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6956" w:author="Administrator" w:date="2016-01-01T22:49:10Z"/>
                <w:color w:val="000000"/>
              </w:rPr>
            </w:pPr>
            <w:del w:id="6957" w:author="Administrator" w:date="2016-01-01T22:49:10Z">
              <w:r>
                <w:rPr>
                  <w:rFonts w:eastAsia="Times New Roman"/>
                  <w:color w:val="000000"/>
                </w:rPr>
                <w:delText>Commodity</w:delText>
              </w:r>
            </w:del>
            <w:del w:id="6958" w:author="Administrator" w:date="2016-01-01T22:49:10Z">
              <w:r>
                <w:rPr>
                  <w:rFonts w:hint="eastAsia"/>
                  <w:color w:val="000000"/>
                </w:rPr>
                <w:delText>Controller</w:delText>
              </w:r>
            </w:del>
            <w:del w:id="6959" w:author="Administrator" w:date="2016-01-01T22:49:10Z">
              <w:r>
                <w:rPr>
                  <w:rFonts w:eastAsia="Times New Roman"/>
                  <w:color w:val="000000"/>
                </w:rPr>
                <w:delText>.</w:delText>
              </w:r>
            </w:del>
            <w:del w:id="6960" w:author="Administrator" w:date="2016-01-01T22:49:10Z">
              <w:r>
                <w:rPr>
                  <w:color w:val="000000"/>
                  <w:szCs w:val="20"/>
                </w:rPr>
                <w:delText xml:space="preserve"> </w:delText>
              </w:r>
            </w:del>
            <w:del w:id="6961"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6962" w:author="Administrator" w:date="2016-01-01T22:49:10Z"/>
                <w:color w:val="000000"/>
              </w:rPr>
            </w:pPr>
            <w:del w:id="696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6964" w:author="Administrator" w:date="2016-01-01T22:49:10Z"/>
                <w:color w:val="000000"/>
              </w:rPr>
            </w:pPr>
            <w:del w:id="6965" w:author="Administrator" w:date="2016-01-01T22:49:10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6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96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6968" w:author="Administrator" w:date="2016-01-01T22:49:10Z"/>
                <w:color w:val="000000"/>
              </w:rPr>
            </w:pPr>
            <w:del w:id="696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6970" w:author="Administrator" w:date="2016-01-01T22:49:10Z"/>
                <w:color w:val="000000"/>
              </w:rPr>
            </w:pPr>
            <w:del w:id="6971"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7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97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6974" w:author="Administrator" w:date="2016-01-01T22:49:10Z"/>
                <w:color w:val="000000"/>
              </w:rPr>
            </w:pPr>
            <w:del w:id="697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6976" w:author="Administrator" w:date="2016-01-01T22:49:10Z"/>
                <w:color w:val="000000"/>
              </w:rPr>
            </w:pPr>
            <w:del w:id="6977" w:author="Administrator" w:date="2016-01-01T22:49:10Z">
              <w:r>
                <w:rPr>
                  <w:rFonts w:hint="eastAsia" w:ascii="宋体" w:hAnsi="宋体" w:cs="宋体"/>
                  <w:color w:val="000000"/>
                </w:rPr>
                <w:delText>调用commodity领域对象的</w:delText>
              </w:r>
            </w:del>
            <w:del w:id="6978" w:author="Administrator" w:date="2016-01-01T22:49:10Z">
              <w:r>
                <w:rPr>
                  <w:color w:val="000000"/>
                </w:rPr>
                <w:delText>getStorageId</w:delText>
              </w:r>
            </w:del>
            <w:del w:id="6979"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8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6981" w:author="Administrator" w:date="2016-01-01T22:49:10Z"/>
                <w:color w:val="000000"/>
              </w:rPr>
            </w:pPr>
            <w:del w:id="6982" w:author="Administrator" w:date="2016-01-01T22:49:10Z">
              <w:r>
                <w:rPr>
                  <w:rFonts w:eastAsia="Times New Roman"/>
                  <w:color w:val="000000"/>
                </w:rPr>
                <w:delText>Commodity</w:delText>
              </w:r>
            </w:del>
            <w:del w:id="6983" w:author="Administrator" w:date="2016-01-01T22:49:10Z">
              <w:r>
                <w:rPr>
                  <w:rFonts w:hint="eastAsia"/>
                  <w:color w:val="000000"/>
                </w:rPr>
                <w:delText>Controller</w:delText>
              </w:r>
            </w:del>
            <w:del w:id="6984" w:author="Administrator" w:date="2016-01-01T22:49:10Z">
              <w:r>
                <w:rPr>
                  <w:rFonts w:eastAsia="Times New Roman"/>
                  <w:color w:val="000000"/>
                </w:rPr>
                <w:delText>.</w:delText>
              </w:r>
            </w:del>
            <w:del w:id="6985"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6986" w:author="Administrator" w:date="2016-01-01T22:49:10Z"/>
                <w:color w:val="000000"/>
              </w:rPr>
            </w:pPr>
            <w:del w:id="698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6988" w:author="Administrator" w:date="2016-01-01T22:49:10Z"/>
                <w:color w:val="000000"/>
              </w:rPr>
            </w:pPr>
            <w:del w:id="6989" w:author="Administrator" w:date="2016-01-01T22:49:10Z">
              <w:r>
                <w:rPr>
                  <w:rFonts w:eastAsia="Times New Roman"/>
                  <w:color w:val="000000"/>
                </w:rPr>
                <w:delText xml:space="preserve">public </w:delText>
              </w:r>
            </w:del>
            <w:del w:id="6990" w:author="Administrator" w:date="2016-01-01T22:49:10Z">
              <w:r>
                <w:rPr>
                  <w:color w:val="000000"/>
                </w:rPr>
                <w:delText>ArrayList&lt;ExpressInfoVO&gt;</w:delText>
              </w:r>
            </w:del>
            <w:del w:id="6991" w:author="Administrator" w:date="2016-01-01T22:49:10Z">
              <w:r>
                <w:rPr>
                  <w:rFonts w:eastAsia="Times New Roman"/>
                  <w:color w:val="000000"/>
                </w:rPr>
                <w:delText xml:space="preserve"> </w:delText>
              </w:r>
            </w:del>
            <w:del w:id="6992" w:author="Administrator" w:date="2016-01-01T22:49:10Z">
              <w:r>
                <w:rPr>
                  <w:color w:val="000000"/>
                </w:rPr>
                <w:delText>stockTaking()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9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699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6995" w:author="Administrator" w:date="2016-01-01T22:49:10Z"/>
                <w:color w:val="000000"/>
              </w:rPr>
            </w:pPr>
            <w:del w:id="699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6997" w:author="Administrator" w:date="2016-01-01T22:49:10Z"/>
                <w:color w:val="000000"/>
              </w:rPr>
            </w:pPr>
            <w:del w:id="6998"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99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0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01" w:author="Administrator" w:date="2016-01-01T22:49:10Z"/>
                <w:color w:val="000000"/>
              </w:rPr>
            </w:pPr>
            <w:del w:id="700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03" w:author="Administrator" w:date="2016-01-01T22:49:10Z"/>
                <w:color w:val="000000"/>
              </w:rPr>
            </w:pPr>
            <w:del w:id="7004" w:author="Administrator" w:date="2016-01-01T22:49:10Z">
              <w:r>
                <w:rPr>
                  <w:rFonts w:hint="eastAsia" w:ascii="宋体" w:hAnsi="宋体" w:cs="宋体"/>
                  <w:color w:val="000000"/>
                </w:rPr>
                <w:delText>调用commodity领域对象的</w:delText>
              </w:r>
            </w:del>
            <w:del w:id="7005" w:author="Administrator" w:date="2016-01-01T22:49:10Z">
              <w:r>
                <w:rPr>
                  <w:color w:val="000000"/>
                </w:rPr>
                <w:delText>stockTaking</w:delText>
              </w:r>
            </w:del>
            <w:del w:id="7006"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0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08" w:author="Administrator" w:date="2016-01-01T22:49:10Z"/>
                <w:color w:val="000000"/>
              </w:rPr>
            </w:pPr>
            <w:del w:id="7009" w:author="Administrator" w:date="2016-01-01T22:49:10Z">
              <w:r>
                <w:rPr>
                  <w:rFonts w:eastAsia="Times New Roman"/>
                  <w:color w:val="000000"/>
                </w:rPr>
                <w:delText>Commodity</w:delText>
              </w:r>
            </w:del>
            <w:del w:id="7010" w:author="Administrator" w:date="2016-01-01T22:49:10Z">
              <w:r>
                <w:rPr>
                  <w:rFonts w:hint="eastAsia"/>
                  <w:color w:val="000000"/>
                </w:rPr>
                <w:delText>Controller</w:delText>
              </w:r>
            </w:del>
            <w:del w:id="7011" w:author="Administrator" w:date="2016-01-01T22:49:10Z">
              <w:r>
                <w:rPr>
                  <w:rFonts w:eastAsia="Times New Roman"/>
                  <w:color w:val="000000"/>
                </w:rPr>
                <w:delText>.</w:delText>
              </w:r>
            </w:del>
            <w:del w:id="7012"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13" w:author="Administrator" w:date="2016-01-01T22:49:10Z"/>
                <w:color w:val="000000"/>
              </w:rPr>
            </w:pPr>
            <w:del w:id="701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15" w:author="Administrator" w:date="2016-01-01T22:49:10Z"/>
                <w:color w:val="000000"/>
              </w:rPr>
            </w:pPr>
            <w:del w:id="7016" w:author="Administrator" w:date="2016-01-01T22:49:10Z">
              <w:r>
                <w:rPr>
                  <w:rFonts w:eastAsia="Times New Roman"/>
                  <w:color w:val="000000"/>
                </w:rPr>
                <w:delText xml:space="preserve">public </w:delText>
              </w:r>
            </w:del>
            <w:del w:id="7017" w:author="Administrator" w:date="2016-01-01T22:49:10Z">
              <w:r>
                <w:rPr>
                  <w:color w:val="000000"/>
                </w:rPr>
                <w:delText>void exportExcel</w:delText>
              </w:r>
            </w:del>
            <w:del w:id="7018"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1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2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21" w:author="Administrator" w:date="2016-01-01T22:49:10Z"/>
                <w:color w:val="000000"/>
              </w:rPr>
            </w:pPr>
            <w:del w:id="702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23" w:author="Administrator" w:date="2016-01-01T22:49:10Z"/>
                <w:color w:val="000000"/>
              </w:rPr>
            </w:pPr>
            <w:del w:id="7024"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2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2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27" w:author="Administrator" w:date="2016-01-01T22:49:10Z"/>
                <w:color w:val="000000"/>
              </w:rPr>
            </w:pPr>
            <w:del w:id="702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29" w:author="Administrator" w:date="2016-01-01T22:49:10Z"/>
                <w:color w:val="000000"/>
              </w:rPr>
            </w:pPr>
            <w:del w:id="7030" w:author="Administrator" w:date="2016-01-01T22:49:10Z">
              <w:r>
                <w:rPr>
                  <w:rFonts w:hint="eastAsia" w:ascii="宋体" w:hAnsi="宋体" w:cs="宋体"/>
                  <w:color w:val="000000"/>
                </w:rPr>
                <w:delText>调用commodity领域对象的</w:delText>
              </w:r>
            </w:del>
            <w:del w:id="7031" w:author="Administrator" w:date="2016-01-01T22:49:10Z">
              <w:r>
                <w:rPr>
                  <w:color w:val="000000"/>
                </w:rPr>
                <w:delText>exportExcel</w:delText>
              </w:r>
            </w:del>
            <w:del w:id="7032"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3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34" w:author="Administrator" w:date="2016-01-01T22:49:10Z"/>
                <w:color w:val="000000"/>
              </w:rPr>
            </w:pPr>
            <w:del w:id="7035" w:author="Administrator" w:date="2016-01-01T22:49:10Z">
              <w:r>
                <w:rPr>
                  <w:rFonts w:eastAsia="Times New Roman"/>
                  <w:color w:val="000000"/>
                </w:rPr>
                <w:delText>Commodity</w:delText>
              </w:r>
            </w:del>
            <w:del w:id="7036" w:author="Administrator" w:date="2016-01-01T22:49:10Z">
              <w:r>
                <w:rPr>
                  <w:rFonts w:hint="eastAsia"/>
                  <w:color w:val="000000"/>
                </w:rPr>
                <w:delText>Controller</w:delText>
              </w:r>
            </w:del>
            <w:del w:id="7037" w:author="Administrator" w:date="2016-01-01T22:49:10Z">
              <w:r>
                <w:rPr>
                  <w:rFonts w:eastAsia="Times New Roman"/>
                  <w:color w:val="000000"/>
                </w:rPr>
                <w:delText>.</w:delText>
              </w:r>
            </w:del>
            <w:del w:id="7038"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39" w:author="Administrator" w:date="2016-01-01T22:49:10Z"/>
                <w:color w:val="000000"/>
              </w:rPr>
            </w:pPr>
            <w:del w:id="704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41" w:author="Administrator" w:date="2016-01-01T22:49:10Z"/>
                <w:color w:val="000000"/>
              </w:rPr>
            </w:pPr>
            <w:del w:id="7042" w:author="Administrator" w:date="2016-01-01T22:49:10Z">
              <w:r>
                <w:rPr>
                  <w:color w:val="000000"/>
                </w:rPr>
                <w:delText>p</w:delText>
              </w:r>
            </w:del>
            <w:del w:id="7043" w:author="Administrator" w:date="2016-01-01T22:49:10Z">
              <w:r>
                <w:rPr>
                  <w:rFonts w:eastAsia="Times New Roman"/>
                  <w:color w:val="000000"/>
                </w:rPr>
                <w:delText xml:space="preserve">ublic void </w:delText>
              </w:r>
            </w:del>
            <w:del w:id="7044" w:author="Administrator" w:date="2016-01-01T22:49:10Z">
              <w:r>
                <w:rPr>
                  <w:color w:val="000000"/>
                </w:rPr>
                <w:delText>changeAlarmScale</w:delText>
              </w:r>
            </w:del>
            <w:del w:id="7045" w:author="Administrator" w:date="2016-01-01T22:49:10Z">
              <w:r>
                <w:rPr>
                  <w:rFonts w:eastAsia="Times New Roman"/>
                  <w:color w:val="000000"/>
                </w:rPr>
                <w:delText xml:space="preserve"> (</w:delText>
              </w:r>
            </w:del>
            <w:del w:id="7046" w:author="Administrator" w:date="2016-01-01T22:49:10Z">
              <w:r>
                <w:rPr>
                  <w:color w:val="000000"/>
                </w:rPr>
                <w:delText>double alarmScale</w:delText>
              </w:r>
            </w:del>
            <w:del w:id="7047"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4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4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50" w:author="Administrator" w:date="2016-01-01T22:49:10Z"/>
                <w:color w:val="000000"/>
              </w:rPr>
            </w:pPr>
            <w:del w:id="705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52" w:author="Administrator" w:date="2016-01-01T22:49:10Z"/>
                <w:color w:val="000000"/>
              </w:rPr>
            </w:pPr>
            <w:del w:id="7053"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5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5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56" w:author="Administrator" w:date="2016-01-01T22:49:10Z"/>
                <w:color w:val="000000"/>
              </w:rPr>
            </w:pPr>
            <w:del w:id="705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58" w:author="Administrator" w:date="2016-01-01T22:49:10Z"/>
                <w:color w:val="000000"/>
              </w:rPr>
            </w:pPr>
            <w:del w:id="7059" w:author="Administrator" w:date="2016-01-01T22:49:10Z">
              <w:r>
                <w:rPr>
                  <w:rFonts w:hint="eastAsia" w:ascii="宋体" w:hAnsi="宋体" w:cs="宋体"/>
                  <w:color w:val="000000"/>
                </w:rPr>
                <w:delText>调用commodity领域对象的</w:delText>
              </w:r>
            </w:del>
            <w:del w:id="7060" w:author="Administrator" w:date="2016-01-01T22:49:10Z">
              <w:r>
                <w:rPr>
                  <w:color w:val="000000"/>
                </w:rPr>
                <w:delText>changeAlarmScale</w:delText>
              </w:r>
            </w:del>
            <w:del w:id="7061"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62"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63" w:author="Administrator" w:date="2016-01-01T22:49:10Z"/>
                <w:color w:val="000000"/>
              </w:rPr>
            </w:pPr>
            <w:del w:id="7064" w:author="Administrator" w:date="2016-01-01T22:49:10Z">
              <w:r>
                <w:rPr>
                  <w:rFonts w:eastAsia="Times New Roman"/>
                  <w:color w:val="000000"/>
                </w:rPr>
                <w:delText>Commodity</w:delText>
              </w:r>
            </w:del>
            <w:del w:id="7065" w:author="Administrator" w:date="2016-01-01T22:49:10Z">
              <w:r>
                <w:rPr>
                  <w:rFonts w:hint="eastAsia"/>
                  <w:color w:val="000000"/>
                </w:rPr>
                <w:delText>Controller</w:delText>
              </w:r>
            </w:del>
            <w:del w:id="7066" w:author="Administrator" w:date="2016-01-01T22:49:10Z">
              <w:r>
                <w:rPr>
                  <w:rFonts w:eastAsia="Times New Roman"/>
                  <w:color w:val="000000"/>
                </w:rPr>
                <w:delText>.</w:delText>
              </w:r>
            </w:del>
            <w:del w:id="7067"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68" w:author="Administrator" w:date="2016-01-01T22:49:10Z"/>
                <w:color w:val="000000"/>
              </w:rPr>
            </w:pPr>
            <w:del w:id="7069"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70" w:author="Administrator" w:date="2016-01-01T22:49:10Z"/>
                <w:color w:val="000000"/>
              </w:rPr>
            </w:pPr>
            <w:del w:id="7071" w:author="Administrator" w:date="2016-01-01T22:49:10Z">
              <w:r>
                <w:rPr>
                  <w:color w:val="000000"/>
                </w:rPr>
                <w:delText>P</w:delText>
              </w:r>
            </w:del>
            <w:del w:id="7072" w:author="Administrator" w:date="2016-01-01T22:49:10Z">
              <w:r>
                <w:rPr>
                  <w:rFonts w:eastAsia="Times New Roman"/>
                  <w:color w:val="000000"/>
                </w:rPr>
                <w:delText>ublic</w:delText>
              </w:r>
            </w:del>
            <w:del w:id="7073" w:author="Administrator" w:date="2016-01-01T22:49:10Z">
              <w:r>
                <w:rPr>
                  <w:color w:val="000000"/>
                </w:rPr>
                <w:delText xml:space="preserve"> </w:delText>
              </w:r>
            </w:del>
            <w:del w:id="7074" w:author="Administrator" w:date="2016-01-01T22:49:10Z">
              <w:r>
                <w:rPr>
                  <w:rFonts w:eastAsia="Times New Roman"/>
                  <w:color w:val="000000"/>
                </w:rPr>
                <w:delText xml:space="preserve">ArrayList&lt;StorageInfoVO&gt; </w:delText>
              </w:r>
            </w:del>
            <w:del w:id="7075" w:author="Administrator" w:date="2016-01-01T22:49:10Z">
              <w:r>
                <w:rPr>
                  <w:color w:val="000000"/>
                </w:rPr>
                <w:delText>checkStorageMessage</w:delText>
              </w:r>
            </w:del>
            <w:del w:id="7076"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7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7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79" w:author="Administrator" w:date="2016-01-01T22:49:10Z"/>
                <w:color w:val="000000"/>
              </w:rPr>
            </w:pPr>
            <w:del w:id="7080"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81" w:author="Administrator" w:date="2016-01-01T22:49:10Z"/>
                <w:color w:val="000000"/>
              </w:rPr>
            </w:pPr>
            <w:del w:id="7082"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8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8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85" w:author="Administrator" w:date="2016-01-01T22:49:10Z"/>
                <w:color w:val="000000"/>
              </w:rPr>
            </w:pPr>
            <w:del w:id="7086"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087" w:author="Administrator" w:date="2016-01-01T22:49:10Z"/>
                <w:rFonts w:ascii="Calibri" w:hAnsi="Calibri" w:cs="宋体"/>
                <w:color w:val="000000"/>
              </w:rPr>
            </w:pPr>
            <w:del w:id="7088" w:author="Administrator" w:date="2016-01-01T22:49:10Z">
              <w:r>
                <w:rPr>
                  <w:rFonts w:hint="eastAsia" w:ascii="宋体" w:hAnsi="宋体" w:cs="宋体"/>
                  <w:color w:val="000000"/>
                  <w:sz w:val="21"/>
                </w:rPr>
                <w:delText>调用commodity领域对象的</w:delText>
              </w:r>
            </w:del>
            <w:del w:id="7089" w:author="Administrator" w:date="2016-01-01T22:49:10Z">
              <w:r>
                <w:rPr>
                  <w:color w:val="000000"/>
                  <w:sz w:val="21"/>
                </w:rPr>
                <w:delText>checkStorageMessage</w:delText>
              </w:r>
            </w:del>
            <w:del w:id="7090" w:author="Administrator" w:date="2016-01-01T22:49:10Z">
              <w:r>
                <w:rPr>
                  <w:rFonts w:hint="eastAsia" w:cs="宋体"/>
                  <w:color w:val="000000"/>
                  <w:sz w:val="21"/>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09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92" w:author="Administrator" w:date="2016-01-01T22:49:10Z"/>
                <w:color w:val="000000"/>
              </w:rPr>
            </w:pPr>
            <w:del w:id="7093" w:author="Administrator" w:date="2016-01-01T22:49:10Z">
              <w:r>
                <w:rPr>
                  <w:rFonts w:eastAsia="Times New Roman"/>
                  <w:color w:val="000000"/>
                </w:rPr>
                <w:delText>Commodity</w:delText>
              </w:r>
            </w:del>
            <w:del w:id="7094" w:author="Administrator" w:date="2016-01-01T22:49:10Z">
              <w:r>
                <w:rPr>
                  <w:rFonts w:hint="eastAsia"/>
                  <w:color w:val="000000"/>
                </w:rPr>
                <w:delText>Controller</w:delText>
              </w:r>
            </w:del>
            <w:del w:id="7095" w:author="Administrator" w:date="2016-01-01T22:49:10Z">
              <w:r>
                <w:rPr>
                  <w:rFonts w:eastAsia="Times New Roman"/>
                  <w:color w:val="000000"/>
                </w:rPr>
                <w:delText>.</w:delText>
              </w:r>
            </w:del>
            <w:del w:id="7096" w:author="Administrator" w:date="2016-01-01T22:49:10Z">
              <w:r>
                <w:rPr>
                  <w:color w:val="000000"/>
                  <w:szCs w:val="20"/>
                </w:rPr>
                <w:delText xml:space="preserve"> </w:delText>
              </w:r>
            </w:del>
            <w:del w:id="7097"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98" w:author="Administrator" w:date="2016-01-01T22:49:10Z"/>
                <w:color w:val="000000"/>
              </w:rPr>
            </w:pPr>
            <w:del w:id="7099"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00" w:author="Administrator" w:date="2016-01-01T22:49:10Z"/>
                <w:color w:val="000000"/>
              </w:rPr>
            </w:pPr>
            <w:del w:id="7101" w:author="Administrator" w:date="2016-01-01T22:49:10Z">
              <w:r>
                <w:rPr>
                  <w:color w:val="000000"/>
                </w:rPr>
                <w:delText>public StoragePO getStorageNum(long startTime,long endTime)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0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0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04" w:author="Administrator" w:date="2016-01-01T22:49:10Z"/>
                <w:color w:val="000000"/>
              </w:rPr>
            </w:pPr>
            <w:del w:id="710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06" w:author="Administrator" w:date="2016-01-01T22:49:10Z"/>
                <w:color w:val="000000"/>
              </w:rPr>
            </w:pPr>
            <w:del w:id="7107"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0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0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10" w:author="Administrator" w:date="2016-01-01T22:49:10Z"/>
                <w:color w:val="000000"/>
              </w:rPr>
            </w:pPr>
            <w:del w:id="711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112" w:author="Administrator" w:date="2016-01-01T22:49:10Z"/>
                <w:rFonts w:ascii="Calibri" w:hAnsi="Calibri" w:cs="宋体"/>
                <w:color w:val="000000"/>
              </w:rPr>
            </w:pPr>
            <w:del w:id="7113" w:author="Administrator" w:date="2016-01-01T22:49:10Z">
              <w:r>
                <w:rPr>
                  <w:rFonts w:hint="eastAsia" w:ascii="宋体" w:hAnsi="宋体" w:cs="宋体"/>
                  <w:color w:val="000000"/>
                  <w:sz w:val="21"/>
                </w:rPr>
                <w:delText>调用commodity领域对象的</w:delText>
              </w:r>
            </w:del>
            <w:del w:id="7114" w:author="Administrator" w:date="2016-01-01T22:49:10Z">
              <w:r>
                <w:rPr>
                  <w:color w:val="000000"/>
                  <w:sz w:val="21"/>
                </w:rPr>
                <w:delText>getStorageNum</w:delText>
              </w:r>
            </w:del>
            <w:del w:id="7115" w:author="Administrator" w:date="2016-01-01T22:49:10Z">
              <w:r>
                <w:rPr>
                  <w:rFonts w:hint="eastAsia" w:cs="宋体"/>
                  <w:color w:val="000000"/>
                  <w:sz w:val="21"/>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16"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17" w:author="Administrator" w:date="2016-01-01T22:49:10Z"/>
                <w:color w:val="000000"/>
              </w:rPr>
            </w:pPr>
            <w:del w:id="7118" w:author="Administrator" w:date="2016-01-01T22:49:10Z">
              <w:r>
                <w:rPr>
                  <w:rFonts w:eastAsia="Times New Roman"/>
                  <w:color w:val="000000"/>
                </w:rPr>
                <w:delText>Commodity</w:delText>
              </w:r>
            </w:del>
            <w:del w:id="7119" w:author="Administrator" w:date="2016-01-01T22:49:10Z">
              <w:r>
                <w:rPr>
                  <w:rFonts w:hint="eastAsia"/>
                  <w:color w:val="000000"/>
                </w:rPr>
                <w:delText>Controller</w:delText>
              </w:r>
            </w:del>
            <w:del w:id="7120" w:author="Administrator" w:date="2016-01-01T22:49:10Z">
              <w:r>
                <w:rPr>
                  <w:rFonts w:eastAsia="Times New Roman"/>
                  <w:color w:val="000000"/>
                </w:rPr>
                <w:delText>.</w:delText>
              </w:r>
            </w:del>
            <w:del w:id="7121"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22" w:author="Administrator" w:date="2016-01-01T22:49:10Z"/>
                <w:color w:val="000000"/>
              </w:rPr>
            </w:pPr>
            <w:del w:id="712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24" w:author="Administrator" w:date="2016-01-01T22:49:10Z"/>
                <w:color w:val="000000"/>
              </w:rPr>
            </w:pPr>
            <w:del w:id="7125" w:author="Administrator" w:date="2016-01-01T22:49:10Z">
              <w:r>
                <w:rPr>
                  <w:color w:val="000000"/>
                </w:rPr>
                <w:delText>p</w:delText>
              </w:r>
            </w:del>
            <w:del w:id="7126" w:author="Administrator" w:date="2016-01-01T22:49:10Z">
              <w:r>
                <w:rPr>
                  <w:rFonts w:eastAsia="Times New Roman"/>
                  <w:color w:val="000000"/>
                </w:rPr>
                <w:delText xml:space="preserve">ublic void </w:delText>
              </w:r>
            </w:del>
            <w:del w:id="7127" w:author="Administrator" w:date="2016-01-01T22:49:10Z">
              <w:r>
                <w:rPr>
                  <w:color w:val="000000"/>
                </w:rPr>
                <w:delText>alarm</w:delText>
              </w:r>
            </w:del>
            <w:del w:id="7128"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2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3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31" w:author="Administrator" w:date="2016-01-01T22:49:10Z"/>
                <w:color w:val="000000"/>
              </w:rPr>
            </w:pPr>
            <w:del w:id="713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33" w:author="Administrator" w:date="2016-01-01T22:49:10Z"/>
                <w:color w:val="000000"/>
              </w:rPr>
            </w:pPr>
            <w:del w:id="7134"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3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3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37" w:author="Administrator" w:date="2016-01-01T22:49:10Z"/>
                <w:color w:val="000000"/>
              </w:rPr>
            </w:pPr>
            <w:del w:id="713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39" w:author="Administrator" w:date="2016-01-01T22:49:10Z"/>
                <w:color w:val="000000"/>
              </w:rPr>
            </w:pPr>
            <w:del w:id="7140" w:author="Administrator" w:date="2016-01-01T22:49:10Z">
              <w:r>
                <w:rPr>
                  <w:rFonts w:hint="eastAsia" w:ascii="宋体" w:hAnsi="宋体" w:cs="宋体"/>
                  <w:color w:val="000000"/>
                </w:rPr>
                <w:delText>调用commodity领域对象的</w:delText>
              </w:r>
            </w:del>
            <w:del w:id="7141" w:author="Administrator" w:date="2016-01-01T22:49:10Z">
              <w:r>
                <w:rPr>
                  <w:color w:val="000000"/>
                </w:rPr>
                <w:delText>alarm</w:delText>
              </w:r>
            </w:del>
            <w:del w:id="7142"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4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44" w:author="Administrator" w:date="2016-01-01T22:49:10Z"/>
                <w:color w:val="000000"/>
              </w:rPr>
            </w:pPr>
            <w:del w:id="7145" w:author="Administrator" w:date="2016-01-01T22:49:10Z">
              <w:r>
                <w:rPr>
                  <w:rFonts w:eastAsia="Times New Roman"/>
                  <w:color w:val="000000"/>
                </w:rPr>
                <w:delText>Commodity</w:delText>
              </w:r>
            </w:del>
            <w:del w:id="7146" w:author="Administrator" w:date="2016-01-01T22:49:10Z">
              <w:r>
                <w:rPr>
                  <w:rFonts w:hint="eastAsia"/>
                  <w:color w:val="000000"/>
                </w:rPr>
                <w:delText>Controller</w:delText>
              </w:r>
            </w:del>
            <w:del w:id="7147" w:author="Administrator" w:date="2016-01-01T22:49:10Z">
              <w:r>
                <w:rPr>
                  <w:rFonts w:eastAsia="Times New Roman"/>
                  <w:color w:val="000000"/>
                </w:rPr>
                <w:delText>.</w:delText>
              </w:r>
            </w:del>
            <w:del w:id="7148"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49" w:author="Administrator" w:date="2016-01-01T22:49:10Z"/>
                <w:color w:val="000000"/>
              </w:rPr>
            </w:pPr>
            <w:del w:id="715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51" w:author="Administrator" w:date="2016-01-01T22:49:10Z"/>
                <w:color w:val="000000"/>
              </w:rPr>
            </w:pPr>
            <w:del w:id="7152" w:author="Administrator" w:date="2016-01-01T22:49:10Z">
              <w:r>
                <w:rPr>
                  <w:color w:val="000000"/>
                </w:rPr>
                <w:delText>p</w:delText>
              </w:r>
            </w:del>
            <w:del w:id="7153" w:author="Administrator" w:date="2016-01-01T22:49:10Z">
              <w:r>
                <w:rPr>
                  <w:rFonts w:eastAsia="Times New Roman"/>
                  <w:color w:val="000000"/>
                </w:rPr>
                <w:delText xml:space="preserve">ublic void </w:delText>
              </w:r>
            </w:del>
            <w:del w:id="7154" w:author="Administrator" w:date="2016-01-01T22:49:10Z">
              <w:r>
                <w:rPr>
                  <w:color w:val="000000"/>
                </w:rPr>
                <w:delText>divide</w:delText>
              </w:r>
            </w:del>
            <w:del w:id="7155" w:author="Administrator" w:date="2016-01-01T22:49:10Z">
              <w:r>
                <w:rPr>
                  <w:rFonts w:eastAsia="Times New Roman"/>
                  <w:color w:val="000000"/>
                </w:rPr>
                <w:delText xml:space="preserve"> (</w:delText>
              </w:r>
            </w:del>
            <w:del w:id="7156" w:author="Administrator" w:date="2016-01-01T22:49:10Z">
              <w:r>
                <w:rPr>
                  <w:color w:val="000000"/>
                </w:rPr>
                <w:delText>GoodsPO gpo</w:delText>
              </w:r>
            </w:del>
            <w:del w:id="7157" w:author="Administrator" w:date="2016-01-01T22:49:10Z">
              <w:r>
                <w:rPr>
                  <w:rFonts w:hint="eastAsia" w:cs="宋体"/>
                  <w:color w:val="000000"/>
                </w:rPr>
                <w:delText>，</w:delText>
              </w:r>
            </w:del>
            <w:del w:id="7158" w:author="Administrator" w:date="2016-01-01T22:49:10Z">
              <w:r>
                <w:rPr>
                  <w:color w:val="000000"/>
                </w:rPr>
                <w:delText>StoragePO spo</w:delText>
              </w:r>
            </w:del>
            <w:del w:id="7159"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6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6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62" w:author="Administrator" w:date="2016-01-01T22:49:10Z"/>
                <w:color w:val="000000"/>
              </w:rPr>
            </w:pPr>
            <w:del w:id="716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64" w:author="Administrator" w:date="2016-01-01T22:49:10Z"/>
                <w:color w:val="000000"/>
              </w:rPr>
            </w:pPr>
            <w:del w:id="7165"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6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6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68" w:author="Administrator" w:date="2016-01-01T22:49:10Z"/>
                <w:color w:val="000000"/>
              </w:rPr>
            </w:pPr>
            <w:del w:id="716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70" w:author="Administrator" w:date="2016-01-01T22:49:10Z"/>
                <w:color w:val="000000"/>
              </w:rPr>
            </w:pPr>
            <w:del w:id="7171" w:author="Administrator" w:date="2016-01-01T22:49:10Z">
              <w:r>
                <w:rPr>
                  <w:rFonts w:hint="eastAsia" w:ascii="宋体" w:hAnsi="宋体" w:cs="宋体"/>
                  <w:color w:val="000000"/>
                </w:rPr>
                <w:delText>调用commodity领域对象的</w:delText>
              </w:r>
            </w:del>
            <w:del w:id="7172" w:author="Administrator" w:date="2016-01-01T22:49:10Z">
              <w:r>
                <w:rPr>
                  <w:color w:val="000000"/>
                </w:rPr>
                <w:delText>divide</w:delText>
              </w:r>
            </w:del>
            <w:del w:id="7173"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7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75" w:author="Administrator" w:date="2016-01-01T22:49:10Z"/>
                <w:color w:val="000000"/>
              </w:rPr>
            </w:pPr>
            <w:del w:id="7176" w:author="Administrator" w:date="2016-01-01T22:49:10Z">
              <w:r>
                <w:rPr>
                  <w:rFonts w:eastAsia="Times New Roman"/>
                  <w:color w:val="000000"/>
                </w:rPr>
                <w:delText>Commodity</w:delText>
              </w:r>
            </w:del>
            <w:del w:id="7177" w:author="Administrator" w:date="2016-01-01T22:49:10Z">
              <w:r>
                <w:rPr>
                  <w:rFonts w:hint="eastAsia"/>
                  <w:color w:val="000000"/>
                </w:rPr>
                <w:delText>Controller</w:delText>
              </w:r>
            </w:del>
            <w:del w:id="7178" w:author="Administrator" w:date="2016-01-01T22:49:10Z">
              <w:r>
                <w:rPr>
                  <w:rFonts w:eastAsia="Times New Roman"/>
                  <w:color w:val="000000"/>
                </w:rPr>
                <w:delText>.</w:delText>
              </w:r>
            </w:del>
            <w:del w:id="7179"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80" w:author="Administrator" w:date="2016-01-01T22:49:10Z"/>
                <w:color w:val="000000"/>
              </w:rPr>
            </w:pPr>
            <w:del w:id="7181"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82" w:author="Administrator" w:date="2016-01-01T22:49:10Z"/>
                <w:color w:val="000000"/>
              </w:rPr>
            </w:pPr>
            <w:del w:id="7183" w:author="Administrator" w:date="2016-01-01T22:49:10Z">
              <w:r>
                <w:rPr>
                  <w:color w:val="000000"/>
                </w:rPr>
                <w:delText>p</w:delText>
              </w:r>
            </w:del>
            <w:del w:id="7184" w:author="Administrator" w:date="2016-01-01T22:49:10Z">
              <w:r>
                <w:rPr>
                  <w:rFonts w:eastAsia="Times New Roman"/>
                  <w:color w:val="000000"/>
                </w:rPr>
                <w:delText xml:space="preserve">ublic void </w:delText>
              </w:r>
            </w:del>
            <w:del w:id="7185" w:author="Administrator" w:date="2016-01-01T22:49:10Z">
              <w:r>
                <w:rPr>
                  <w:color w:val="000000"/>
                </w:rPr>
                <w:delText>endCommodityManagement()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8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8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88" w:author="Administrator" w:date="2016-01-01T22:49:10Z"/>
                <w:color w:val="000000"/>
              </w:rPr>
            </w:pPr>
            <w:del w:id="718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90" w:author="Administrator" w:date="2016-01-01T22:49:10Z"/>
                <w:color w:val="000000"/>
              </w:rPr>
            </w:pPr>
            <w:del w:id="7191"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9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9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94" w:author="Administrator" w:date="2016-01-01T22:49:10Z"/>
                <w:color w:val="000000"/>
              </w:rPr>
            </w:pPr>
            <w:del w:id="719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96" w:author="Administrator" w:date="2016-01-01T22:49:10Z"/>
                <w:color w:val="000000"/>
              </w:rPr>
            </w:pPr>
            <w:del w:id="7197" w:author="Administrator" w:date="2016-01-01T22:49:10Z">
              <w:r>
                <w:rPr>
                  <w:rFonts w:hint="eastAsia" w:ascii="宋体" w:hAnsi="宋体" w:cs="宋体"/>
                  <w:color w:val="000000"/>
                </w:rPr>
                <w:delText>调用commodity领域对象的</w:delText>
              </w:r>
            </w:del>
            <w:del w:id="7198" w:author="Administrator" w:date="2016-01-01T22:49:10Z">
              <w:r>
                <w:rPr>
                  <w:color w:val="000000"/>
                </w:rPr>
                <w:delText>endCommodityManagement</w:delText>
              </w:r>
            </w:del>
            <w:del w:id="7199"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0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01" w:author="Administrator" w:date="2016-01-01T22:49:10Z"/>
                <w:color w:val="000000"/>
              </w:rPr>
            </w:pPr>
            <w:del w:id="7202" w:author="Administrator" w:date="2016-01-01T22:49:10Z">
              <w:r>
                <w:rPr>
                  <w:rFonts w:eastAsia="Times New Roman"/>
                  <w:color w:val="000000"/>
                </w:rPr>
                <w:delText>Commodity</w:delText>
              </w:r>
            </w:del>
            <w:del w:id="7203" w:author="Administrator" w:date="2016-01-01T22:49:10Z">
              <w:r>
                <w:rPr>
                  <w:rFonts w:hint="eastAsia"/>
                  <w:color w:val="000000"/>
                </w:rPr>
                <w:delText>Controller</w:delText>
              </w:r>
            </w:del>
            <w:del w:id="7204" w:author="Administrator" w:date="2016-01-01T22:49:10Z">
              <w:r>
                <w:rPr>
                  <w:rFonts w:eastAsia="Times New Roman"/>
                  <w:color w:val="000000"/>
                </w:rPr>
                <w:delText>.</w:delText>
              </w:r>
            </w:del>
            <w:del w:id="7205"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06" w:author="Administrator" w:date="2016-01-01T22:49:10Z"/>
                <w:color w:val="000000"/>
              </w:rPr>
            </w:pPr>
            <w:del w:id="720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08" w:author="Administrator" w:date="2016-01-01T22:49:10Z"/>
                <w:color w:val="000000"/>
              </w:rPr>
            </w:pPr>
            <w:del w:id="7209" w:author="Administrator" w:date="2016-01-01T22:49:10Z">
              <w:r>
                <w:rPr>
                  <w:color w:val="000000"/>
                </w:rPr>
                <w:delText>public void changeStorageInInfo(ArrayList&lt;SheetVO&gt; svolist);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1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1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12" w:author="Administrator" w:date="2016-01-01T22:49:10Z"/>
                <w:color w:val="000000"/>
              </w:rPr>
            </w:pPr>
            <w:del w:id="721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14" w:author="Administrator" w:date="2016-01-01T22:49:10Z"/>
                <w:color w:val="000000"/>
              </w:rPr>
            </w:pPr>
            <w:del w:id="7215"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1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1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18" w:author="Administrator" w:date="2016-01-01T22:49:10Z"/>
                <w:color w:val="000000"/>
              </w:rPr>
            </w:pPr>
            <w:del w:id="721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20" w:author="Administrator" w:date="2016-01-01T22:49:10Z"/>
                <w:color w:val="000000"/>
              </w:rPr>
            </w:pPr>
            <w:del w:id="7221" w:author="Administrator" w:date="2016-01-01T22:49:10Z">
              <w:r>
                <w:rPr>
                  <w:rFonts w:hint="eastAsia" w:ascii="宋体" w:hAnsi="宋体" w:cs="宋体"/>
                  <w:color w:val="000000"/>
                </w:rPr>
                <w:delText>调用commodity领域对象的</w:delText>
              </w:r>
            </w:del>
            <w:del w:id="7222" w:author="Administrator" w:date="2016-01-01T22:49:10Z">
              <w:r>
                <w:rPr>
                  <w:color w:val="000000"/>
                </w:rPr>
                <w:delText>changeStorageInInfo</w:delText>
              </w:r>
            </w:del>
            <w:del w:id="7223"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2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25" w:author="Administrator" w:date="2016-01-01T22:49:10Z"/>
                <w:color w:val="000000"/>
              </w:rPr>
            </w:pPr>
            <w:del w:id="7226" w:author="Administrator" w:date="2016-01-01T22:49:10Z">
              <w:r>
                <w:rPr>
                  <w:rFonts w:eastAsia="Times New Roman"/>
                  <w:color w:val="000000"/>
                </w:rPr>
                <w:delText>Commodity</w:delText>
              </w:r>
            </w:del>
            <w:del w:id="7227" w:author="Administrator" w:date="2016-01-01T22:49:10Z">
              <w:r>
                <w:rPr>
                  <w:rFonts w:hint="eastAsia"/>
                  <w:color w:val="000000"/>
                </w:rPr>
                <w:delText>Controller</w:delText>
              </w:r>
            </w:del>
            <w:del w:id="7228" w:author="Administrator" w:date="2016-01-01T22:49:10Z">
              <w:r>
                <w:rPr>
                  <w:rFonts w:eastAsia="Times New Roman"/>
                  <w:color w:val="000000"/>
                </w:rPr>
                <w:delText>.</w:delText>
              </w:r>
            </w:del>
            <w:del w:id="7229" w:author="Administrator" w:date="2016-01-01T22:49:10Z">
              <w:r>
                <w:rPr>
                  <w:color w:val="000000"/>
                  <w:szCs w:val="20"/>
                </w:rPr>
                <w:delText xml:space="preserve"> </w:delText>
              </w:r>
            </w:del>
            <w:del w:id="7230"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31" w:author="Administrator" w:date="2016-01-01T22:49:10Z"/>
                <w:color w:val="000000"/>
              </w:rPr>
            </w:pPr>
            <w:del w:id="7232"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33" w:author="Administrator" w:date="2016-01-01T22:49:10Z"/>
                <w:color w:val="000000"/>
              </w:rPr>
            </w:pPr>
            <w:del w:id="7234" w:author="Administrator" w:date="2016-01-01T22:49:10Z">
              <w:r>
                <w:rPr>
                  <w:color w:val="000000"/>
                </w:rPr>
                <w:delText>public void initStorageInfo(StorageInitVO sivo);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3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23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37" w:author="Administrator" w:date="2016-01-01T22:49:10Z"/>
                <w:color w:val="000000"/>
              </w:rPr>
            </w:pPr>
            <w:del w:id="7238"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39" w:author="Administrator" w:date="2016-01-01T22:49:10Z"/>
                <w:color w:val="000000"/>
              </w:rPr>
            </w:pPr>
            <w:del w:id="7240"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4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24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43" w:author="Administrator" w:date="2016-01-01T22:49:10Z"/>
                <w:color w:val="000000"/>
              </w:rPr>
            </w:pPr>
            <w:del w:id="7244"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45" w:author="Administrator" w:date="2016-01-01T22:49:10Z"/>
                <w:color w:val="000000"/>
              </w:rPr>
            </w:pPr>
            <w:del w:id="7246" w:author="Administrator" w:date="2016-01-01T22:49:10Z">
              <w:r>
                <w:rPr>
                  <w:rFonts w:hint="eastAsia" w:ascii="宋体" w:hAnsi="宋体" w:cs="宋体"/>
                  <w:color w:val="000000"/>
                </w:rPr>
                <w:delText>调用commodity领域对象的</w:delText>
              </w:r>
            </w:del>
            <w:del w:id="7247" w:author="Administrator" w:date="2016-01-01T22:49:10Z">
              <w:r>
                <w:rPr>
                  <w:color w:val="000000"/>
                </w:rPr>
                <w:delText>initStorageInfo</w:delText>
              </w:r>
            </w:del>
            <w:del w:id="7248"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49"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250" w:author="Administrator" w:date="2016-01-01T22:49:10Z"/>
                <w:color w:val="FFFFFF"/>
              </w:rPr>
            </w:pPr>
            <w:del w:id="7251" w:author="Administrator" w:date="2016-01-01T22:49:1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52"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253" w:author="Administrator" w:date="2016-01-01T22:49:10Z"/>
                <w:color w:val="000000"/>
              </w:rPr>
            </w:pPr>
            <w:del w:id="7254"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255" w:author="Administrator" w:date="2016-01-01T22:49:10Z"/>
                <w:color w:val="000000"/>
              </w:rPr>
            </w:pPr>
            <w:del w:id="7256" w:author="Administrator" w:date="2016-01-01T22:49:1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57"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258" w:author="Administrator" w:date="2016-01-01T22:49:10Z"/>
                <w:color w:val="000000"/>
              </w:rPr>
            </w:pPr>
            <w:del w:id="7259" w:author="Administrator" w:date="2016-01-01T22:49:10Z">
              <w:r>
                <w:rPr>
                  <w:rFonts w:eastAsia="Times New Roman"/>
                  <w:color w:val="000000"/>
                </w:rPr>
                <w:delText>Commodity.</w:delText>
              </w:r>
            </w:del>
            <w:del w:id="7260" w:author="Administrator" w:date="2016-01-01T22:49:10Z">
              <w:r>
                <w:rPr>
                  <w:color w:val="000000"/>
                  <w:szCs w:val="20"/>
                </w:rPr>
                <w:delText xml:space="preserve"> </w:delText>
              </w:r>
            </w:del>
            <w:del w:id="7261" w:author="Administrator" w:date="2016-01-01T22:49:10Z">
              <w:r>
                <w:rPr>
                  <w:color w:val="000000"/>
                </w:rPr>
                <w:delText>getStorageId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262" w:author="Administrator" w:date="2016-01-01T22:49:10Z"/>
                <w:color w:val="000000"/>
              </w:rPr>
            </w:pPr>
            <w:del w:id="7263" w:author="Administrator" w:date="2016-01-01T22:49:10Z">
              <w:r>
                <w:rPr>
                  <w:rFonts w:hint="eastAsia" w:ascii="宋体" w:hAnsi="宋体" w:cs="宋体"/>
                  <w:color w:val="000000"/>
                </w:rPr>
                <w:delText>在一个得到仓库id的回合中，得到仓库id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del w:id="7264"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265" w:author="Administrator" w:date="2016-01-01T22:49:10Z"/>
                <w:color w:val="000000"/>
              </w:rPr>
            </w:pPr>
            <w:del w:id="7266" w:author="Administrator" w:date="2016-01-01T22:49:10Z">
              <w:r>
                <w:rPr>
                  <w:color w:val="000000"/>
                </w:rPr>
                <w:delText>……………….</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267" w:author="Administrator" w:date="2016-01-01T22:49:10Z"/>
                <w:color w:val="000000"/>
                <w:sz w:val="20"/>
                <w:szCs w:val="20"/>
              </w:rPr>
            </w:pPr>
          </w:p>
        </w:tc>
      </w:tr>
    </w:tbl>
    <w:p>
      <w:pPr>
        <w:rPr>
          <w:del w:id="7268" w:author="Administrator" w:date="2016-01-01T22:49:10Z"/>
        </w:rPr>
      </w:pPr>
    </w:p>
    <w:p>
      <w:pPr>
        <w:jc w:val="center"/>
        <w:rPr>
          <w:del w:id="7269" w:author="Administrator" w:date="2016-01-01T22:49:10Z"/>
          <w:rFonts w:ascii="黑体" w:hAnsi="宋体" w:eastAsia="黑体" w:cs="黑体"/>
          <w:b/>
          <w:bCs/>
          <w:sz w:val="22"/>
          <w:szCs w:val="20"/>
        </w:rPr>
      </w:pPr>
      <w:del w:id="7270" w:author="Administrator" w:date="2016-01-01T22:49:10Z">
        <w:r>
          <w:rPr>
            <w:rFonts w:hint="eastAsia" w:ascii="宋体" w:hAnsi="宋体" w:cs="宋体"/>
            <w:b/>
            <w:bCs/>
            <w:sz w:val="22"/>
            <w:szCs w:val="20"/>
          </w:rPr>
          <w:delText>表24 commoditybl模块的接口规范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71"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272" w:author="Administrator" w:date="2016-01-01T22:49:10Z"/>
                <w:color w:val="FFFFFF"/>
              </w:rPr>
            </w:pPr>
            <w:del w:id="7273" w:author="Administrator" w:date="2016-01-01T22:49:1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7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275" w:author="Administrator" w:date="2016-01-01T22:49:10Z"/>
                <w:color w:val="000000"/>
              </w:rPr>
            </w:pPr>
            <w:del w:id="7276" w:author="Administrator" w:date="2016-01-01T22:49:10Z">
              <w:r>
                <w:rPr>
                  <w:rFonts w:eastAsia="Times New Roman"/>
                  <w:color w:val="000000"/>
                </w:rPr>
                <w:delText>Commodity.</w:delText>
              </w:r>
            </w:del>
            <w:del w:id="7277" w:author="Administrator" w:date="2016-01-01T22:49:10Z">
              <w:r>
                <w:rPr>
                  <w:color w:val="000000"/>
                  <w:szCs w:val="20"/>
                </w:rPr>
                <w:delText xml:space="preserve"> </w:delText>
              </w:r>
            </w:del>
            <w:del w:id="7278"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79" w:author="Administrator" w:date="2016-01-01T22:49:10Z"/>
                <w:color w:val="000000"/>
              </w:rPr>
            </w:pPr>
            <w:del w:id="728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81" w:author="Administrator" w:date="2016-01-01T22:49:10Z"/>
                <w:color w:val="000000"/>
              </w:rPr>
            </w:pPr>
            <w:del w:id="7282" w:author="Administrator" w:date="2016-01-01T22:49:10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8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8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85" w:author="Administrator" w:date="2016-01-01T22:49:10Z"/>
                <w:color w:val="000000"/>
              </w:rPr>
            </w:pPr>
            <w:del w:id="728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87" w:author="Administrator" w:date="2016-01-01T22:49:10Z"/>
                <w:color w:val="000000"/>
              </w:rPr>
            </w:pPr>
            <w:del w:id="7288" w:author="Administrator" w:date="2016-01-01T22:49:10Z">
              <w:r>
                <w:rPr>
                  <w:rFonts w:hint="eastAsia" w:ascii="宋体" w:hAnsi="宋体" w:cs="宋体"/>
                  <w:color w:val="000000"/>
                </w:rPr>
                <w:delText>启动一个得到仓库id的回合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8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9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91" w:author="Administrator" w:date="2016-01-01T22:49:10Z"/>
                <w:color w:val="000000"/>
              </w:rPr>
            </w:pPr>
            <w:del w:id="729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93" w:author="Administrator" w:date="2016-01-01T22:49:10Z"/>
                <w:color w:val="000000"/>
              </w:rPr>
            </w:pPr>
            <w:del w:id="7294" w:author="Administrator" w:date="2016-01-01T22:49:10Z">
              <w:r>
                <w:rPr>
                  <w:rFonts w:hint="eastAsia" w:ascii="宋体" w:hAnsi="宋体" w:cs="宋体"/>
                  <w:color w:val="000000"/>
                </w:rPr>
                <w:delText>在一个得到仓库id的回合中，得到仓库id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9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296" w:author="Administrator" w:date="2016-01-01T22:49:10Z"/>
                <w:color w:val="000000"/>
              </w:rPr>
            </w:pPr>
            <w:del w:id="7297" w:author="Administrator" w:date="2016-01-01T22:49:10Z">
              <w:r>
                <w:rPr>
                  <w:rFonts w:eastAsia="Times New Roman"/>
                  <w:color w:val="000000"/>
                </w:rPr>
                <w:delText>Commodity.</w:delText>
              </w:r>
            </w:del>
            <w:del w:id="7298"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99" w:author="Administrator" w:date="2016-01-01T22:49:10Z"/>
                <w:color w:val="000000"/>
              </w:rPr>
            </w:pPr>
            <w:del w:id="730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01" w:author="Administrator" w:date="2016-01-01T22:49:10Z"/>
                <w:color w:val="000000"/>
              </w:rPr>
            </w:pPr>
            <w:del w:id="7302" w:author="Administrator" w:date="2016-01-01T22:49:10Z">
              <w:r>
                <w:rPr>
                  <w:rFonts w:eastAsia="Times New Roman"/>
                  <w:color w:val="000000"/>
                </w:rPr>
                <w:delText xml:space="preserve">public </w:delText>
              </w:r>
            </w:del>
            <w:del w:id="7303" w:author="Administrator" w:date="2016-01-01T22:49:10Z">
              <w:r>
                <w:rPr>
                  <w:color w:val="000000"/>
                </w:rPr>
                <w:delText>ArrayList&lt;ExpressInfoVO&gt;</w:delText>
              </w:r>
            </w:del>
            <w:del w:id="7304" w:author="Administrator" w:date="2016-01-01T22:49:10Z">
              <w:r>
                <w:rPr>
                  <w:rFonts w:eastAsia="Times New Roman"/>
                  <w:color w:val="000000"/>
                </w:rPr>
                <w:delText xml:space="preserve"> </w:delText>
              </w:r>
            </w:del>
            <w:del w:id="7305" w:author="Administrator" w:date="2016-01-01T22:49:10Z">
              <w:r>
                <w:rPr>
                  <w:color w:val="000000"/>
                </w:rPr>
                <w:delText>stockTaking()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0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0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08" w:author="Administrator" w:date="2016-01-01T22:49:10Z"/>
                <w:color w:val="000000"/>
              </w:rPr>
            </w:pPr>
            <w:del w:id="730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10" w:author="Administrator" w:date="2016-01-01T22:49:10Z"/>
                <w:color w:val="000000"/>
              </w:rPr>
            </w:pPr>
            <w:del w:id="7311" w:author="Administrator" w:date="2016-01-01T22:49:10Z">
              <w:r>
                <w:rPr>
                  <w:rFonts w:hint="eastAsia" w:ascii="宋体" w:hAnsi="宋体" w:cs="宋体"/>
                  <w:color w:val="000000"/>
                </w:rPr>
                <w:delText>启动一个库存盘点的回合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1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1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14" w:author="Administrator" w:date="2016-01-01T22:49:10Z"/>
                <w:color w:val="000000"/>
              </w:rPr>
            </w:pPr>
            <w:del w:id="731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16" w:author="Administrator" w:date="2016-01-01T22:49:10Z"/>
                <w:color w:val="000000"/>
              </w:rPr>
            </w:pPr>
            <w:del w:id="7317" w:author="Administrator" w:date="2016-01-01T22:49:10Z">
              <w:r>
                <w:rPr>
                  <w:rFonts w:hint="eastAsia" w:ascii="宋体" w:hAnsi="宋体" w:cs="宋体"/>
                  <w:color w:val="000000"/>
                </w:rPr>
                <w:delText>在一个库存盘点回合中，显示货物信息，完成对相应库存信息的盘点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1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19" w:author="Administrator" w:date="2016-01-01T22:49:10Z"/>
                <w:color w:val="000000"/>
              </w:rPr>
            </w:pPr>
            <w:del w:id="7320" w:author="Administrator" w:date="2016-01-01T22:49:10Z">
              <w:r>
                <w:rPr>
                  <w:rFonts w:eastAsia="Times New Roman"/>
                  <w:color w:val="000000"/>
                </w:rPr>
                <w:delText>Commodity.</w:delText>
              </w:r>
            </w:del>
            <w:del w:id="7321"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22" w:author="Administrator" w:date="2016-01-01T22:49:10Z"/>
                <w:color w:val="000000"/>
              </w:rPr>
            </w:pPr>
            <w:del w:id="732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24" w:author="Administrator" w:date="2016-01-01T22:49:10Z"/>
                <w:color w:val="000000"/>
              </w:rPr>
            </w:pPr>
            <w:del w:id="7325" w:author="Administrator" w:date="2016-01-01T22:49:10Z">
              <w:r>
                <w:rPr>
                  <w:rFonts w:eastAsia="Times New Roman"/>
                  <w:color w:val="000000"/>
                </w:rPr>
                <w:delText xml:space="preserve">public </w:delText>
              </w:r>
            </w:del>
            <w:del w:id="7326" w:author="Administrator" w:date="2016-01-01T22:49:10Z">
              <w:r>
                <w:rPr>
                  <w:color w:val="000000"/>
                </w:rPr>
                <w:delText>void exportExcel</w:delText>
              </w:r>
            </w:del>
            <w:del w:id="7327"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2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2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30" w:author="Administrator" w:date="2016-01-01T22:49:10Z"/>
                <w:color w:val="000000"/>
              </w:rPr>
            </w:pPr>
            <w:del w:id="733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32" w:author="Administrator" w:date="2016-01-01T22:49:10Z"/>
                <w:color w:val="000000"/>
              </w:rPr>
            </w:pPr>
            <w:del w:id="7333" w:author="Administrator" w:date="2016-01-01T22:49:10Z">
              <w:r>
                <w:rPr>
                  <w:rFonts w:hint="eastAsia" w:ascii="宋体" w:hAnsi="宋体" w:cs="宋体"/>
                  <w:color w:val="000000"/>
                </w:rPr>
                <w:delText>启动一个导出Excel的回合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3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3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36" w:author="Administrator" w:date="2016-01-01T22:49:10Z"/>
                <w:color w:val="000000"/>
              </w:rPr>
            </w:pPr>
            <w:del w:id="733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38" w:author="Administrator" w:date="2016-01-01T22:49:10Z"/>
                <w:color w:val="000000"/>
              </w:rPr>
            </w:pPr>
            <w:del w:id="7339" w:author="Administrator" w:date="2016-01-01T22:49:10Z">
              <w:r>
                <w:rPr>
                  <w:rFonts w:hint="eastAsia" w:ascii="宋体" w:hAnsi="宋体" w:cs="宋体"/>
                  <w:color w:val="000000"/>
                </w:rPr>
                <w:delText>导出库存信息的Excel表格</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4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41" w:author="Administrator" w:date="2016-01-01T22:49:10Z"/>
                <w:color w:val="000000"/>
              </w:rPr>
            </w:pPr>
            <w:del w:id="7342" w:author="Administrator" w:date="2016-01-01T22:49:10Z">
              <w:r>
                <w:rPr>
                  <w:rFonts w:eastAsia="Times New Roman"/>
                  <w:color w:val="000000"/>
                </w:rPr>
                <w:delText>Commodity.</w:delText>
              </w:r>
            </w:del>
            <w:del w:id="7343"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44" w:author="Administrator" w:date="2016-01-01T22:49:10Z"/>
                <w:color w:val="000000"/>
              </w:rPr>
            </w:pPr>
            <w:del w:id="7345"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46" w:author="Administrator" w:date="2016-01-01T22:49:10Z"/>
                <w:color w:val="000000"/>
              </w:rPr>
            </w:pPr>
            <w:del w:id="7347" w:author="Administrator" w:date="2016-01-01T22:49:10Z">
              <w:r>
                <w:rPr>
                  <w:color w:val="000000"/>
                </w:rPr>
                <w:delText>p</w:delText>
              </w:r>
            </w:del>
            <w:del w:id="7348" w:author="Administrator" w:date="2016-01-01T22:49:10Z">
              <w:r>
                <w:rPr>
                  <w:rFonts w:eastAsia="Times New Roman"/>
                  <w:color w:val="000000"/>
                </w:rPr>
                <w:delText xml:space="preserve">ublic void </w:delText>
              </w:r>
            </w:del>
            <w:del w:id="7349" w:author="Administrator" w:date="2016-01-01T22:49:10Z">
              <w:r>
                <w:rPr>
                  <w:color w:val="000000"/>
                </w:rPr>
                <w:delText>changeAlarmScale</w:delText>
              </w:r>
            </w:del>
            <w:del w:id="7350" w:author="Administrator" w:date="2016-01-01T22:49:10Z">
              <w:r>
                <w:rPr>
                  <w:rFonts w:eastAsia="Times New Roman"/>
                  <w:color w:val="000000"/>
                </w:rPr>
                <w:delText xml:space="preserve"> (</w:delText>
              </w:r>
            </w:del>
            <w:del w:id="7351" w:author="Administrator" w:date="2016-01-01T22:49:10Z">
              <w:r>
                <w:rPr>
                  <w:color w:val="000000"/>
                </w:rPr>
                <w:delText>double alarmScale</w:delText>
              </w:r>
            </w:del>
            <w:del w:id="7352"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5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5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55" w:author="Administrator" w:date="2016-01-01T22:49:10Z"/>
                <w:color w:val="000000"/>
              </w:rPr>
            </w:pPr>
            <w:del w:id="735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57" w:author="Administrator" w:date="2016-01-01T22:49:10Z"/>
                <w:color w:val="000000"/>
              </w:rPr>
            </w:pPr>
            <w:del w:id="7358" w:author="Administrator" w:date="2016-01-01T22:49:10Z">
              <w:r>
                <w:rPr>
                  <w:rFonts w:hint="eastAsia" w:ascii="宋体" w:hAnsi="宋体" w:cs="宋体"/>
                  <w:color w:val="000000"/>
                </w:rPr>
                <w:delText>启动一个修改警戒比例的回合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5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6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61" w:author="Administrator" w:date="2016-01-01T22:49:10Z"/>
                <w:color w:val="000000"/>
              </w:rPr>
            </w:pPr>
            <w:del w:id="736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63" w:author="Administrator" w:date="2016-01-01T22:49:10Z"/>
                <w:color w:val="000000"/>
              </w:rPr>
            </w:pPr>
            <w:del w:id="7364" w:author="Administrator" w:date="2016-01-01T22:49:10Z">
              <w:r>
                <w:rPr>
                  <w:rFonts w:hint="eastAsia" w:ascii="宋体" w:hAnsi="宋体" w:cs="宋体"/>
                  <w:color w:val="000000"/>
                </w:rPr>
                <w:delText>在一个警戒比例修改回合中完成对警戒比例的修改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6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66" w:author="Administrator" w:date="2016-01-01T22:49:10Z"/>
                <w:color w:val="000000"/>
              </w:rPr>
            </w:pPr>
            <w:del w:id="7367" w:author="Administrator" w:date="2016-01-01T22:49:10Z">
              <w:r>
                <w:rPr>
                  <w:rFonts w:eastAsia="Times New Roman"/>
                  <w:color w:val="000000"/>
                </w:rPr>
                <w:delText>Commodity.</w:delText>
              </w:r>
            </w:del>
            <w:del w:id="7368"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69" w:author="Administrator" w:date="2016-01-01T22:49:10Z"/>
                <w:color w:val="000000"/>
              </w:rPr>
            </w:pPr>
            <w:del w:id="737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71" w:author="Administrator" w:date="2016-01-01T22:49:10Z"/>
                <w:color w:val="000000"/>
              </w:rPr>
            </w:pPr>
            <w:del w:id="7372" w:author="Administrator" w:date="2016-01-01T22:49:10Z">
              <w:r>
                <w:rPr>
                  <w:color w:val="000000"/>
                </w:rPr>
                <w:delText>P</w:delText>
              </w:r>
            </w:del>
            <w:del w:id="7373" w:author="Administrator" w:date="2016-01-01T22:49:10Z">
              <w:r>
                <w:rPr>
                  <w:rFonts w:eastAsia="Times New Roman"/>
                  <w:color w:val="000000"/>
                </w:rPr>
                <w:delText>ublic</w:delText>
              </w:r>
            </w:del>
            <w:del w:id="7374" w:author="Administrator" w:date="2016-01-01T22:49:10Z">
              <w:r>
                <w:rPr>
                  <w:color w:val="000000"/>
                </w:rPr>
                <w:delText xml:space="preserve"> </w:delText>
              </w:r>
            </w:del>
            <w:del w:id="7375" w:author="Administrator" w:date="2016-01-01T22:49:10Z">
              <w:r>
                <w:rPr>
                  <w:rFonts w:eastAsia="Times New Roman"/>
                  <w:color w:val="000000"/>
                </w:rPr>
                <w:delText xml:space="preserve">ArrayList&lt;StorageInfoVO&gt; </w:delText>
              </w:r>
            </w:del>
            <w:del w:id="7376" w:author="Administrator" w:date="2016-01-01T22:49:10Z">
              <w:r>
                <w:rPr>
                  <w:color w:val="000000"/>
                </w:rPr>
                <w:delText>checkStorageMessage</w:delText>
              </w:r>
            </w:del>
            <w:del w:id="7377"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7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7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80" w:author="Administrator" w:date="2016-01-01T22:49:10Z"/>
                <w:color w:val="000000"/>
              </w:rPr>
            </w:pPr>
            <w:del w:id="738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82" w:author="Administrator" w:date="2016-01-01T22:49:10Z"/>
                <w:color w:val="000000"/>
              </w:rPr>
            </w:pPr>
            <w:del w:id="7383" w:author="Administrator" w:date="2016-01-01T22:49:10Z">
              <w:r>
                <w:rPr>
                  <w:rFonts w:hint="eastAsia" w:ascii="宋体" w:hAnsi="宋体" w:cs="宋体"/>
                  <w:color w:val="000000"/>
                </w:rPr>
                <w:delText>启动一个查看库存信息的回合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8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8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86" w:author="Administrator" w:date="2016-01-01T22:49:10Z"/>
                <w:color w:val="000000"/>
              </w:rPr>
            </w:pPr>
            <w:del w:id="738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388" w:author="Administrator" w:date="2016-01-01T22:49:10Z"/>
                <w:rFonts w:ascii="Calibri" w:hAnsi="Calibri" w:cs="宋体"/>
                <w:color w:val="000000"/>
              </w:rPr>
            </w:pPr>
            <w:del w:id="7389" w:author="Administrator" w:date="2016-01-01T22:49:10Z">
              <w:r>
                <w:rPr>
                  <w:rFonts w:hint="eastAsia" w:ascii="宋体" w:hAnsi="宋体" w:cs="宋体"/>
                  <w:color w:val="000000"/>
                  <w:sz w:val="21"/>
                </w:rPr>
                <w:delText>在一个查看库存信息回合中显示一段时间内出入库的货物的存储位置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9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91" w:author="Administrator" w:date="2016-01-01T22:49:10Z"/>
                <w:color w:val="000000"/>
              </w:rPr>
            </w:pPr>
            <w:del w:id="7392" w:author="Administrator" w:date="2016-01-01T22:49:10Z">
              <w:r>
                <w:rPr>
                  <w:rFonts w:eastAsia="Times New Roman"/>
                  <w:color w:val="000000"/>
                </w:rPr>
                <w:delText>Commodity.</w:delText>
              </w:r>
            </w:del>
            <w:del w:id="7393" w:author="Administrator" w:date="2016-01-01T22:49:10Z">
              <w:r>
                <w:rPr>
                  <w:color w:val="000000"/>
                  <w:szCs w:val="20"/>
                </w:rPr>
                <w:delText xml:space="preserve"> </w:delText>
              </w:r>
            </w:del>
            <w:del w:id="7394"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95" w:author="Administrator" w:date="2016-01-01T22:49:10Z"/>
                <w:color w:val="000000"/>
              </w:rPr>
            </w:pPr>
            <w:del w:id="739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97" w:author="Administrator" w:date="2016-01-01T22:49:10Z"/>
                <w:color w:val="000000"/>
              </w:rPr>
            </w:pPr>
            <w:del w:id="7398" w:author="Administrator" w:date="2016-01-01T22:49:10Z">
              <w:r>
                <w:rPr>
                  <w:color w:val="000000"/>
                </w:rPr>
                <w:delText>public StoragePO getStorageNum(long startTime,long endTime)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9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0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01" w:author="Administrator" w:date="2016-01-01T22:49:10Z"/>
                <w:color w:val="000000"/>
              </w:rPr>
            </w:pPr>
            <w:del w:id="740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03" w:author="Administrator" w:date="2016-01-01T22:49:10Z"/>
                <w:color w:val="000000"/>
              </w:rPr>
            </w:pPr>
            <w:del w:id="7404" w:author="Administrator" w:date="2016-01-01T22:49:10Z">
              <w:r>
                <w:rPr>
                  <w:rFonts w:hint="eastAsia" w:ascii="宋体" w:hAnsi="宋体" w:cs="宋体"/>
                  <w:color w:val="000000"/>
                </w:rPr>
                <w:delText>启动一个查看库存信息的回合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0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0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07" w:author="Administrator" w:date="2016-01-01T22:49:10Z"/>
                <w:color w:val="000000"/>
              </w:rPr>
            </w:pPr>
            <w:del w:id="740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409" w:author="Administrator" w:date="2016-01-01T22:49:10Z"/>
                <w:rFonts w:ascii="Calibri" w:hAnsi="Calibri" w:cs="宋体"/>
                <w:color w:val="000000"/>
              </w:rPr>
            </w:pPr>
            <w:del w:id="7410" w:author="Administrator" w:date="2016-01-01T22:49:10Z">
              <w:r>
                <w:rPr>
                  <w:rFonts w:hint="eastAsia" w:ascii="宋体" w:hAnsi="宋体" w:cs="宋体"/>
                  <w:color w:val="000000"/>
                  <w:sz w:val="21"/>
                </w:rPr>
                <w:delText>在一个查看库存信息回合中显示一段时间内的出</w:delText>
              </w:r>
            </w:del>
            <w:del w:id="7411" w:author="Administrator" w:date="2016-01-01T22:49:10Z">
              <w:r>
                <w:rPr>
                  <w:rFonts w:ascii="Calibri" w:hAnsi="Calibri" w:cs="宋体"/>
                  <w:color w:val="000000"/>
                  <w:sz w:val="21"/>
                </w:rPr>
                <w:delText>/</w:delText>
              </w:r>
            </w:del>
            <w:del w:id="7412" w:author="Administrator" w:date="2016-01-01T22:49:10Z">
              <w:r>
                <w:rPr>
                  <w:rFonts w:hint="eastAsia" w:ascii="宋体" w:hAnsi="宋体" w:cs="宋体"/>
                  <w:color w:val="000000"/>
                  <w:sz w:val="21"/>
                </w:rPr>
                <w:delText>入库数量</w:delText>
              </w:r>
            </w:del>
            <w:del w:id="7413" w:author="Administrator" w:date="2016-01-01T22:49:10Z">
              <w:r>
                <w:rPr>
                  <w:rFonts w:ascii="Calibri" w:hAnsi="Calibri" w:cs="宋体"/>
                  <w:color w:val="000000"/>
                  <w:sz w:val="21"/>
                </w:rPr>
                <w:delText>/</w:delText>
              </w:r>
            </w:del>
            <w:del w:id="7414" w:author="Administrator" w:date="2016-01-01T22:49:10Z">
              <w:r>
                <w:rPr>
                  <w:rFonts w:hint="eastAsia" w:ascii="宋体" w:hAnsi="宋体" w:cs="宋体"/>
                  <w:color w:val="000000"/>
                  <w:sz w:val="21"/>
                </w:rPr>
                <w:delText>金额，合计的库存数量</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1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16" w:author="Administrator" w:date="2016-01-01T22:49:10Z"/>
                <w:color w:val="000000"/>
              </w:rPr>
            </w:pPr>
            <w:del w:id="7417" w:author="Administrator" w:date="2016-01-01T22:49:10Z">
              <w:r>
                <w:rPr>
                  <w:rFonts w:eastAsia="Times New Roman"/>
                  <w:color w:val="000000"/>
                </w:rPr>
                <w:delText>Commodity.</w:delText>
              </w:r>
            </w:del>
            <w:del w:id="7418"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19" w:author="Administrator" w:date="2016-01-01T22:49:10Z"/>
                <w:color w:val="000000"/>
              </w:rPr>
            </w:pPr>
            <w:del w:id="742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21" w:author="Administrator" w:date="2016-01-01T22:49:10Z"/>
                <w:color w:val="000000"/>
              </w:rPr>
            </w:pPr>
            <w:del w:id="7422" w:author="Administrator" w:date="2016-01-01T22:49:10Z">
              <w:r>
                <w:rPr>
                  <w:color w:val="000000"/>
                </w:rPr>
                <w:delText>p</w:delText>
              </w:r>
            </w:del>
            <w:del w:id="7423" w:author="Administrator" w:date="2016-01-01T22:49:10Z">
              <w:r>
                <w:rPr>
                  <w:rFonts w:eastAsia="Times New Roman"/>
                  <w:color w:val="000000"/>
                </w:rPr>
                <w:delText xml:space="preserve">ublic void </w:delText>
              </w:r>
            </w:del>
            <w:del w:id="7424" w:author="Administrator" w:date="2016-01-01T22:49:10Z">
              <w:r>
                <w:rPr>
                  <w:color w:val="000000"/>
                </w:rPr>
                <w:delText>alarm</w:delText>
              </w:r>
            </w:del>
            <w:del w:id="7425"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2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28" w:author="Administrator" w:date="2016-01-01T22:49:10Z"/>
                <w:color w:val="000000"/>
              </w:rPr>
            </w:pPr>
            <w:del w:id="742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30" w:author="Administrator" w:date="2016-01-01T22:49:10Z"/>
                <w:color w:val="000000"/>
              </w:rPr>
            </w:pPr>
            <w:del w:id="7431" w:author="Administrator" w:date="2016-01-01T22:49:10Z">
              <w:r>
                <w:rPr>
                  <w:rFonts w:hint="eastAsia" w:ascii="宋体" w:hAnsi="宋体" w:cs="宋体"/>
                  <w:color w:val="000000"/>
                </w:rPr>
                <w:delText>货物数量发生变化</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3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3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34" w:author="Administrator" w:date="2016-01-01T22:49:10Z"/>
                <w:color w:val="000000"/>
              </w:rPr>
            </w:pPr>
            <w:del w:id="743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36" w:author="Administrator" w:date="2016-01-01T22:49:10Z"/>
                <w:color w:val="000000"/>
              </w:rPr>
            </w:pPr>
            <w:del w:id="7437" w:author="Administrator" w:date="2016-01-01T22:49:10Z">
              <w:r>
                <w:rPr>
                  <w:rFonts w:hint="eastAsia" w:ascii="宋体" w:hAnsi="宋体" w:cs="宋体"/>
                  <w:color w:val="000000"/>
                </w:rPr>
                <w:delText>若货物数量超出报警值则报警</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3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39" w:author="Administrator" w:date="2016-01-01T22:49:10Z"/>
                <w:color w:val="000000"/>
              </w:rPr>
            </w:pPr>
            <w:del w:id="7440" w:author="Administrator" w:date="2016-01-01T22:49:10Z">
              <w:r>
                <w:rPr>
                  <w:rFonts w:eastAsia="Times New Roman"/>
                  <w:color w:val="000000"/>
                </w:rPr>
                <w:delText>Commodity.</w:delText>
              </w:r>
            </w:del>
            <w:del w:id="7441"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42" w:author="Administrator" w:date="2016-01-01T22:49:10Z"/>
                <w:color w:val="000000"/>
              </w:rPr>
            </w:pPr>
            <w:del w:id="744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44" w:author="Administrator" w:date="2016-01-01T22:49:10Z"/>
                <w:color w:val="000000"/>
              </w:rPr>
            </w:pPr>
            <w:del w:id="7445" w:author="Administrator" w:date="2016-01-01T22:49:10Z">
              <w:r>
                <w:rPr>
                  <w:color w:val="000000"/>
                </w:rPr>
                <w:delText>p</w:delText>
              </w:r>
            </w:del>
            <w:del w:id="7446" w:author="Administrator" w:date="2016-01-01T22:49:10Z">
              <w:r>
                <w:rPr>
                  <w:rFonts w:eastAsia="Times New Roman"/>
                  <w:color w:val="000000"/>
                </w:rPr>
                <w:delText xml:space="preserve">ublic void </w:delText>
              </w:r>
            </w:del>
            <w:del w:id="7447" w:author="Administrator" w:date="2016-01-01T22:49:10Z">
              <w:r>
                <w:rPr>
                  <w:color w:val="000000"/>
                </w:rPr>
                <w:delText>divide</w:delText>
              </w:r>
            </w:del>
            <w:del w:id="7448" w:author="Administrator" w:date="2016-01-01T22:49:10Z">
              <w:r>
                <w:rPr>
                  <w:rFonts w:eastAsia="Times New Roman"/>
                  <w:color w:val="000000"/>
                </w:rPr>
                <w:delText xml:space="preserve"> (</w:delText>
              </w:r>
            </w:del>
            <w:del w:id="7449" w:author="Administrator" w:date="2016-01-01T22:49:10Z">
              <w:r>
                <w:rPr>
                  <w:color w:val="000000"/>
                </w:rPr>
                <w:delText>GoodsPO gpo</w:delText>
              </w:r>
            </w:del>
            <w:del w:id="7450" w:author="Administrator" w:date="2016-01-01T22:49:10Z">
              <w:r>
                <w:rPr>
                  <w:rFonts w:hint="eastAsia" w:cs="宋体"/>
                  <w:color w:val="000000"/>
                </w:rPr>
                <w:delText>，</w:delText>
              </w:r>
            </w:del>
            <w:del w:id="7451" w:author="Administrator" w:date="2016-01-01T22:49:10Z">
              <w:r>
                <w:rPr>
                  <w:color w:val="000000"/>
                </w:rPr>
                <w:delText>StoragePO spo</w:delText>
              </w:r>
            </w:del>
            <w:del w:id="7452"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5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5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55" w:author="Administrator" w:date="2016-01-01T22:49:10Z"/>
                <w:color w:val="000000"/>
              </w:rPr>
            </w:pPr>
            <w:del w:id="745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57" w:author="Administrator" w:date="2016-01-01T22:49:10Z"/>
                <w:color w:val="000000"/>
              </w:rPr>
            </w:pPr>
            <w:del w:id="7458" w:author="Administrator" w:date="2016-01-01T22:49:10Z">
              <w:r>
                <w:rPr>
                  <w:rFonts w:hint="eastAsia" w:ascii="宋体" w:hAnsi="宋体" w:cs="宋体"/>
                  <w:color w:val="000000"/>
                </w:rPr>
                <w:delText>启动一个库存分区的回合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5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6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61" w:author="Administrator" w:date="2016-01-01T22:49:10Z"/>
                <w:color w:val="000000"/>
              </w:rPr>
            </w:pPr>
            <w:del w:id="746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63" w:author="Administrator" w:date="2016-01-01T22:49:10Z"/>
                <w:color w:val="000000"/>
              </w:rPr>
            </w:pPr>
            <w:del w:id="7464" w:author="Administrator" w:date="2016-01-01T22:49:10Z">
              <w:r>
                <w:rPr>
                  <w:rFonts w:hint="eastAsia" w:ascii="宋体" w:hAnsi="宋体" w:cs="宋体"/>
                  <w:color w:val="000000"/>
                </w:rPr>
                <w:delText>在一个库存分区回合中完成对货物的库存分区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6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66" w:author="Administrator" w:date="2016-01-01T22:49:10Z"/>
                <w:color w:val="000000"/>
              </w:rPr>
            </w:pPr>
            <w:del w:id="7467" w:author="Administrator" w:date="2016-01-01T22:49:10Z">
              <w:r>
                <w:rPr>
                  <w:rFonts w:eastAsia="Times New Roman"/>
                  <w:color w:val="000000"/>
                </w:rPr>
                <w:delText>Commodity.</w:delText>
              </w:r>
            </w:del>
            <w:del w:id="7468"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69" w:author="Administrator" w:date="2016-01-01T22:49:10Z"/>
                <w:color w:val="000000"/>
              </w:rPr>
            </w:pPr>
            <w:del w:id="747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71" w:author="Administrator" w:date="2016-01-01T22:49:10Z"/>
                <w:color w:val="000000"/>
              </w:rPr>
            </w:pPr>
            <w:del w:id="7472" w:author="Administrator" w:date="2016-01-01T22:49:10Z">
              <w:r>
                <w:rPr>
                  <w:color w:val="000000"/>
                </w:rPr>
                <w:delText>p</w:delText>
              </w:r>
            </w:del>
            <w:del w:id="7473" w:author="Administrator" w:date="2016-01-01T22:49:10Z">
              <w:r>
                <w:rPr>
                  <w:rFonts w:eastAsia="Times New Roman"/>
                  <w:color w:val="000000"/>
                </w:rPr>
                <w:delText xml:space="preserve">ublic void </w:delText>
              </w:r>
            </w:del>
            <w:del w:id="7474" w:author="Administrator" w:date="2016-01-01T22:49:10Z">
              <w:r>
                <w:rPr>
                  <w:color w:val="000000"/>
                </w:rPr>
                <w:delText>endCommodityManagement()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7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7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77" w:author="Administrator" w:date="2016-01-01T22:49:10Z"/>
                <w:color w:val="000000"/>
              </w:rPr>
            </w:pPr>
            <w:del w:id="7478"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79" w:author="Administrator" w:date="2016-01-01T22:49:10Z"/>
                <w:color w:val="000000"/>
              </w:rPr>
            </w:pPr>
            <w:del w:id="7480" w:author="Administrator" w:date="2016-01-01T22:49:10Z">
              <w:r>
                <w:rPr>
                  <w:rFonts w:hint="eastAsia" w:ascii="宋体" w:hAnsi="宋体" w:cs="宋体"/>
                  <w:color w:val="000000"/>
                </w:rPr>
                <w:delText>已完成库存操作</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8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8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83" w:author="Administrator" w:date="2016-01-01T22:49:10Z"/>
                <w:color w:val="000000"/>
              </w:rPr>
            </w:pPr>
            <w:del w:id="7484"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85" w:author="Administrator" w:date="2016-01-01T22:49:10Z"/>
                <w:color w:val="000000"/>
              </w:rPr>
            </w:pPr>
            <w:del w:id="7486" w:author="Administrator" w:date="2016-01-01T22:49:10Z">
              <w:r>
                <w:rPr>
                  <w:rFonts w:hint="eastAsia" w:ascii="宋体" w:hAnsi="宋体" w:cs="宋体"/>
                  <w:color w:val="000000"/>
                </w:rPr>
                <w:delText>结束此次库存操作，持久化更新涉及的领域的对象的数据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8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88" w:author="Administrator" w:date="2016-01-01T22:49:10Z"/>
                <w:color w:val="000000"/>
              </w:rPr>
            </w:pPr>
            <w:del w:id="7489" w:author="Administrator" w:date="2016-01-01T22:49:10Z">
              <w:r>
                <w:rPr>
                  <w:rFonts w:eastAsia="Times New Roman"/>
                  <w:color w:val="000000"/>
                </w:rPr>
                <w:delText>Commodity.</w:delText>
              </w:r>
            </w:del>
            <w:del w:id="7490"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91" w:author="Administrator" w:date="2016-01-01T22:49:10Z"/>
                <w:color w:val="000000"/>
              </w:rPr>
            </w:pPr>
            <w:del w:id="7492"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93" w:author="Administrator" w:date="2016-01-01T22:49:10Z"/>
                <w:color w:val="000000"/>
              </w:rPr>
            </w:pPr>
            <w:del w:id="7494" w:author="Administrator" w:date="2016-01-01T22:49:10Z">
              <w:r>
                <w:rPr>
                  <w:color w:val="000000"/>
                </w:rPr>
                <w:delText>public void changeStorageInInfo(ArrayList&lt;SheetVO&gt; svolist);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9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9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97" w:author="Administrator" w:date="2016-01-01T22:49:10Z"/>
                <w:color w:val="000000"/>
              </w:rPr>
            </w:pPr>
            <w:del w:id="7498"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99" w:author="Administrator" w:date="2016-01-01T22:49:10Z"/>
                <w:color w:val="000000"/>
              </w:rPr>
            </w:pPr>
            <w:del w:id="7500" w:author="Administrator" w:date="2016-01-01T22:49:10Z">
              <w:r>
                <w:rPr>
                  <w:rFonts w:hint="eastAsia" w:ascii="宋体" w:hAnsi="宋体" w:cs="宋体"/>
                  <w:color w:val="000000"/>
                </w:rPr>
                <w:delText>启动一个修改库存信息的回合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0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0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03" w:author="Administrator" w:date="2016-01-01T22:49:10Z"/>
                <w:color w:val="000000"/>
              </w:rPr>
            </w:pPr>
            <w:del w:id="7504"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05" w:author="Administrator" w:date="2016-01-01T22:49:10Z"/>
                <w:color w:val="000000"/>
              </w:rPr>
            </w:pPr>
            <w:del w:id="7506" w:author="Administrator" w:date="2016-01-01T22:49:10Z">
              <w:r>
                <w:rPr>
                  <w:rFonts w:hint="eastAsia" w:ascii="宋体" w:hAnsi="宋体" w:cs="宋体"/>
                  <w:color w:val="000000"/>
                </w:rPr>
                <w:delText>在一个修改库存信息回合中完成库存信息的修改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0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08" w:author="Administrator" w:date="2016-01-01T22:49:10Z"/>
                <w:color w:val="000000"/>
              </w:rPr>
            </w:pPr>
            <w:del w:id="7509" w:author="Administrator" w:date="2016-01-01T22:49:10Z">
              <w:r>
                <w:rPr>
                  <w:rFonts w:eastAsia="Times New Roman"/>
                  <w:color w:val="000000"/>
                </w:rPr>
                <w:delText>Commodity.</w:delText>
              </w:r>
            </w:del>
            <w:del w:id="7510" w:author="Administrator" w:date="2016-01-01T22:49:10Z">
              <w:r>
                <w:rPr>
                  <w:color w:val="000000"/>
                  <w:szCs w:val="20"/>
                </w:rPr>
                <w:delText xml:space="preserve"> </w:delText>
              </w:r>
            </w:del>
            <w:del w:id="7511"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12" w:author="Administrator" w:date="2016-01-01T22:49:10Z"/>
                <w:color w:val="000000"/>
              </w:rPr>
            </w:pPr>
            <w:del w:id="751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14" w:author="Administrator" w:date="2016-01-01T22:49:10Z"/>
                <w:color w:val="000000"/>
              </w:rPr>
            </w:pPr>
            <w:del w:id="7515" w:author="Administrator" w:date="2016-01-01T22:49:10Z">
              <w:r>
                <w:rPr>
                  <w:color w:val="000000"/>
                </w:rPr>
                <w:delText>public void initStorageInfo(StorageInitVO sivo);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1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51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18" w:author="Administrator" w:date="2016-01-01T22:49:10Z"/>
                <w:color w:val="000000"/>
              </w:rPr>
            </w:pPr>
            <w:del w:id="751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20" w:author="Administrator" w:date="2016-01-01T22:49:10Z"/>
                <w:color w:val="000000"/>
              </w:rPr>
            </w:pPr>
            <w:del w:id="7521" w:author="Administrator" w:date="2016-01-01T22:49:10Z">
              <w:r>
                <w:rPr>
                  <w:rFonts w:hint="eastAsia" w:ascii="宋体" w:hAnsi="宋体" w:cs="宋体"/>
                  <w:color w:val="000000"/>
                </w:rPr>
                <w:delText>启动一个初始化库存信息的回合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2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52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24" w:author="Administrator" w:date="2016-01-01T22:49:10Z"/>
                <w:color w:val="000000"/>
              </w:rPr>
            </w:pPr>
            <w:del w:id="752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26" w:author="Administrator" w:date="2016-01-01T22:49:10Z"/>
                <w:color w:val="000000"/>
              </w:rPr>
            </w:pPr>
            <w:del w:id="7527" w:author="Administrator" w:date="2016-01-01T22:49:10Z">
              <w:r>
                <w:rPr>
                  <w:rFonts w:hint="eastAsia" w:ascii="宋体" w:hAnsi="宋体" w:cs="宋体"/>
                  <w:color w:val="000000"/>
                </w:rPr>
                <w:delText>在一个初始化库存信息回合中完成库存信息的修改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28"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529" w:author="Administrator" w:date="2016-01-01T22:49:10Z"/>
                <w:color w:val="FFFFFF"/>
              </w:rPr>
            </w:pPr>
            <w:del w:id="7530" w:author="Administrator" w:date="2016-01-01T22:49:1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31"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532" w:author="Administrator" w:date="2016-01-01T22:49:10Z"/>
                <w:color w:val="000000"/>
              </w:rPr>
            </w:pPr>
            <w:del w:id="7533"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534" w:author="Administrator" w:date="2016-01-01T22:49:10Z"/>
                <w:color w:val="000000"/>
              </w:rPr>
            </w:pPr>
            <w:del w:id="7535" w:author="Administrator" w:date="2016-01-01T22:49:1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36"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537" w:author="Administrator" w:date="2016-01-01T22:49:10Z"/>
                <w:color w:val="000000"/>
              </w:rPr>
            </w:pPr>
            <w:del w:id="7538" w:author="Administrator" w:date="2016-01-01T22:49:10Z">
              <w:r>
                <w:rPr>
                  <w:rFonts w:eastAsia="Times New Roman"/>
                  <w:color w:val="000000"/>
                </w:rPr>
                <w:delText>CommodityDataService.find(</w:delText>
              </w:r>
            </w:del>
            <w:del w:id="7539" w:author="Administrator" w:date="2016-01-01T22:49:10Z">
              <w:r>
                <w:rPr>
                  <w:color w:val="000000"/>
                </w:rPr>
                <w:delText xml:space="preserve">long </w:delText>
              </w:r>
            </w:del>
            <w:del w:id="7540" w:author="Administrator" w:date="2016-01-01T22:49:1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541" w:author="Administrator" w:date="2016-01-01T22:49:10Z"/>
                <w:color w:val="000000"/>
              </w:rPr>
            </w:pPr>
            <w:del w:id="7542" w:author="Administrator" w:date="2016-01-01T22:49:10Z">
              <w:r>
                <w:rPr>
                  <w:rFonts w:hint="eastAsia" w:ascii="宋体" w:hAnsi="宋体" w:cs="宋体"/>
                  <w:color w:val="000000"/>
                </w:rPr>
                <w:delText>根据</w:delText>
              </w:r>
            </w:del>
            <w:del w:id="7543" w:author="Administrator" w:date="2016-01-01T22:49:10Z">
              <w:r>
                <w:rPr>
                  <w:rFonts w:eastAsia="Times New Roman" w:cs="Calibri"/>
                  <w:color w:val="000000"/>
                </w:rPr>
                <w:delText>ID</w:delText>
              </w:r>
            </w:del>
            <w:del w:id="7544" w:author="Administrator" w:date="2016-01-01T22:49:10Z">
              <w:r>
                <w:rPr>
                  <w:rFonts w:hint="eastAsia" w:ascii="宋体" w:hAnsi="宋体" w:eastAsia="Times New Roman" w:cs="宋体"/>
                  <w:color w:val="000000"/>
                </w:rPr>
                <w:delText>进行</w:delText>
              </w:r>
            </w:del>
            <w:del w:id="7545" w:author="Administrator" w:date="2016-01-01T22:49:1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46"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547" w:author="Administrator" w:date="2016-01-01T22:49:10Z"/>
                <w:color w:val="000000"/>
              </w:rPr>
            </w:pPr>
            <w:del w:id="7548" w:author="Administrator" w:date="2016-01-01T22:49:10Z">
              <w:r>
                <w:rPr>
                  <w:rFonts w:eastAsia="Times New Roman"/>
                  <w:color w:val="000000"/>
                </w:rPr>
                <w:delText>CommodityDataService.finds(GoodsType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549" w:author="Administrator" w:date="2016-01-01T22:49:10Z"/>
                <w:color w:val="000000"/>
              </w:rPr>
            </w:pPr>
            <w:del w:id="7550" w:author="Administrator" w:date="2016-01-01T22:49:1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51"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552" w:author="Administrator" w:date="2016-01-01T22:49:10Z"/>
                <w:color w:val="000000"/>
              </w:rPr>
            </w:pPr>
            <w:del w:id="7553" w:author="Administrator" w:date="2016-01-01T22:49:10Z">
              <w:r>
                <w:rPr>
                  <w:rFonts w:eastAsia="Times New Roman"/>
                  <w:color w:val="000000"/>
                </w:rPr>
                <w:delText>CommodityDataService.insert(GoodsPO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554" w:author="Administrator" w:date="2016-01-01T22:49:10Z"/>
                <w:color w:val="000000"/>
              </w:rPr>
            </w:pPr>
            <w:del w:id="7555" w:author="Administrator" w:date="2016-01-01T22:49:1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56"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557" w:author="Administrator" w:date="2016-01-01T22:49:10Z"/>
                <w:color w:val="000000"/>
              </w:rPr>
            </w:pPr>
            <w:del w:id="7558" w:author="Administrator" w:date="2016-01-01T22:49:10Z">
              <w:r>
                <w:rPr>
                  <w:rFonts w:eastAsia="Times New Roman"/>
                  <w:color w:val="000000"/>
                </w:rPr>
                <w:delText>CommodityDataService.update(GoodsPO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559" w:author="Administrator" w:date="2016-01-01T22:49:10Z"/>
                <w:color w:val="000000"/>
              </w:rPr>
            </w:pPr>
            <w:del w:id="7560" w:author="Administrator" w:date="2016-01-01T22:49:10Z">
              <w:r>
                <w:rPr>
                  <w:rFonts w:hint="eastAsia" w:ascii="宋体" w:hAnsi="宋体" w:cs="宋体"/>
                  <w:color w:val="000000"/>
                </w:rPr>
                <w:delText>更新单一持久化对象</w:delText>
              </w:r>
            </w:del>
          </w:p>
        </w:tc>
      </w:tr>
    </w:tbl>
    <w:p>
      <w:pPr>
        <w:jc w:val="center"/>
        <w:rPr>
          <w:del w:id="7561" w:author="Administrator" w:date="2016-01-01T22:49:10Z"/>
          <w:rFonts w:ascii="宋体" w:hAnsi="宋体" w:cs="宋体"/>
        </w:rPr>
      </w:pPr>
    </w:p>
    <w:p>
      <w:pPr>
        <w:pStyle w:val="2"/>
        <w:widowControl/>
        <w:numPr>
          <w:ilvl w:val="3"/>
          <w:numId w:val="1"/>
        </w:numPr>
        <w:rPr>
          <w:rFonts w:ascii="宋体" w:hAnsi="宋体" w:cs="宋体"/>
          <w:sz w:val="24"/>
          <w:szCs w:val="28"/>
        </w:rPr>
      </w:pPr>
      <w:bookmarkStart w:id="39" w:name="_Toc402982481"/>
      <w:r>
        <w:rPr>
          <w:rFonts w:hint="eastAsia" w:ascii="宋体" w:hAnsi="宋体" w:cs="宋体"/>
          <w:sz w:val="24"/>
          <w:szCs w:val="28"/>
        </w:rPr>
        <w:t>logbl</w:t>
      </w:r>
      <w:bookmarkStart w:id="67" w:name="_GoBack"/>
      <w:bookmarkEnd w:id="67"/>
      <w:r>
        <w:rPr>
          <w:rFonts w:hint="eastAsia" w:ascii="宋体" w:hAnsi="宋体" w:cs="宋体"/>
          <w:sz w:val="24"/>
          <w:szCs w:val="28"/>
        </w:rPr>
        <w:t>模块</w:t>
      </w:r>
      <w:bookmarkEnd w:id="39"/>
    </w:p>
    <w:p>
      <w:pPr>
        <w:spacing w:line="360" w:lineRule="auto"/>
        <w:rPr>
          <w:rFonts w:ascii="宋体" w:hAnsi="宋体"/>
          <w:sz w:val="22"/>
        </w:rPr>
      </w:pPr>
      <w:bookmarkStart w:id="40" w:name="_Toc402982482"/>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log</w:t>
      </w:r>
      <w:r>
        <w:rPr>
          <w:rFonts w:ascii="宋体" w:hAnsi="宋体"/>
          <w:sz w:val="22"/>
          <w:szCs w:val="21"/>
        </w:rPr>
        <w:t>bl模块负责实现</w:t>
      </w:r>
      <w:r>
        <w:rPr>
          <w:rFonts w:hint="eastAsia" w:ascii="宋体" w:hAnsi="宋体"/>
          <w:sz w:val="22"/>
          <w:szCs w:val="21"/>
        </w:rPr>
        <w:t>日志相关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log</w:t>
      </w:r>
      <w:r>
        <w:rPr>
          <w:rFonts w:ascii="宋体" w:hAnsi="宋体"/>
          <w:sz w:val="22"/>
          <w:szCs w:val="21"/>
        </w:rPr>
        <w:t>bl模块实现了展示层与业务逻辑层之间的</w:t>
      </w:r>
      <w:r>
        <w:rPr>
          <w:rFonts w:hint="eastAsia" w:ascii="宋体" w:hAnsi="宋体"/>
          <w:sz w:val="22"/>
          <w:szCs w:val="21"/>
        </w:rPr>
        <w:t>log</w:t>
      </w:r>
      <w:r>
        <w:rPr>
          <w:rFonts w:ascii="宋体" w:hAnsi="宋体"/>
          <w:sz w:val="22"/>
          <w:szCs w:val="21"/>
        </w:rPr>
        <w:t>blservice接口和业务逻辑层与数据层之间的</w:t>
      </w:r>
      <w:r>
        <w:rPr>
          <w:rFonts w:hint="eastAsia" w:ascii="宋体" w:hAnsi="宋体"/>
          <w:sz w:val="22"/>
          <w:szCs w:val="21"/>
        </w:rPr>
        <w:t>log</w:t>
      </w:r>
      <w:r>
        <w:rPr>
          <w:rFonts w:ascii="宋体" w:hAnsi="宋体"/>
          <w:sz w:val="22"/>
          <w:szCs w:val="21"/>
        </w:rPr>
        <w:t>dataservice接口。</w:t>
      </w:r>
    </w:p>
    <w:p>
      <w:pPr>
        <w:pStyle w:val="38"/>
        <w:ind w:firstLine="0" w:firstLineChars="0"/>
        <w:jc w:val="center"/>
      </w:pPr>
      <w:r>
        <w:rPr>
          <w:rFonts w:hint="eastAsia"/>
          <w:b/>
          <w:bCs/>
        </w:rPr>
        <w:t>表2</w:t>
      </w:r>
      <w:r>
        <w:rPr>
          <w:b/>
          <w:bCs/>
        </w:rPr>
        <w:t>5</w:t>
      </w:r>
      <w:r>
        <w:rPr>
          <w:rFonts w:hint="eastAsia"/>
          <w:b/>
          <w:bCs/>
        </w:rPr>
        <w:t>日志业务逻辑层详细设计的上下文</w:t>
      </w:r>
    </w:p>
    <w:p>
      <w:pPr>
        <w:rPr>
          <w:rFonts w:ascii="宋体" w:hAnsi="宋体"/>
          <w:b/>
          <w:sz w:val="22"/>
        </w:rPr>
      </w:pPr>
    </w:p>
    <w:tbl>
      <w:tblPr>
        <w:tblStyle w:val="20"/>
        <w:tblpPr w:leftFromText="180" w:rightFromText="180" w:vertAnchor="page" w:horzAnchor="margin" w:tblpY="315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用例文档中的UC2-UC22,UC25-UC31</w:t>
            </w:r>
          </w:p>
          <w:p>
            <w:pPr>
              <w:rPr>
                <w:rFonts w:ascii="Calibri" w:hAnsi="Calibri" w:cs="Calibri"/>
              </w:rPr>
            </w:pPr>
            <w:r>
              <w:rPr>
                <w:rFonts w:hint="eastAsia" w:ascii="Calibri" w:hAnsi="Calibri" w:cs="Calibri"/>
              </w:rPr>
              <w:t>软件需求规格说明文档中的3.2节及3.3节中有关UC2-UC22,UC25-UC31部分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rPr>
                <w:rFonts w:ascii="Consolas" w:hAnsi="Consolas" w:eastAsia="Consolas" w:cs="Calibri"/>
                <w:bCs/>
                <w:sz w:val="22"/>
              </w:rPr>
            </w:pPr>
            <w:r>
              <w:rPr>
                <w:rFonts w:hint="eastAsia" w:ascii="Consolas" w:hAnsi="Consolas" w:eastAsia="Consolas" w:cs="Calibri"/>
                <w:bCs/>
                <w:sz w:val="22"/>
              </w:rPr>
              <w:t>public interface LogBLService {</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w:t>
            </w:r>
            <w:r>
              <w:rPr>
                <w:rFonts w:hint="eastAsia" w:ascii="Consolas" w:hAnsi="Consolas" w:cs="Calibri"/>
                <w:bCs/>
                <w:sz w:val="22"/>
              </w:rPr>
              <w:t>String</w:t>
            </w:r>
            <w:r>
              <w:rPr>
                <w:rFonts w:hint="eastAsia" w:ascii="Consolas" w:hAnsi="Consolas" w:eastAsia="Consolas" w:cs="Calibri"/>
                <w:bCs/>
                <w:sz w:val="22"/>
              </w:rPr>
              <w:t>&gt; checkLog(String date);</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w:t>
            </w:r>
            <w:r>
              <w:rPr>
                <w:rFonts w:hint="eastAsia" w:ascii="Consolas" w:hAnsi="Consolas" w:cs="Calibri"/>
                <w:bCs/>
                <w:sz w:val="22"/>
              </w:rPr>
              <w:t xml:space="preserve"> </w:t>
            </w:r>
            <w:r>
              <w:rPr>
                <w:rFonts w:hint="eastAsia" w:ascii="Consolas" w:hAnsi="Consolas" w:eastAsia="Consolas" w:cs="Calibri"/>
                <w:bCs/>
                <w:sz w:val="22"/>
              </w:rPr>
              <w:t>void generateLog(String position, String name, String operation);</w:t>
            </w:r>
          </w:p>
          <w:p>
            <w:pPr>
              <w:rPr>
                <w:rFonts w:ascii="Consolas" w:hAnsi="Consolas" w:cs="Calibri"/>
                <w:bCs/>
                <w:sz w:val="22"/>
              </w:rPr>
            </w:pPr>
            <w:r>
              <w:rPr>
                <w:rFonts w:hint="eastAsia" w:ascii="Consolas" w:hAnsi="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LogDataService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LogPO find(long id)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ArrayList&lt;LogPO&gt; findAll()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insert(LogPO po)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u w:val="single"/>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13" cstate="print"/>
                          <a:srcRect/>
                          <a:stretch>
                            <a:fillRect/>
                          </a:stretch>
                        </pic:blipFill>
                        <pic:spPr>
                          <a:xfrm>
                            <a:off x="0" y="0"/>
                            <a:ext cx="4488815" cy="3366135"/>
                          </a:xfrm>
                          <a:prstGeom prst="rect">
                            <a:avLst/>
                          </a:prstGeom>
                        </pic:spPr>
                      </pic:pic>
                    </a:graphicData>
                  </a:graphic>
                </wp:inline>
              </w:drawing>
            </w:r>
          </w:p>
        </w:tc>
      </w:tr>
    </w:tbl>
    <w:p>
      <w:pPr>
        <w:rPr>
          <w:rFonts w:ascii="宋体" w:hAnsi="宋体"/>
          <w:b/>
          <w:sz w:val="22"/>
        </w:rPr>
      </w:pPr>
    </w:p>
    <w:p>
      <w:pPr>
        <w:rPr>
          <w:rFonts w:ascii="宋体" w:hAnsi="宋体"/>
          <w:sz w:val="22"/>
        </w:rPr>
      </w:pPr>
      <w:r>
        <w:rPr>
          <w:rFonts w:ascii="宋体" w:hAnsi="宋体"/>
          <w:sz w:val="22"/>
        </w:rPr>
        <w:t>(3)模块内部类的接口规范</w:t>
      </w:r>
    </w:p>
    <w:p>
      <w:pPr>
        <w:jc w:val="center"/>
        <w:rPr>
          <w:rFonts w:ascii="宋体" w:hAnsi="宋体"/>
          <w:b/>
          <w:bCs/>
        </w:rPr>
      </w:pPr>
    </w:p>
    <w:p>
      <w:pPr>
        <w:jc w:val="center"/>
        <w:rPr>
          <w:rFonts w:ascii="宋体" w:hAnsi="宋体"/>
          <w:b/>
          <w:bCs/>
          <w:sz w:val="22"/>
        </w:rPr>
      </w:pPr>
      <w:r>
        <w:rPr>
          <w:rFonts w:ascii="宋体" w:hAnsi="宋体"/>
          <w:b/>
          <w:bCs/>
        </w:rPr>
        <w:t>表</w:t>
      </w:r>
      <w:r>
        <w:rPr>
          <w:rFonts w:hint="eastAsia" w:ascii="宋体" w:hAnsi="宋体"/>
          <w:b/>
          <w:bCs/>
        </w:rPr>
        <w:t>2</w:t>
      </w:r>
      <w:r>
        <w:rPr>
          <w:rFonts w:ascii="宋体" w:hAnsi="宋体"/>
          <w:b/>
          <w:bCs/>
        </w:rPr>
        <w:t>6</w:t>
      </w:r>
      <w:r>
        <w:rPr>
          <w:rFonts w:hint="eastAsia" w:ascii="宋体" w:hAnsi="宋体"/>
          <w:b/>
          <w:bCs/>
        </w:rPr>
        <w:t xml:space="preserve"> LogController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void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调用Log领域对象的checkLog方法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w:t>
            </w:r>
            <w:r>
              <w:rPr>
                <w:rFonts w:hint="eastAsia" w:ascii="Calibri" w:hAnsi="Calibri" w:cs="Calibri"/>
                <w:color w:val="000000"/>
                <w:sz w:val="21"/>
                <w:szCs w:val="21"/>
              </w:rPr>
              <w:t>generateLog</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Log.checkLog(String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w:t>
            </w:r>
            <w:r>
              <w:rPr>
                <w:rFonts w:hint="eastAsia" w:ascii="Calibri" w:hAnsi="Calibri" w:cs="Calibri"/>
                <w:color w:val="000000"/>
                <w:sz w:val="21"/>
                <w:szCs w:val="21"/>
              </w:rPr>
              <w:t>generateLog(String position, String name, String operation)</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w:t>
            </w:r>
          </w:p>
        </w:tc>
      </w:tr>
    </w:tbl>
    <w:p>
      <w:pPr>
        <w:pStyle w:val="7"/>
        <w:spacing w:line="276" w:lineRule="auto"/>
        <w:ind w:firstLine="440"/>
        <w:rPr>
          <w:rFonts w:ascii="宋体" w:hAnsi="宋体"/>
          <w:sz w:val="22"/>
          <w:szCs w:val="21"/>
        </w:rPr>
      </w:pPr>
    </w:p>
    <w:p>
      <w:pPr>
        <w:jc w:val="center"/>
        <w:rPr>
          <w:rFonts w:ascii="宋体" w:hAnsi="宋体"/>
          <w:b/>
          <w:bCs/>
          <w:sz w:val="22"/>
        </w:rPr>
      </w:pPr>
      <w:r>
        <w:rPr>
          <w:rFonts w:ascii="宋体" w:hAnsi="宋体"/>
          <w:b/>
          <w:bCs/>
        </w:rPr>
        <w:t>表27</w:t>
      </w:r>
      <w:r>
        <w:rPr>
          <w:rFonts w:hint="eastAsia" w:ascii="宋体" w:hAnsi="宋体"/>
          <w:b/>
          <w:bCs/>
        </w:rPr>
        <w:t xml:space="preserve"> Log</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ArrayList&lt;String&gt;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启动一个查看操作日志的回合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如果date为空，查看所有操作日志，否则返回所选日期的操作日志，之后结束此次查看操作日志回合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操作已完成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Log</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得到Log数据库的服务的引用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DataService.insert(</w:t>
            </w:r>
            <w:r>
              <w:rPr>
                <w:rFonts w:hint="eastAsia" w:ascii="Calibri" w:hAnsi="Calibri" w:cs="Calibri"/>
                <w:color w:val="000000"/>
                <w:sz w:val="21"/>
                <w:szCs w:val="21"/>
              </w:rPr>
              <w:t>Log</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根据日期进行查找多个持久化对象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.findAll()</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进行查找所有持久化对象</w:t>
            </w:r>
          </w:p>
        </w:tc>
      </w:tr>
    </w:tbl>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40"/>
    </w:p>
    <w:p>
      <w:pPr>
        <w:spacing w:line="360" w:lineRule="auto"/>
        <w:rPr>
          <w:rFonts w:ascii="宋体" w:hAnsi="宋体"/>
          <w:sz w:val="22"/>
        </w:rPr>
      </w:pPr>
      <w:bookmarkStart w:id="41" w:name="_Toc402982483"/>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sheet</w:t>
      </w:r>
      <w:r>
        <w:rPr>
          <w:rFonts w:ascii="宋体" w:hAnsi="宋体"/>
          <w:sz w:val="22"/>
          <w:szCs w:val="21"/>
        </w:rPr>
        <w:t>bl模块负责实现</w:t>
      </w:r>
      <w:r>
        <w:rPr>
          <w:rFonts w:hint="eastAsia" w:ascii="宋体" w:hAnsi="宋体"/>
          <w:sz w:val="22"/>
          <w:szCs w:val="21"/>
        </w:rPr>
        <w:t>与表格相关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sheet</w:t>
      </w:r>
      <w:r>
        <w:rPr>
          <w:rFonts w:ascii="宋体" w:hAnsi="宋体"/>
          <w:sz w:val="22"/>
          <w:szCs w:val="21"/>
        </w:rPr>
        <w:t>bl模块实现了展示层与业务逻辑层之间的</w:t>
      </w:r>
      <w:r>
        <w:rPr>
          <w:rFonts w:hint="eastAsia" w:ascii="宋体" w:hAnsi="宋体"/>
          <w:sz w:val="22"/>
          <w:szCs w:val="21"/>
        </w:rPr>
        <w:t>sheet</w:t>
      </w:r>
      <w:r>
        <w:rPr>
          <w:rFonts w:ascii="宋体" w:hAnsi="宋体"/>
          <w:sz w:val="22"/>
          <w:szCs w:val="21"/>
        </w:rPr>
        <w:t>blservice接口和业务逻辑层与数据层之间的</w:t>
      </w:r>
      <w:r>
        <w:rPr>
          <w:rFonts w:hint="eastAsia" w:ascii="宋体" w:hAnsi="宋体"/>
          <w:sz w:val="22"/>
          <w:szCs w:val="21"/>
        </w:rPr>
        <w:t>sheet</w:t>
      </w:r>
      <w:r>
        <w:rPr>
          <w:rFonts w:ascii="宋体" w:hAnsi="宋体"/>
          <w:sz w:val="22"/>
          <w:szCs w:val="21"/>
        </w:rPr>
        <w:t>dataservice接口。</w:t>
      </w:r>
    </w:p>
    <w:tbl>
      <w:tblPr>
        <w:tblStyle w:val="20"/>
        <w:tblpPr w:leftFromText="180" w:rightFromText="180" w:vertAnchor="page" w:horzAnchor="page" w:tblpX="1973" w:tblpY="3076"/>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54"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jc w:val="left"/>
              <w:rPr>
                <w:rFonts w:ascii="Consolas" w:hAnsi="Consolas" w:eastAsia="Consolas" w:cs="Calibri"/>
                <w:bCs/>
                <w:sz w:val="22"/>
              </w:rPr>
            </w:pPr>
            <w:r>
              <w:rPr>
                <w:rFonts w:hint="eastAsia" w:ascii="Consolas" w:hAnsi="Consolas" w:eastAsia="Consolas" w:cs="Calibri"/>
                <w:bCs/>
                <w:sz w:val="22"/>
              </w:rPr>
              <w:t>public interface SheetBLService {</w:t>
            </w:r>
            <w:r>
              <w:rPr>
                <w:rFonts w:hint="eastAsia" w:ascii="Consolas" w:hAnsi="Consolas" w:eastAsia="Consolas" w:cs="Calibri"/>
                <w:bCs/>
                <w:sz w:val="22"/>
              </w:rPr>
              <w:tab/>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w:t>
            </w:r>
            <w:r>
              <w:rPr>
                <w:rFonts w:hint="eastAsia" w:ascii="Consolas" w:hAnsi="Consolas" w:cs="Calibri"/>
                <w:bCs/>
                <w:sz w:val="22"/>
              </w:rPr>
              <w:t>SheetVO</w:t>
            </w:r>
            <w:r>
              <w:rPr>
                <w:rFonts w:hint="eastAsia" w:ascii="Consolas" w:hAnsi="Consolas" w:eastAsia="Consolas" w:cs="Calibri"/>
                <w:bCs/>
                <w:sz w:val="22"/>
              </w:rPr>
              <w:t xml:space="preserve"> checkSheet(long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examineSheet(long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boolean confirmSheet(ArrayList&lt;String&gt; info, SheetType type);</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formulateConstant(</w:t>
            </w:r>
            <w:r>
              <w:rPr>
                <w:rFonts w:hint="eastAsia" w:ascii="Consolas" w:hAnsi="Consolas" w:cs="Calibri"/>
                <w:bCs/>
                <w:sz w:val="22"/>
              </w:rPr>
              <w:t>ArrayList&lt;ConstantVO&gt; constants</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SheetDataService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SheetPO find(long id)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ArrayList&lt;SheetPO&gt; finds(SheetType type)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insert(SheetPO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update(SheetPO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14" cstate="print"/>
                          <a:srcRect/>
                          <a:stretch>
                            <a:fillRect/>
                          </a:stretch>
                        </pic:blipFill>
                        <pic:spPr>
                          <a:xfrm>
                            <a:off x="0" y="0"/>
                            <a:ext cx="4489450" cy="3173730"/>
                          </a:xfrm>
                          <a:prstGeom prst="rect">
                            <a:avLst/>
                          </a:prstGeom>
                        </pic:spPr>
                      </pic:pic>
                    </a:graphicData>
                  </a:graphic>
                </wp:inline>
              </w:drawing>
            </w:r>
          </w:p>
        </w:tc>
      </w:tr>
    </w:tbl>
    <w:p>
      <w:pPr>
        <w:pStyle w:val="38"/>
        <w:spacing w:line="276" w:lineRule="auto"/>
        <w:ind w:firstLine="0" w:firstLineChars="0"/>
        <w:jc w:val="center"/>
        <w:rPr>
          <w:rFonts w:ascii="宋体" w:hAnsi="宋体"/>
          <w:sz w:val="22"/>
        </w:rPr>
      </w:pPr>
      <w:r>
        <w:rPr>
          <w:rFonts w:hint="eastAsia"/>
          <w:b/>
          <w:bCs/>
        </w:rPr>
        <w:t>表28 表格业务逻辑层详细设计的上下文</w:t>
      </w:r>
    </w:p>
    <w:p>
      <w:pPr>
        <w:rPr>
          <w:rFonts w:ascii="宋体" w:hAnsi="宋体"/>
          <w:b/>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29 SheetController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调用Sheet领域对象的checkSheet方法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调用Sheet领域对象的examineSheet方法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调用Sheet领域对象的confirmSheet方法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jc w:val="center"/>
              <w:rPr>
                <w:rFonts w:ascii="Calibri" w:hAnsi="Calibri" w:cs="Calibri"/>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调用Sheet领域对象的formulateConstant方法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审批表格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confirmSheet(SheetVO sheet, int type, boolean confirmed)</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确认提交表格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Sheet.formulateConstan</w:t>
            </w:r>
            <w:r>
              <w:rPr>
                <w:rFonts w:hint="eastAsia" w:ascii="Calibri" w:hAnsi="Calibri" w:cs="Calibri"/>
                <w:color w:val="000000"/>
              </w:rPr>
              <w:t>t</w:t>
            </w:r>
            <w:r>
              <w:rPr>
                <w:rFonts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制定常量</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30 Sheet</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返回此表格的完整信息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启动一个填写表格回合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结束此次填写表格回合，持久化更新涉及的领域对象的数据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p>
            <w:pPr>
              <w:jc w:val="center"/>
              <w:rPr>
                <w:rFonts w:ascii="Calibri" w:hAnsi="Calibri" w:cs="Calibri"/>
                <w:color w:val="000000"/>
              </w:rPr>
            </w:pPr>
          </w:p>
          <w:p>
            <w:pPr>
              <w:jc w:val="center"/>
              <w:rPr>
                <w:rFonts w:ascii="Calibri" w:hAnsi="Calibri" w:cs="Calibri"/>
              </w:rPr>
            </w:pPr>
            <w:r>
              <w:rPr>
                <w:rFonts w:ascii="Calibri" w:hAnsi="Calibri" w:cs="Calibri"/>
                <w:color w:val="000000"/>
              </w:rPr>
              <w:t>Sheet.formulateConstant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启动一个制定常量回合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结束此次制定常量回合，持久化更新涉及的领域对象的数据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Sheet</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得到Sheet数据库的服务的引用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DataService.insert(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.finds(SheetType type)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根据type进行查找多个持久化对象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41"/>
    </w:p>
    <w:p>
      <w:pPr>
        <w:spacing w:line="360" w:lineRule="auto"/>
        <w:rPr>
          <w:rFonts w:ascii="宋体" w:hAnsi="宋体"/>
          <w:sz w:val="22"/>
        </w:rPr>
      </w:pPr>
      <w:bookmarkStart w:id="42" w:name="_Toc402982484"/>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beginInfo</w:t>
      </w:r>
      <w:r>
        <w:rPr>
          <w:rFonts w:ascii="宋体" w:hAnsi="宋体"/>
          <w:sz w:val="22"/>
          <w:szCs w:val="21"/>
        </w:rPr>
        <w:t>bl模块负责实现</w:t>
      </w:r>
      <w:r>
        <w:rPr>
          <w:rFonts w:hint="eastAsia" w:ascii="宋体" w:hAnsi="宋体"/>
          <w:sz w:val="22"/>
          <w:szCs w:val="21"/>
        </w:rPr>
        <w:t>与期初建账相关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beginInfo</w:t>
      </w:r>
      <w:r>
        <w:rPr>
          <w:rFonts w:ascii="宋体" w:hAnsi="宋体"/>
          <w:sz w:val="22"/>
          <w:szCs w:val="21"/>
        </w:rPr>
        <w:t>bl模块实现了展示层与业务逻辑层之间的</w:t>
      </w:r>
      <w:r>
        <w:rPr>
          <w:rFonts w:hint="eastAsia" w:ascii="宋体" w:hAnsi="宋体"/>
          <w:sz w:val="22"/>
          <w:szCs w:val="21"/>
        </w:rPr>
        <w:t>beginInfo</w:t>
      </w:r>
      <w:r>
        <w:rPr>
          <w:rFonts w:ascii="宋体" w:hAnsi="宋体"/>
          <w:sz w:val="22"/>
          <w:szCs w:val="21"/>
        </w:rPr>
        <w:t>blservice接口和业务逻辑层与数据层之间的</w:t>
      </w:r>
      <w:r>
        <w:rPr>
          <w:rFonts w:hint="eastAsia" w:ascii="宋体" w:hAnsi="宋体"/>
          <w:sz w:val="22"/>
          <w:szCs w:val="21"/>
        </w:rPr>
        <w:t>beginInfo</w:t>
      </w:r>
      <w:r>
        <w:rPr>
          <w:rFonts w:ascii="宋体" w:hAnsi="宋体"/>
          <w:sz w:val="22"/>
          <w:szCs w:val="21"/>
        </w:rPr>
        <w:t>dataservice接口。</w:t>
      </w: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tbl>
      <w:tblPr>
        <w:tblStyle w:val="20"/>
        <w:tblpPr w:leftFromText="180" w:rightFromText="180" w:vertAnchor="page" w:horzAnchor="page" w:tblpX="1802" w:tblpY="4815"/>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用例文档中的“用例22期初建账”</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BeginInfoBLService {</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fillInfo(BeginInfoVO vo);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BeginInfoVO getInfo();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islegal(BeginInfoType type, 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endBeginInfo();</w:t>
            </w:r>
          </w:p>
          <w:p>
            <w:pPr>
              <w:rPr>
                <w:rFonts w:ascii="Consolas" w:hAnsi="Consolas" w:cs="Calibri"/>
                <w:bCs/>
                <w:sz w:val="22"/>
              </w:rPr>
            </w:pPr>
          </w:p>
          <w:p>
            <w:pPr>
              <w:rPr>
                <w:rFonts w:ascii="Consolas" w:hAnsi="Consolas" w:cs="Calibri"/>
                <w:bCs/>
                <w:sz w:val="22"/>
              </w:rPr>
            </w:pPr>
            <w:r>
              <w:rPr>
                <w:rFonts w:ascii="Consolas" w:hAnsi="Consolas" w:cs="Calibri"/>
                <w:bCs/>
                <w:sz w:val="22"/>
              </w:rPr>
              <w:t>}</w:t>
            </w: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BeginInfoDataService extends Remote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insert(BeginInfoPO po)throws RemoteException;</w:t>
            </w:r>
          </w:p>
          <w:p>
            <w:pPr>
              <w:rPr>
                <w:rFonts w:ascii="Consolas" w:hAnsi="Consolas" w:cs="Calibri"/>
                <w:bCs/>
                <w:sz w:val="22"/>
              </w:rPr>
            </w:pPr>
            <w:r>
              <w:rPr>
                <w:rFonts w:ascii="Consolas" w:hAnsi="Consolas" w:cs="Calibri"/>
                <w:bCs/>
                <w:sz w:val="22"/>
              </w:rPr>
              <w:tab/>
            </w:r>
            <w:r>
              <w:rPr>
                <w:rFonts w:ascii="Consolas" w:hAnsi="Consolas" w:cs="Calibri"/>
                <w:bCs/>
                <w:sz w:val="22"/>
              </w:rPr>
              <w:t>public BeginInfoPO get()throws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92625" cy="3405505"/>
                          </a:xfrm>
                          <a:prstGeom prst="rect">
                            <a:avLst/>
                          </a:prstGeom>
                        </pic:spPr>
                      </pic:pic>
                    </a:graphicData>
                  </a:graphic>
                </wp:inline>
              </w:drawing>
            </w:r>
          </w:p>
        </w:tc>
      </w:tr>
    </w:tbl>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pStyle w:val="38"/>
        <w:ind w:firstLine="0" w:firstLineChars="0"/>
        <w:jc w:val="center"/>
        <w:rPr>
          <w:b/>
          <w:bCs/>
        </w:rPr>
      </w:pPr>
      <w:r>
        <w:rPr>
          <w:rFonts w:hint="eastAsia"/>
          <w:b/>
          <w:bCs/>
        </w:rPr>
        <w:t>表31 期初建账业务逻辑层详细设计的上下文</w:t>
      </w:r>
    </w:p>
    <w:p>
      <w:pPr>
        <w:rPr>
          <w:rFonts w:ascii="宋体" w:hAnsi="宋体"/>
          <w:b/>
          <w:sz w:val="22"/>
        </w:rPr>
      </w:pPr>
    </w:p>
    <w:p>
      <w:pPr>
        <w:rPr>
          <w:rFonts w:ascii="宋体" w:hAnsi="宋体"/>
          <w:b/>
          <w:sz w:val="22"/>
        </w:rPr>
      </w:pPr>
    </w:p>
    <w:p>
      <w:pPr>
        <w:rPr>
          <w:rFonts w:ascii="宋体" w:hAnsi="宋体"/>
          <w:sz w:val="22"/>
        </w:rPr>
      </w:pPr>
      <w:r>
        <w:rPr>
          <w:rFonts w:hint="eastAsia" w:ascii="宋体" w:hAnsi="宋体"/>
          <w:sz w:val="22"/>
        </w:rPr>
        <w:t xml:space="preserve"> </w:t>
      </w: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32 BeginInfoController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调用BeginInfo领域对象的fillinfo方法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 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ascii="Calibri" w:hAnsi="Calibri" w:cs="Calibri"/>
                <w:color w:val="000000"/>
                <w:sz w:val="21"/>
                <w:szCs w:val="21"/>
              </w:rPr>
              <w:t>getInfo</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endBeginInfo();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hint="eastAsia" w:ascii="Calibri" w:hAnsi="Calibri" w:cs="Calibri"/>
                <w:color w:val="000000"/>
                <w:sz w:val="21"/>
                <w:szCs w:val="21"/>
              </w:rPr>
              <w:t>end</w:t>
            </w:r>
            <w:r>
              <w:rPr>
                <w:rFonts w:ascii="Calibri" w:hAnsi="Calibri" w:cs="Calibri"/>
                <w:color w:val="000000"/>
                <w:sz w:val="21"/>
                <w:szCs w:val="21"/>
              </w:rPr>
              <w:t>Begin</w:t>
            </w:r>
            <w:r>
              <w:rPr>
                <w:rFonts w:hint="eastAsia" w:ascii="Calibri" w:hAnsi="Calibri" w:cs="Calibri"/>
                <w:color w:val="000000"/>
                <w:sz w:val="21"/>
                <w:szCs w:val="21"/>
              </w:rPr>
              <w:t>Info</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BeginInfo</w:t>
            </w:r>
            <w:r>
              <w:rPr>
                <w:rFonts w:hint="eastAsia" w:ascii="Calibri" w:hAnsi="Calibri" w:cs="Calibri"/>
                <w:color w:val="000000"/>
              </w:rPr>
              <w:t>Controller</w:t>
            </w:r>
            <w:r>
              <w:rPr>
                <w:rFonts w:ascii="Calibri" w:hAnsi="Calibri" w:cs="Calibri"/>
                <w:color w:val="000000"/>
              </w:rPr>
              <w:t>.</w:t>
            </w:r>
            <w:r>
              <w:rPr>
                <w:rFonts w:hint="eastAsia" w:ascii="Calibri" w:hAnsi="Calibri" w:cs="Calibri"/>
                <w:color w:val="000000"/>
              </w:rPr>
              <w:t>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isLegal(BeginInfoInfoVO</w:t>
            </w:r>
            <w:r>
              <w:rPr>
                <w:rFonts w:ascii="Calibri" w:hAnsi="Calibri" w:cs="Calibri"/>
                <w:color w:val="000000"/>
                <w:sz w:val="21"/>
                <w:szCs w:val="21"/>
              </w:rPr>
              <w:t xml:space="preserve"> </w:t>
            </w:r>
            <w:r>
              <w:rPr>
                <w:rFonts w:hint="eastAsia" w:ascii="Calibri" w:hAnsi="Calibri" w:cs="Calibri"/>
                <w:color w:val="000000"/>
                <w:sz w:val="21"/>
                <w:szCs w:val="21"/>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调用BeginInfo领域对象的isLegal方法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r>
              <w:rPr>
                <w:rFonts w:hint="eastAsia" w:ascii="Calibri" w:hAnsi="Calibri" w:cs="Calibri"/>
              </w:rPr>
              <w:t xml:space="preserve"> (</w:t>
            </w:r>
            <w:r>
              <w:rPr>
                <w:rFonts w:hint="eastAsia" w:ascii="Calibri" w:hAnsi="Calibri" w:cs="Calibri"/>
                <w:color w:val="000000"/>
              </w:rPr>
              <w:t>beginInfo</w:t>
            </w:r>
            <w:r>
              <w:rPr>
                <w:rFonts w:ascii="Calibri" w:hAnsi="Calibri" w:cs="Calibri"/>
                <w:color w:val="000000"/>
              </w:rPr>
              <w:t xml:space="preserve">VO </w:t>
            </w:r>
            <w:r>
              <w:rPr>
                <w:rFonts w:hint="eastAsia" w:ascii="Calibri" w:hAnsi="Calibri" w:cs="Calibri"/>
                <w:color w:val="000000"/>
              </w:rPr>
              <w:t>vo</w:t>
            </w:r>
            <w:r>
              <w:rPr>
                <w:rFonts w:hint="eastAsia" w:ascii="Calibri" w:hAnsi="Calibri" w:cs="Calibri"/>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创建期初信息对象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 getInfo()</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获得一个期初信息对象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BeginInfo.</w:t>
            </w:r>
            <w:r>
              <w:rPr>
                <w:rFonts w:hint="eastAsia" w:ascii="Calibri" w:hAnsi="Calibri" w:cs="Calibri"/>
                <w:color w:val="000000"/>
              </w:rPr>
              <w:t>isLegal(BeginInfoInfo</w:t>
            </w:r>
            <w:r>
              <w:rPr>
                <w:rFonts w:ascii="Calibri" w:hAnsi="Calibri" w:cs="Calibri"/>
                <w:color w:val="000000"/>
              </w:rPr>
              <w:t>VO</w:t>
            </w:r>
            <w:r>
              <w:rPr>
                <w:rFonts w:hint="eastAsia" w:ascii="Calibri" w:hAnsi="Calibri" w:cs="Calibri"/>
                <w:color w:val="000000"/>
              </w:rPr>
              <w:t xml:space="preserve"> vo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检测所填写的期初信息信息是否合法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结束任务</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33 BeginInfo</w:t>
      </w:r>
      <w:r>
        <w:rPr>
          <w:rFonts w:ascii="宋体" w:hAnsi="宋体"/>
          <w:b/>
          <w:bCs/>
        </w:rPr>
        <w:t>的接口规范</w:t>
      </w:r>
    </w:p>
    <w:tbl>
      <w:tblPr>
        <w:tblStyle w:val="19"/>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系统保存期初信息并更新到持久化数据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beginInfo.end</w:t>
            </w:r>
            <w:r>
              <w:rPr>
                <w:rFonts w:ascii="Calibri" w:hAnsi="Calibri" w:cs="Calibri"/>
                <w:color w:val="000000"/>
                <w:sz w:val="21"/>
                <w:szCs w:val="21"/>
              </w:rPr>
              <w:t>Begin</w:t>
            </w:r>
            <w:r>
              <w:rPr>
                <w:rFonts w:hint="eastAsia" w:ascii="Calibri" w:hAnsi="Calibri" w:cs="Calibri"/>
                <w:color w:val="000000"/>
                <w:sz w:val="21"/>
                <w:szCs w:val="21"/>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endBeginInfo();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关闭期初建账查看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w:t>
            </w:r>
            <w:r>
              <w:rPr>
                <w:rFonts w:hint="eastAsia" w:ascii="Calibri" w:hAnsi="Calibri" w:cs="宋体"/>
                <w:color w:val="000000"/>
                <w:sz w:val="21"/>
                <w:szCs w:val="21"/>
              </w:rPr>
              <w:t>isLegal</w:t>
            </w:r>
            <w:r>
              <w:rPr>
                <w:rFonts w:ascii="Calibri" w:hAnsi="Calibri" w:cs="宋体"/>
                <w:color w:val="000000"/>
                <w:sz w:val="21"/>
                <w:szCs w:val="21"/>
              </w:rPr>
              <w:t>(</w:t>
            </w:r>
            <w:r>
              <w:rPr>
                <w:rFonts w:hint="eastAsia" w:ascii="Calibri" w:hAnsi="Calibri" w:cs="宋体"/>
                <w:color w:val="000000"/>
                <w:sz w:val="21"/>
                <w:szCs w:val="21"/>
              </w:rPr>
              <w:t>BeginInfoVO</w:t>
            </w:r>
            <w:r>
              <w:rPr>
                <w:rFonts w:ascii="Calibri" w:hAnsi="Calibri" w:cs="宋体"/>
                <w:color w:val="000000"/>
                <w:sz w:val="21"/>
                <w:szCs w:val="21"/>
              </w:rPr>
              <w:t xml:space="preserve">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返回监测信息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DatabaseFactory.getBeginInfoDatabase</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BeginInfoDataService.insert(</w:t>
            </w:r>
            <w:r>
              <w:rPr>
                <w:rFonts w:hint="eastAsia" w:ascii="Calibri" w:hAnsi="Calibri" w:cs="Calibri"/>
                <w:color w:val="000000"/>
                <w:sz w:val="21"/>
                <w:szCs w:val="21"/>
              </w:rPr>
              <w:t>B</w:t>
            </w:r>
            <w:r>
              <w:rPr>
                <w:rFonts w:ascii="Calibri" w:hAnsi="Calibri" w:cs="Calibri"/>
                <w:color w:val="000000"/>
                <w:sz w:val="21"/>
                <w:szCs w:val="21"/>
              </w:rPr>
              <w:t>eginInfoPO po</w:t>
            </w:r>
            <w:r>
              <w:rPr>
                <w:rFonts w:hint="eastAsia" w:ascii="Calibri" w:hAnsi="Calibri" w:cs="Calibri"/>
                <w:color w:val="000000"/>
                <w:sz w:val="21"/>
                <w:szCs w:val="21"/>
              </w:rPr>
              <w: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BeginInfoDataService.</w:t>
            </w:r>
            <w:r>
              <w:rPr>
                <w:rFonts w:hint="eastAsia" w:ascii="Calibri" w:hAnsi="Calibri" w:cs="Calibri"/>
                <w:color w:val="000000"/>
                <w:sz w:val="21"/>
                <w:szCs w:val="21"/>
              </w:rPr>
              <w:t>get()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获得单一持久化期初信息对象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42"/>
    </w:p>
    <w:p>
      <w:pPr>
        <w:spacing w:line="360" w:lineRule="auto"/>
        <w:rPr>
          <w:rFonts w:ascii="宋体" w:hAnsi="宋体"/>
          <w:sz w:val="22"/>
        </w:rPr>
      </w:pPr>
      <w:bookmarkStart w:id="43" w:name="_Toc402982485"/>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account</w:t>
      </w:r>
      <w:r>
        <w:rPr>
          <w:rFonts w:ascii="宋体" w:hAnsi="宋体"/>
          <w:sz w:val="22"/>
          <w:szCs w:val="21"/>
        </w:rPr>
        <w:t>bl模块负责实现</w:t>
      </w:r>
      <w:r>
        <w:rPr>
          <w:rFonts w:hint="eastAsia" w:ascii="宋体" w:hAnsi="宋体"/>
          <w:sz w:val="22"/>
          <w:szCs w:val="21"/>
        </w:rPr>
        <w:t>与银行账户相关</w:t>
      </w:r>
      <w:r>
        <w:rPr>
          <w:rFonts w:ascii="宋体" w:hAnsi="宋体"/>
          <w:sz w:val="22"/>
          <w:szCs w:val="21"/>
        </w:rPr>
        <w:t>的功能需求，具体功能需求和非功能需求请参见需求规格说明文档和体系结构设计文档。</w:t>
      </w:r>
    </w:p>
    <w:p>
      <w:pPr>
        <w:pStyle w:val="7"/>
        <w:spacing w:line="276" w:lineRule="auto"/>
        <w:ind w:firstLine="0" w:firstLineChars="0"/>
        <w:rPr>
          <w:rFonts w:ascii="宋体" w:hAnsi="宋体"/>
          <w:sz w:val="22"/>
          <w:szCs w:val="21"/>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account</w:t>
      </w:r>
      <w:r>
        <w:rPr>
          <w:rFonts w:ascii="宋体" w:hAnsi="宋体"/>
          <w:sz w:val="22"/>
          <w:szCs w:val="21"/>
        </w:rPr>
        <w:t>bl模块实现了展示层与业务逻辑层之间的</w:t>
      </w:r>
      <w:r>
        <w:rPr>
          <w:rFonts w:hint="eastAsia" w:ascii="宋体" w:hAnsi="宋体"/>
          <w:sz w:val="22"/>
          <w:szCs w:val="21"/>
        </w:rPr>
        <w:t>account</w:t>
      </w:r>
      <w:r>
        <w:rPr>
          <w:rFonts w:ascii="宋体" w:hAnsi="宋体"/>
          <w:sz w:val="22"/>
          <w:szCs w:val="21"/>
        </w:rPr>
        <w:t>blservice接口和业务逻辑层与数据层之间的</w:t>
      </w:r>
      <w:r>
        <w:rPr>
          <w:rFonts w:hint="eastAsia" w:ascii="宋体" w:hAnsi="宋体"/>
          <w:sz w:val="22"/>
          <w:szCs w:val="21"/>
        </w:rPr>
        <w:t>account</w:t>
      </w:r>
      <w:r>
        <w:rPr>
          <w:rFonts w:ascii="宋体" w:hAnsi="宋体"/>
          <w:sz w:val="22"/>
          <w:szCs w:val="21"/>
        </w:rPr>
        <w:t>dataservice接口。</w:t>
      </w:r>
    </w:p>
    <w:p>
      <w:pPr>
        <w:pStyle w:val="38"/>
        <w:ind w:firstLine="0" w:firstLineChars="0"/>
        <w:jc w:val="center"/>
      </w:pPr>
      <w:r>
        <w:rPr>
          <w:rFonts w:hint="eastAsia"/>
          <w:b/>
          <w:bCs/>
        </w:rPr>
        <w:t>表34 银行账户管理业务逻辑层详细设计的上下文</w:t>
      </w:r>
    </w:p>
    <w:tbl>
      <w:tblPr>
        <w:tblStyle w:val="20"/>
        <w:tblpPr w:leftFromText="180" w:rightFromText="180" w:vertAnchor="page" w:horzAnchor="page" w:tblpX="1802" w:tblpY="437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用例文档中的“用例20银行账户管理”</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AccountBLService {</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islegal(AccountInfoType type,Object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addAccount(String name,long num,double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delAccount (long num);</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modAccount(long ID,String name,double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ArrayList&lt;AccountVO&gt;  getAccountList();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endAccountManagement();</w:t>
            </w:r>
          </w:p>
          <w:p>
            <w:pPr>
              <w:rPr>
                <w:rFonts w:ascii="Consolas" w:hAnsi="Consolas" w:cs="Calibri"/>
                <w:bCs/>
                <w:sz w:val="22"/>
              </w:rPr>
            </w:pPr>
            <w:r>
              <w:rPr>
                <w:rFonts w:ascii="Consolas" w:hAnsi="Consolas" w:cs="Calibri"/>
                <w:bCs/>
                <w:sz w:val="22"/>
              </w:rPr>
              <w:t>}</w:t>
            </w:r>
          </w:p>
          <w:p>
            <w:pPr>
              <w:rPr>
                <w:rFonts w:ascii="Consolas" w:hAnsi="Consolas" w:cs="Calibri"/>
                <w:bCs/>
                <w:sz w:val="22"/>
              </w:rPr>
            </w:pP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AccountDataService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insert(AccountPO po)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delete(AccountPO po) throws RemoteException;</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ArrayList&lt;AccountPO&gt; getAll()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update(AccountPO po) 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92625" cy="2431415"/>
                          </a:xfrm>
                          <a:prstGeom prst="rect">
                            <a:avLst/>
                          </a:prstGeom>
                        </pic:spPr>
                      </pic:pic>
                    </a:graphicData>
                  </a:graphic>
                </wp:inline>
              </w:drawing>
            </w:r>
          </w:p>
        </w:tc>
      </w:tr>
    </w:tbl>
    <w:p>
      <w:pPr>
        <w:rPr>
          <w:rFonts w:ascii="宋体" w:hAnsi="宋体"/>
          <w:b/>
          <w:sz w:val="22"/>
        </w:rPr>
      </w:pPr>
    </w:p>
    <w:p>
      <w:pPr>
        <w:rPr>
          <w:rFonts w:ascii="宋体" w:hAnsi="宋体"/>
          <w:sz w:val="22"/>
        </w:rPr>
      </w:pPr>
      <w:r>
        <w:rPr>
          <w:rFonts w:hint="eastAsia" w:ascii="宋体" w:hAnsi="宋体"/>
          <w:b/>
          <w:sz w:val="22"/>
        </w:rPr>
        <w:t xml:space="preserve">    </w:t>
      </w:r>
      <w:r>
        <w:rPr>
          <w:rFonts w:ascii="宋体" w:hAnsi="宋体"/>
          <w:sz w:val="22"/>
        </w:rPr>
        <w:t>(3)模块内部类的接口规范</w:t>
      </w:r>
    </w:p>
    <w:p>
      <w:pPr>
        <w:pStyle w:val="7"/>
        <w:spacing w:line="276" w:lineRule="auto"/>
        <w:ind w:firstLine="440"/>
        <w:rPr>
          <w:rFonts w:ascii="宋体" w:hAnsi="宋体"/>
          <w:sz w:val="22"/>
          <w:szCs w:val="21"/>
        </w:rPr>
      </w:pPr>
      <w:r>
        <w:rPr>
          <w:rFonts w:ascii="宋体" w:hAnsi="宋体"/>
          <w:sz w:val="22"/>
          <w:szCs w:val="21"/>
        </w:rPr>
        <w:t xml:space="preserve"> </w:t>
      </w:r>
    </w:p>
    <w:p>
      <w:pPr>
        <w:jc w:val="center"/>
        <w:rPr>
          <w:rFonts w:ascii="宋体" w:hAnsi="宋体"/>
          <w:b/>
          <w:bCs/>
        </w:rPr>
      </w:pPr>
      <w:r>
        <w:rPr>
          <w:rFonts w:ascii="宋体" w:hAnsi="宋体"/>
          <w:b/>
          <w:bCs/>
        </w:rPr>
        <w:t>表</w:t>
      </w:r>
      <w:r>
        <w:rPr>
          <w:rFonts w:hint="eastAsia" w:ascii="宋体" w:hAnsi="宋体"/>
          <w:b/>
          <w:bCs/>
        </w:rPr>
        <w:t>35 AccountController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AccountControl</w:t>
            </w:r>
            <w:r>
              <w:rPr>
                <w:rFonts w:ascii="Calibri" w:hAnsi="Calibri" w:cs="Calibri"/>
                <w:color w:val="000000"/>
              </w:rPr>
              <w:t>ler</w:t>
            </w:r>
            <w:r>
              <w:rPr>
                <w:rFonts w:hint="eastAsia" w:ascii="Calibri" w:hAnsi="Calibri" w:cs="Calibri"/>
                <w:color w:val="000000"/>
              </w:rPr>
              <w:t>.</w:t>
            </w:r>
            <w:r>
              <w:rPr>
                <w:rFonts w:ascii="Calibri" w:hAnsi="Calibri" w:cs="Calibri"/>
                <w:color w:val="000000"/>
              </w:rPr>
              <w:t>addAccount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addAccount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Controller</w:t>
            </w:r>
            <w:r>
              <w:rPr>
                <w:rFonts w:hint="eastAsia" w:ascii="Calibri" w:hAnsi="Calibri" w:cs="Calibri"/>
                <w:color w:val="000000"/>
              </w:rPr>
              <w:t>.del</w:t>
            </w:r>
            <w:r>
              <w:rPr>
                <w:rFonts w:ascii="Calibri" w:hAnsi="Calibri" w:cs="Calibri"/>
                <w:color w:val="000000"/>
              </w:rPr>
              <w:t>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delAccount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ascii="Calibri" w:hAnsi="Calibri" w:cs="Calibri"/>
                <w:color w:val="000000"/>
              </w:rPr>
              <w:t>AccountController.modAccount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w:t>
            </w:r>
            <w:r>
              <w:rPr>
                <w:rFonts w:ascii="宋体" w:hAnsi="宋体" w:cs="宋体"/>
                <w:color w:val="000000"/>
                <w:sz w:val="21"/>
                <w:szCs w:val="21"/>
              </w:rPr>
              <w:t>Account</w:t>
            </w:r>
            <w:r>
              <w:rPr>
                <w:rFonts w:hint="eastAsia" w:ascii="宋体" w:hAnsi="宋体" w:cs="宋体"/>
                <w:color w:val="000000"/>
                <w:sz w:val="21"/>
                <w:szCs w:val="21"/>
              </w:rPr>
              <w: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w:t>
            </w:r>
            <w:r>
              <w:rPr>
                <w:rFonts w:ascii="宋体" w:hAnsi="宋体" w:cs="宋体"/>
                <w:color w:val="000000"/>
                <w:sz w:val="21"/>
                <w:szCs w:val="21"/>
              </w:rPr>
              <w:t>modAcccount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AccountController.IsLegal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调用Sheet领域对象的isLegal方法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getAccountList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加入一个账户对象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Account.mod</w:t>
            </w:r>
            <w:r>
              <w:rPr>
                <w:rFonts w:ascii="Calibri" w:hAnsi="Calibri" w:cs="Calibri"/>
                <w:color w:val="000000"/>
              </w:rPr>
              <w:t>Accoun</w:t>
            </w:r>
            <w:r>
              <w:rPr>
                <w:rFonts w:hint="eastAsia" w:ascii="Calibri" w:hAnsi="Calibri" w:cs="Calibri"/>
                <w:color w:val="000000"/>
              </w:rPr>
              <w:t>t</w:t>
            </w:r>
            <w:r>
              <w:rPr>
                <w:rFonts w:ascii="Calibri" w:hAnsi="Calibri" w:cs="宋体"/>
                <w:color w:val="000000"/>
              </w:rPr>
              <w:t>(long oldID,String name,long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修改一个账户对象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w:t>
            </w:r>
            <w:r>
              <w:rPr>
                <w:rFonts w:hint="eastAsia" w:ascii="Calibri" w:hAnsi="Calibri" w:cs="Calibri"/>
                <w:color w:val="000000"/>
              </w:rPr>
              <w:t>isLegal(</w:t>
            </w:r>
            <w:r>
              <w:rPr>
                <w:rFonts w:ascii="Calibri" w:hAnsi="Calibri" w:cs="宋体"/>
                <w:color w:val="000000"/>
              </w:rPr>
              <w:t>String name,long num,double amount</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检测所填写的账户信息是否合法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获得账户对象列表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Account.endAccountManagement()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结束一次银行账户管理</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36 Account</w:t>
      </w:r>
      <w:r>
        <w:rPr>
          <w:rFonts w:ascii="宋体" w:hAnsi="宋体"/>
          <w:b/>
          <w:bCs/>
        </w:rPr>
        <w:t>的接口规范</w:t>
      </w:r>
    </w:p>
    <w:tbl>
      <w:tblPr>
        <w:tblStyle w:val="19"/>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1140"/>
        <w:gridCol w:w="330"/>
        <w:gridCol w:w="4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addAccount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开启一次银行账号管理任务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2"/>
              </w:rPr>
              <w:t>Account.del</w:t>
            </w:r>
            <w:r>
              <w:rPr>
                <w:rFonts w:ascii="Calibri" w:hAnsi="Calibri" w:cs="Calibri"/>
                <w:color w:val="000000"/>
                <w:sz w:val="22"/>
              </w:rPr>
              <w:t>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删除一个银行账户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sz w:val="24"/>
              </w:rPr>
            </w:pPr>
            <w:r>
              <w:rPr>
                <w:rFonts w:hint="eastAsia" w:ascii="Calibri" w:hAnsi="Calibri" w:cs="Calibri"/>
                <w:color w:val="000000"/>
                <w:sz w:val="22"/>
              </w:rPr>
              <w:t>Account.mod</w:t>
            </w:r>
            <w:r>
              <w:rPr>
                <w:rFonts w:ascii="Calibri" w:hAnsi="Calibri" w:cs="Calibri"/>
                <w:color w:val="000000"/>
                <w:sz w:val="22"/>
              </w:rPr>
              <w:t>Accoun</w:t>
            </w:r>
            <w:r>
              <w:rPr>
                <w:rFonts w:hint="eastAsia" w:ascii="Calibri" w:hAnsi="Calibri" w:cs="Calibri"/>
                <w:color w:val="000000"/>
                <w:sz w:val="22"/>
              </w:rPr>
              <w:t>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保存更新后的银行信息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获取账号列表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p>
            <w:pPr>
              <w:jc w:val="cente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宋体"/>
                <w:color w:val="000000"/>
                <w:sz w:val="21"/>
                <w:szCs w:val="21"/>
              </w:rPr>
            </w:pPr>
            <w:r>
              <w:rPr>
                <w:rFonts w:ascii="Calibri" w:hAnsi="Calibri" w:cs="宋体"/>
                <w:color w:val="000000"/>
                <w:sz w:val="21"/>
                <w:szCs w:val="21"/>
              </w:rPr>
              <w:t>Account.updateAmount(</w:t>
            </w:r>
            <w:r>
              <w:rPr>
                <w:rFonts w:hint="eastAsia" w:ascii="Calibri" w:hAnsi="Calibri" w:cs="宋体"/>
                <w:color w:val="000000"/>
                <w:sz w:val="21"/>
                <w:szCs w:val="21"/>
              </w:rPr>
              <w:t>给Sheet</w:t>
            </w:r>
            <w:r>
              <w:rPr>
                <w:rFonts w:ascii="Calibri" w:hAnsi="Calibri" w:cs="宋体"/>
                <w:color w:val="000000"/>
                <w:sz w:val="21"/>
                <w:szCs w:val="21"/>
              </w:rPr>
              <w: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宋体"/>
                <w:color w:val="000000"/>
                <w:sz w:val="21"/>
                <w:szCs w:val="21"/>
              </w:rPr>
              <w:t>public</w:t>
            </w:r>
            <w:r>
              <w:rPr>
                <w:rFonts w:ascii="Calibri" w:hAnsi="Calibri" w:cs="宋体"/>
                <w:color w:val="000000"/>
                <w:sz w:val="21"/>
                <w:szCs w:val="21"/>
              </w:rPr>
              <w:t xml:space="preserve"> void updateAmount(long ID,double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vertAlign w:val="subscript"/>
              </w:rPr>
            </w:pPr>
            <w:r>
              <w:rPr>
                <w:rFonts w:hint="eastAsia" w:ascii="宋体" w:hAnsi="宋体" w:cs="宋体"/>
                <w:color w:val="000000"/>
                <w:sz w:val="21"/>
                <w:szCs w:val="21"/>
              </w:rPr>
              <w:t>更新账户余额任务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Account</w:t>
            </w:r>
            <w:r>
              <w:rPr>
                <w:rFonts w:ascii="宋体" w:hAnsi="宋体" w:cs="宋体"/>
                <w:color w:val="000000"/>
                <w:sz w:val="21"/>
                <w:szCs w:val="21"/>
              </w:rPr>
              <w:t>.isLegal</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返回检测信息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Account</w:t>
            </w:r>
            <w:r>
              <w:rPr>
                <w:rFonts w:ascii="Calibri" w:hAnsi="Calibri" w:cs="Calibri"/>
                <w:color w:val="000000"/>
                <w:sz w:val="21"/>
                <w:szCs w:val="21"/>
              </w:rPr>
              <w:t>Database</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AccountDataService.insert(AccountPO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AccountDataService.del</w:t>
            </w:r>
            <w:r>
              <w:rPr>
                <w:rFonts w:hint="eastAsia" w:ascii="Calibri" w:hAnsi="Calibri" w:cs="Calibri"/>
                <w:color w:val="000000"/>
                <w:sz w:val="21"/>
                <w:szCs w:val="21"/>
              </w:rPr>
              <w:t>ete</w:t>
            </w:r>
            <w:r>
              <w:rPr>
                <w:rFonts w:ascii="Calibri" w:hAnsi="Calibri" w:cs="Calibri"/>
                <w:color w:val="000000"/>
                <w:sz w:val="21"/>
                <w:szCs w:val="21"/>
              </w:rPr>
              <w: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获得所有Account持久化账户对象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AccountPo po)</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更新单一持久化账户对象</w:t>
            </w:r>
          </w:p>
        </w:tc>
      </w:tr>
    </w:tbl>
    <w:p>
      <w:pPr>
        <w:pStyle w:val="7"/>
        <w:spacing w:line="276" w:lineRule="auto"/>
        <w:ind w:firstLine="440"/>
        <w:rPr>
          <w:rFonts w:ascii="宋体" w:hAnsi="宋体"/>
          <w:sz w:val="22"/>
          <w:szCs w:val="21"/>
        </w:rPr>
      </w:pPr>
    </w:p>
    <w:p>
      <w:pPr>
        <w:pStyle w:val="2"/>
        <w:widowControl/>
        <w:numPr>
          <w:ilvl w:val="3"/>
          <w:numId w:val="1"/>
        </w:numPr>
        <w:rPr>
          <w:rFonts w:ascii="宋体" w:hAnsi="宋体" w:cs="宋体"/>
          <w:sz w:val="24"/>
          <w:szCs w:val="28"/>
        </w:rPr>
      </w:pPr>
      <w:r>
        <w:rPr>
          <w:rFonts w:hint="eastAsia" w:ascii="宋体" w:hAnsi="宋体" w:cs="宋体"/>
          <w:sz w:val="24"/>
          <w:szCs w:val="28"/>
        </w:rPr>
        <w:t>staffmanagebl模块</w:t>
      </w:r>
      <w:bookmarkEnd w:id="43"/>
    </w:p>
    <w:p>
      <w:pPr>
        <w:pStyle w:val="38"/>
        <w:numPr>
          <w:ilvl w:val="0"/>
          <w:numId w:val="4"/>
        </w:numPr>
        <w:ind w:firstLineChars="0"/>
      </w:pPr>
      <w:bookmarkStart w:id="44" w:name="_Toc402982486"/>
      <w:r>
        <w:rPr>
          <w:rFonts w:hint="eastAsia"/>
        </w:rPr>
        <w:t>模块概述</w:t>
      </w:r>
    </w:p>
    <w:p>
      <w:pPr>
        <w:pStyle w:val="38"/>
        <w:ind w:left="930" w:firstLine="0" w:firstLineChars="0"/>
      </w:pPr>
      <w:r>
        <w:rPr>
          <w:rFonts w:hint="eastAsia"/>
        </w:rPr>
        <w:t>StaffManagebl模块承担的需求参见需求规格说明文档功能需求及相关非功能需求</w:t>
      </w:r>
    </w:p>
    <w:p>
      <w:pPr>
        <w:ind w:left="420" w:firstLine="525" w:firstLineChars="250"/>
      </w:pPr>
      <w:r>
        <w:rPr>
          <w:rFonts w:hint="eastAsia"/>
        </w:rPr>
        <w:t>StaffManagebl模块的职责及接口参见软件系统结构描述文档表14</w:t>
      </w:r>
    </w:p>
    <w:p>
      <w:pPr>
        <w:pStyle w:val="38"/>
        <w:numPr>
          <w:ilvl w:val="0"/>
          <w:numId w:val="4"/>
        </w:numPr>
        <w:ind w:firstLineChars="0"/>
      </w:pPr>
      <w:r>
        <w:rPr>
          <w:rFonts w:hint="eastAsia"/>
        </w:rPr>
        <w:t>整体结构</w:t>
      </w:r>
    </w:p>
    <w:p>
      <w:pPr>
        <w:pStyle w:val="38"/>
        <w:ind w:left="862" w:firstLine="398"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接口。业务逻辑层和数据层之间添加dataservice.staffmanagedataservice接口。为了隔离业务逻辑指责和逻辑控制职责，我们增加了StaffManageController。UserPO是作为管理用户信息的持久化对象被添加到设计模型中去的。</w:t>
      </w:r>
    </w:p>
    <w:p>
      <w:pPr/>
    </w:p>
    <w:p>
      <w:pPr>
        <w:pStyle w:val="38"/>
        <w:ind w:left="1770" w:firstLine="330" w:firstLineChars="0"/>
        <w:rPr>
          <w:b/>
        </w:rPr>
      </w:pPr>
      <w:r>
        <w:rPr>
          <w:rFonts w:hint="eastAsia"/>
          <w:b/>
        </w:rPr>
        <w:t>表37 用户管理业务逻辑层详细设计的上下文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 系统帐号管理”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StaffManageBLService {</w:t>
            </w:r>
          </w:p>
          <w:p>
            <w:pPr>
              <w:ind w:firstLine="420" w:firstLineChars="200"/>
              <w:rPr>
                <w:rFonts w:ascii="Calibri" w:hAnsi="Calibri" w:cs="Calibri"/>
              </w:rPr>
            </w:pPr>
            <w:r>
              <w:rPr>
                <w:rFonts w:ascii="Calibri" w:hAnsi="Calibri" w:cs="Calibri"/>
              </w:rPr>
              <w:t>public StaffInfoVO getStaffInfo(long StaffId);</w:t>
            </w:r>
          </w:p>
          <w:p>
            <w:pPr>
              <w:ind w:firstLine="420" w:firstLineChars="200"/>
              <w:rPr>
                <w:rFonts w:ascii="Calibri" w:hAnsi="Calibri" w:cs="Calibri"/>
              </w:rPr>
            </w:pPr>
            <w:r>
              <w:rPr>
                <w:rFonts w:ascii="Calibri" w:hAnsi="Calibri" w:cs="Calibri"/>
              </w:rPr>
              <w:t>public ArrayList&lt;StaffInfoVO&gt; getAllStaff();</w:t>
            </w:r>
          </w:p>
          <w:p>
            <w:pPr>
              <w:ind w:firstLine="420" w:firstLineChars="200"/>
              <w:rPr>
                <w:rFonts w:ascii="Calibri" w:hAnsi="Calibri" w:cs="Calibri"/>
              </w:rPr>
            </w:pPr>
            <w:r>
              <w:rPr>
                <w:rFonts w:ascii="Calibri" w:hAnsi="Calibri" w:cs="Calibri"/>
              </w:rPr>
              <w:t xml:space="preserve">public </w:t>
            </w:r>
            <w:del w:id="7562" w:author="曹姝玥" w:date="2015-12-31T18:41:00Z">
              <w:r>
                <w:rPr>
                  <w:rFonts w:ascii="Calibri" w:hAnsi="Calibri" w:cs="Calibri"/>
                </w:rPr>
                <w:delText xml:space="preserve">void </w:delText>
              </w:r>
            </w:del>
            <w:ins w:id="7563" w:author="曹姝玥" w:date="2015-12-31T18:41:00Z">
              <w:r>
                <w:rPr>
                  <w:rFonts w:hint="eastAsia" w:ascii="Calibri" w:hAnsi="Calibri" w:cs="Calibri"/>
                </w:rPr>
                <w:t>boolean</w:t>
              </w:r>
            </w:ins>
            <w:ins w:id="7564" w:author="曹姝玥" w:date="2015-12-31T18:41:00Z">
              <w:r>
                <w:rPr>
                  <w:rFonts w:ascii="Calibri" w:hAnsi="Calibri" w:cs="Calibri"/>
                </w:rPr>
                <w:t xml:space="preserve"> </w:t>
              </w:r>
            </w:ins>
            <w:r>
              <w:rPr>
                <w:rFonts w:ascii="Calibri" w:hAnsi="Calibri" w:cs="Calibri"/>
              </w:rPr>
              <w:t>changeAuthority(ArrayList&lt;Integer&gt; authority,String position);</w:t>
            </w:r>
          </w:p>
          <w:p>
            <w:pPr>
              <w:ind w:firstLine="420" w:firstLineChars="200"/>
              <w:rPr>
                <w:rFonts w:ascii="Calibri" w:hAnsi="Calibri" w:cs="Calibri"/>
              </w:rPr>
            </w:pPr>
            <w:r>
              <w:rPr>
                <w:rFonts w:ascii="Calibri" w:hAnsi="Calibri" w:cs="Calibri"/>
              </w:rPr>
              <w:t xml:space="preserve">public </w:t>
            </w:r>
            <w:ins w:id="7565" w:author="曹姝玥" w:date="2015-12-31T18:41:00Z">
              <w:r>
                <w:rPr>
                  <w:rFonts w:hint="eastAsia" w:ascii="Calibri" w:hAnsi="Calibri" w:cs="Calibri"/>
                </w:rPr>
                <w:t>boolean</w:t>
              </w:r>
            </w:ins>
            <w:del w:id="7566" w:author="曹姝玥" w:date="2015-12-31T18:41:00Z">
              <w:r>
                <w:rPr>
                  <w:rFonts w:ascii="Calibri" w:hAnsi="Calibri" w:cs="Calibri"/>
                </w:rPr>
                <w:delText>void</w:delText>
              </w:r>
            </w:del>
            <w:r>
              <w:rPr>
                <w:rFonts w:ascii="Calibri" w:hAnsi="Calibri" w:cs="Calibri"/>
              </w:rPr>
              <w:t xml:space="preserve"> addStaffInfo(</w:t>
            </w:r>
            <w:ins w:id="7567" w:author="曹姝玥" w:date="2015-12-31T18:39:00Z">
              <w:r>
                <w:rPr>
                  <w:rFonts w:ascii="Calibri" w:hAnsi="Calibri" w:cs="Calibri"/>
                </w:rPr>
                <w:t xml:space="preserve">StaffInfo </w:t>
              </w:r>
            </w:ins>
            <w:del w:id="7568" w:author="曹姝玥" w:date="2015-12-31T18:39:00Z">
              <w:r>
                <w:rPr>
                  <w:rFonts w:ascii="Calibri" w:hAnsi="Calibri" w:cs="Calibri"/>
                </w:rPr>
                <w:delText>User</w:delText>
              </w:r>
            </w:del>
            <w:r>
              <w:rPr>
                <w:rFonts w:ascii="Calibri" w:hAnsi="Calibri" w:cs="Calibri"/>
              </w:rPr>
              <w:t>VO StaffInfo);</w:t>
            </w:r>
          </w:p>
          <w:p>
            <w:pPr>
              <w:ind w:firstLine="420" w:firstLineChars="200"/>
              <w:rPr>
                <w:rFonts w:ascii="Calibri" w:hAnsi="Calibri" w:cs="Calibri"/>
              </w:rPr>
            </w:pPr>
            <w:r>
              <w:rPr>
                <w:rFonts w:ascii="Calibri" w:hAnsi="Calibri" w:cs="Calibri"/>
              </w:rPr>
              <w:t>public</w:t>
            </w:r>
            <w:ins w:id="7569" w:author="曹姝玥" w:date="2015-12-31T18:41:00Z">
              <w:r>
                <w:rPr>
                  <w:rFonts w:hint="eastAsia" w:ascii="Calibri" w:hAnsi="Calibri" w:cs="Calibri"/>
                </w:rPr>
                <w:t xml:space="preserve"> boolean</w:t>
              </w:r>
            </w:ins>
            <w:del w:id="7570" w:author="曹姝玥" w:date="2015-12-31T18:41:00Z">
              <w:r>
                <w:rPr>
                  <w:rFonts w:ascii="Calibri" w:hAnsi="Calibri" w:cs="Calibri"/>
                </w:rPr>
                <w:delText xml:space="preserve"> void</w:delText>
              </w:r>
            </w:del>
            <w:r>
              <w:rPr>
                <w:rFonts w:ascii="Calibri" w:hAnsi="Calibri" w:cs="Calibri"/>
              </w:rPr>
              <w:t xml:space="preserve"> deleteStaff(long StaffId);</w:t>
            </w:r>
          </w:p>
          <w:p>
            <w:pPr>
              <w:ind w:firstLine="420" w:firstLineChars="200"/>
              <w:rPr>
                <w:ins w:id="7571" w:author="曹姝玥" w:date="2015-12-31T18:41:00Z"/>
                <w:rFonts w:ascii="Calibri" w:hAnsi="Calibri" w:cs="Calibri"/>
              </w:rPr>
            </w:pPr>
            <w:r>
              <w:rPr>
                <w:rFonts w:ascii="Calibri" w:hAnsi="Calibri" w:cs="Calibri"/>
              </w:rPr>
              <w:t xml:space="preserve">public </w:t>
            </w:r>
            <w:ins w:id="7572" w:author="曹姝玥" w:date="2015-12-31T18:41:00Z">
              <w:r>
                <w:rPr>
                  <w:rFonts w:hint="eastAsia" w:ascii="Calibri" w:hAnsi="Calibri" w:cs="Calibri"/>
                </w:rPr>
                <w:t>boolean</w:t>
              </w:r>
            </w:ins>
            <w:ins w:id="7573" w:author="曹姝玥" w:date="2015-12-31T18:41:00Z">
              <w:r>
                <w:rPr>
                  <w:rFonts w:ascii="Calibri" w:hAnsi="Calibri" w:cs="Calibri"/>
                </w:rPr>
                <w:t xml:space="preserve"> </w:t>
              </w:r>
            </w:ins>
            <w:del w:id="7574" w:author="曹姝玥" w:date="2015-12-31T18:41:00Z">
              <w:r>
                <w:rPr>
                  <w:rFonts w:ascii="Calibri" w:hAnsi="Calibri" w:cs="Calibri"/>
                </w:rPr>
                <w:delText xml:space="preserve">void </w:delText>
              </w:r>
            </w:del>
            <w:r>
              <w:rPr>
                <w:rFonts w:ascii="Calibri" w:hAnsi="Calibri" w:cs="Calibri"/>
              </w:rPr>
              <w:t>endManagement();</w:t>
            </w:r>
          </w:p>
          <w:p>
            <w:pPr>
              <w:ind w:firstLine="420" w:firstLineChars="200"/>
              <w:rPr>
                <w:ins w:id="7575" w:author="曹姝玥" w:date="2015-12-31T18:42:00Z"/>
                <w:rFonts w:ascii="Calibri" w:hAnsi="Calibri" w:cs="Calibri"/>
              </w:rPr>
            </w:pPr>
            <w:ins w:id="7576" w:author="曹姝玥" w:date="2015-12-31T18:41:00Z">
              <w:r>
                <w:rPr>
                  <w:rFonts w:ascii="Calibri" w:hAnsi="Calibri" w:cs="Calibri"/>
                </w:rPr>
                <w:t>public boolean changeSalary(long StaffId, SalaryVO salary)</w:t>
              </w:r>
            </w:ins>
            <w:ins w:id="7577" w:author="曹姝玥" w:date="2015-12-31T18:41:00Z">
              <w:r>
                <w:rPr>
                  <w:rFonts w:hint="eastAsia" w:ascii="Calibri" w:hAnsi="Calibri" w:cs="Calibri"/>
                </w:rPr>
                <w:t>;</w:t>
              </w:r>
            </w:ins>
          </w:p>
          <w:p>
            <w:pPr>
              <w:ind w:firstLine="420" w:firstLineChars="200"/>
              <w:rPr>
                <w:ins w:id="7578" w:author="曹姝玥" w:date="2015-12-31T18:42:00Z"/>
                <w:rFonts w:ascii="Calibri" w:hAnsi="Calibri" w:cs="Calibri"/>
              </w:rPr>
            </w:pPr>
            <w:ins w:id="7579" w:author="曹姝玥" w:date="2015-12-31T18:42:00Z">
              <w:r>
                <w:rPr>
                  <w:rFonts w:ascii="Calibri" w:hAnsi="Calibri" w:cs="Calibri"/>
                </w:rPr>
                <w:t>public ArrayList&lt;Integer&gt; initialAuthority(StaffInfoVO staff)</w:t>
              </w:r>
            </w:ins>
            <w:ins w:id="7580" w:author="曹姝玥" w:date="2015-12-31T18:42:00Z">
              <w:r>
                <w:rPr>
                  <w:rFonts w:hint="eastAsia" w:ascii="Calibri" w:hAnsi="Calibri" w:cs="Calibri"/>
                </w:rPr>
                <w:t>;</w:t>
              </w:r>
            </w:ins>
          </w:p>
          <w:p>
            <w:pPr>
              <w:ind w:firstLine="420" w:firstLineChars="200"/>
              <w:rPr>
                <w:ins w:id="7581" w:author="曹姝玥" w:date="2015-12-31T18:42:00Z"/>
                <w:rFonts w:ascii="Calibri" w:hAnsi="Calibri" w:cs="Calibri"/>
              </w:rPr>
            </w:pPr>
            <w:ins w:id="7582" w:author="曹姝玥" w:date="2015-12-31T18:42:00Z">
              <w:r>
                <w:rPr>
                  <w:rFonts w:ascii="Calibri" w:hAnsi="Calibri" w:cs="Calibri"/>
                </w:rPr>
                <w:t>public boolean changeStaffPosition(String position, long StaffId</w:t>
              </w:r>
            </w:ins>
            <w:ins w:id="7583" w:author="曹姝玥" w:date="2015-12-31T18:42:00Z">
              <w:r>
                <w:rPr>
                  <w:rFonts w:hint="eastAsia" w:ascii="Calibri" w:hAnsi="Calibri" w:cs="Calibri"/>
                </w:rPr>
                <w:t>);</w:t>
              </w:r>
            </w:ins>
          </w:p>
          <w:p>
            <w:pPr>
              <w:ind w:firstLine="420" w:firstLineChars="200"/>
              <w:rPr>
                <w:ins w:id="7584" w:author="曹姝玥" w:date="2015-12-31T18:42:00Z"/>
                <w:rFonts w:ascii="Calibri" w:hAnsi="Calibri" w:cs="Calibri"/>
              </w:rPr>
            </w:pPr>
            <w:ins w:id="7585" w:author="曹姝玥" w:date="2015-12-31T18:42:00Z">
              <w:r>
                <w:rPr>
                  <w:rFonts w:ascii="Calibri" w:hAnsi="Calibri" w:cs="Calibri"/>
                </w:rPr>
                <w:t>public boolean setCity(String city, long StaffId)</w:t>
              </w:r>
            </w:ins>
            <w:ins w:id="7586" w:author="曹姝玥" w:date="2015-12-31T18:42:00Z">
              <w:r>
                <w:rPr>
                  <w:rFonts w:hint="eastAsia" w:ascii="Calibri" w:hAnsi="Calibri" w:cs="Calibri"/>
                </w:rPr>
                <w:t>;</w:t>
              </w:r>
            </w:ins>
          </w:p>
          <w:p>
            <w:pPr>
              <w:ind w:firstLine="420" w:firstLineChars="200"/>
              <w:rPr>
                <w:rFonts w:ascii="Calibri" w:hAnsi="Calibri" w:cs="Calibri"/>
              </w:rPr>
            </w:pPr>
            <w:ins w:id="7587" w:author="曹姝玥" w:date="2015-12-31T18:43:00Z">
              <w:r>
                <w:rPr>
                  <w:rFonts w:ascii="Calibri" w:hAnsi="Calibri" w:cs="Calibri"/>
                </w:rPr>
                <w:t>public boolean setBusinessHall(String businessHall, long StaffId)</w:t>
              </w:r>
            </w:ins>
            <w:ins w:id="7588" w:author="曹姝玥" w:date="2015-12-31T18:43:00Z">
              <w:r>
                <w:rPr>
                  <w:rFonts w:hint="eastAsia" w:ascii="Calibri" w:hAnsi="Calibri" w:cs="Calibri"/>
                </w:rPr>
                <w:t>;</w:t>
              </w:r>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StaffManageDataService extends Remote{</w:t>
            </w:r>
          </w:p>
          <w:p>
            <w:pPr>
              <w:ind w:firstLine="420" w:firstLineChars="200"/>
              <w:rPr>
                <w:rFonts w:ascii="Calibri" w:hAnsi="Calibri" w:cs="Calibri"/>
              </w:rPr>
            </w:pPr>
            <w:r>
              <w:rPr>
                <w:rFonts w:ascii="Calibri" w:hAnsi="Calibri" w:cs="Calibri"/>
              </w:rPr>
              <w:t>public UserPO find(long StaffId) throws RemoteException;</w:t>
            </w:r>
          </w:p>
          <w:p>
            <w:pPr>
              <w:ind w:firstLine="420" w:firstLineChars="200"/>
              <w:rPr>
                <w:rFonts w:ascii="Calibri" w:hAnsi="Calibri" w:cs="Calibri"/>
              </w:rPr>
            </w:pPr>
            <w:r>
              <w:rPr>
                <w:rFonts w:ascii="Calibri" w:hAnsi="Calibri" w:cs="Calibri"/>
              </w:rPr>
              <w:t>public ArrayList&lt;UserPO&gt; finds() throws RemoteException;</w:t>
            </w:r>
          </w:p>
          <w:p>
            <w:pPr>
              <w:ind w:firstLine="420" w:firstLineChars="200"/>
              <w:rPr>
                <w:rFonts w:ascii="Calibri" w:hAnsi="Calibri" w:cs="Calibri"/>
              </w:rPr>
            </w:pPr>
            <w:r>
              <w:rPr>
                <w:rFonts w:ascii="Calibri" w:hAnsi="Calibri" w:cs="Calibri"/>
              </w:rPr>
              <w:t>public void insert(UserPO po)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ascii="Calibri" w:hAnsi="Calibri" w:cs="Calibri"/>
              </w:rPr>
            </w:pPr>
            <w:r>
              <w:rPr>
                <w:rFonts w:ascii="Calibri" w:hAnsi="Calibri" w:cs="Calibri"/>
              </w:rPr>
              <w:t>public void delete(UserPO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left="2940"/>
      </w:pPr>
      <w:r>
        <w:rPr>
          <w:rFonts w:hint="eastAsia"/>
        </w:rPr>
        <w:t>StaffManagebl模块各个类的职责</w:t>
      </w:r>
    </w:p>
    <w:p>
      <w:pPr/>
    </w:p>
    <w:tbl>
      <w:tblPr>
        <w:tblStyle w:val="20"/>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840" w:firstLineChars="400"/>
              <w:rPr>
                <w:rFonts w:ascii="Calibri" w:hAnsi="Calibri" w:cs="Calibri"/>
              </w:rPr>
            </w:pPr>
            <w:r>
              <w:rPr>
                <w:rFonts w:ascii="Calibri" w:hAnsi="Calibri" w:cs="Calibri"/>
              </w:rPr>
              <w:t>模块</w:t>
            </w:r>
          </w:p>
        </w:tc>
        <w:tc>
          <w:tcPr>
            <w:tcW w:w="6004" w:type="dxa"/>
            <w:tcBorders>
              <w:top w:val="single" w:color="000000" w:sz="4" w:space="0"/>
              <w:left w:val="single" w:color="000000" w:sz="4" w:space="0"/>
              <w:bottom w:val="single" w:color="000000" w:sz="4" w:space="0"/>
              <w:right w:val="single" w:color="000000" w:sz="4" w:space="0"/>
            </w:tcBorders>
          </w:tcPr>
          <w:p>
            <w:pPr>
              <w:ind w:firstLine="1890" w:firstLineChars="900"/>
              <w:rPr>
                <w:rFonts w:ascii="Calibri" w:hAnsi="Calibri" w:cs="Calibri"/>
              </w:rPr>
            </w:pPr>
            <w:r>
              <w:rPr>
                <w:rFonts w:ascii="Calibri" w:hAnsi="Calibri" w:cs="Calibri"/>
              </w:rPr>
              <w:t>职</w:t>
            </w:r>
            <w:r>
              <w:rPr>
                <w:rFonts w:hint="eastAsia" w:ascii="Calibri" w:hAnsi="Calibri" w:cs="Calibri"/>
              </w:rPr>
              <w:t xml:space="preserve">              </w:t>
            </w:r>
            <w:r>
              <w:rPr>
                <w:rFonts w:ascii="Calibri" w:hAnsi="Calibri" w:cs="Calibri"/>
              </w:rPr>
              <w:t>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420" w:firstLineChars="200"/>
              <w:rPr>
                <w:rFonts w:ascii="Calibri" w:hAnsi="Calibri" w:cs="Calibri"/>
              </w:rPr>
            </w:pPr>
            <w:r>
              <w:rPr>
                <w:rFonts w:hint="eastAsia" w:ascii="Calibri" w:hAnsi="Calibri" w:cs="Calibri"/>
              </w:rPr>
              <w:t>StaffManage</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hint="eastAsia" w:ascii="Calibri" w:hAnsi="Calibri" w:cs="Calibri"/>
              </w:rPr>
              <w:t xml:space="preserve">  用户</w:t>
            </w:r>
            <w:r>
              <w:rPr>
                <w:rFonts w:ascii="Calibri" w:hAnsi="Calibri" w:cs="Calibri"/>
              </w:rPr>
              <w:t>管理的</w:t>
            </w:r>
            <w:r>
              <w:rPr>
                <w:rFonts w:hint="eastAsia" w:ascii="Calibri" w:hAnsi="Calibri" w:cs="Calibri"/>
              </w:rPr>
              <w:t>领域模型对象，拥有一次用户管理的员工帐号信息,可以帮助完成用户管理所需要的服务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315" w:firstLineChars="150"/>
              <w:rPr>
                <w:rFonts w:ascii="Calibri" w:hAnsi="Calibri" w:cs="Calibri"/>
              </w:rPr>
            </w:pPr>
            <w:r>
              <w:rPr>
                <w:rFonts w:hint="eastAsia" w:ascii="Calibri" w:hAnsi="Calibri" w:cs="Calibri"/>
              </w:rPr>
              <w:t>StaffManageController</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ascii="Calibri" w:hAnsi="Calibri" w:cs="Calibri"/>
              </w:rPr>
              <w:t xml:space="preserve">   负责实现用户管理界面所需要的服务</w:t>
            </w:r>
          </w:p>
        </w:tc>
      </w:tr>
    </w:tbl>
    <w:p>
      <w:pPr/>
    </w:p>
    <w:p>
      <w:pPr/>
    </w:p>
    <w:p>
      <w:pPr>
        <w:pStyle w:val="40"/>
        <w:numPr>
          <w:ilvl w:val="0"/>
          <w:numId w:val="4"/>
        </w:numPr>
        <w:ind w:firstLineChars="0"/>
      </w:pPr>
      <w:r>
        <w:rPr>
          <w:rFonts w:hint="eastAsia"/>
        </w:rPr>
        <w:t>模块内部类的接口规范</w:t>
      </w:r>
    </w:p>
    <w:p>
      <w:pPr>
        <w:ind w:left="2962" w:firstLine="398"/>
        <w:rPr>
          <w:ins w:id="7589" w:author="曹姝玥" w:date="2015-12-31T18:44:00Z"/>
          <w:b/>
        </w:rPr>
      </w:pPr>
      <w:ins w:id="7590" w:author="曹姝玥" w:date="2015-12-31T18:43:00Z">
        <w:r>
          <w:rPr>
            <w:rFonts w:hint="eastAsia"/>
            <w:b/>
          </w:rPr>
          <w:t>StaffManageController</w:t>
        </w:r>
      </w:ins>
      <w:ins w:id="7591" w:author="曹姝玥" w:date="2015-12-31T18:44:00Z">
        <w:r>
          <w:rPr>
            <w:rFonts w:hint="eastAsia"/>
            <w:b/>
          </w:rPr>
          <w:t>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592"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7593" w:author="曹姝玥" w:date="2015-12-31T18:44:00Z"/>
                <w:rFonts w:ascii="Calibri" w:hAnsi="Calibri" w:cs="Calibri"/>
                <w:color w:val="FFFFFF"/>
              </w:rPr>
            </w:pPr>
            <w:ins w:id="7594" w:author="曹姝玥" w:date="2015-12-31T18:4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595"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596" w:author="曹姝玥" w:date="2015-12-31T18:44:00Z"/>
                <w:rFonts w:ascii="Calibri" w:hAnsi="Calibri" w:cs="Calibri"/>
                <w:color w:val="000000"/>
              </w:rPr>
            </w:pPr>
            <w:ins w:id="7597" w:author="曹姝玥" w:date="2015-12-31T18:44:00Z">
              <w:r>
                <w:rPr>
                  <w:rFonts w:ascii="Calibri" w:hAnsi="Calibri" w:cs="Calibri"/>
                  <w:color w:val="000000"/>
                  <w:sz w:val="22"/>
                </w:rPr>
                <w:t>StaffManage</w:t>
              </w:r>
            </w:ins>
            <w:ins w:id="7598" w:author="曹姝玥" w:date="2015-12-31T18:44:00Z">
              <w:r>
                <w:rPr>
                  <w:rFonts w:hint="eastAsia" w:ascii="Calibri" w:hAnsi="Calibri" w:cs="Calibri"/>
                  <w:color w:val="000000"/>
                  <w:sz w:val="22"/>
                </w:rPr>
                <w:t>Controller</w:t>
              </w:r>
            </w:ins>
            <w:ins w:id="7599" w:author="曹姝玥" w:date="2015-12-31T18:44: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00" w:author="曹姝玥" w:date="2015-12-31T18:44:00Z"/>
                <w:rFonts w:ascii="Calibri" w:hAnsi="Calibri" w:cs="Calibri"/>
                <w:color w:val="000000"/>
              </w:rPr>
            </w:pPr>
            <w:ins w:id="7601"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02" w:author="曹姝玥" w:date="2015-12-31T18:44:00Z"/>
                <w:rFonts w:ascii="Calibri" w:hAnsi="Calibri" w:cs="Calibri"/>
                <w:color w:val="000000"/>
              </w:rPr>
            </w:pPr>
            <w:ins w:id="7603" w:author="曹姝玥" w:date="2015-12-31T18:44:00Z">
              <w:r>
                <w:rPr>
                  <w:rFonts w:ascii="Calibri" w:hAnsi="Calibri" w:cs="Calibri"/>
                  <w:color w:val="000000"/>
                </w:rPr>
                <w:t>P</w:t>
              </w:r>
            </w:ins>
            <w:ins w:id="7604" w:author="曹姝玥" w:date="2015-12-31T18:44:00Z">
              <w:r>
                <w:rPr>
                  <w:rFonts w:hint="eastAsia" w:ascii="Calibri" w:hAnsi="Calibri" w:cs="Calibri"/>
                  <w:color w:val="000000"/>
                </w:rPr>
                <w:t>ublic</w:t>
              </w:r>
            </w:ins>
            <w:ins w:id="7605" w:author="曹姝玥" w:date="2015-12-31T18:44:00Z">
              <w:r>
                <w:rPr>
                  <w:rFonts w:ascii="Calibri" w:hAnsi="Calibri" w:cs="Calibri"/>
                  <w:color w:val="000000"/>
                </w:rPr>
                <w:t xml:space="preserve"> </w:t>
              </w:r>
            </w:ins>
            <w:ins w:id="7606" w:author="曹姝玥" w:date="2015-12-31T18:44:00Z">
              <w:r>
                <w:rPr>
                  <w:rFonts w:hint="eastAsia" w:ascii="Calibri" w:hAnsi="Calibri" w:cs="Calibri"/>
                  <w:color w:val="000000"/>
                </w:rPr>
                <w:t xml:space="preserve">boolean </w:t>
              </w:r>
            </w:ins>
            <w:ins w:id="7607" w:author="曹姝玥" w:date="2015-12-31T18:44:00Z">
              <w:r>
                <w:rPr>
                  <w:rFonts w:ascii="Calibri" w:hAnsi="Calibri" w:cs="Calibri"/>
                  <w:color w:val="000000"/>
                </w:rPr>
                <w:t>changeAuthority</w:t>
              </w:r>
            </w:ins>
            <w:ins w:id="7608" w:author="曹姝玥" w:date="2015-12-31T18:44:00Z">
              <w:r>
                <w:rPr>
                  <w:rFonts w:hint="eastAsia" w:ascii="Calibri" w:hAnsi="Calibri" w:cs="Calibri"/>
                  <w:color w:val="000000"/>
                </w:rPr>
                <w:t xml:space="preserve"> (</w:t>
              </w:r>
            </w:ins>
            <w:ins w:id="7609" w:author="曹姝玥" w:date="2015-12-31T18:44:00Z">
              <w:r>
                <w:rPr>
                  <w:rFonts w:ascii="Calibri" w:hAnsi="Calibri" w:cs="Calibri"/>
                  <w:color w:val="000000"/>
                </w:rPr>
                <w:t>ArrayList&lt;Integer&gt; authority</w:t>
              </w:r>
            </w:ins>
            <w:ins w:id="7610" w:author="曹姝玥" w:date="2015-12-31T18:44: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11"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12"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13" w:author="曹姝玥" w:date="2015-12-31T18:44:00Z"/>
                <w:rFonts w:ascii="Calibri" w:hAnsi="Calibri" w:cs="Calibri"/>
                <w:color w:val="000000"/>
              </w:rPr>
            </w:pPr>
            <w:ins w:id="7614"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15" w:author="曹姝玥" w:date="2015-12-31T18:44:00Z"/>
                <w:rFonts w:ascii="Calibri" w:hAnsi="Calibri" w:cs="Calibri"/>
                <w:color w:val="000000"/>
              </w:rPr>
            </w:pPr>
            <w:ins w:id="7616"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17"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18"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19" w:author="曹姝玥" w:date="2015-12-31T18:44:00Z"/>
                <w:rFonts w:ascii="Calibri" w:hAnsi="Calibri" w:cs="Calibri"/>
                <w:color w:val="000000"/>
              </w:rPr>
            </w:pPr>
            <w:ins w:id="7620"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21" w:author="曹姝玥" w:date="2015-12-31T18:44:00Z"/>
                <w:rFonts w:ascii="Calibri" w:hAnsi="Calibri" w:cs="Calibri"/>
                <w:color w:val="000000"/>
              </w:rPr>
            </w:pPr>
            <w:ins w:id="7622" w:author="曹姝玥" w:date="2015-12-31T18:44:00Z">
              <w:r>
                <w:rPr>
                  <w:rFonts w:hint="eastAsia" w:ascii="Calibri" w:hAnsi="Calibri" w:cs="Calibri"/>
                  <w:color w:val="000000"/>
                </w:rPr>
                <w:t>在一次员工帐号管理中</w:t>
              </w:r>
            </w:ins>
            <w:ins w:id="7623" w:author="曹姝玥" w:date="2015-12-31T18:44: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24"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25" w:author="曹姝玥" w:date="2015-12-31T18:44:00Z"/>
                <w:rFonts w:ascii="Calibri" w:hAnsi="Calibri" w:cs="Calibri"/>
                <w:color w:val="000000"/>
              </w:rPr>
            </w:pPr>
            <w:ins w:id="7626" w:author="曹姝玥" w:date="2015-12-31T18:44:00Z">
              <w:r>
                <w:rPr>
                  <w:rFonts w:ascii="Calibri" w:hAnsi="Calibri" w:cs="Calibri"/>
                  <w:color w:val="000000"/>
                  <w:sz w:val="22"/>
                </w:rPr>
                <w:t>StaffManage</w:t>
              </w:r>
            </w:ins>
            <w:ins w:id="7627" w:author="曹姝玥" w:date="2015-12-31T18:44:00Z">
              <w:r>
                <w:rPr>
                  <w:rFonts w:hint="eastAsia" w:ascii="Calibri" w:hAnsi="Calibri" w:cs="Calibri"/>
                  <w:color w:val="000000"/>
                  <w:sz w:val="22"/>
                </w:rPr>
                <w:t>Controller</w:t>
              </w:r>
            </w:ins>
            <w:ins w:id="7628" w:author="曹姝玥" w:date="2015-12-31T18:44: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29" w:author="曹姝玥" w:date="2015-12-31T18:44:00Z"/>
                <w:rFonts w:ascii="Calibri" w:hAnsi="Calibri" w:cs="Calibri"/>
                <w:color w:val="000000"/>
              </w:rPr>
            </w:pPr>
            <w:ins w:id="7630"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31" w:author="曹姝玥" w:date="2015-12-31T18:44:00Z"/>
                <w:rFonts w:ascii="Calibri" w:hAnsi="Calibri" w:cs="Calibri"/>
                <w:color w:val="000000"/>
              </w:rPr>
            </w:pPr>
            <w:ins w:id="7632" w:author="曹姝玥" w:date="2015-12-31T18:44:00Z">
              <w:r>
                <w:rPr>
                  <w:rFonts w:ascii="Calibri" w:hAnsi="Calibri" w:cs="Calibri"/>
                  <w:color w:val="000000"/>
                </w:rPr>
                <w:t>P</w:t>
              </w:r>
            </w:ins>
            <w:ins w:id="7633" w:author="曹姝玥" w:date="2015-12-31T18:44:00Z">
              <w:r>
                <w:rPr>
                  <w:rFonts w:hint="eastAsia" w:ascii="Calibri" w:hAnsi="Calibri" w:cs="Calibri"/>
                  <w:color w:val="000000"/>
                </w:rPr>
                <w:t xml:space="preserve">ublic </w:t>
              </w:r>
            </w:ins>
            <w:ins w:id="7634" w:author="曹姝玥" w:date="2015-12-31T18:44:00Z">
              <w:r>
                <w:rPr>
                  <w:rFonts w:ascii="Calibri" w:hAnsi="Calibri" w:cs="Calibri"/>
                  <w:color w:val="000000"/>
                </w:rPr>
                <w:t>StaffInfoVO getStaffInfo</w:t>
              </w:r>
            </w:ins>
            <w:ins w:id="7635" w:author="曹姝玥" w:date="2015-12-31T18:44:00Z">
              <w:r>
                <w:rPr>
                  <w:rFonts w:hint="eastAsia" w:ascii="Calibri" w:hAnsi="Calibri" w:cs="Calibri"/>
                  <w:color w:val="000000"/>
                </w:rPr>
                <w:t xml:space="preserve"> (long </w:t>
              </w:r>
            </w:ins>
            <w:ins w:id="7636" w:author="曹姝玥" w:date="2015-12-31T18:44:00Z">
              <w:r>
                <w:rPr>
                  <w:rFonts w:ascii="Calibri" w:hAnsi="Calibri" w:cs="Calibri"/>
                  <w:color w:val="000000"/>
                </w:rPr>
                <w:t>Staf</w:t>
              </w:r>
            </w:ins>
            <w:ins w:id="7637"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38"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39"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40" w:author="曹姝玥" w:date="2015-12-31T18:44:00Z"/>
                <w:rFonts w:ascii="Calibri" w:hAnsi="Calibri" w:cs="Calibri"/>
                <w:color w:val="000000"/>
              </w:rPr>
            </w:pPr>
            <w:ins w:id="7641"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42" w:author="曹姝玥" w:date="2015-12-31T18:44:00Z"/>
                <w:rFonts w:ascii="Calibri" w:hAnsi="Calibri" w:cs="Calibri"/>
                <w:color w:val="000000"/>
              </w:rPr>
            </w:pPr>
            <w:ins w:id="7643"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44"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45"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46" w:author="曹姝玥" w:date="2015-12-31T18:44:00Z"/>
                <w:rFonts w:ascii="Calibri" w:hAnsi="Calibri" w:cs="Calibri"/>
                <w:color w:val="000000"/>
              </w:rPr>
            </w:pPr>
            <w:ins w:id="7647"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48" w:author="曹姝玥" w:date="2015-12-31T18:44:00Z"/>
                <w:rFonts w:ascii="Calibri" w:hAnsi="Calibri" w:cs="Calibri"/>
                <w:color w:val="000000"/>
              </w:rPr>
            </w:pPr>
            <w:ins w:id="7649" w:author="曹姝玥" w:date="2015-12-31T18:44:00Z">
              <w:r>
                <w:rPr>
                  <w:rFonts w:hint="eastAsia" w:ascii="Calibri" w:hAnsi="Calibri" w:cs="Calibri"/>
                  <w:color w:val="000000"/>
                </w:rPr>
                <w:t>在一次员工帐号管理中获得员工信息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50"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51" w:author="曹姝玥" w:date="2015-12-31T18:44:00Z"/>
                <w:rFonts w:ascii="Calibri" w:hAnsi="Calibri" w:cs="Calibri"/>
                <w:color w:val="000000"/>
              </w:rPr>
            </w:pPr>
            <w:ins w:id="7652" w:author="曹姝玥" w:date="2015-12-31T18:44:00Z">
              <w:r>
                <w:rPr>
                  <w:rFonts w:ascii="Calibri" w:hAnsi="Calibri" w:cs="Calibri"/>
                  <w:color w:val="000000"/>
                  <w:sz w:val="22"/>
                </w:rPr>
                <w:t>StaffManage</w:t>
              </w:r>
            </w:ins>
            <w:ins w:id="7653" w:author="曹姝玥" w:date="2015-12-31T18:44:00Z">
              <w:r>
                <w:rPr>
                  <w:rFonts w:hint="eastAsia" w:ascii="Calibri" w:hAnsi="Calibri" w:cs="Calibri"/>
                  <w:color w:val="000000"/>
                  <w:sz w:val="22"/>
                </w:rPr>
                <w:t>Controller</w:t>
              </w:r>
            </w:ins>
            <w:ins w:id="7654" w:author="曹姝玥" w:date="2015-12-31T18:44: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55" w:author="曹姝玥" w:date="2015-12-31T18:44:00Z"/>
                <w:rFonts w:ascii="Calibri" w:hAnsi="Calibri" w:cs="Calibri"/>
                <w:color w:val="000000"/>
              </w:rPr>
            </w:pPr>
            <w:ins w:id="7656"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57" w:author="曹姝玥" w:date="2015-12-31T18:44:00Z"/>
                <w:rFonts w:ascii="Calibri" w:hAnsi="Calibri" w:cs="Calibri"/>
                <w:color w:val="000000"/>
              </w:rPr>
            </w:pPr>
            <w:ins w:id="7658" w:author="曹姝玥" w:date="2015-12-31T18:44:00Z">
              <w:r>
                <w:rPr>
                  <w:rFonts w:ascii="Calibri" w:hAnsi="Calibri" w:cs="Calibri"/>
                  <w:color w:val="000000"/>
                </w:rPr>
                <w:t>P</w:t>
              </w:r>
            </w:ins>
            <w:ins w:id="7659" w:author="曹姝玥" w:date="2015-12-31T18:44:00Z">
              <w:r>
                <w:rPr>
                  <w:rFonts w:hint="eastAsia" w:ascii="Calibri" w:hAnsi="Calibri" w:cs="Calibri"/>
                  <w:color w:val="000000"/>
                </w:rPr>
                <w:t>ublic</w:t>
              </w:r>
            </w:ins>
            <w:ins w:id="7660" w:author="曹姝玥" w:date="2015-12-31T18:44:00Z">
              <w:r>
                <w:rPr>
                  <w:rFonts w:ascii="Calibri" w:hAnsi="Calibri" w:cs="Calibri"/>
                  <w:color w:val="000000"/>
                </w:rPr>
                <w:t xml:space="preserve"> </w:t>
              </w:r>
            </w:ins>
            <w:ins w:id="7661" w:author="曹姝玥" w:date="2015-12-31T18:44:00Z">
              <w:r>
                <w:rPr>
                  <w:rFonts w:hint="eastAsia" w:ascii="Calibri" w:hAnsi="Calibri" w:cs="Calibri"/>
                  <w:color w:val="000000"/>
                </w:rPr>
                <w:t xml:space="preserve">void </w:t>
              </w:r>
            </w:ins>
            <w:ins w:id="7662" w:author="曹姝玥" w:date="2015-12-31T18:44:00Z">
              <w:r>
                <w:rPr>
                  <w:rFonts w:ascii="Calibri" w:hAnsi="Calibri" w:cs="Calibri"/>
                  <w:color w:val="000000"/>
                </w:rPr>
                <w:t>addStaffInfo</w:t>
              </w:r>
            </w:ins>
            <w:ins w:id="7663" w:author="曹姝玥" w:date="2015-12-31T18:44:00Z">
              <w:r>
                <w:rPr>
                  <w:rFonts w:hint="eastAsia" w:ascii="Calibri" w:hAnsi="Calibri" w:cs="Calibri"/>
                  <w:color w:val="000000"/>
                </w:rPr>
                <w:t xml:space="preserve"> (</w:t>
              </w:r>
            </w:ins>
            <w:ins w:id="7664" w:author="曹姝玥" w:date="2015-12-31T18:44:00Z">
              <w:r>
                <w:rPr>
                  <w:rFonts w:ascii="Calibri" w:hAnsi="Calibri" w:cs="Calibri"/>
                  <w:color w:val="000000"/>
                </w:rPr>
                <w:t>StaffInfoVO StaffInfo</w:t>
              </w:r>
            </w:ins>
            <w:ins w:id="7665"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66"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6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68" w:author="曹姝玥" w:date="2015-12-31T18:44:00Z"/>
                <w:rFonts w:ascii="Calibri" w:hAnsi="Calibri" w:cs="Calibri"/>
                <w:color w:val="000000"/>
              </w:rPr>
            </w:pPr>
            <w:ins w:id="766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70" w:author="曹姝玥" w:date="2015-12-31T18:44:00Z"/>
                <w:rFonts w:ascii="Calibri" w:hAnsi="Calibri" w:cs="Calibri"/>
                <w:color w:val="000000"/>
              </w:rPr>
            </w:pPr>
            <w:ins w:id="7671"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672"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7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74" w:author="曹姝玥" w:date="2015-12-31T18:44:00Z"/>
                <w:rFonts w:ascii="Calibri" w:hAnsi="Calibri" w:cs="Calibri"/>
                <w:color w:val="000000"/>
              </w:rPr>
            </w:pPr>
            <w:ins w:id="767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76" w:author="曹姝玥" w:date="2015-12-31T18:44:00Z"/>
                <w:rFonts w:ascii="Calibri" w:hAnsi="Calibri" w:cs="Calibri"/>
                <w:color w:val="000000"/>
              </w:rPr>
            </w:pPr>
            <w:ins w:id="7677" w:author="曹姝玥" w:date="2015-12-31T18:44: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678"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79" w:author="曹姝玥" w:date="2015-12-31T18:44:00Z"/>
                <w:rFonts w:ascii="Calibri" w:hAnsi="Calibri" w:cs="Calibri"/>
                <w:color w:val="000000"/>
              </w:rPr>
            </w:pPr>
            <w:ins w:id="7680" w:author="曹姝玥" w:date="2015-12-31T18:44:00Z">
              <w:r>
                <w:rPr>
                  <w:rFonts w:ascii="Calibri" w:hAnsi="Calibri" w:cs="Calibri"/>
                  <w:color w:val="000000"/>
                  <w:sz w:val="22"/>
                </w:rPr>
                <w:t>StaffManage</w:t>
              </w:r>
            </w:ins>
            <w:ins w:id="7681" w:author="曹姝玥" w:date="2015-12-31T18:44:00Z">
              <w:r>
                <w:rPr>
                  <w:rFonts w:hint="eastAsia" w:ascii="Calibri" w:hAnsi="Calibri" w:cs="Calibri"/>
                  <w:color w:val="000000"/>
                  <w:sz w:val="22"/>
                </w:rPr>
                <w:t>Controller</w:t>
              </w:r>
            </w:ins>
            <w:ins w:id="7682" w:author="曹姝玥" w:date="2015-12-31T18:44: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83" w:author="曹姝玥" w:date="2015-12-31T18:44:00Z"/>
                <w:rFonts w:ascii="Calibri" w:hAnsi="Calibri" w:cs="Calibri"/>
                <w:color w:val="000000"/>
              </w:rPr>
            </w:pPr>
            <w:ins w:id="7684"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685" w:author="曹姝玥" w:date="2015-12-31T18:44:00Z"/>
                <w:rFonts w:ascii="Calibri" w:hAnsi="Calibri" w:cs="Calibri"/>
                <w:color w:val="000000"/>
              </w:rPr>
            </w:pPr>
            <w:ins w:id="7686" w:author="曹姝玥" w:date="2015-12-31T18:44:00Z">
              <w:r>
                <w:rPr>
                  <w:rFonts w:ascii="Calibri" w:hAnsi="Calibri" w:cs="Calibri"/>
                  <w:color w:val="000000"/>
                </w:rPr>
                <w:t>P</w:t>
              </w:r>
            </w:ins>
            <w:ins w:id="7687" w:author="曹姝玥" w:date="2015-12-31T18:44:00Z">
              <w:r>
                <w:rPr>
                  <w:rFonts w:hint="eastAsia" w:ascii="Calibri" w:hAnsi="Calibri" w:cs="Calibri"/>
                  <w:color w:val="000000"/>
                </w:rPr>
                <w:t>ublic</w:t>
              </w:r>
            </w:ins>
            <w:ins w:id="7688" w:author="曹姝玥" w:date="2015-12-31T18:44:00Z">
              <w:r>
                <w:rPr>
                  <w:rFonts w:ascii="Calibri" w:hAnsi="Calibri" w:cs="Calibri"/>
                  <w:color w:val="000000"/>
                </w:rPr>
                <w:t xml:space="preserve"> </w:t>
              </w:r>
            </w:ins>
            <w:ins w:id="7689" w:author="曹姝玥" w:date="2015-12-31T18:44:00Z">
              <w:r>
                <w:rPr>
                  <w:rFonts w:hint="eastAsia" w:ascii="Calibri" w:hAnsi="Calibri" w:cs="Calibri"/>
                  <w:color w:val="000000"/>
                </w:rPr>
                <w:t>void</w:t>
              </w:r>
            </w:ins>
            <w:ins w:id="7690" w:author="曹姝玥" w:date="2015-12-31T18:44:00Z">
              <w:r>
                <w:rPr>
                  <w:rFonts w:ascii="Calibri" w:hAnsi="Calibri" w:cs="Calibri"/>
                  <w:color w:val="000000"/>
                </w:rPr>
                <w:t xml:space="preserve"> delete</w:t>
              </w:r>
            </w:ins>
            <w:ins w:id="7691" w:author="曹姝玥" w:date="2015-12-31T18:44:00Z">
              <w:r>
                <w:rPr>
                  <w:rFonts w:hint="eastAsia" w:ascii="Calibri" w:hAnsi="Calibri" w:cs="Calibri"/>
                  <w:color w:val="000000"/>
                </w:rPr>
                <w:t>S</w:t>
              </w:r>
            </w:ins>
            <w:ins w:id="7692" w:author="曹姝玥" w:date="2015-12-31T18:44:00Z">
              <w:r>
                <w:rPr>
                  <w:rFonts w:ascii="Calibri" w:hAnsi="Calibri" w:cs="Calibri"/>
                  <w:color w:val="000000"/>
                </w:rPr>
                <w:t>taff</w:t>
              </w:r>
            </w:ins>
            <w:ins w:id="7693" w:author="曹姝玥" w:date="2015-12-31T18:44:00Z">
              <w:r>
                <w:rPr>
                  <w:rFonts w:hint="eastAsia" w:ascii="Calibri" w:hAnsi="Calibri" w:cs="Calibri"/>
                  <w:color w:val="000000"/>
                </w:rPr>
                <w:t xml:space="preserve"> (long </w:t>
              </w:r>
            </w:ins>
            <w:ins w:id="7694" w:author="曹姝玥" w:date="2015-12-31T18:44:00Z">
              <w:r>
                <w:rPr>
                  <w:rFonts w:ascii="Calibri" w:hAnsi="Calibri" w:cs="Calibri"/>
                  <w:color w:val="000000"/>
                </w:rPr>
                <w:t>Staf</w:t>
              </w:r>
            </w:ins>
            <w:ins w:id="7695"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696"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69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698" w:author="曹姝玥" w:date="2015-12-31T18:44:00Z"/>
                <w:rFonts w:ascii="Calibri" w:hAnsi="Calibri" w:cs="Calibri"/>
                <w:color w:val="000000"/>
              </w:rPr>
            </w:pPr>
            <w:ins w:id="769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00" w:author="曹姝玥" w:date="2015-12-31T18:44:00Z"/>
                <w:rFonts w:ascii="Calibri" w:hAnsi="Calibri" w:cs="Calibri"/>
                <w:color w:val="000000"/>
              </w:rPr>
            </w:pPr>
            <w:ins w:id="7701"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02"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0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04" w:author="曹姝玥" w:date="2015-12-31T18:44:00Z"/>
                <w:rFonts w:ascii="Calibri" w:hAnsi="Calibri" w:cs="Calibri"/>
                <w:color w:val="000000"/>
              </w:rPr>
            </w:pPr>
            <w:ins w:id="770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06" w:author="曹姝玥" w:date="2015-12-31T18:44:00Z"/>
                <w:rFonts w:ascii="Calibri" w:hAnsi="Calibri" w:cs="Calibri"/>
                <w:color w:val="000000"/>
              </w:rPr>
            </w:pPr>
            <w:ins w:id="7707" w:author="曹姝玥" w:date="2015-12-31T18:44: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08"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09" w:author="曹姝玥" w:date="2015-12-31T18:44:00Z"/>
                <w:rFonts w:ascii="Calibri" w:hAnsi="Calibri" w:cs="Calibri"/>
                <w:color w:val="000000"/>
              </w:rPr>
            </w:pPr>
            <w:ins w:id="7710" w:author="曹姝玥" w:date="2015-12-31T18:44:00Z">
              <w:r>
                <w:rPr>
                  <w:rFonts w:ascii="Calibri" w:hAnsi="Calibri" w:cs="Calibri"/>
                  <w:color w:val="000000"/>
                  <w:sz w:val="22"/>
                </w:rPr>
                <w:t>StaffManage</w:t>
              </w:r>
            </w:ins>
            <w:ins w:id="7711" w:author="曹姝玥" w:date="2015-12-31T18:44:00Z">
              <w:r>
                <w:rPr>
                  <w:rFonts w:hint="eastAsia" w:ascii="Calibri" w:hAnsi="Calibri" w:cs="Calibri"/>
                  <w:color w:val="000000"/>
                  <w:sz w:val="22"/>
                </w:rPr>
                <w:t>Controller</w:t>
              </w:r>
            </w:ins>
            <w:ins w:id="7712" w:author="曹姝玥" w:date="2015-12-31T18:44: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13" w:author="曹姝玥" w:date="2015-12-31T18:44:00Z"/>
                <w:rFonts w:ascii="Calibri" w:hAnsi="Calibri" w:cs="Calibri"/>
                <w:color w:val="000000"/>
              </w:rPr>
            </w:pPr>
            <w:ins w:id="7714"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15" w:author="曹姝玥" w:date="2015-12-31T18:44:00Z"/>
                <w:rFonts w:ascii="Calibri" w:hAnsi="Calibri" w:cs="Calibri"/>
                <w:color w:val="000000"/>
              </w:rPr>
            </w:pPr>
            <w:ins w:id="7716" w:author="曹姝玥" w:date="2015-12-31T18:44:00Z">
              <w:r>
                <w:rPr>
                  <w:rFonts w:ascii="Calibri" w:hAnsi="Calibri" w:cs="Calibri"/>
                  <w:color w:val="000000"/>
                </w:rPr>
                <w:t>P</w:t>
              </w:r>
            </w:ins>
            <w:ins w:id="7717" w:author="曹姝玥" w:date="2015-12-31T18:44:00Z">
              <w:r>
                <w:rPr>
                  <w:rFonts w:hint="eastAsia" w:ascii="Calibri" w:hAnsi="Calibri" w:cs="Calibri"/>
                  <w:color w:val="000000"/>
                </w:rPr>
                <w:t>ublic</w:t>
              </w:r>
            </w:ins>
            <w:ins w:id="7718" w:author="曹姝玥" w:date="2015-12-31T18:44:00Z">
              <w:r>
                <w:rPr>
                  <w:rFonts w:ascii="Calibri" w:hAnsi="Calibri" w:cs="Calibri"/>
                  <w:color w:val="000000"/>
                </w:rPr>
                <w:t xml:space="preserve"> </w:t>
              </w:r>
            </w:ins>
            <w:ins w:id="7719" w:author="曹姝玥" w:date="2015-12-31T18:44:00Z">
              <w:r>
                <w:rPr>
                  <w:rFonts w:hint="eastAsia" w:ascii="Calibri" w:hAnsi="Calibri" w:cs="Calibri"/>
                  <w:color w:val="000000"/>
                </w:rPr>
                <w:t xml:space="preserve">void </w:t>
              </w:r>
            </w:ins>
            <w:ins w:id="7720" w:author="曹姝玥" w:date="2015-12-31T18:44:00Z">
              <w:r>
                <w:rPr>
                  <w:rFonts w:ascii="Calibri" w:hAnsi="Calibri" w:cs="Calibri"/>
                  <w:color w:val="000000"/>
                </w:rPr>
                <w:t>endManagement</w:t>
              </w:r>
            </w:ins>
            <w:ins w:id="7721"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22"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2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24" w:author="曹姝玥" w:date="2015-12-31T18:44:00Z"/>
                <w:rFonts w:ascii="Calibri" w:hAnsi="Calibri" w:cs="Calibri"/>
                <w:color w:val="000000"/>
              </w:rPr>
            </w:pPr>
            <w:ins w:id="7725"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26" w:author="曹姝玥" w:date="2015-12-31T18:44:00Z"/>
                <w:rFonts w:ascii="Calibri" w:hAnsi="Calibri" w:cs="Calibri"/>
                <w:color w:val="000000"/>
              </w:rPr>
            </w:pPr>
            <w:ins w:id="7727" w:author="曹姝玥" w:date="2015-12-31T18:44: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28"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29"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30" w:author="曹姝玥" w:date="2015-12-31T18:44:00Z"/>
                <w:rFonts w:ascii="Calibri" w:hAnsi="Calibri" w:cs="Calibri"/>
                <w:color w:val="000000"/>
              </w:rPr>
            </w:pPr>
            <w:ins w:id="7731"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32" w:author="曹姝玥" w:date="2015-12-31T18:44:00Z"/>
                <w:rFonts w:ascii="Calibri" w:hAnsi="Calibri" w:cs="Calibri"/>
                <w:color w:val="000000"/>
              </w:rPr>
            </w:pPr>
            <w:ins w:id="7733" w:author="曹姝玥" w:date="2015-12-31T18:44: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34"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35" w:author="曹姝玥" w:date="2015-12-31T18:44:00Z"/>
                <w:rFonts w:ascii="Calibri" w:hAnsi="Calibri" w:cs="Calibri"/>
                <w:color w:val="000000"/>
              </w:rPr>
            </w:pPr>
            <w:ins w:id="7736" w:author="曹姝玥" w:date="2015-12-31T18:44:00Z">
              <w:r>
                <w:rPr>
                  <w:rFonts w:ascii="Calibri" w:hAnsi="Calibri" w:cs="Calibri"/>
                  <w:color w:val="000000"/>
                  <w:sz w:val="22"/>
                </w:rPr>
                <w:t>StaffManage</w:t>
              </w:r>
            </w:ins>
            <w:ins w:id="7737" w:author="曹姝玥" w:date="2015-12-31T18:44:00Z">
              <w:r>
                <w:rPr>
                  <w:rFonts w:hint="eastAsia" w:ascii="Calibri" w:hAnsi="Calibri" w:cs="Calibri"/>
                  <w:color w:val="000000"/>
                  <w:sz w:val="22"/>
                </w:rPr>
                <w:t>Controller</w:t>
              </w:r>
            </w:ins>
            <w:ins w:id="7738" w:author="曹姝玥" w:date="2015-12-31T18:44: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39" w:author="曹姝玥" w:date="2015-12-31T18:44:00Z"/>
                <w:rFonts w:ascii="Calibri" w:hAnsi="Calibri" w:cs="Calibri"/>
                <w:color w:val="000000"/>
              </w:rPr>
            </w:pPr>
            <w:ins w:id="7740"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41" w:author="曹姝玥" w:date="2015-12-31T18:44:00Z"/>
                <w:rFonts w:ascii="Calibri" w:hAnsi="Calibri" w:cs="Calibri"/>
                <w:color w:val="000000"/>
              </w:rPr>
            </w:pPr>
            <w:ins w:id="7742" w:author="曹姝玥" w:date="2015-12-31T18:44:00Z">
              <w:r>
                <w:rPr>
                  <w:rFonts w:ascii="Calibri" w:hAnsi="Calibri" w:cs="Calibri"/>
                  <w:color w:val="000000"/>
                </w:rPr>
                <w:t>P</w:t>
              </w:r>
            </w:ins>
            <w:ins w:id="7743" w:author="曹姝玥" w:date="2015-12-31T18:44:00Z">
              <w:r>
                <w:rPr>
                  <w:rFonts w:hint="eastAsia" w:ascii="Calibri" w:hAnsi="Calibri" w:cs="Calibri"/>
                  <w:color w:val="000000"/>
                </w:rPr>
                <w:t>ublic</w:t>
              </w:r>
            </w:ins>
            <w:ins w:id="7744" w:author="曹姝玥" w:date="2015-12-31T18:44:00Z">
              <w:r>
                <w:rPr>
                  <w:rFonts w:ascii="Calibri" w:hAnsi="Calibri" w:cs="Calibri"/>
                  <w:color w:val="000000"/>
                </w:rPr>
                <w:t xml:space="preserve"> ArrayList&lt;StaffInfoVO&gt; </w:t>
              </w:r>
            </w:ins>
            <w:ins w:id="7745" w:author="曹姝玥" w:date="2015-12-31T18:44:00Z">
              <w:r>
                <w:rPr>
                  <w:rFonts w:hint="eastAsia" w:ascii="Calibri" w:hAnsi="Calibri" w:cs="Calibri"/>
                  <w:color w:val="000000"/>
                </w:rPr>
                <w:t>getAllS</w:t>
              </w:r>
            </w:ins>
            <w:ins w:id="7746" w:author="曹姝玥" w:date="2015-12-31T18:44:00Z">
              <w:r>
                <w:rPr>
                  <w:rFonts w:ascii="Calibri" w:hAnsi="Calibri" w:cs="Calibri"/>
                  <w:color w:val="000000"/>
                </w:rPr>
                <w:t>taff</w:t>
              </w:r>
            </w:ins>
            <w:ins w:id="7747" w:author="曹姝玥" w:date="2015-12-31T18:44: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48"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7749"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50" w:author="曹姝玥" w:date="2015-12-31T18:44:00Z"/>
                <w:rFonts w:ascii="Calibri" w:hAnsi="Calibri" w:cs="Calibri"/>
                <w:color w:val="000000"/>
              </w:rPr>
            </w:pPr>
            <w:ins w:id="7751"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52" w:author="曹姝玥" w:date="2015-12-31T18:44:00Z"/>
                <w:rFonts w:ascii="Calibri" w:hAnsi="Calibri" w:cs="Calibri"/>
                <w:color w:val="000000"/>
              </w:rPr>
            </w:pPr>
            <w:ins w:id="7753"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54"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7755"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56" w:author="曹姝玥" w:date="2015-12-31T18:44:00Z"/>
                <w:rFonts w:ascii="Calibri" w:hAnsi="Calibri" w:cs="Calibri"/>
                <w:color w:val="000000"/>
              </w:rPr>
            </w:pPr>
            <w:ins w:id="7757"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58" w:author="曹姝玥" w:date="2015-12-31T18:44:00Z"/>
                <w:rFonts w:ascii="Calibri" w:hAnsi="Calibri" w:cs="Calibri"/>
                <w:color w:val="000000"/>
              </w:rPr>
            </w:pPr>
            <w:ins w:id="7759" w:author="曹姝玥" w:date="2015-12-31T18:44: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60" w:author="曹姝玥" w:date="2015-12-31T18:44: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7761" w:author="曹姝玥" w:date="2015-12-31T18:44:00Z"/>
                <w:rFonts w:ascii="Calibri" w:hAnsi="Calibri" w:cs="Calibri"/>
                <w:color w:val="000000"/>
              </w:rPr>
            </w:pPr>
            <w:ins w:id="7762" w:author="曹姝玥" w:date="2015-12-31T18:44:00Z">
              <w:r>
                <w:rPr>
                  <w:rFonts w:hint="eastAsia" w:ascii="Calibri" w:hAnsi="Calibri" w:cs="Calibri"/>
                  <w:color w:val="000000"/>
                </w:rPr>
                <w:t>Salary</w:t>
              </w:r>
            </w:ins>
            <w:ins w:id="7763" w:author="曹姝玥" w:date="2015-12-31T18:44:00Z">
              <w:r>
                <w:rPr>
                  <w:rFonts w:hint="eastAsia" w:ascii="Calibri" w:hAnsi="Calibri" w:cs="Calibri"/>
                  <w:color w:val="000000"/>
                  <w:sz w:val="22"/>
                </w:rPr>
                <w:t>Controller</w:t>
              </w:r>
            </w:ins>
            <w:ins w:id="7764" w:author="曹姝玥" w:date="2015-12-31T18:44:00Z">
              <w:r>
                <w:rPr>
                  <w:rFonts w:hint="eastAsia" w:ascii="Calibri" w:hAnsi="Calibri" w:cs="Calibri"/>
                  <w:color w:val="000000"/>
                </w:rPr>
                <w:t>.changeSalary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65" w:author="曹姝玥" w:date="2015-12-31T18:44:00Z"/>
                <w:rFonts w:ascii="Calibri" w:hAnsi="Calibri" w:cs="Calibri"/>
                <w:color w:val="000000"/>
              </w:rPr>
            </w:pPr>
            <w:ins w:id="7766"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67" w:author="曹姝玥" w:date="2015-12-31T18:44:00Z"/>
                <w:rFonts w:ascii="Calibri" w:hAnsi="Calibri" w:cs="Calibri"/>
                <w:color w:val="000000"/>
              </w:rPr>
            </w:pPr>
            <w:ins w:id="7768" w:author="曹姝玥" w:date="2015-12-31T18:44: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69"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77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71" w:author="曹姝玥" w:date="2015-12-31T18:44:00Z"/>
                <w:rFonts w:ascii="Calibri" w:hAnsi="Calibri" w:cs="Calibri"/>
                <w:color w:val="000000"/>
              </w:rPr>
            </w:pPr>
            <w:ins w:id="7772"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73" w:author="曹姝玥" w:date="2015-12-31T18:44:00Z"/>
                <w:rFonts w:ascii="Calibri" w:hAnsi="Calibri" w:cs="Calibri"/>
                <w:color w:val="000000"/>
              </w:rPr>
            </w:pPr>
            <w:ins w:id="7774"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75"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776"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77" w:author="曹姝玥" w:date="2015-12-31T18:44:00Z"/>
                <w:rFonts w:ascii="Calibri" w:hAnsi="Calibri" w:cs="Calibri"/>
                <w:color w:val="000000"/>
              </w:rPr>
            </w:pPr>
            <w:ins w:id="7778"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79" w:author="曹姝玥" w:date="2015-12-31T18:44:00Z"/>
                <w:rFonts w:ascii="Calibri" w:hAnsi="Calibri" w:cs="Calibri"/>
                <w:color w:val="000000"/>
              </w:rPr>
            </w:pPr>
            <w:ins w:id="7780" w:author="曹姝玥" w:date="2015-12-31T18:44: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81" w:author="曹姝玥" w:date="2015-12-31T18:44: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7782" w:author="曹姝玥" w:date="2015-12-31T18:44:00Z"/>
                <w:rFonts w:ascii="Calibri" w:hAnsi="Calibri" w:cs="Calibri"/>
                <w:color w:val="000000"/>
              </w:rPr>
            </w:pPr>
            <w:ins w:id="7783" w:author="曹姝玥" w:date="2015-12-31T18:44:00Z">
              <w:r>
                <w:rPr>
                  <w:rFonts w:hint="eastAsia" w:ascii="Calibri" w:hAnsi="Calibri" w:cs="Calibri"/>
                  <w:color w:val="000000"/>
                </w:rPr>
                <w:t>Position</w:t>
              </w:r>
            </w:ins>
            <w:ins w:id="7784" w:author="曹姝玥" w:date="2015-12-31T18:44:00Z">
              <w:r>
                <w:rPr>
                  <w:rFonts w:hint="eastAsia" w:ascii="Calibri" w:hAnsi="Calibri" w:cs="Calibri"/>
                  <w:color w:val="000000"/>
                  <w:sz w:val="22"/>
                </w:rPr>
                <w:t>Controller</w:t>
              </w:r>
            </w:ins>
            <w:ins w:id="7785" w:author="曹姝玥" w:date="2015-12-31T18:44:00Z">
              <w:r>
                <w:rPr>
                  <w:rFonts w:hint="eastAsia" w:ascii="Calibri" w:hAnsi="Calibri" w:cs="Calibri"/>
                  <w:color w:val="000000"/>
                </w:rPr>
                <w:t>.</w:t>
              </w:r>
            </w:ins>
            <w:ins w:id="7786" w:author="曹姝玥" w:date="2015-12-31T18:44:00Z">
              <w:r>
                <w:rPr>
                  <w:rFonts w:ascii="Calibri" w:hAnsi="Calibri" w:cs="Calibri"/>
                </w:rPr>
                <w:t xml:space="preserve"> </w:t>
              </w:r>
            </w:ins>
            <w:ins w:id="7787" w:author="曹姝玥" w:date="2015-12-31T18:44:00Z">
              <w:r>
                <w:rPr>
                  <w:rFonts w:ascii="Calibri" w:hAnsi="Calibri" w:cs="Calibri"/>
                  <w:color w:val="000000"/>
                </w:rPr>
                <w:t>initialAuthority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88" w:author="曹姝玥" w:date="2015-12-31T18:44:00Z"/>
                <w:rFonts w:ascii="Calibri" w:hAnsi="Calibri" w:cs="Calibri"/>
                <w:color w:val="000000"/>
              </w:rPr>
            </w:pPr>
            <w:ins w:id="7789"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90" w:author="曹姝玥" w:date="2015-12-31T18:44:00Z"/>
                <w:rFonts w:ascii="Calibri" w:hAnsi="Calibri" w:cs="Calibri"/>
                <w:color w:val="000000"/>
              </w:rPr>
            </w:pPr>
            <w:ins w:id="7791" w:author="曹姝玥" w:date="2015-12-31T18:44:00Z">
              <w:r>
                <w:rPr>
                  <w:rFonts w:hint="eastAsia" w:ascii="Calibri" w:hAnsi="Calibri" w:cs="Calibri"/>
                  <w:color w:val="000000"/>
                </w:rPr>
                <w:t xml:space="preserve">Public </w:t>
              </w:r>
            </w:ins>
            <w:ins w:id="7792" w:author="曹姝玥" w:date="2015-12-31T18:44:00Z">
              <w:r>
                <w:rPr>
                  <w:rFonts w:ascii="Calibri" w:hAnsi="Calibri" w:cs="Calibri"/>
                  <w:color w:val="000000"/>
                </w:rPr>
                <w:t>ArrayList&lt;Integer&gt; initialAuthority(StaffInfoVO staff)</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93"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794"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95" w:author="曹姝玥" w:date="2015-12-31T18:44:00Z"/>
                <w:rFonts w:ascii="Calibri" w:hAnsi="Calibri" w:cs="Calibri"/>
                <w:color w:val="000000"/>
              </w:rPr>
            </w:pPr>
            <w:ins w:id="7796"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97" w:author="曹姝玥" w:date="2015-12-31T18:44:00Z"/>
                <w:rFonts w:ascii="Calibri" w:hAnsi="Calibri" w:cs="Calibri"/>
                <w:color w:val="000000"/>
              </w:rPr>
            </w:pPr>
            <w:ins w:id="7798"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99"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80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01" w:author="曹姝玥" w:date="2015-12-31T18:44:00Z"/>
                <w:rFonts w:ascii="Calibri" w:hAnsi="Calibri" w:cs="Calibri"/>
                <w:color w:val="000000"/>
              </w:rPr>
            </w:pPr>
            <w:ins w:id="7802"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03" w:author="曹姝玥" w:date="2015-12-31T18:44:00Z"/>
                <w:rFonts w:ascii="Calibri" w:hAnsi="Calibri" w:cs="Calibri"/>
                <w:color w:val="000000"/>
              </w:rPr>
            </w:pPr>
            <w:ins w:id="7804" w:author="曹姝玥" w:date="2015-12-31T18:44:00Z">
              <w:r>
                <w:rPr>
                  <w:rFonts w:hint="eastAsia" w:ascii="Calibri" w:hAnsi="Calibri" w:cs="Calibri"/>
                  <w:color w:val="000000"/>
                </w:rPr>
                <w:t>在一次员工帐号管理中初始化新增员工权限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05" w:author="曹姝玥" w:date="2015-12-31T18:44: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7806" w:author="曹姝玥" w:date="2015-12-31T18:44:00Z"/>
                <w:rFonts w:ascii="Calibri" w:hAnsi="Calibri" w:cs="Calibri"/>
                <w:color w:val="000000"/>
              </w:rPr>
            </w:pPr>
            <w:ins w:id="7807" w:author="曹姝玥" w:date="2015-12-31T18:44:00Z">
              <w:r>
                <w:rPr>
                  <w:rFonts w:hint="eastAsia" w:ascii="Calibri" w:hAnsi="Calibri" w:cs="Calibri"/>
                  <w:color w:val="000000"/>
                </w:rPr>
                <w:t>Position</w:t>
              </w:r>
            </w:ins>
            <w:ins w:id="7808" w:author="曹姝玥" w:date="2015-12-31T18:44:00Z">
              <w:r>
                <w:rPr>
                  <w:rFonts w:hint="eastAsia" w:ascii="Calibri" w:hAnsi="Calibri" w:cs="Calibri"/>
                  <w:color w:val="000000"/>
                  <w:sz w:val="22"/>
                </w:rPr>
                <w:t>Controller</w:t>
              </w:r>
            </w:ins>
            <w:ins w:id="7809" w:author="曹姝玥" w:date="2015-12-31T18:44:00Z">
              <w:r>
                <w:rPr>
                  <w:rFonts w:hint="eastAsia" w:ascii="Calibri" w:hAnsi="Calibri" w:cs="Calibri"/>
                  <w:color w:val="000000"/>
                </w:rPr>
                <w:t>.</w:t>
              </w:r>
            </w:ins>
            <w:ins w:id="7810" w:author="曹姝玥" w:date="2015-12-31T18:44:00Z">
              <w:r>
                <w:rPr>
                  <w:rFonts w:ascii="Calibri" w:hAnsi="Calibri" w:cs="Calibri"/>
                </w:rPr>
                <w:t xml:space="preserve"> </w:t>
              </w:r>
            </w:ins>
            <w:ins w:id="7811" w:author="曹姝玥" w:date="2015-12-31T18:44:00Z">
              <w:r>
                <w:rPr>
                  <w:rFonts w:ascii="Calibri" w:hAnsi="Calibri" w:cs="Calibri"/>
                  <w:color w:val="000000"/>
                </w:rPr>
                <w:t>changeStaffPosition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12" w:author="曹姝玥" w:date="2015-12-31T18:44:00Z"/>
                <w:rFonts w:ascii="Calibri" w:hAnsi="Calibri" w:cs="Calibri"/>
                <w:color w:val="000000"/>
              </w:rPr>
            </w:pPr>
            <w:ins w:id="7813"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14" w:author="曹姝玥" w:date="2015-12-31T18:44:00Z"/>
                <w:rFonts w:ascii="Calibri" w:hAnsi="Calibri" w:cs="Calibri"/>
                <w:color w:val="000000"/>
              </w:rPr>
            </w:pPr>
            <w:ins w:id="7815" w:author="曹姝玥" w:date="2015-12-31T18:44:00Z">
              <w:r>
                <w:rPr>
                  <w:rFonts w:hint="eastAsia" w:ascii="Calibri" w:hAnsi="Calibri" w:cs="Calibri"/>
                  <w:color w:val="000000"/>
                </w:rPr>
                <w:t>Public boolean</w:t>
              </w:r>
            </w:ins>
            <w:ins w:id="7816" w:author="曹姝玥" w:date="2015-12-31T18:44:00Z">
              <w:r>
                <w:rPr>
                  <w:rFonts w:ascii="Calibri" w:hAnsi="Calibri" w:cs="Calibri"/>
                  <w:color w:val="000000"/>
                </w:rPr>
                <w:t>changeStaffPosition(String position,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17"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818"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19" w:author="曹姝玥" w:date="2015-12-31T18:44:00Z"/>
                <w:rFonts w:ascii="Calibri" w:hAnsi="Calibri" w:cs="Calibri"/>
                <w:color w:val="000000"/>
              </w:rPr>
            </w:pPr>
            <w:ins w:id="7820"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21" w:author="曹姝玥" w:date="2015-12-31T18:44:00Z"/>
                <w:rFonts w:ascii="Calibri" w:hAnsi="Calibri" w:cs="Calibri"/>
                <w:color w:val="000000"/>
              </w:rPr>
            </w:pPr>
            <w:ins w:id="7822"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23"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824"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25" w:author="曹姝玥" w:date="2015-12-31T18:44:00Z"/>
                <w:rFonts w:ascii="Calibri" w:hAnsi="Calibri" w:cs="Calibri"/>
                <w:color w:val="000000"/>
              </w:rPr>
            </w:pPr>
            <w:ins w:id="7826"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27" w:author="曹姝玥" w:date="2015-12-31T18:44:00Z"/>
                <w:rFonts w:ascii="Calibri" w:hAnsi="Calibri" w:cs="Calibri"/>
                <w:color w:val="000000"/>
              </w:rPr>
            </w:pPr>
            <w:ins w:id="7828" w:author="曹姝玥" w:date="2015-12-31T18:44:00Z">
              <w:r>
                <w:rPr>
                  <w:rFonts w:hint="eastAsia" w:ascii="Calibri" w:hAnsi="Calibri" w:cs="Calibri"/>
                  <w:color w:val="000000"/>
                </w:rPr>
                <w:t>在一次人员机构管理中调整人员职位</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29" w:author="曹姝玥" w:date="2015-12-31T18:44: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7830" w:author="曹姝玥" w:date="2015-12-31T18:44:00Z"/>
                <w:rFonts w:ascii="Calibri" w:hAnsi="Calibri" w:cs="Calibri"/>
                <w:color w:val="000000"/>
              </w:rPr>
            </w:pPr>
            <w:ins w:id="7831" w:author="曹姝玥" w:date="2015-12-31T18:44:00Z">
              <w:r>
                <w:rPr>
                  <w:rFonts w:hint="eastAsia" w:ascii="Calibri" w:hAnsi="Calibri" w:cs="Calibri"/>
                  <w:color w:val="000000"/>
                </w:rPr>
                <w:t>Position</w:t>
              </w:r>
            </w:ins>
            <w:ins w:id="7832" w:author="曹姝玥" w:date="2015-12-31T18:44:00Z">
              <w:r>
                <w:rPr>
                  <w:rFonts w:hint="eastAsia" w:ascii="Calibri" w:hAnsi="Calibri" w:cs="Calibri"/>
                  <w:color w:val="000000"/>
                  <w:sz w:val="22"/>
                </w:rPr>
                <w:t>Controller</w:t>
              </w:r>
            </w:ins>
            <w:ins w:id="7833" w:author="曹姝玥" w:date="2015-12-31T18:44:00Z">
              <w:r>
                <w:rPr>
                  <w:rFonts w:hint="eastAsia" w:ascii="Calibri" w:hAnsi="Calibri" w:cs="Calibri"/>
                  <w:color w:val="000000"/>
                </w:rPr>
                <w:t>.</w:t>
              </w:r>
            </w:ins>
            <w:ins w:id="7834" w:author="曹姝玥" w:date="2015-12-31T18:44:00Z">
              <w:r>
                <w:rPr>
                  <w:rFonts w:ascii="Calibri" w:hAnsi="Calibri" w:cs="Calibri"/>
                </w:rPr>
                <w:t xml:space="preserve"> </w:t>
              </w:r>
            </w:ins>
            <w:ins w:id="7835" w:author="曹姝玥" w:date="2015-12-31T18:44:00Z">
              <w:r>
                <w:rPr>
                  <w:rFonts w:ascii="Calibri" w:hAnsi="Calibri" w:cs="Calibri"/>
                  <w:color w:val="000000"/>
                </w:rPr>
                <w:t>setCity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36" w:author="曹姝玥" w:date="2015-12-31T18:44:00Z"/>
                <w:rFonts w:ascii="Calibri" w:hAnsi="Calibri" w:cs="Calibri"/>
                <w:color w:val="000000"/>
              </w:rPr>
            </w:pPr>
            <w:ins w:id="7837"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38" w:author="曹姝玥" w:date="2015-12-31T18:44:00Z"/>
                <w:rFonts w:ascii="Calibri" w:hAnsi="Calibri" w:cs="Calibri"/>
                <w:color w:val="000000"/>
              </w:rPr>
            </w:pPr>
            <w:ins w:id="7839" w:author="曹姝玥" w:date="2015-12-31T18:44:00Z">
              <w:r>
                <w:rPr>
                  <w:rFonts w:hint="eastAsia" w:ascii="Calibri" w:hAnsi="Calibri" w:cs="Calibri"/>
                  <w:color w:val="000000"/>
                </w:rPr>
                <w:t xml:space="preserve">Public boolean </w:t>
              </w:r>
            </w:ins>
            <w:ins w:id="7840" w:author="曹姝玥" w:date="2015-12-31T18:44:00Z">
              <w:r>
                <w:rPr>
                  <w:rFonts w:ascii="Calibri" w:hAnsi="Calibri" w:cs="Calibri"/>
                  <w:color w:val="000000"/>
                </w:rPr>
                <w:t>setCity(String city,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41"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842"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43" w:author="曹姝玥" w:date="2015-12-31T18:44:00Z"/>
                <w:rFonts w:ascii="Calibri" w:hAnsi="Calibri" w:cs="Calibri"/>
                <w:color w:val="000000"/>
              </w:rPr>
            </w:pPr>
            <w:ins w:id="7844"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45" w:author="曹姝玥" w:date="2015-12-31T18:44:00Z"/>
                <w:rFonts w:ascii="Calibri" w:hAnsi="Calibri" w:cs="Calibri"/>
                <w:color w:val="000000"/>
              </w:rPr>
            </w:pPr>
            <w:ins w:id="7846"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47"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848"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49" w:author="曹姝玥" w:date="2015-12-31T18:44:00Z"/>
                <w:rFonts w:ascii="Calibri" w:hAnsi="Calibri" w:cs="Calibri"/>
                <w:color w:val="000000"/>
              </w:rPr>
            </w:pPr>
            <w:ins w:id="7850"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51" w:author="曹姝玥" w:date="2015-12-31T18:44:00Z"/>
                <w:rFonts w:ascii="Calibri" w:hAnsi="Calibri" w:cs="Calibri"/>
                <w:color w:val="000000"/>
              </w:rPr>
            </w:pPr>
            <w:ins w:id="7852" w:author="曹姝玥" w:date="2015-12-31T18:44:00Z">
              <w:r>
                <w:rPr>
                  <w:rFonts w:hint="eastAsia" w:ascii="Calibri" w:hAnsi="Calibri" w:cs="Calibri"/>
                  <w:color w:val="000000"/>
                </w:rPr>
                <w:t>在一次人员机构管理中设置人员所属城市</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53" w:author="曹姝玥" w:date="2015-12-31T18:44: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7854" w:author="曹姝玥" w:date="2015-12-31T18:44:00Z"/>
                <w:rFonts w:ascii="Calibri" w:hAnsi="Calibri" w:cs="Calibri"/>
                <w:color w:val="000000"/>
              </w:rPr>
            </w:pPr>
            <w:ins w:id="7855" w:author="曹姝玥" w:date="2015-12-31T18:44:00Z">
              <w:r>
                <w:rPr>
                  <w:rFonts w:hint="eastAsia" w:ascii="Calibri" w:hAnsi="Calibri" w:cs="Calibri"/>
                  <w:color w:val="000000"/>
                </w:rPr>
                <w:t>Position</w:t>
              </w:r>
            </w:ins>
            <w:ins w:id="7856" w:author="曹姝玥" w:date="2015-12-31T18:44:00Z">
              <w:r>
                <w:rPr>
                  <w:rFonts w:hint="eastAsia" w:ascii="Calibri" w:hAnsi="Calibri" w:cs="Calibri"/>
                  <w:color w:val="000000"/>
                  <w:sz w:val="22"/>
                </w:rPr>
                <w:t>Controller</w:t>
              </w:r>
            </w:ins>
            <w:ins w:id="7857" w:author="曹姝玥" w:date="2015-12-31T18:44:00Z">
              <w:r>
                <w:rPr>
                  <w:rFonts w:hint="eastAsia" w:ascii="Calibri" w:hAnsi="Calibri" w:cs="Calibri"/>
                  <w:color w:val="000000"/>
                </w:rPr>
                <w:t>.</w:t>
              </w:r>
            </w:ins>
            <w:ins w:id="7858" w:author="曹姝玥" w:date="2015-12-31T18:44:00Z">
              <w:r>
                <w:rPr>
                  <w:rFonts w:ascii="Calibri" w:hAnsi="Calibri" w:cs="Calibri"/>
                </w:rPr>
                <w:t xml:space="preserve"> </w:t>
              </w:r>
            </w:ins>
            <w:ins w:id="7859" w:author="曹姝玥" w:date="2015-12-31T18:44:00Z">
              <w:r>
                <w:rPr>
                  <w:rFonts w:ascii="Calibri" w:hAnsi="Calibri" w:cs="Calibri"/>
                  <w:color w:val="000000"/>
                </w:rPr>
                <w:t>set</w:t>
              </w:r>
            </w:ins>
            <w:ins w:id="7860" w:author="曹姝玥" w:date="2015-12-31T18:44:00Z">
              <w:r>
                <w:rPr>
                  <w:rFonts w:hint="eastAsia" w:ascii="Calibri" w:hAnsi="Calibri" w:cs="Calibri"/>
                  <w:color w:val="000000"/>
                </w:rPr>
                <w:t>BusinessHall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61" w:author="曹姝玥" w:date="2015-12-31T18:44:00Z"/>
                <w:rFonts w:ascii="Calibri" w:hAnsi="Calibri" w:cs="Calibri"/>
                <w:color w:val="000000"/>
              </w:rPr>
            </w:pPr>
            <w:ins w:id="7862"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63" w:author="曹姝玥" w:date="2015-12-31T18:44:00Z"/>
                <w:rFonts w:ascii="Calibri" w:hAnsi="Calibri" w:cs="Calibri"/>
                <w:color w:val="000000"/>
              </w:rPr>
            </w:pPr>
            <w:ins w:id="7864" w:author="曹姝玥" w:date="2015-12-31T18:44:00Z">
              <w:r>
                <w:rPr>
                  <w:rFonts w:hint="eastAsia" w:ascii="Calibri" w:hAnsi="Calibri" w:cs="Calibri"/>
                  <w:color w:val="000000"/>
                </w:rPr>
                <w:t>P</w:t>
              </w:r>
            </w:ins>
            <w:ins w:id="7865" w:author="曹姝玥" w:date="2015-12-31T18:44:00Z">
              <w:r>
                <w:rPr>
                  <w:rFonts w:ascii="Calibri" w:hAnsi="Calibri" w:cs="Calibri"/>
                  <w:color w:val="000000"/>
                </w:rPr>
                <w:t>ublic boolean setBusinessHall(String businessHall,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66"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86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68" w:author="曹姝玥" w:date="2015-12-31T18:44:00Z"/>
                <w:rFonts w:ascii="Calibri" w:hAnsi="Calibri" w:cs="Calibri"/>
                <w:color w:val="000000"/>
              </w:rPr>
            </w:pPr>
            <w:ins w:id="786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70" w:author="曹姝玥" w:date="2015-12-31T18:44:00Z"/>
                <w:rFonts w:ascii="Calibri" w:hAnsi="Calibri" w:cs="Calibri"/>
                <w:color w:val="000000"/>
              </w:rPr>
            </w:pPr>
            <w:ins w:id="7871"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72"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87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74" w:author="曹姝玥" w:date="2015-12-31T18:44:00Z"/>
                <w:rFonts w:ascii="Calibri" w:hAnsi="Calibri" w:cs="Calibri"/>
                <w:color w:val="000000"/>
              </w:rPr>
            </w:pPr>
            <w:ins w:id="787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76" w:author="曹姝玥" w:date="2015-12-31T18:44:00Z"/>
                <w:rFonts w:ascii="Calibri" w:hAnsi="Calibri" w:cs="Calibri"/>
                <w:color w:val="000000"/>
              </w:rPr>
            </w:pPr>
            <w:ins w:id="7877" w:author="曹姝玥" w:date="2015-12-31T18:44:00Z">
              <w:r>
                <w:rPr>
                  <w:rFonts w:hint="eastAsia" w:ascii="Calibri" w:hAnsi="Calibri" w:cs="Calibri"/>
                  <w:color w:val="000000"/>
                </w:rPr>
                <w:t>在一次人员机构管理中设置人员所属营业厅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78"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7879" w:author="曹姝玥" w:date="2015-12-31T18:44:00Z"/>
                <w:rFonts w:ascii="Calibri" w:hAnsi="Calibri" w:cs="Calibri"/>
                <w:color w:val="FFFFFF"/>
              </w:rPr>
            </w:pPr>
            <w:ins w:id="7880" w:author="曹姝玥" w:date="2015-12-31T18:44: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8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882" w:author="曹姝玥" w:date="2015-12-31T18:44:00Z"/>
                <w:rFonts w:ascii="Calibri" w:hAnsi="Calibri" w:cs="Calibri"/>
                <w:color w:val="000000"/>
              </w:rPr>
            </w:pPr>
            <w:ins w:id="7883" w:author="曹姝玥" w:date="2015-12-31T18:44: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884" w:author="曹姝玥" w:date="2015-12-31T18:44:00Z"/>
                <w:rFonts w:ascii="Calibri" w:hAnsi="Calibri" w:cs="Calibri"/>
                <w:color w:val="000000"/>
              </w:rPr>
            </w:pPr>
            <w:ins w:id="7885" w:author="曹姝玥" w:date="2015-12-31T18:44: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86"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887" w:author="曹姝玥" w:date="2015-12-31T18:44:00Z"/>
                <w:rFonts w:ascii="Calibri" w:hAnsi="Calibri" w:cs="Calibri"/>
                <w:color w:val="000000"/>
              </w:rPr>
            </w:pPr>
            <w:ins w:id="7888" w:author="曹姝玥" w:date="2015-12-31T18:44:00Z">
              <w:r>
                <w:rPr>
                  <w:rFonts w:hint="eastAsia" w:ascii="Calibri" w:hAnsi="Calibri" w:cs="Calibri"/>
                  <w:color w:val="000000"/>
                </w:rPr>
                <w:t>StaffManage</w:t>
              </w:r>
            </w:ins>
            <w:ins w:id="7889" w:author="曹姝玥" w:date="2015-12-31T18:44:00Z">
              <w:r>
                <w:rPr>
                  <w:rFonts w:ascii="Calibri" w:hAnsi="Calibri" w:cs="Calibri"/>
                  <w:color w:val="000000"/>
                </w:rPr>
                <w:t>.</w:t>
              </w:r>
            </w:ins>
            <w:ins w:id="7890" w:author="曹姝玥" w:date="2015-12-31T18:45:00Z">
              <w:r>
                <w:rPr>
                  <w:rFonts w:ascii="Calibri" w:hAnsi="Calibri" w:cs="Calibri"/>
                  <w:color w:val="000000"/>
                </w:rPr>
                <w:t xml:space="preserve"> changeAuthority</w:t>
              </w:r>
            </w:ins>
            <w:ins w:id="7891" w:author="曹姝玥" w:date="2015-12-31T18:45:00Z">
              <w:r>
                <w:rPr>
                  <w:rFonts w:hint="eastAsia" w:ascii="Calibri" w:hAnsi="Calibri" w:cs="Calibri"/>
                  <w:color w:val="000000"/>
                </w:rPr>
                <w:t xml:space="preserve"> (</w:t>
              </w:r>
            </w:ins>
            <w:ins w:id="7892" w:author="曹姝玥" w:date="2015-12-31T18:45:00Z">
              <w:r>
                <w:rPr>
                  <w:rFonts w:ascii="Calibri" w:hAnsi="Calibri" w:cs="Calibri"/>
                  <w:color w:val="000000"/>
                </w:rPr>
                <w:t>ArrayList&lt;Integer&gt; authority</w:t>
              </w:r>
            </w:ins>
            <w:ins w:id="7893" w:author="曹姝玥" w:date="2015-12-31T18:45:00Z">
              <w:r>
                <w:rPr>
                  <w:rFonts w:hint="eastAsia" w:ascii="Calibri" w:hAnsi="Calibri" w:cs="Calibri"/>
                  <w:color w:val="000000"/>
                </w:rPr>
                <w:t>,String position)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894" w:author="曹姝玥" w:date="2015-12-31T18:44:00Z"/>
                <w:rFonts w:ascii="Calibri" w:hAnsi="Calibri" w:cs="Calibri"/>
                <w:color w:val="000000"/>
              </w:rPr>
            </w:pPr>
            <w:ins w:id="7895" w:author="曹姝玥" w:date="2015-12-31T18:45:00Z">
              <w:r>
                <w:rPr>
                  <w:rFonts w:hint="eastAsia" w:ascii="Calibri" w:hAnsi="Calibri" w:cs="Calibri"/>
                  <w:color w:val="000000"/>
                </w:rPr>
                <w:t>修改权限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96"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897" w:author="曹姝玥" w:date="2015-12-31T18:44:00Z"/>
                <w:rFonts w:ascii="Calibri" w:hAnsi="Calibri" w:cs="Calibri"/>
                <w:color w:val="000000"/>
              </w:rPr>
            </w:pPr>
            <w:ins w:id="7898" w:author="曹姝玥" w:date="2015-12-31T18:44:00Z">
              <w:r>
                <w:rPr>
                  <w:rFonts w:hint="eastAsia" w:ascii="Calibri" w:hAnsi="Calibri" w:cs="Calibri"/>
                  <w:color w:val="000000"/>
                </w:rPr>
                <w:t>StaffManage</w:t>
              </w:r>
            </w:ins>
            <w:ins w:id="7899" w:author="曹姝玥" w:date="2015-12-31T18:44:00Z">
              <w:r>
                <w:rPr>
                  <w:rFonts w:ascii="Calibri" w:hAnsi="Calibri" w:cs="Calibri"/>
                  <w:color w:val="000000"/>
                </w:rPr>
                <w:t>.</w:t>
              </w:r>
            </w:ins>
            <w:ins w:id="7900" w:author="曹姝玥" w:date="2015-12-31T18:45:00Z">
              <w:r>
                <w:rPr>
                  <w:rFonts w:ascii="Calibri" w:hAnsi="Calibri" w:cs="Calibri"/>
                  <w:color w:val="000000"/>
                </w:rPr>
                <w:t xml:space="preserve"> getStaffInfo</w:t>
              </w:r>
            </w:ins>
            <w:ins w:id="7901" w:author="曹姝玥" w:date="2015-12-31T18:45:00Z">
              <w:r>
                <w:rPr>
                  <w:rFonts w:hint="eastAsia" w:ascii="Calibri" w:hAnsi="Calibri" w:cs="Calibri"/>
                  <w:color w:val="000000"/>
                </w:rPr>
                <w:t xml:space="preserve"> (long </w:t>
              </w:r>
            </w:ins>
            <w:ins w:id="7902" w:author="曹姝玥" w:date="2015-12-31T18:45:00Z">
              <w:r>
                <w:rPr>
                  <w:rFonts w:ascii="Calibri" w:hAnsi="Calibri" w:cs="Calibri"/>
                  <w:color w:val="000000"/>
                </w:rPr>
                <w:t>Staf</w:t>
              </w:r>
            </w:ins>
            <w:ins w:id="7903" w:author="曹姝玥" w:date="2015-12-31T18:45: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904" w:author="曹姝玥" w:date="2015-12-31T18:44:00Z"/>
                <w:rFonts w:ascii="Calibri" w:hAnsi="Calibri" w:cs="Calibri"/>
                <w:color w:val="000000"/>
              </w:rPr>
            </w:pPr>
            <w:ins w:id="7905" w:author="曹姝玥" w:date="2015-12-31T18:45:00Z">
              <w:r>
                <w:rPr>
                  <w:rFonts w:hint="eastAsia" w:ascii="Calibri" w:hAnsi="Calibri" w:cs="Calibri"/>
                  <w:color w:val="000000"/>
                </w:rPr>
                <w:t>获得单一对象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06"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907" w:author="曹姝玥" w:date="2015-12-31T18:44:00Z"/>
                <w:rFonts w:ascii="Calibri" w:hAnsi="Calibri" w:cs="Calibri"/>
                <w:color w:val="000000"/>
              </w:rPr>
            </w:pPr>
            <w:ins w:id="7908" w:author="曹姝玥" w:date="2015-12-31T18:44:00Z">
              <w:r>
                <w:rPr>
                  <w:rFonts w:hint="eastAsia" w:ascii="Calibri" w:hAnsi="Calibri" w:cs="Calibri"/>
                  <w:color w:val="000000"/>
                </w:rPr>
                <w:t>StaffManage</w:t>
              </w:r>
            </w:ins>
            <w:ins w:id="7909" w:author="曹姝玥" w:date="2015-12-31T18:44:00Z">
              <w:r>
                <w:rPr>
                  <w:rFonts w:ascii="Calibri" w:hAnsi="Calibri" w:cs="Calibri"/>
                  <w:color w:val="000000"/>
                </w:rPr>
                <w:t>.</w:t>
              </w:r>
            </w:ins>
            <w:ins w:id="7910" w:author="曹姝玥" w:date="2015-12-31T18:46:00Z">
              <w:r>
                <w:rPr>
                  <w:rFonts w:ascii="Calibri" w:hAnsi="Calibri" w:cs="Calibri"/>
                  <w:color w:val="000000"/>
                </w:rPr>
                <w:t xml:space="preserve"> addStaffInfo</w:t>
              </w:r>
            </w:ins>
            <w:ins w:id="7911" w:author="曹姝玥" w:date="2015-12-31T18:46:00Z">
              <w:r>
                <w:rPr>
                  <w:rFonts w:hint="eastAsia" w:ascii="Calibri" w:hAnsi="Calibri" w:cs="Calibri"/>
                  <w:color w:val="000000"/>
                </w:rPr>
                <w:t xml:space="preserve"> (</w:t>
              </w:r>
            </w:ins>
            <w:ins w:id="7912" w:author="曹姝玥" w:date="2015-12-31T18:46:00Z">
              <w:r>
                <w:rPr>
                  <w:rFonts w:ascii="Calibri" w:hAnsi="Calibri" w:cs="Calibri"/>
                  <w:color w:val="000000"/>
                </w:rPr>
                <w:t>StaffInfoVO StaffInfo</w:t>
              </w:r>
            </w:ins>
            <w:ins w:id="7913" w:author="曹姝玥" w:date="2015-12-31T18:46: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914" w:author="曹姝玥" w:date="2015-12-31T18:44:00Z"/>
                <w:rFonts w:ascii="Calibri" w:hAnsi="Calibri" w:cs="Calibri"/>
                <w:color w:val="000000"/>
              </w:rPr>
            </w:pPr>
            <w:ins w:id="7915" w:author="曹姝玥" w:date="2015-12-31T18:46:00Z">
              <w:r>
                <w:rPr>
                  <w:rFonts w:hint="eastAsia" w:ascii="Calibri" w:hAnsi="Calibri" w:cs="Calibri"/>
                  <w:color w:val="000000"/>
                </w:rPr>
                <w:t>增加员工账号</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16"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917" w:author="曹姝玥" w:date="2015-12-31T18:44:00Z"/>
                <w:rFonts w:ascii="Calibri" w:hAnsi="Calibri" w:cs="Calibri"/>
                <w:color w:val="000000"/>
              </w:rPr>
            </w:pPr>
            <w:ins w:id="7918" w:author="曹姝玥" w:date="2015-12-31T18:44:00Z">
              <w:r>
                <w:rPr>
                  <w:rFonts w:hint="eastAsia" w:ascii="Calibri" w:hAnsi="Calibri" w:cs="Calibri"/>
                  <w:color w:val="000000"/>
                </w:rPr>
                <w:t>StaffManage</w:t>
              </w:r>
            </w:ins>
            <w:ins w:id="7919" w:author="曹姝玥" w:date="2015-12-31T18:44:00Z">
              <w:r>
                <w:rPr>
                  <w:rFonts w:ascii="Calibri" w:hAnsi="Calibri" w:cs="Calibri"/>
                  <w:color w:val="000000"/>
                </w:rPr>
                <w:t>.</w:t>
              </w:r>
            </w:ins>
            <w:ins w:id="7920" w:author="曹姝玥" w:date="2015-12-31T18:46:00Z">
              <w:r>
                <w:rPr>
                  <w:rFonts w:ascii="Calibri" w:hAnsi="Calibri" w:cs="Calibri"/>
                  <w:color w:val="000000"/>
                </w:rPr>
                <w:t xml:space="preserve"> delete</w:t>
              </w:r>
            </w:ins>
            <w:ins w:id="7921" w:author="曹姝玥" w:date="2015-12-31T18:46:00Z">
              <w:r>
                <w:rPr>
                  <w:rFonts w:hint="eastAsia" w:ascii="Calibri" w:hAnsi="Calibri" w:cs="Calibri"/>
                  <w:color w:val="000000"/>
                </w:rPr>
                <w:t>S</w:t>
              </w:r>
            </w:ins>
            <w:ins w:id="7922" w:author="曹姝玥" w:date="2015-12-31T18:46:00Z">
              <w:r>
                <w:rPr>
                  <w:rFonts w:ascii="Calibri" w:hAnsi="Calibri" w:cs="Calibri"/>
                  <w:color w:val="000000"/>
                </w:rPr>
                <w:t>taff</w:t>
              </w:r>
            </w:ins>
            <w:ins w:id="7923" w:author="曹姝玥" w:date="2015-12-31T18:46:00Z">
              <w:r>
                <w:rPr>
                  <w:rFonts w:hint="eastAsia" w:ascii="Calibri" w:hAnsi="Calibri" w:cs="Calibri"/>
                  <w:color w:val="000000"/>
                </w:rPr>
                <w:t xml:space="preserve"> (long </w:t>
              </w:r>
            </w:ins>
            <w:ins w:id="7924" w:author="曹姝玥" w:date="2015-12-31T18:46:00Z">
              <w:r>
                <w:rPr>
                  <w:rFonts w:ascii="Calibri" w:hAnsi="Calibri" w:cs="Calibri"/>
                  <w:color w:val="000000"/>
                </w:rPr>
                <w:t>Staf</w:t>
              </w:r>
            </w:ins>
            <w:ins w:id="7925" w:author="曹姝玥" w:date="2015-12-31T18:46: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926" w:author="曹姝玥" w:date="2015-12-31T18:44:00Z"/>
                <w:rFonts w:ascii="Calibri" w:hAnsi="Calibri" w:cs="Calibri"/>
                <w:color w:val="000000"/>
              </w:rPr>
            </w:pPr>
            <w:ins w:id="7927" w:author="曹姝玥" w:date="2015-12-31T18:46:00Z">
              <w:r>
                <w:rPr>
                  <w:rFonts w:hint="eastAsia" w:ascii="Calibri" w:hAnsi="Calibri" w:cs="Calibri"/>
                  <w:color w:val="000000"/>
                </w:rPr>
                <w:t>删除员工</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28"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929" w:author="曹姝玥" w:date="2015-12-31T18:44:00Z"/>
                <w:rFonts w:ascii="Calibri" w:hAnsi="Calibri" w:cs="Calibri"/>
                <w:color w:val="000000"/>
              </w:rPr>
            </w:pPr>
            <w:ins w:id="7930" w:author="曹姝玥" w:date="2015-12-31T18:44:00Z">
              <w:r>
                <w:rPr>
                  <w:rFonts w:hint="eastAsia" w:ascii="Calibri" w:hAnsi="Calibri" w:cs="Calibri"/>
                  <w:color w:val="000000"/>
                </w:rPr>
                <w:t>StaffManage</w:t>
              </w:r>
            </w:ins>
            <w:ins w:id="7931" w:author="曹姝玥" w:date="2015-12-31T18:44:00Z">
              <w:r>
                <w:rPr>
                  <w:rFonts w:ascii="Calibri" w:hAnsi="Calibri" w:cs="Calibri"/>
                  <w:color w:val="000000"/>
                </w:rPr>
                <w:t>.</w:t>
              </w:r>
            </w:ins>
            <w:ins w:id="7932" w:author="曹姝玥" w:date="2015-12-31T18:47:00Z">
              <w:r>
                <w:rPr>
                  <w:rFonts w:ascii="Calibri" w:hAnsi="Calibri" w:cs="Calibri"/>
                  <w:color w:val="000000"/>
                </w:rPr>
                <w:t xml:space="preserve"> endManagement</w:t>
              </w:r>
            </w:ins>
            <w:ins w:id="7933" w:author="曹姝玥" w:date="2015-12-31T18:47: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934" w:author="曹姝玥" w:date="2015-12-31T18:44:00Z"/>
                <w:rFonts w:ascii="Calibri" w:hAnsi="Calibri" w:cs="Calibri"/>
                <w:color w:val="000000"/>
              </w:rPr>
            </w:pPr>
            <w:ins w:id="7935" w:author="曹姝玥" w:date="2015-12-31T18:47:00Z">
              <w:r>
                <w:rPr>
                  <w:rFonts w:hint="eastAsia" w:ascii="Calibri" w:hAnsi="Calibri" w:cs="Calibri"/>
                  <w:color w:val="000000"/>
                </w:rPr>
                <w:t>结束</w:t>
              </w:r>
            </w:ins>
            <w:ins w:id="7936" w:author="曹姝玥" w:date="2015-12-31T18:47:00Z">
              <w:r>
                <w:rPr>
                  <w:rFonts w:ascii="Calibri" w:hAnsi="Calibri" w:cs="Calibri"/>
                  <w:color w:val="000000"/>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37"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938" w:author="曹姝玥" w:date="2015-12-31T18:44:00Z"/>
                <w:rFonts w:ascii="Calibri" w:hAnsi="Calibri" w:cs="Calibri"/>
                <w:color w:val="000000"/>
              </w:rPr>
            </w:pPr>
            <w:ins w:id="7939" w:author="曹姝玥" w:date="2015-12-31T18:44:00Z">
              <w:r>
                <w:rPr>
                  <w:rFonts w:hint="eastAsia" w:ascii="Calibri" w:hAnsi="Calibri" w:cs="Calibri"/>
                  <w:color w:val="000000"/>
                </w:rPr>
                <w:t>StaffManage</w:t>
              </w:r>
            </w:ins>
            <w:ins w:id="7940" w:author="曹姝玥" w:date="2015-12-31T18:44:00Z">
              <w:r>
                <w:rPr>
                  <w:rFonts w:ascii="Calibri" w:hAnsi="Calibri" w:cs="Calibri"/>
                  <w:color w:val="000000"/>
                </w:rPr>
                <w:t>.</w:t>
              </w:r>
            </w:ins>
            <w:ins w:id="7941" w:author="曹姝玥" w:date="2015-12-31T18:47:00Z">
              <w:r>
                <w:rPr>
                  <w:rFonts w:hint="eastAsia" w:ascii="Calibri" w:hAnsi="Calibri" w:cs="Calibri"/>
                  <w:color w:val="000000"/>
                </w:rPr>
                <w:t xml:space="preserve"> getAllS</w:t>
              </w:r>
            </w:ins>
            <w:ins w:id="7942" w:author="曹姝玥" w:date="2015-12-31T18:47:00Z">
              <w:r>
                <w:rPr>
                  <w:rFonts w:ascii="Calibri" w:hAnsi="Calibri" w:cs="Calibri"/>
                  <w:color w:val="000000"/>
                </w:rPr>
                <w:t>taff</w:t>
              </w:r>
            </w:ins>
            <w:ins w:id="7943" w:author="曹姝玥" w:date="2015-12-31T18:47:00Z">
              <w:r>
                <w:rPr>
                  <w:rFonts w:hint="eastAsia"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944" w:author="曹姝玥" w:date="2015-12-31T18:44:00Z"/>
                <w:rFonts w:ascii="Calibri" w:hAnsi="Calibri" w:cs="Calibri"/>
                <w:color w:val="000000"/>
              </w:rPr>
            </w:pPr>
            <w:ins w:id="7945" w:author="曹姝玥" w:date="2015-12-31T18:47:00Z">
              <w:r>
                <w:rPr>
                  <w:rFonts w:hint="eastAsia" w:ascii="Calibri" w:hAnsi="Calibri" w:cs="Calibri"/>
                  <w:color w:val="000000"/>
                </w:rPr>
                <w:t>获得</w:t>
              </w:r>
            </w:ins>
            <w:ins w:id="7946" w:author="曹姝玥" w:date="2015-12-31T18:47:00Z">
              <w:r>
                <w:rPr>
                  <w:rFonts w:ascii="Calibri" w:hAnsi="Calibri" w:cs="Calibri"/>
                  <w:color w:val="000000"/>
                </w:rPr>
                <w:t>所有员工信息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47" w:author="曹姝玥" w:date="2015-12-31T18:47:00Z"/>
        </w:trPr>
        <w:tc>
          <w:tcPr>
            <w:tcW w:w="2943" w:type="dxa"/>
            <w:tcBorders>
              <w:top w:val="single" w:color="000000" w:sz="4" w:space="0"/>
              <w:left w:val="single" w:color="000000" w:sz="4" w:space="0"/>
              <w:bottom w:val="single" w:color="000000" w:sz="4" w:space="0"/>
              <w:right w:val="single" w:color="000000" w:sz="4" w:space="0"/>
            </w:tcBorders>
          </w:tcPr>
          <w:p>
            <w:pPr>
              <w:rPr>
                <w:ins w:id="7948" w:author="曹姝玥" w:date="2015-12-31T18:47:00Z"/>
                <w:rFonts w:ascii="Calibri" w:hAnsi="Calibri" w:cs="Calibri"/>
                <w:color w:val="000000"/>
              </w:rPr>
            </w:pPr>
            <w:ins w:id="7949" w:author="曹姝玥" w:date="2015-12-31T18:47:00Z">
              <w:r>
                <w:rPr>
                  <w:rFonts w:hint="eastAsia" w:ascii="Calibri" w:hAnsi="Calibri" w:cs="Calibri"/>
                  <w:color w:val="000000"/>
                </w:rPr>
                <w:t>Salary.changeSalary</w:t>
              </w:r>
            </w:ins>
            <w:ins w:id="7950" w:author="曹姝玥" w:date="2015-12-31T18:48:00Z">
              <w:r>
                <w:rPr>
                  <w:rFonts w:hint="eastAsia" w:ascii="Calibri" w:hAnsi="Calibri" w:cs="Calibri"/>
                  <w:color w:val="000000"/>
                </w:rPr>
                <w:t>(long StaffId,SalaryVO salary)</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7951" w:author="曹姝玥" w:date="2015-12-31T18:47:00Z"/>
                <w:rFonts w:ascii="Calibri" w:hAnsi="Calibri" w:cs="Calibri"/>
                <w:color w:val="000000"/>
              </w:rPr>
            </w:pPr>
            <w:ins w:id="7952" w:author="曹姝玥" w:date="2015-12-31T18:48:00Z">
              <w:r>
                <w:rPr>
                  <w:rFonts w:hint="eastAsia" w:ascii="Calibri" w:hAnsi="Calibri" w:cs="Calibri"/>
                  <w:color w:val="000000"/>
                </w:rPr>
                <w:t>修改薪水</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53" w:author="曹姝玥" w:date="2015-12-31T18:47:00Z"/>
        </w:trPr>
        <w:tc>
          <w:tcPr>
            <w:tcW w:w="2943" w:type="dxa"/>
            <w:tcBorders>
              <w:top w:val="single" w:color="000000" w:sz="4" w:space="0"/>
              <w:left w:val="single" w:color="000000" w:sz="4" w:space="0"/>
              <w:bottom w:val="single" w:color="000000" w:sz="4" w:space="0"/>
              <w:right w:val="single" w:color="000000" w:sz="4" w:space="0"/>
            </w:tcBorders>
          </w:tcPr>
          <w:p>
            <w:pPr>
              <w:rPr>
                <w:ins w:id="7954" w:author="曹姝玥" w:date="2015-12-31T18:47:00Z"/>
                <w:rFonts w:ascii="Calibri" w:hAnsi="Calibri" w:cs="Calibri"/>
                <w:color w:val="000000"/>
              </w:rPr>
            </w:pPr>
            <w:ins w:id="7955" w:author="曹姝玥" w:date="2015-12-31T18:48:00Z">
              <w:r>
                <w:rPr>
                  <w:rFonts w:hint="eastAsia" w:ascii="Calibri" w:hAnsi="Calibri" w:cs="Calibri"/>
                  <w:color w:val="000000"/>
                </w:rPr>
                <w:t>Position.</w:t>
              </w:r>
            </w:ins>
            <w:ins w:id="7956" w:author="曹姝玥" w:date="2015-12-31T18:48:00Z">
              <w:r>
                <w:rPr>
                  <w:rFonts w:ascii="Calibri" w:hAnsi="Calibri" w:cs="Calibri"/>
                </w:rPr>
                <w:t xml:space="preserve"> </w:t>
              </w:r>
            </w:ins>
            <w:ins w:id="7957" w:author="曹姝玥" w:date="2015-12-31T18:48:00Z">
              <w:r>
                <w:rPr>
                  <w:rFonts w:ascii="Calibri" w:hAnsi="Calibri" w:cs="Calibri"/>
                  <w:color w:val="000000"/>
                </w:rPr>
                <w:t>initialAuthority(StaffInfoVO staff)</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7958" w:author="曹姝玥" w:date="2015-12-31T18:47:00Z"/>
                <w:rFonts w:ascii="Calibri" w:hAnsi="Calibri" w:cs="Calibri"/>
                <w:color w:val="000000"/>
              </w:rPr>
            </w:pPr>
            <w:ins w:id="7959" w:author="曹姝玥" w:date="2015-12-31T18:48:00Z">
              <w:r>
                <w:rPr>
                  <w:rFonts w:hint="eastAsia" w:ascii="Calibri" w:hAnsi="Calibri" w:cs="Calibri"/>
                  <w:color w:val="000000"/>
                </w:rPr>
                <w:t>初始化权限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60" w:author="曹姝玥" w:date="2015-12-31T18:47:00Z"/>
        </w:trPr>
        <w:tc>
          <w:tcPr>
            <w:tcW w:w="2943" w:type="dxa"/>
            <w:tcBorders>
              <w:top w:val="single" w:color="000000" w:sz="4" w:space="0"/>
              <w:left w:val="single" w:color="000000" w:sz="4" w:space="0"/>
              <w:bottom w:val="single" w:color="000000" w:sz="4" w:space="0"/>
              <w:right w:val="single" w:color="000000" w:sz="4" w:space="0"/>
            </w:tcBorders>
          </w:tcPr>
          <w:p>
            <w:pPr>
              <w:rPr>
                <w:ins w:id="7961" w:author="曹姝玥" w:date="2015-12-31T18:47:00Z"/>
                <w:rFonts w:ascii="Calibri" w:hAnsi="Calibri" w:cs="Calibri"/>
                <w:color w:val="000000"/>
              </w:rPr>
            </w:pPr>
            <w:ins w:id="7962" w:author="曹姝玥" w:date="2015-12-31T18:48:00Z">
              <w:r>
                <w:rPr>
                  <w:rFonts w:hint="eastAsia" w:ascii="Calibri" w:hAnsi="Calibri" w:cs="Calibri"/>
                  <w:color w:val="000000"/>
                </w:rPr>
                <w:t>Position.</w:t>
              </w:r>
            </w:ins>
            <w:ins w:id="7963" w:author="曹姝玥" w:date="2015-12-31T18:49:00Z">
              <w:r>
                <w:rPr>
                  <w:rFonts w:ascii="Calibri" w:hAnsi="Calibri" w:cs="Calibri"/>
                  <w:color w:val="000000"/>
                </w:rPr>
                <w:t xml:space="preserve"> (String position, long StaffId)</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7964" w:author="曹姝玥" w:date="2015-12-31T18:47:00Z"/>
                <w:rFonts w:ascii="Calibri" w:hAnsi="Calibri" w:cs="Calibri"/>
                <w:color w:val="000000"/>
              </w:rPr>
            </w:pPr>
            <w:ins w:id="7965" w:author="曹姝玥" w:date="2015-12-31T18:49:00Z">
              <w:r>
                <w:rPr>
                  <w:rFonts w:hint="eastAsia" w:ascii="Calibri" w:hAnsi="Calibri" w:cs="Calibri"/>
                  <w:color w:val="000000"/>
                </w:rPr>
                <w:t>修改员工职位</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66" w:author="曹姝玥" w:date="2015-12-31T18:49:00Z"/>
        </w:trPr>
        <w:tc>
          <w:tcPr>
            <w:tcW w:w="2943" w:type="dxa"/>
            <w:tcBorders>
              <w:top w:val="single" w:color="000000" w:sz="4" w:space="0"/>
              <w:left w:val="single" w:color="000000" w:sz="4" w:space="0"/>
              <w:bottom w:val="single" w:color="000000" w:sz="4" w:space="0"/>
              <w:right w:val="single" w:color="000000" w:sz="4" w:space="0"/>
            </w:tcBorders>
          </w:tcPr>
          <w:p>
            <w:pPr>
              <w:rPr>
                <w:ins w:id="7967" w:author="曹姝玥" w:date="2015-12-31T18:49:00Z"/>
                <w:rFonts w:ascii="Calibri" w:hAnsi="Calibri" w:cs="Calibri"/>
                <w:color w:val="000000"/>
              </w:rPr>
            </w:pPr>
            <w:ins w:id="7968" w:author="曹姝玥" w:date="2015-12-31T18:49:00Z">
              <w:r>
                <w:rPr>
                  <w:rFonts w:hint="eastAsia" w:ascii="Calibri" w:hAnsi="Calibri" w:cs="Calibri"/>
                  <w:color w:val="000000"/>
                </w:rPr>
                <w:t>Position.</w:t>
              </w:r>
            </w:ins>
            <w:ins w:id="7969" w:author="曹姝玥" w:date="2015-12-31T18:49:00Z">
              <w:r>
                <w:rPr>
                  <w:rFonts w:ascii="Calibri" w:hAnsi="Calibri" w:cs="Calibri"/>
                  <w:color w:val="000000"/>
                </w:rPr>
                <w:t>setCity(String city, long StaffId)</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7970" w:author="曹姝玥" w:date="2015-12-31T18:49:00Z"/>
                <w:rFonts w:ascii="Calibri" w:hAnsi="Calibri" w:cs="Calibri"/>
                <w:color w:val="000000"/>
              </w:rPr>
            </w:pPr>
            <w:ins w:id="7971" w:author="曹姝玥" w:date="2015-12-31T18:49:00Z">
              <w:r>
                <w:rPr>
                  <w:rFonts w:hint="eastAsia" w:ascii="Calibri" w:hAnsi="Calibri" w:cs="Calibri"/>
                  <w:color w:val="000000"/>
                </w:rPr>
                <w:t>设置员工所属城市</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72" w:author="曹姝玥" w:date="2015-12-31T18:49:00Z"/>
        </w:trPr>
        <w:tc>
          <w:tcPr>
            <w:tcW w:w="2943" w:type="dxa"/>
            <w:tcBorders>
              <w:top w:val="single" w:color="000000" w:sz="4" w:space="0"/>
              <w:left w:val="single" w:color="000000" w:sz="4" w:space="0"/>
              <w:bottom w:val="single" w:color="000000" w:sz="4" w:space="0"/>
              <w:right w:val="single" w:color="000000" w:sz="4" w:space="0"/>
            </w:tcBorders>
          </w:tcPr>
          <w:p>
            <w:pPr>
              <w:rPr>
                <w:ins w:id="7973" w:author="曹姝玥" w:date="2015-12-31T18:49:00Z"/>
                <w:rFonts w:ascii="Calibri" w:hAnsi="Calibri" w:cs="Calibri"/>
                <w:color w:val="000000"/>
              </w:rPr>
            </w:pPr>
            <w:ins w:id="7974" w:author="曹姝玥" w:date="2015-12-31T18:49:00Z">
              <w:r>
                <w:rPr>
                  <w:rFonts w:hint="eastAsia" w:ascii="Calibri" w:hAnsi="Calibri" w:cs="Calibri"/>
                  <w:color w:val="000000"/>
                </w:rPr>
                <w:t>Position.</w:t>
              </w:r>
            </w:ins>
            <w:ins w:id="7975" w:author="曹姝玥" w:date="2015-12-31T18:50:00Z">
              <w:r>
                <w:rPr>
                  <w:rFonts w:ascii="Calibri" w:hAnsi="Calibri" w:cs="Calibri"/>
                  <w:color w:val="000000"/>
                </w:rPr>
                <w:t xml:space="preserve"> setBusinessHall(String businessHall, long StaffId)</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7976" w:author="曹姝玥" w:date="2015-12-31T18:49:00Z"/>
                <w:rFonts w:ascii="Calibri" w:hAnsi="Calibri" w:cs="Calibri"/>
                <w:color w:val="000000"/>
              </w:rPr>
            </w:pPr>
            <w:ins w:id="7977" w:author="曹姝玥" w:date="2015-12-31T18:49:00Z">
              <w:r>
                <w:rPr>
                  <w:rFonts w:hint="eastAsia" w:ascii="Calibri" w:hAnsi="Calibri" w:cs="Calibri"/>
                  <w:color w:val="000000"/>
                </w:rPr>
                <w:t>设置员工所属营业厅</w:t>
              </w:r>
            </w:ins>
          </w:p>
        </w:tc>
      </w:tr>
    </w:tbl>
    <w:p>
      <w:pPr>
        <w:ind w:left="2962" w:firstLine="398"/>
        <w:rPr>
          <w:ins w:id="7978" w:author="曹姝玥" w:date="2015-12-31T18:43:00Z"/>
          <w:b/>
        </w:rPr>
      </w:pPr>
    </w:p>
    <w:p>
      <w:pPr>
        <w:ind w:left="2962" w:firstLine="398"/>
        <w:rPr>
          <w:ins w:id="7979" w:author="曹姝玥" w:date="2015-12-31T18:43:00Z"/>
          <w:b/>
        </w:rPr>
      </w:pPr>
    </w:p>
    <w:p>
      <w:pPr>
        <w:ind w:left="2962" w:firstLine="398"/>
        <w:rPr>
          <w:ins w:id="7980" w:author="曹姝玥" w:date="2015-12-31T18:43:00Z"/>
          <w:b/>
        </w:rPr>
      </w:pPr>
    </w:p>
    <w:p>
      <w:pPr>
        <w:ind w:left="2962" w:firstLine="398"/>
        <w:rPr>
          <w:ins w:id="7981" w:author="曹姝玥" w:date="2015-12-31T18:43:00Z"/>
          <w:b/>
        </w:rPr>
      </w:pPr>
    </w:p>
    <w:p>
      <w:pPr>
        <w:ind w:left="2962" w:firstLine="398"/>
        <w:rPr>
          <w:ins w:id="7982" w:author="曹姝玥" w:date="2015-12-31T18:43:00Z"/>
          <w:b/>
        </w:rPr>
      </w:pPr>
    </w:p>
    <w:p>
      <w:pPr>
        <w:ind w:left="2962" w:firstLine="398"/>
        <w:rPr>
          <w:ins w:id="7983" w:author="曹姝玥" w:date="2015-12-31T18:43:00Z"/>
          <w:b/>
        </w:rPr>
      </w:pPr>
    </w:p>
    <w:p>
      <w:pPr>
        <w:ind w:left="2962" w:firstLine="398"/>
        <w:rPr>
          <w:ins w:id="7984" w:author="曹姝玥" w:date="2015-12-31T18:43:00Z"/>
          <w:rFonts w:ascii="宋体" w:hAnsi="宋体"/>
          <w:b/>
          <w:bCs/>
        </w:rPr>
      </w:pPr>
      <w:r>
        <w:rPr>
          <w:rFonts w:hint="eastAsia"/>
          <w:b/>
        </w:rPr>
        <w:t>表38</w:t>
      </w:r>
      <w:r>
        <w:rPr>
          <w:rFonts w:hint="eastAsia" w:ascii="宋体" w:hAnsi="宋体"/>
          <w:b/>
          <w:bCs/>
        </w:rPr>
        <w:t xml:space="preserve"> StaffManage</w:t>
      </w:r>
      <w:r>
        <w:rPr>
          <w:rFonts w:ascii="宋体" w:hAnsi="宋体"/>
          <w:b/>
          <w:bCs/>
        </w:rPr>
        <w:t>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85"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7986" w:author="曹姝玥" w:date="2015-12-31T18:43:00Z"/>
                <w:rFonts w:ascii="Calibri" w:hAnsi="Calibri" w:cs="Calibri"/>
                <w:color w:val="FFFFFF"/>
              </w:rPr>
            </w:pPr>
            <w:ins w:id="7987" w:author="曹姝玥" w:date="2015-12-31T18:43: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8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89" w:author="曹姝玥" w:date="2015-12-31T18:43:00Z"/>
                <w:rFonts w:ascii="Calibri" w:hAnsi="Calibri" w:cs="Calibri"/>
                <w:color w:val="000000"/>
              </w:rPr>
            </w:pPr>
            <w:ins w:id="7990" w:author="曹姝玥" w:date="2015-12-31T18:43:00Z">
              <w:r>
                <w:rPr>
                  <w:rFonts w:ascii="Calibri" w:hAnsi="Calibri" w:cs="Calibri"/>
                  <w:color w:val="000000"/>
                  <w:sz w:val="22"/>
                </w:rPr>
                <w:t>StaffManage</w:t>
              </w:r>
            </w:ins>
            <w:ins w:id="7991" w:author="曹姝玥" w:date="2015-12-31T18:43: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92" w:author="曹姝玥" w:date="2015-12-31T18:43:00Z"/>
                <w:rFonts w:ascii="Calibri" w:hAnsi="Calibri" w:cs="Calibri"/>
                <w:color w:val="000000"/>
              </w:rPr>
            </w:pPr>
            <w:ins w:id="7993"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94" w:author="曹姝玥" w:date="2015-12-31T18:43:00Z"/>
                <w:rFonts w:ascii="Calibri" w:hAnsi="Calibri" w:cs="Calibri"/>
                <w:color w:val="000000"/>
              </w:rPr>
            </w:pPr>
            <w:ins w:id="7995" w:author="曹姝玥" w:date="2015-12-31T18:43:00Z">
              <w:r>
                <w:rPr>
                  <w:rFonts w:ascii="Calibri" w:hAnsi="Calibri" w:cs="Calibri"/>
                  <w:color w:val="000000"/>
                </w:rPr>
                <w:t>P</w:t>
              </w:r>
            </w:ins>
            <w:ins w:id="7996" w:author="曹姝玥" w:date="2015-12-31T18:43:00Z">
              <w:r>
                <w:rPr>
                  <w:rFonts w:hint="eastAsia" w:ascii="Calibri" w:hAnsi="Calibri" w:cs="Calibri"/>
                  <w:color w:val="000000"/>
                </w:rPr>
                <w:t>ublic</w:t>
              </w:r>
            </w:ins>
            <w:ins w:id="7997" w:author="曹姝玥" w:date="2015-12-31T18:43:00Z">
              <w:r>
                <w:rPr>
                  <w:rFonts w:ascii="Calibri" w:hAnsi="Calibri" w:cs="Calibri"/>
                  <w:color w:val="000000"/>
                </w:rPr>
                <w:t xml:space="preserve"> </w:t>
              </w:r>
            </w:ins>
            <w:ins w:id="7998" w:author="曹姝玥" w:date="2015-12-31T18:43:00Z">
              <w:r>
                <w:rPr>
                  <w:rFonts w:hint="eastAsia" w:ascii="Calibri" w:hAnsi="Calibri" w:cs="Calibri"/>
                  <w:color w:val="000000"/>
                </w:rPr>
                <w:t xml:space="preserve">boolean </w:t>
              </w:r>
            </w:ins>
            <w:ins w:id="7999" w:author="曹姝玥" w:date="2015-12-31T18:43:00Z">
              <w:r>
                <w:rPr>
                  <w:rFonts w:ascii="Calibri" w:hAnsi="Calibri" w:cs="Calibri"/>
                  <w:color w:val="000000"/>
                </w:rPr>
                <w:t>changeAuthority</w:t>
              </w:r>
            </w:ins>
            <w:ins w:id="8000" w:author="曹姝玥" w:date="2015-12-31T18:43:00Z">
              <w:r>
                <w:rPr>
                  <w:rFonts w:hint="eastAsia" w:ascii="Calibri" w:hAnsi="Calibri" w:cs="Calibri"/>
                  <w:color w:val="000000"/>
                </w:rPr>
                <w:t xml:space="preserve"> (</w:t>
              </w:r>
            </w:ins>
            <w:ins w:id="8001" w:author="曹姝玥" w:date="2015-12-31T18:43:00Z">
              <w:r>
                <w:rPr>
                  <w:rFonts w:ascii="Calibri" w:hAnsi="Calibri" w:cs="Calibri"/>
                  <w:color w:val="000000"/>
                </w:rPr>
                <w:t>ArrayList&lt;Integer&gt; authority</w:t>
              </w:r>
            </w:ins>
            <w:ins w:id="8002" w:author="曹姝玥" w:date="2015-12-31T18:43: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03"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04"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05" w:author="曹姝玥" w:date="2015-12-31T18:43:00Z"/>
                <w:rFonts w:ascii="Calibri" w:hAnsi="Calibri" w:cs="Calibri"/>
                <w:color w:val="000000"/>
              </w:rPr>
            </w:pPr>
            <w:ins w:id="8006"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07" w:author="曹姝玥" w:date="2015-12-31T18:43:00Z"/>
                <w:rFonts w:ascii="Calibri" w:hAnsi="Calibri" w:cs="Calibri"/>
                <w:color w:val="000000"/>
              </w:rPr>
            </w:pPr>
            <w:ins w:id="8008"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0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1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11" w:author="曹姝玥" w:date="2015-12-31T18:43:00Z"/>
                <w:rFonts w:ascii="Calibri" w:hAnsi="Calibri" w:cs="Calibri"/>
                <w:color w:val="000000"/>
              </w:rPr>
            </w:pPr>
            <w:ins w:id="8012"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13" w:author="曹姝玥" w:date="2015-12-31T18:43:00Z"/>
                <w:rFonts w:ascii="Calibri" w:hAnsi="Calibri" w:cs="Calibri"/>
                <w:color w:val="000000"/>
              </w:rPr>
            </w:pPr>
            <w:ins w:id="8014" w:author="曹姝玥" w:date="2015-12-31T18:43:00Z">
              <w:r>
                <w:rPr>
                  <w:rFonts w:hint="eastAsia" w:ascii="Calibri" w:hAnsi="Calibri" w:cs="Calibri"/>
                  <w:color w:val="000000"/>
                </w:rPr>
                <w:t>在一次员工帐号管理中</w:t>
              </w:r>
            </w:ins>
            <w:ins w:id="8015" w:author="曹姝玥" w:date="2015-12-31T18:43: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16"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17" w:author="曹姝玥" w:date="2015-12-31T18:43:00Z"/>
                <w:rFonts w:ascii="Calibri" w:hAnsi="Calibri" w:cs="Calibri"/>
                <w:color w:val="000000"/>
              </w:rPr>
            </w:pPr>
            <w:ins w:id="8018" w:author="曹姝玥" w:date="2015-12-31T18:43:00Z">
              <w:r>
                <w:rPr>
                  <w:rFonts w:ascii="Calibri" w:hAnsi="Calibri" w:cs="Calibri"/>
                  <w:color w:val="000000"/>
                  <w:sz w:val="22"/>
                </w:rPr>
                <w:t>StaffManage</w:t>
              </w:r>
            </w:ins>
            <w:ins w:id="8019" w:author="曹姝玥" w:date="2015-12-31T18:43: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20" w:author="曹姝玥" w:date="2015-12-31T18:43:00Z"/>
                <w:rFonts w:ascii="Calibri" w:hAnsi="Calibri" w:cs="Calibri"/>
                <w:color w:val="000000"/>
              </w:rPr>
            </w:pPr>
            <w:ins w:id="8021"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22" w:author="曹姝玥" w:date="2015-12-31T18:43:00Z"/>
                <w:rFonts w:ascii="Calibri" w:hAnsi="Calibri" w:cs="Calibri"/>
                <w:color w:val="000000"/>
              </w:rPr>
            </w:pPr>
            <w:ins w:id="8023" w:author="曹姝玥" w:date="2015-12-31T18:43:00Z">
              <w:r>
                <w:rPr>
                  <w:rFonts w:ascii="Calibri" w:hAnsi="Calibri" w:cs="Calibri"/>
                  <w:color w:val="000000"/>
                </w:rPr>
                <w:t>P</w:t>
              </w:r>
            </w:ins>
            <w:ins w:id="8024" w:author="曹姝玥" w:date="2015-12-31T18:43:00Z">
              <w:r>
                <w:rPr>
                  <w:rFonts w:hint="eastAsia" w:ascii="Calibri" w:hAnsi="Calibri" w:cs="Calibri"/>
                  <w:color w:val="000000"/>
                </w:rPr>
                <w:t xml:space="preserve">ublic </w:t>
              </w:r>
            </w:ins>
            <w:ins w:id="8025" w:author="曹姝玥" w:date="2015-12-31T18:43:00Z">
              <w:r>
                <w:rPr>
                  <w:rFonts w:ascii="Calibri" w:hAnsi="Calibri" w:cs="Calibri"/>
                  <w:color w:val="000000"/>
                </w:rPr>
                <w:t>StaffInfoVO getStaffInfo</w:t>
              </w:r>
            </w:ins>
            <w:ins w:id="8026" w:author="曹姝玥" w:date="2015-12-31T18:43:00Z">
              <w:r>
                <w:rPr>
                  <w:rFonts w:hint="eastAsia" w:ascii="Calibri" w:hAnsi="Calibri" w:cs="Calibri"/>
                  <w:color w:val="000000"/>
                </w:rPr>
                <w:t xml:space="preserve"> (long </w:t>
              </w:r>
            </w:ins>
            <w:ins w:id="8027" w:author="曹姝玥" w:date="2015-12-31T18:43:00Z">
              <w:r>
                <w:rPr>
                  <w:rFonts w:ascii="Calibri" w:hAnsi="Calibri" w:cs="Calibri"/>
                  <w:color w:val="000000"/>
                </w:rPr>
                <w:t>Staf</w:t>
              </w:r>
            </w:ins>
            <w:ins w:id="8028"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2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3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31" w:author="曹姝玥" w:date="2015-12-31T18:43:00Z"/>
                <w:rFonts w:ascii="Calibri" w:hAnsi="Calibri" w:cs="Calibri"/>
                <w:color w:val="000000"/>
              </w:rPr>
            </w:pPr>
            <w:ins w:id="8032"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33" w:author="曹姝玥" w:date="2015-12-31T18:43:00Z"/>
                <w:rFonts w:ascii="Calibri" w:hAnsi="Calibri" w:cs="Calibri"/>
                <w:color w:val="000000"/>
              </w:rPr>
            </w:pPr>
            <w:ins w:id="8034"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3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3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37" w:author="曹姝玥" w:date="2015-12-31T18:43:00Z"/>
                <w:rFonts w:ascii="Calibri" w:hAnsi="Calibri" w:cs="Calibri"/>
                <w:color w:val="000000"/>
              </w:rPr>
            </w:pPr>
            <w:ins w:id="8038"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39" w:author="曹姝玥" w:date="2015-12-31T18:43:00Z"/>
                <w:rFonts w:ascii="Calibri" w:hAnsi="Calibri" w:cs="Calibri"/>
                <w:color w:val="000000"/>
              </w:rPr>
            </w:pPr>
            <w:ins w:id="8040" w:author="曹姝玥" w:date="2015-12-31T18:43:00Z">
              <w:r>
                <w:rPr>
                  <w:rFonts w:hint="eastAsia" w:ascii="Calibri" w:hAnsi="Calibri" w:cs="Calibri"/>
                  <w:color w:val="000000"/>
                </w:rPr>
                <w:t>在一次员工帐号管理中获得员工信息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41"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42" w:author="曹姝玥" w:date="2015-12-31T18:43:00Z"/>
                <w:rFonts w:ascii="Calibri" w:hAnsi="Calibri" w:cs="Calibri"/>
                <w:color w:val="000000"/>
              </w:rPr>
            </w:pPr>
            <w:ins w:id="8043" w:author="曹姝玥" w:date="2015-12-31T18:43:00Z">
              <w:r>
                <w:rPr>
                  <w:rFonts w:ascii="Calibri" w:hAnsi="Calibri" w:cs="Calibri"/>
                  <w:color w:val="000000"/>
                  <w:sz w:val="22"/>
                </w:rPr>
                <w:t>StaffManage</w:t>
              </w:r>
            </w:ins>
            <w:ins w:id="8044" w:author="曹姝玥" w:date="2015-12-31T18:43: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45" w:author="曹姝玥" w:date="2015-12-31T18:43:00Z"/>
                <w:rFonts w:ascii="Calibri" w:hAnsi="Calibri" w:cs="Calibri"/>
                <w:color w:val="000000"/>
              </w:rPr>
            </w:pPr>
            <w:ins w:id="8046"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47" w:author="曹姝玥" w:date="2015-12-31T18:43:00Z"/>
                <w:rFonts w:ascii="Calibri" w:hAnsi="Calibri" w:cs="Calibri"/>
                <w:color w:val="000000"/>
              </w:rPr>
            </w:pPr>
            <w:ins w:id="8048" w:author="曹姝玥" w:date="2015-12-31T18:43:00Z">
              <w:r>
                <w:rPr>
                  <w:rFonts w:ascii="Calibri" w:hAnsi="Calibri" w:cs="Calibri"/>
                  <w:color w:val="000000"/>
                </w:rPr>
                <w:t>P</w:t>
              </w:r>
            </w:ins>
            <w:ins w:id="8049" w:author="曹姝玥" w:date="2015-12-31T18:43:00Z">
              <w:r>
                <w:rPr>
                  <w:rFonts w:hint="eastAsia" w:ascii="Calibri" w:hAnsi="Calibri" w:cs="Calibri"/>
                  <w:color w:val="000000"/>
                </w:rPr>
                <w:t>ublic</w:t>
              </w:r>
            </w:ins>
            <w:ins w:id="8050" w:author="曹姝玥" w:date="2015-12-31T18:43:00Z">
              <w:r>
                <w:rPr>
                  <w:rFonts w:ascii="Calibri" w:hAnsi="Calibri" w:cs="Calibri"/>
                  <w:color w:val="000000"/>
                </w:rPr>
                <w:t xml:space="preserve"> </w:t>
              </w:r>
            </w:ins>
            <w:ins w:id="8051" w:author="曹姝玥" w:date="2015-12-31T18:43:00Z">
              <w:r>
                <w:rPr>
                  <w:rFonts w:hint="eastAsia" w:ascii="Calibri" w:hAnsi="Calibri" w:cs="Calibri"/>
                  <w:color w:val="000000"/>
                </w:rPr>
                <w:t xml:space="preserve">void </w:t>
              </w:r>
            </w:ins>
            <w:ins w:id="8052" w:author="曹姝玥" w:date="2015-12-31T18:43:00Z">
              <w:r>
                <w:rPr>
                  <w:rFonts w:ascii="Calibri" w:hAnsi="Calibri" w:cs="Calibri"/>
                  <w:color w:val="000000"/>
                </w:rPr>
                <w:t>addStaffInfo</w:t>
              </w:r>
            </w:ins>
            <w:ins w:id="8053" w:author="曹姝玥" w:date="2015-12-31T18:43:00Z">
              <w:r>
                <w:rPr>
                  <w:rFonts w:hint="eastAsia" w:ascii="Calibri" w:hAnsi="Calibri" w:cs="Calibri"/>
                  <w:color w:val="000000"/>
                </w:rPr>
                <w:t xml:space="preserve"> (</w:t>
              </w:r>
            </w:ins>
            <w:ins w:id="8054" w:author="曹姝玥" w:date="2015-12-31T18:43:00Z">
              <w:r>
                <w:rPr>
                  <w:rFonts w:ascii="Calibri" w:hAnsi="Calibri" w:cs="Calibri"/>
                  <w:color w:val="000000"/>
                </w:rPr>
                <w:t>StaffInfoVO StaffInfo</w:t>
              </w:r>
            </w:ins>
            <w:ins w:id="8055"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5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5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58" w:author="曹姝玥" w:date="2015-12-31T18:43:00Z"/>
                <w:rFonts w:ascii="Calibri" w:hAnsi="Calibri" w:cs="Calibri"/>
                <w:color w:val="000000"/>
              </w:rPr>
            </w:pPr>
            <w:ins w:id="8059"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60" w:author="曹姝玥" w:date="2015-12-31T18:43:00Z"/>
                <w:rFonts w:ascii="Calibri" w:hAnsi="Calibri" w:cs="Calibri"/>
                <w:color w:val="000000"/>
              </w:rPr>
            </w:pPr>
            <w:ins w:id="8061"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6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6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64" w:author="曹姝玥" w:date="2015-12-31T18:43:00Z"/>
                <w:rFonts w:ascii="Calibri" w:hAnsi="Calibri" w:cs="Calibri"/>
                <w:color w:val="000000"/>
              </w:rPr>
            </w:pPr>
            <w:ins w:id="8065"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66" w:author="曹姝玥" w:date="2015-12-31T18:43:00Z"/>
                <w:rFonts w:ascii="Calibri" w:hAnsi="Calibri" w:cs="Calibri"/>
                <w:color w:val="000000"/>
              </w:rPr>
            </w:pPr>
            <w:ins w:id="8067" w:author="曹姝玥" w:date="2015-12-31T18:43: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6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69" w:author="曹姝玥" w:date="2015-12-31T18:43:00Z"/>
                <w:rFonts w:ascii="Calibri" w:hAnsi="Calibri" w:cs="Calibri"/>
                <w:color w:val="000000"/>
              </w:rPr>
            </w:pPr>
            <w:ins w:id="8070" w:author="曹姝玥" w:date="2015-12-31T18:43:00Z">
              <w:r>
                <w:rPr>
                  <w:rFonts w:ascii="Calibri" w:hAnsi="Calibri" w:cs="Calibri"/>
                  <w:color w:val="000000"/>
                  <w:sz w:val="22"/>
                </w:rPr>
                <w:t>StaffManage</w:t>
              </w:r>
            </w:ins>
            <w:ins w:id="8071" w:author="曹姝玥" w:date="2015-12-31T18:43: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72" w:author="曹姝玥" w:date="2015-12-31T18:43:00Z"/>
                <w:rFonts w:ascii="Calibri" w:hAnsi="Calibri" w:cs="Calibri"/>
                <w:color w:val="000000"/>
              </w:rPr>
            </w:pPr>
            <w:ins w:id="8073"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74" w:author="曹姝玥" w:date="2015-12-31T18:43:00Z"/>
                <w:rFonts w:ascii="Calibri" w:hAnsi="Calibri" w:cs="Calibri"/>
                <w:color w:val="000000"/>
              </w:rPr>
            </w:pPr>
            <w:ins w:id="8075" w:author="曹姝玥" w:date="2015-12-31T18:43:00Z">
              <w:r>
                <w:rPr>
                  <w:rFonts w:ascii="Calibri" w:hAnsi="Calibri" w:cs="Calibri"/>
                  <w:color w:val="000000"/>
                </w:rPr>
                <w:t>P</w:t>
              </w:r>
            </w:ins>
            <w:ins w:id="8076" w:author="曹姝玥" w:date="2015-12-31T18:43:00Z">
              <w:r>
                <w:rPr>
                  <w:rFonts w:hint="eastAsia" w:ascii="Calibri" w:hAnsi="Calibri" w:cs="Calibri"/>
                  <w:color w:val="000000"/>
                </w:rPr>
                <w:t>ublic</w:t>
              </w:r>
            </w:ins>
            <w:ins w:id="8077" w:author="曹姝玥" w:date="2015-12-31T18:43:00Z">
              <w:r>
                <w:rPr>
                  <w:rFonts w:ascii="Calibri" w:hAnsi="Calibri" w:cs="Calibri"/>
                  <w:color w:val="000000"/>
                </w:rPr>
                <w:t xml:space="preserve"> </w:t>
              </w:r>
            </w:ins>
            <w:ins w:id="8078" w:author="曹姝玥" w:date="2015-12-31T18:43:00Z">
              <w:r>
                <w:rPr>
                  <w:rFonts w:hint="eastAsia" w:ascii="Calibri" w:hAnsi="Calibri" w:cs="Calibri"/>
                  <w:color w:val="000000"/>
                </w:rPr>
                <w:t>void</w:t>
              </w:r>
            </w:ins>
            <w:ins w:id="8079" w:author="曹姝玥" w:date="2015-12-31T18:43:00Z">
              <w:r>
                <w:rPr>
                  <w:rFonts w:ascii="Calibri" w:hAnsi="Calibri" w:cs="Calibri"/>
                  <w:color w:val="000000"/>
                </w:rPr>
                <w:t xml:space="preserve"> delete</w:t>
              </w:r>
            </w:ins>
            <w:ins w:id="8080" w:author="曹姝玥" w:date="2015-12-31T18:43:00Z">
              <w:r>
                <w:rPr>
                  <w:rFonts w:hint="eastAsia" w:ascii="Calibri" w:hAnsi="Calibri" w:cs="Calibri"/>
                  <w:color w:val="000000"/>
                </w:rPr>
                <w:t>S</w:t>
              </w:r>
            </w:ins>
            <w:ins w:id="8081" w:author="曹姝玥" w:date="2015-12-31T18:43:00Z">
              <w:r>
                <w:rPr>
                  <w:rFonts w:ascii="Calibri" w:hAnsi="Calibri" w:cs="Calibri"/>
                  <w:color w:val="000000"/>
                </w:rPr>
                <w:t>taff</w:t>
              </w:r>
            </w:ins>
            <w:ins w:id="8082" w:author="曹姝玥" w:date="2015-12-31T18:43:00Z">
              <w:r>
                <w:rPr>
                  <w:rFonts w:hint="eastAsia" w:ascii="Calibri" w:hAnsi="Calibri" w:cs="Calibri"/>
                  <w:color w:val="000000"/>
                </w:rPr>
                <w:t xml:space="preserve"> (long </w:t>
              </w:r>
            </w:ins>
            <w:ins w:id="8083" w:author="曹姝玥" w:date="2015-12-31T18:43:00Z">
              <w:r>
                <w:rPr>
                  <w:rFonts w:ascii="Calibri" w:hAnsi="Calibri" w:cs="Calibri"/>
                  <w:color w:val="000000"/>
                </w:rPr>
                <w:t>Staf</w:t>
              </w:r>
            </w:ins>
            <w:ins w:id="8084"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8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8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87" w:author="曹姝玥" w:date="2015-12-31T18:43:00Z"/>
                <w:rFonts w:ascii="Calibri" w:hAnsi="Calibri" w:cs="Calibri"/>
                <w:color w:val="000000"/>
              </w:rPr>
            </w:pPr>
            <w:ins w:id="8088"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89" w:author="曹姝玥" w:date="2015-12-31T18:43:00Z"/>
                <w:rFonts w:ascii="Calibri" w:hAnsi="Calibri" w:cs="Calibri"/>
                <w:color w:val="000000"/>
              </w:rPr>
            </w:pPr>
            <w:ins w:id="8090"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9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9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93" w:author="曹姝玥" w:date="2015-12-31T18:43:00Z"/>
                <w:rFonts w:ascii="Calibri" w:hAnsi="Calibri" w:cs="Calibri"/>
                <w:color w:val="000000"/>
              </w:rPr>
            </w:pPr>
            <w:ins w:id="8094"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95" w:author="曹姝玥" w:date="2015-12-31T18:43:00Z"/>
                <w:rFonts w:ascii="Calibri" w:hAnsi="Calibri" w:cs="Calibri"/>
                <w:color w:val="000000"/>
              </w:rPr>
            </w:pPr>
            <w:ins w:id="8096" w:author="曹姝玥" w:date="2015-12-31T18:43: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9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098" w:author="曹姝玥" w:date="2015-12-31T18:43:00Z"/>
                <w:rFonts w:ascii="Calibri" w:hAnsi="Calibri" w:cs="Calibri"/>
                <w:color w:val="000000"/>
              </w:rPr>
            </w:pPr>
            <w:ins w:id="8099" w:author="曹姝玥" w:date="2015-12-31T18:43:00Z">
              <w:r>
                <w:rPr>
                  <w:rFonts w:ascii="Calibri" w:hAnsi="Calibri" w:cs="Calibri"/>
                  <w:color w:val="000000"/>
                  <w:sz w:val="22"/>
                </w:rPr>
                <w:t>StaffManage</w:t>
              </w:r>
            </w:ins>
            <w:ins w:id="8100" w:author="曹姝玥" w:date="2015-12-31T18:43: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01" w:author="曹姝玥" w:date="2015-12-31T18:43:00Z"/>
                <w:rFonts w:ascii="Calibri" w:hAnsi="Calibri" w:cs="Calibri"/>
                <w:color w:val="000000"/>
              </w:rPr>
            </w:pPr>
            <w:ins w:id="8102"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03" w:author="曹姝玥" w:date="2015-12-31T18:43:00Z"/>
                <w:rFonts w:ascii="Calibri" w:hAnsi="Calibri" w:cs="Calibri"/>
                <w:color w:val="000000"/>
              </w:rPr>
            </w:pPr>
            <w:ins w:id="8104" w:author="曹姝玥" w:date="2015-12-31T18:43:00Z">
              <w:r>
                <w:rPr>
                  <w:rFonts w:ascii="Calibri" w:hAnsi="Calibri" w:cs="Calibri"/>
                  <w:color w:val="000000"/>
                </w:rPr>
                <w:t>P</w:t>
              </w:r>
            </w:ins>
            <w:ins w:id="8105" w:author="曹姝玥" w:date="2015-12-31T18:43:00Z">
              <w:r>
                <w:rPr>
                  <w:rFonts w:hint="eastAsia" w:ascii="Calibri" w:hAnsi="Calibri" w:cs="Calibri"/>
                  <w:color w:val="000000"/>
                </w:rPr>
                <w:t>ublic</w:t>
              </w:r>
            </w:ins>
            <w:ins w:id="8106" w:author="曹姝玥" w:date="2015-12-31T18:43:00Z">
              <w:r>
                <w:rPr>
                  <w:rFonts w:ascii="Calibri" w:hAnsi="Calibri" w:cs="Calibri"/>
                  <w:color w:val="000000"/>
                </w:rPr>
                <w:t xml:space="preserve"> </w:t>
              </w:r>
            </w:ins>
            <w:ins w:id="8107" w:author="曹姝玥" w:date="2015-12-31T18:43:00Z">
              <w:r>
                <w:rPr>
                  <w:rFonts w:hint="eastAsia" w:ascii="Calibri" w:hAnsi="Calibri" w:cs="Calibri"/>
                  <w:color w:val="000000"/>
                </w:rPr>
                <w:t xml:space="preserve">void </w:t>
              </w:r>
            </w:ins>
            <w:ins w:id="8108" w:author="曹姝玥" w:date="2015-12-31T18:43:00Z">
              <w:r>
                <w:rPr>
                  <w:rFonts w:ascii="Calibri" w:hAnsi="Calibri" w:cs="Calibri"/>
                  <w:color w:val="000000"/>
                </w:rPr>
                <w:t>endManagement</w:t>
              </w:r>
            </w:ins>
            <w:ins w:id="8109"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1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11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12" w:author="曹姝玥" w:date="2015-12-31T18:43:00Z"/>
                <w:rFonts w:ascii="Calibri" w:hAnsi="Calibri" w:cs="Calibri"/>
                <w:color w:val="000000"/>
              </w:rPr>
            </w:pPr>
            <w:ins w:id="8113"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14" w:author="曹姝玥" w:date="2015-12-31T18:43:00Z"/>
                <w:rFonts w:ascii="Calibri" w:hAnsi="Calibri" w:cs="Calibri"/>
                <w:color w:val="000000"/>
              </w:rPr>
            </w:pPr>
            <w:ins w:id="8115" w:author="曹姝玥" w:date="2015-12-31T18:43: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1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11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18" w:author="曹姝玥" w:date="2015-12-31T18:43:00Z"/>
                <w:rFonts w:ascii="Calibri" w:hAnsi="Calibri" w:cs="Calibri"/>
                <w:color w:val="000000"/>
              </w:rPr>
            </w:pPr>
            <w:ins w:id="8119"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20" w:author="曹姝玥" w:date="2015-12-31T18:43:00Z"/>
                <w:rFonts w:ascii="Calibri" w:hAnsi="Calibri" w:cs="Calibri"/>
                <w:color w:val="000000"/>
              </w:rPr>
            </w:pPr>
            <w:ins w:id="8121" w:author="曹姝玥" w:date="2015-12-31T18:43: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22"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123" w:author="曹姝玥" w:date="2015-12-31T18:43:00Z"/>
                <w:rFonts w:ascii="Calibri" w:hAnsi="Calibri" w:cs="Calibri"/>
                <w:color w:val="000000"/>
              </w:rPr>
            </w:pPr>
            <w:ins w:id="8124" w:author="曹姝玥" w:date="2015-12-31T18:43:00Z">
              <w:r>
                <w:rPr>
                  <w:rFonts w:ascii="Calibri" w:hAnsi="Calibri" w:cs="Calibri"/>
                  <w:color w:val="000000"/>
                  <w:sz w:val="22"/>
                </w:rPr>
                <w:t>StaffManage</w:t>
              </w:r>
            </w:ins>
            <w:ins w:id="8125" w:author="曹姝玥" w:date="2015-12-31T18:43: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26" w:author="曹姝玥" w:date="2015-12-31T18:43:00Z"/>
                <w:rFonts w:ascii="Calibri" w:hAnsi="Calibri" w:cs="Calibri"/>
                <w:color w:val="000000"/>
              </w:rPr>
            </w:pPr>
            <w:ins w:id="8127"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28" w:author="曹姝玥" w:date="2015-12-31T18:43:00Z"/>
                <w:rFonts w:ascii="Calibri" w:hAnsi="Calibri" w:cs="Calibri"/>
                <w:color w:val="000000"/>
              </w:rPr>
            </w:pPr>
            <w:ins w:id="8129" w:author="曹姝玥" w:date="2015-12-31T18:43:00Z">
              <w:r>
                <w:rPr>
                  <w:rFonts w:ascii="Calibri" w:hAnsi="Calibri" w:cs="Calibri"/>
                  <w:color w:val="000000"/>
                </w:rPr>
                <w:t>P</w:t>
              </w:r>
            </w:ins>
            <w:ins w:id="8130" w:author="曹姝玥" w:date="2015-12-31T18:43:00Z">
              <w:r>
                <w:rPr>
                  <w:rFonts w:hint="eastAsia" w:ascii="Calibri" w:hAnsi="Calibri" w:cs="Calibri"/>
                  <w:color w:val="000000"/>
                </w:rPr>
                <w:t>ublic</w:t>
              </w:r>
            </w:ins>
            <w:ins w:id="8131" w:author="曹姝玥" w:date="2015-12-31T18:43:00Z">
              <w:r>
                <w:rPr>
                  <w:rFonts w:ascii="Calibri" w:hAnsi="Calibri" w:cs="Calibri"/>
                  <w:color w:val="000000"/>
                </w:rPr>
                <w:t xml:space="preserve"> ArrayList&lt;StaffInfoVO&gt; </w:t>
              </w:r>
            </w:ins>
            <w:ins w:id="8132" w:author="曹姝玥" w:date="2015-12-31T18:43:00Z">
              <w:r>
                <w:rPr>
                  <w:rFonts w:hint="eastAsia" w:ascii="Calibri" w:hAnsi="Calibri" w:cs="Calibri"/>
                  <w:color w:val="000000"/>
                </w:rPr>
                <w:t>getAllS</w:t>
              </w:r>
            </w:ins>
            <w:ins w:id="8133" w:author="曹姝玥" w:date="2015-12-31T18:43:00Z">
              <w:r>
                <w:rPr>
                  <w:rFonts w:ascii="Calibri" w:hAnsi="Calibri" w:cs="Calibri"/>
                  <w:color w:val="000000"/>
                </w:rPr>
                <w:t>taff</w:t>
              </w:r>
            </w:ins>
            <w:ins w:id="8134" w:author="曹姝玥" w:date="2015-12-31T18:43: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3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13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37" w:author="曹姝玥" w:date="2015-12-31T18:43:00Z"/>
                <w:rFonts w:ascii="Calibri" w:hAnsi="Calibri" w:cs="Calibri"/>
                <w:color w:val="000000"/>
              </w:rPr>
            </w:pPr>
            <w:ins w:id="8138"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39" w:author="曹姝玥" w:date="2015-12-31T18:43:00Z"/>
                <w:rFonts w:ascii="Calibri" w:hAnsi="Calibri" w:cs="Calibri"/>
                <w:color w:val="000000"/>
              </w:rPr>
            </w:pPr>
            <w:ins w:id="8140"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4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14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43" w:author="曹姝玥" w:date="2015-12-31T18:43:00Z"/>
                <w:rFonts w:ascii="Calibri" w:hAnsi="Calibri" w:cs="Calibri"/>
                <w:color w:val="000000"/>
              </w:rPr>
            </w:pPr>
            <w:ins w:id="8144"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45" w:author="曹姝玥" w:date="2015-12-31T18:43:00Z"/>
                <w:rFonts w:ascii="Calibri" w:hAnsi="Calibri" w:cs="Calibri"/>
                <w:color w:val="000000"/>
              </w:rPr>
            </w:pPr>
            <w:ins w:id="8146" w:author="曹姝玥" w:date="2015-12-31T18:43: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47" w:author="曹姝玥" w:date="2015-12-31T18:43: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148" w:author="曹姝玥" w:date="2015-12-31T18:43:00Z"/>
                <w:rFonts w:ascii="Calibri" w:hAnsi="Calibri" w:cs="Calibri"/>
                <w:color w:val="000000"/>
              </w:rPr>
            </w:pPr>
            <w:ins w:id="8149" w:author="曹姝玥" w:date="2015-12-31T18:43:00Z">
              <w:r>
                <w:rPr>
                  <w:rFonts w:hint="eastAsia" w:ascii="Calibri" w:hAnsi="Calibri" w:cs="Calibri"/>
                  <w:color w:val="000000"/>
                </w:rPr>
                <w:t>Salary.changeSalary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50" w:author="曹姝玥" w:date="2015-12-31T18:43:00Z"/>
                <w:rFonts w:ascii="Calibri" w:hAnsi="Calibri" w:cs="Calibri"/>
                <w:color w:val="000000"/>
              </w:rPr>
            </w:pPr>
            <w:ins w:id="8151"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52" w:author="曹姝玥" w:date="2015-12-31T18:43:00Z"/>
                <w:rFonts w:ascii="Calibri" w:hAnsi="Calibri" w:cs="Calibri"/>
                <w:color w:val="000000"/>
              </w:rPr>
            </w:pPr>
            <w:ins w:id="8153" w:author="曹姝玥" w:date="2015-12-31T18:43: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54"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15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56" w:author="曹姝玥" w:date="2015-12-31T18:43:00Z"/>
                <w:rFonts w:ascii="Calibri" w:hAnsi="Calibri" w:cs="Calibri"/>
                <w:color w:val="000000"/>
              </w:rPr>
            </w:pPr>
            <w:ins w:id="8157"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58" w:author="曹姝玥" w:date="2015-12-31T18:43:00Z"/>
                <w:rFonts w:ascii="Calibri" w:hAnsi="Calibri" w:cs="Calibri"/>
                <w:color w:val="000000"/>
              </w:rPr>
            </w:pPr>
            <w:ins w:id="8159"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60"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16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62" w:author="曹姝玥" w:date="2015-12-31T18:43:00Z"/>
                <w:rFonts w:ascii="Calibri" w:hAnsi="Calibri" w:cs="Calibri"/>
                <w:color w:val="000000"/>
              </w:rPr>
            </w:pPr>
            <w:ins w:id="8163"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64" w:author="曹姝玥" w:date="2015-12-31T18:43:00Z"/>
                <w:rFonts w:ascii="Calibri" w:hAnsi="Calibri" w:cs="Calibri"/>
                <w:color w:val="000000"/>
              </w:rPr>
            </w:pPr>
            <w:ins w:id="8165" w:author="曹姝玥" w:date="2015-12-31T18:43: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66" w:author="曹姝玥" w:date="2015-12-31T18:43: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167" w:author="曹姝玥" w:date="2015-12-31T18:43:00Z"/>
                <w:rFonts w:ascii="Calibri" w:hAnsi="Calibri" w:cs="Calibri"/>
                <w:color w:val="000000"/>
              </w:rPr>
            </w:pPr>
            <w:ins w:id="8168" w:author="曹姝玥" w:date="2015-12-31T18:43:00Z">
              <w:r>
                <w:rPr>
                  <w:rFonts w:hint="eastAsia" w:ascii="Calibri" w:hAnsi="Calibri" w:cs="Calibri"/>
                  <w:color w:val="000000"/>
                </w:rPr>
                <w:t>Position.</w:t>
              </w:r>
            </w:ins>
            <w:ins w:id="8169" w:author="曹姝玥" w:date="2015-12-31T18:43:00Z">
              <w:r>
                <w:rPr>
                  <w:rFonts w:ascii="Calibri" w:hAnsi="Calibri" w:cs="Calibri"/>
                </w:rPr>
                <w:t xml:space="preserve"> </w:t>
              </w:r>
            </w:ins>
            <w:ins w:id="8170" w:author="曹姝玥" w:date="2015-12-31T18:43:00Z">
              <w:r>
                <w:rPr>
                  <w:rFonts w:ascii="Calibri" w:hAnsi="Calibri" w:cs="Calibri"/>
                  <w:color w:val="000000"/>
                </w:rPr>
                <w:t>initialAuthority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71" w:author="曹姝玥" w:date="2015-12-31T18:43:00Z"/>
                <w:rFonts w:ascii="Calibri" w:hAnsi="Calibri" w:cs="Calibri"/>
                <w:color w:val="000000"/>
              </w:rPr>
            </w:pPr>
            <w:ins w:id="8172"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73" w:author="曹姝玥" w:date="2015-12-31T18:43:00Z"/>
                <w:rFonts w:ascii="Calibri" w:hAnsi="Calibri" w:cs="Calibri"/>
                <w:color w:val="000000"/>
              </w:rPr>
            </w:pPr>
            <w:ins w:id="8174" w:author="曹姝玥" w:date="2015-12-31T18:43:00Z">
              <w:r>
                <w:rPr>
                  <w:rFonts w:hint="eastAsia" w:ascii="Calibri" w:hAnsi="Calibri" w:cs="Calibri"/>
                  <w:color w:val="000000"/>
                </w:rPr>
                <w:t xml:space="preserve">Public </w:t>
              </w:r>
            </w:ins>
            <w:ins w:id="8175" w:author="曹姝玥" w:date="2015-12-31T18:43:00Z">
              <w:r>
                <w:rPr>
                  <w:rFonts w:ascii="Calibri" w:hAnsi="Calibri" w:cs="Calibri"/>
                  <w:color w:val="000000"/>
                </w:rPr>
                <w:t>ArrayList&lt;Integer&gt; initialAuthority(StaffInfoVO staff)</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76"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17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78" w:author="曹姝玥" w:date="2015-12-31T18:43:00Z"/>
                <w:rFonts w:ascii="Calibri" w:hAnsi="Calibri" w:cs="Calibri"/>
                <w:color w:val="000000"/>
              </w:rPr>
            </w:pPr>
            <w:ins w:id="8179"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80" w:author="曹姝玥" w:date="2015-12-31T18:43:00Z"/>
                <w:rFonts w:ascii="Calibri" w:hAnsi="Calibri" w:cs="Calibri"/>
                <w:color w:val="000000"/>
              </w:rPr>
            </w:pPr>
            <w:ins w:id="8181"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82"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18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84" w:author="曹姝玥" w:date="2015-12-31T18:43:00Z"/>
                <w:rFonts w:ascii="Calibri" w:hAnsi="Calibri" w:cs="Calibri"/>
                <w:color w:val="000000"/>
              </w:rPr>
            </w:pPr>
            <w:ins w:id="8185"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86" w:author="曹姝玥" w:date="2015-12-31T18:43:00Z"/>
                <w:rFonts w:ascii="Calibri" w:hAnsi="Calibri" w:cs="Calibri"/>
                <w:color w:val="000000"/>
              </w:rPr>
            </w:pPr>
            <w:ins w:id="8187" w:author="曹姝玥" w:date="2015-12-31T18:43:00Z">
              <w:r>
                <w:rPr>
                  <w:rFonts w:hint="eastAsia" w:ascii="Calibri" w:hAnsi="Calibri" w:cs="Calibri"/>
                  <w:color w:val="000000"/>
                </w:rPr>
                <w:t>在一次员工帐号管理中初始化新增员工权限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88" w:author="曹姝玥" w:date="2015-12-31T18:43: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189" w:author="曹姝玥" w:date="2015-12-31T18:43:00Z"/>
                <w:rFonts w:ascii="Calibri" w:hAnsi="Calibri" w:cs="Calibri"/>
                <w:color w:val="000000"/>
              </w:rPr>
            </w:pPr>
            <w:ins w:id="8190" w:author="曹姝玥" w:date="2015-12-31T18:43:00Z">
              <w:r>
                <w:rPr>
                  <w:rFonts w:hint="eastAsia" w:ascii="Calibri" w:hAnsi="Calibri" w:cs="Calibri"/>
                  <w:color w:val="000000"/>
                </w:rPr>
                <w:t>Position.</w:t>
              </w:r>
            </w:ins>
            <w:ins w:id="8191" w:author="曹姝玥" w:date="2015-12-31T18:43:00Z">
              <w:r>
                <w:rPr>
                  <w:rFonts w:ascii="Calibri" w:hAnsi="Calibri" w:cs="Calibri"/>
                </w:rPr>
                <w:t xml:space="preserve"> </w:t>
              </w:r>
            </w:ins>
            <w:ins w:id="8192" w:author="曹姝玥" w:date="2015-12-31T18:43:00Z">
              <w:r>
                <w:rPr>
                  <w:rFonts w:ascii="Calibri" w:hAnsi="Calibri" w:cs="Calibri"/>
                  <w:color w:val="000000"/>
                </w:rPr>
                <w:t>changeStaffPosition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93" w:author="曹姝玥" w:date="2015-12-31T18:43:00Z"/>
                <w:rFonts w:ascii="Calibri" w:hAnsi="Calibri" w:cs="Calibri"/>
                <w:color w:val="000000"/>
              </w:rPr>
            </w:pPr>
            <w:ins w:id="8194"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95" w:author="曹姝玥" w:date="2015-12-31T18:43:00Z"/>
                <w:rFonts w:ascii="Calibri" w:hAnsi="Calibri" w:cs="Calibri"/>
                <w:color w:val="000000"/>
              </w:rPr>
            </w:pPr>
            <w:ins w:id="8196" w:author="曹姝玥" w:date="2015-12-31T18:43:00Z">
              <w:r>
                <w:rPr>
                  <w:rFonts w:hint="eastAsia" w:ascii="Calibri" w:hAnsi="Calibri" w:cs="Calibri"/>
                  <w:color w:val="000000"/>
                </w:rPr>
                <w:t>Public boolean</w:t>
              </w:r>
            </w:ins>
            <w:ins w:id="8197" w:author="曹姝玥" w:date="2015-12-31T18:48:00Z">
              <w:r>
                <w:rPr>
                  <w:rFonts w:hint="eastAsia" w:ascii="Calibri" w:hAnsi="Calibri" w:cs="Calibri"/>
                  <w:color w:val="000000"/>
                </w:rPr>
                <w:t xml:space="preserve"> </w:t>
              </w:r>
            </w:ins>
            <w:ins w:id="8198" w:author="曹姝玥" w:date="2015-12-31T18:43:00Z">
              <w:r>
                <w:rPr>
                  <w:rFonts w:ascii="Calibri" w:hAnsi="Calibri" w:cs="Calibri"/>
                  <w:color w:val="000000"/>
                </w:rPr>
                <w:t>changeStaffPosition(String position,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99"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20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01" w:author="曹姝玥" w:date="2015-12-31T18:43:00Z"/>
                <w:rFonts w:ascii="Calibri" w:hAnsi="Calibri" w:cs="Calibri"/>
                <w:color w:val="000000"/>
              </w:rPr>
            </w:pPr>
            <w:ins w:id="8202"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03" w:author="曹姝玥" w:date="2015-12-31T18:43:00Z"/>
                <w:rFonts w:ascii="Calibri" w:hAnsi="Calibri" w:cs="Calibri"/>
                <w:color w:val="000000"/>
              </w:rPr>
            </w:pPr>
            <w:ins w:id="8204"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05"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20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07" w:author="曹姝玥" w:date="2015-12-31T18:43:00Z"/>
                <w:rFonts w:ascii="Calibri" w:hAnsi="Calibri" w:cs="Calibri"/>
                <w:color w:val="000000"/>
              </w:rPr>
            </w:pPr>
            <w:ins w:id="8208"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09" w:author="曹姝玥" w:date="2015-12-31T18:43:00Z"/>
                <w:rFonts w:ascii="Calibri" w:hAnsi="Calibri" w:cs="Calibri"/>
                <w:color w:val="000000"/>
              </w:rPr>
            </w:pPr>
            <w:ins w:id="8210" w:author="曹姝玥" w:date="2015-12-31T18:43:00Z">
              <w:r>
                <w:rPr>
                  <w:rFonts w:hint="eastAsia" w:ascii="Calibri" w:hAnsi="Calibri" w:cs="Calibri"/>
                  <w:color w:val="000000"/>
                </w:rPr>
                <w:t>在一次人员机构管理中调整人员职位</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11" w:author="曹姝玥" w:date="2015-12-31T18:43: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212" w:author="曹姝玥" w:date="2015-12-31T18:43:00Z"/>
                <w:rFonts w:ascii="Calibri" w:hAnsi="Calibri" w:cs="Calibri"/>
                <w:color w:val="000000"/>
              </w:rPr>
            </w:pPr>
            <w:ins w:id="8213" w:author="曹姝玥" w:date="2015-12-31T18:43:00Z">
              <w:r>
                <w:rPr>
                  <w:rFonts w:hint="eastAsia" w:ascii="Calibri" w:hAnsi="Calibri" w:cs="Calibri"/>
                  <w:color w:val="000000"/>
                </w:rPr>
                <w:t>Position.</w:t>
              </w:r>
            </w:ins>
            <w:ins w:id="8214" w:author="曹姝玥" w:date="2015-12-31T18:43:00Z">
              <w:r>
                <w:rPr>
                  <w:rFonts w:ascii="Calibri" w:hAnsi="Calibri" w:cs="Calibri"/>
                </w:rPr>
                <w:t xml:space="preserve"> </w:t>
              </w:r>
            </w:ins>
            <w:ins w:id="8215" w:author="曹姝玥" w:date="2015-12-31T18:43:00Z">
              <w:r>
                <w:rPr>
                  <w:rFonts w:ascii="Calibri" w:hAnsi="Calibri" w:cs="Calibri"/>
                  <w:color w:val="000000"/>
                </w:rPr>
                <w:t>setCity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16" w:author="曹姝玥" w:date="2015-12-31T18:43:00Z"/>
                <w:rFonts w:ascii="Calibri" w:hAnsi="Calibri" w:cs="Calibri"/>
                <w:color w:val="000000"/>
              </w:rPr>
            </w:pPr>
            <w:ins w:id="8217"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18" w:author="曹姝玥" w:date="2015-12-31T18:43:00Z"/>
                <w:rFonts w:ascii="Calibri" w:hAnsi="Calibri" w:cs="Calibri"/>
                <w:color w:val="000000"/>
              </w:rPr>
            </w:pPr>
            <w:ins w:id="8219" w:author="曹姝玥" w:date="2015-12-31T18:43:00Z">
              <w:r>
                <w:rPr>
                  <w:rFonts w:hint="eastAsia" w:ascii="Calibri" w:hAnsi="Calibri" w:cs="Calibri"/>
                  <w:color w:val="000000"/>
                </w:rPr>
                <w:t xml:space="preserve">Public boolean </w:t>
              </w:r>
            </w:ins>
            <w:ins w:id="8220" w:author="曹姝玥" w:date="2015-12-31T18:43:00Z">
              <w:r>
                <w:rPr>
                  <w:rFonts w:ascii="Calibri" w:hAnsi="Calibri" w:cs="Calibri"/>
                  <w:color w:val="000000"/>
                </w:rPr>
                <w:t>setCity(String city,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21"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22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23" w:author="曹姝玥" w:date="2015-12-31T18:43:00Z"/>
                <w:rFonts w:ascii="Calibri" w:hAnsi="Calibri" w:cs="Calibri"/>
                <w:color w:val="000000"/>
              </w:rPr>
            </w:pPr>
            <w:ins w:id="8224"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25" w:author="曹姝玥" w:date="2015-12-31T18:43:00Z"/>
                <w:rFonts w:ascii="Calibri" w:hAnsi="Calibri" w:cs="Calibri"/>
                <w:color w:val="000000"/>
              </w:rPr>
            </w:pPr>
            <w:ins w:id="8226"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27"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22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29" w:author="曹姝玥" w:date="2015-12-31T18:43:00Z"/>
                <w:rFonts w:ascii="Calibri" w:hAnsi="Calibri" w:cs="Calibri"/>
                <w:color w:val="000000"/>
              </w:rPr>
            </w:pPr>
            <w:ins w:id="8230"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31" w:author="曹姝玥" w:date="2015-12-31T18:43:00Z"/>
                <w:rFonts w:ascii="Calibri" w:hAnsi="Calibri" w:cs="Calibri"/>
                <w:color w:val="000000"/>
              </w:rPr>
            </w:pPr>
            <w:ins w:id="8232" w:author="曹姝玥" w:date="2015-12-31T18:43:00Z">
              <w:r>
                <w:rPr>
                  <w:rFonts w:hint="eastAsia" w:ascii="Calibri" w:hAnsi="Calibri" w:cs="Calibri"/>
                  <w:color w:val="000000"/>
                </w:rPr>
                <w:t>在一次人员机构管理中设置人员所属城市</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33" w:author="曹姝玥" w:date="2015-12-31T18:43:00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234" w:author="曹姝玥" w:date="2015-12-31T18:43:00Z"/>
                <w:rFonts w:ascii="Calibri" w:hAnsi="Calibri" w:cs="Calibri"/>
                <w:color w:val="000000"/>
              </w:rPr>
            </w:pPr>
            <w:ins w:id="8235" w:author="曹姝玥" w:date="2015-12-31T18:43:00Z">
              <w:r>
                <w:rPr>
                  <w:rFonts w:hint="eastAsia" w:ascii="Calibri" w:hAnsi="Calibri" w:cs="Calibri"/>
                  <w:color w:val="000000"/>
                </w:rPr>
                <w:t>Position.</w:t>
              </w:r>
            </w:ins>
            <w:ins w:id="8236" w:author="曹姝玥" w:date="2015-12-31T18:43:00Z">
              <w:r>
                <w:rPr>
                  <w:rFonts w:ascii="Calibri" w:hAnsi="Calibri" w:cs="Calibri"/>
                </w:rPr>
                <w:t xml:space="preserve"> </w:t>
              </w:r>
            </w:ins>
            <w:ins w:id="8237" w:author="曹姝玥" w:date="2015-12-31T18:43:00Z">
              <w:r>
                <w:rPr>
                  <w:rFonts w:ascii="Calibri" w:hAnsi="Calibri" w:cs="Calibri"/>
                  <w:color w:val="000000"/>
                </w:rPr>
                <w:t>set</w:t>
              </w:r>
            </w:ins>
            <w:ins w:id="8238" w:author="曹姝玥" w:date="2015-12-31T18:43:00Z">
              <w:r>
                <w:rPr>
                  <w:rFonts w:hint="eastAsia" w:ascii="Calibri" w:hAnsi="Calibri" w:cs="Calibri"/>
                  <w:color w:val="000000"/>
                </w:rPr>
                <w:t>BusinessHall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39" w:author="曹姝玥" w:date="2015-12-31T18:43:00Z"/>
                <w:rFonts w:ascii="Calibri" w:hAnsi="Calibri" w:cs="Calibri"/>
                <w:color w:val="000000"/>
              </w:rPr>
            </w:pPr>
            <w:ins w:id="8240"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41" w:author="曹姝玥" w:date="2015-12-31T18:43:00Z"/>
                <w:rFonts w:ascii="Calibri" w:hAnsi="Calibri" w:cs="Calibri"/>
                <w:color w:val="000000"/>
              </w:rPr>
            </w:pPr>
            <w:ins w:id="8242" w:author="曹姝玥" w:date="2015-12-31T18:43:00Z">
              <w:r>
                <w:rPr>
                  <w:rFonts w:hint="eastAsia" w:ascii="Calibri" w:hAnsi="Calibri" w:cs="Calibri"/>
                  <w:color w:val="000000"/>
                </w:rPr>
                <w:t>P</w:t>
              </w:r>
            </w:ins>
            <w:ins w:id="8243" w:author="曹姝玥" w:date="2015-12-31T18:43:00Z">
              <w:r>
                <w:rPr>
                  <w:rFonts w:ascii="Calibri" w:hAnsi="Calibri" w:cs="Calibri"/>
                  <w:color w:val="000000"/>
                </w:rPr>
                <w:t>ublic boolean setBusinessHall(String businessHall,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44"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24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46" w:author="曹姝玥" w:date="2015-12-31T18:43:00Z"/>
                <w:rFonts w:ascii="Calibri" w:hAnsi="Calibri" w:cs="Calibri"/>
                <w:color w:val="000000"/>
              </w:rPr>
            </w:pPr>
            <w:ins w:id="8247"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48" w:author="曹姝玥" w:date="2015-12-31T18:43:00Z"/>
                <w:rFonts w:ascii="Calibri" w:hAnsi="Calibri" w:cs="Calibri"/>
                <w:color w:val="000000"/>
              </w:rPr>
            </w:pPr>
            <w:ins w:id="8249"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50"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25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52" w:author="曹姝玥" w:date="2015-12-31T18:43:00Z"/>
                <w:rFonts w:ascii="Calibri" w:hAnsi="Calibri" w:cs="Calibri"/>
                <w:color w:val="000000"/>
              </w:rPr>
            </w:pPr>
            <w:ins w:id="8253"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54" w:author="曹姝玥" w:date="2015-12-31T18:43:00Z"/>
                <w:rFonts w:ascii="Calibri" w:hAnsi="Calibri" w:cs="Calibri"/>
                <w:color w:val="000000"/>
              </w:rPr>
            </w:pPr>
            <w:ins w:id="8255" w:author="曹姝玥" w:date="2015-12-31T18:43:00Z">
              <w:r>
                <w:rPr>
                  <w:rFonts w:hint="eastAsia" w:ascii="Calibri" w:hAnsi="Calibri" w:cs="Calibri"/>
                  <w:color w:val="000000"/>
                </w:rPr>
                <w:t>在一次人员机构管理中设置人员所属营业厅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56"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257" w:author="曹姝玥" w:date="2015-12-31T18:43:00Z"/>
                <w:rFonts w:ascii="Calibri" w:hAnsi="Calibri" w:cs="Calibri"/>
                <w:color w:val="FFFFFF"/>
              </w:rPr>
            </w:pPr>
            <w:ins w:id="8258" w:author="曹姝玥" w:date="2015-12-31T18:43: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5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60" w:author="曹姝玥" w:date="2015-12-31T18:43:00Z"/>
                <w:rFonts w:ascii="Calibri" w:hAnsi="Calibri" w:cs="Calibri"/>
                <w:color w:val="000000"/>
              </w:rPr>
            </w:pPr>
            <w:ins w:id="8261" w:author="曹姝玥" w:date="2015-12-31T18:43: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62" w:author="曹姝玥" w:date="2015-12-31T18:43:00Z"/>
                <w:rFonts w:ascii="Calibri" w:hAnsi="Calibri" w:cs="Calibri"/>
                <w:color w:val="000000"/>
              </w:rPr>
            </w:pPr>
            <w:ins w:id="8263" w:author="曹姝玥" w:date="2015-12-31T18:43: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64"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65" w:author="曹姝玥" w:date="2015-12-31T18:43:00Z"/>
                <w:rFonts w:ascii="Calibri" w:hAnsi="Calibri" w:cs="Calibri"/>
                <w:color w:val="000000"/>
              </w:rPr>
            </w:pPr>
            <w:ins w:id="8266" w:author="曹姝玥" w:date="2015-12-31T18:43:00Z">
              <w:r>
                <w:rPr>
                  <w:rFonts w:hint="eastAsia" w:ascii="Calibri" w:hAnsi="Calibri" w:cs="Calibri"/>
                  <w:color w:val="000000"/>
                </w:rPr>
                <w:t>StaffManage</w:t>
              </w:r>
            </w:ins>
            <w:ins w:id="8267" w:author="曹姝玥" w:date="2015-12-31T18:43:00Z">
              <w:r>
                <w:rPr>
                  <w:rFonts w:ascii="Calibri" w:hAnsi="Calibri" w:cs="Calibri"/>
                  <w:color w:val="000000"/>
                </w:rPr>
                <w:t>DataService. insert (StaffInfoPO</w:t>
              </w:r>
            </w:ins>
            <w:ins w:id="8268" w:author="曹姝玥" w:date="2015-12-31T18:43:00Z">
              <w:r>
                <w:rPr>
                  <w:rFonts w:hint="eastAsia" w:ascii="Calibri" w:hAnsi="Calibri" w:cs="Calibri"/>
                  <w:color w:val="000000"/>
                </w:rPr>
                <w:t xml:space="preserve"> po</w:t>
              </w:r>
            </w:ins>
            <w:ins w:id="8269"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70" w:author="曹姝玥" w:date="2015-12-31T18:43:00Z"/>
                <w:rFonts w:ascii="Calibri" w:hAnsi="Calibri" w:cs="Calibri"/>
                <w:color w:val="000000"/>
              </w:rPr>
            </w:pPr>
            <w:ins w:id="8271" w:author="曹姝玥" w:date="2015-12-31T18:43:00Z">
              <w:r>
                <w:rPr>
                  <w:rFonts w:hint="eastAsia" w:ascii="Calibri" w:hAnsi="Calibri" w:cs="Calibri"/>
                  <w:color w:val="000000"/>
                </w:rPr>
                <w:t>插入</w:t>
              </w:r>
            </w:ins>
            <w:ins w:id="8272"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73"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74" w:author="曹姝玥" w:date="2015-12-31T18:43:00Z"/>
                <w:rFonts w:ascii="Calibri" w:hAnsi="Calibri" w:cs="Calibri"/>
                <w:color w:val="000000"/>
              </w:rPr>
            </w:pPr>
            <w:ins w:id="8275" w:author="曹姝玥" w:date="2015-12-31T18:43:00Z">
              <w:r>
                <w:rPr>
                  <w:rFonts w:hint="eastAsia" w:ascii="Calibri" w:hAnsi="Calibri" w:cs="Calibri"/>
                  <w:color w:val="000000"/>
                </w:rPr>
                <w:t>StaffManage</w:t>
              </w:r>
            </w:ins>
            <w:ins w:id="8276" w:author="曹姝玥" w:date="2015-12-31T18:43:00Z">
              <w:r>
                <w:rPr>
                  <w:rFonts w:ascii="Calibri" w:hAnsi="Calibri" w:cs="Calibri"/>
                  <w:color w:val="000000"/>
                </w:rPr>
                <w:t>DataService. delete (StaffInfoPO</w:t>
              </w:r>
            </w:ins>
            <w:ins w:id="8277" w:author="曹姝玥" w:date="2015-12-31T18:43:00Z">
              <w:r>
                <w:rPr>
                  <w:rFonts w:hint="eastAsia" w:ascii="Calibri" w:hAnsi="Calibri" w:cs="Calibri"/>
                  <w:color w:val="000000"/>
                </w:rPr>
                <w:t xml:space="preserve"> po</w:t>
              </w:r>
            </w:ins>
            <w:ins w:id="8278"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79" w:author="曹姝玥" w:date="2015-12-31T18:43:00Z"/>
                <w:rFonts w:ascii="Calibri" w:hAnsi="Calibri" w:cs="Calibri"/>
                <w:color w:val="000000"/>
              </w:rPr>
            </w:pPr>
            <w:ins w:id="8280" w:author="曹姝玥" w:date="2015-12-31T18:43:00Z">
              <w:r>
                <w:rPr>
                  <w:rFonts w:hint="eastAsia" w:ascii="Calibri" w:hAnsi="Calibri" w:cs="Calibri"/>
                  <w:color w:val="000000"/>
                </w:rPr>
                <w:t>删除</w:t>
              </w:r>
            </w:ins>
            <w:ins w:id="8281"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82"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83" w:author="曹姝玥" w:date="2015-12-31T18:43:00Z"/>
                <w:rFonts w:ascii="Calibri" w:hAnsi="Calibri" w:cs="Calibri"/>
                <w:color w:val="000000"/>
              </w:rPr>
            </w:pPr>
            <w:ins w:id="8284" w:author="曹姝玥" w:date="2015-12-31T18:43:00Z">
              <w:r>
                <w:rPr>
                  <w:rFonts w:hint="eastAsia" w:ascii="Calibri" w:hAnsi="Calibri" w:cs="Calibri"/>
                  <w:color w:val="000000"/>
                </w:rPr>
                <w:t>StaffManage</w:t>
              </w:r>
            </w:ins>
            <w:ins w:id="8285" w:author="曹姝玥" w:date="2015-12-31T18:43:00Z">
              <w:r>
                <w:rPr>
                  <w:rFonts w:ascii="Calibri" w:hAnsi="Calibri" w:cs="Calibri"/>
                  <w:color w:val="000000"/>
                </w:rPr>
                <w:t>DataService. update (StaffInfoPO</w:t>
              </w:r>
            </w:ins>
            <w:ins w:id="8286" w:author="曹姝玥" w:date="2015-12-31T18:43:00Z">
              <w:r>
                <w:rPr>
                  <w:rFonts w:hint="eastAsia" w:ascii="Calibri" w:hAnsi="Calibri" w:cs="Calibri"/>
                  <w:color w:val="000000"/>
                </w:rPr>
                <w:t xml:space="preserve"> po</w:t>
              </w:r>
            </w:ins>
            <w:ins w:id="8287"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88" w:author="曹姝玥" w:date="2015-12-31T18:43:00Z"/>
                <w:rFonts w:ascii="Calibri" w:hAnsi="Calibri" w:cs="Calibri"/>
                <w:color w:val="000000"/>
              </w:rPr>
            </w:pPr>
            <w:ins w:id="8289" w:author="曹姝玥" w:date="2015-12-31T18:43:00Z">
              <w:r>
                <w:rPr>
                  <w:rFonts w:hint="eastAsia" w:ascii="Calibri" w:hAnsi="Calibri" w:cs="Calibri"/>
                  <w:color w:val="000000"/>
                </w:rPr>
                <w:t>更新</w:t>
              </w:r>
            </w:ins>
            <w:ins w:id="8290"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91"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92" w:author="曹姝玥" w:date="2015-12-31T18:43:00Z"/>
                <w:rFonts w:ascii="Calibri" w:hAnsi="Calibri" w:cs="Calibri"/>
                <w:color w:val="000000"/>
              </w:rPr>
            </w:pPr>
            <w:ins w:id="8293" w:author="曹姝玥" w:date="2015-12-31T18:43:00Z">
              <w:r>
                <w:rPr>
                  <w:rFonts w:hint="eastAsia" w:ascii="Calibri" w:hAnsi="Calibri" w:cs="Calibri"/>
                  <w:color w:val="000000"/>
                </w:rPr>
                <w:t>StaffManage</w:t>
              </w:r>
            </w:ins>
            <w:ins w:id="8294" w:author="曹姝玥" w:date="2015-12-31T18:43:00Z">
              <w:r>
                <w:rPr>
                  <w:rFonts w:ascii="Calibri" w:hAnsi="Calibri" w:cs="Calibri"/>
                  <w:color w:val="000000"/>
                </w:rPr>
                <w:t>DataService. find (long</w:t>
              </w:r>
            </w:ins>
            <w:ins w:id="8295" w:author="曹姝玥" w:date="2015-12-31T18:43:00Z">
              <w:r>
                <w:rPr>
                  <w:rFonts w:hint="eastAsia" w:ascii="Calibri" w:hAnsi="Calibri" w:cs="Calibri"/>
                  <w:color w:val="000000"/>
                </w:rPr>
                <w:t xml:space="preserve"> StaffId</w:t>
              </w:r>
            </w:ins>
            <w:ins w:id="8296"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97" w:author="曹姝玥" w:date="2015-12-31T18:43:00Z"/>
                <w:rFonts w:ascii="Calibri" w:hAnsi="Calibri" w:cs="Calibri"/>
                <w:color w:val="000000"/>
              </w:rPr>
            </w:pPr>
            <w:ins w:id="8298" w:author="曹姝玥" w:date="2015-12-31T18:43:00Z">
              <w:r>
                <w:rPr>
                  <w:rFonts w:hint="eastAsia" w:ascii="Calibri" w:hAnsi="Calibri" w:cs="Calibri"/>
                  <w:color w:val="000000"/>
                </w:rPr>
                <w:t>根据ID进行</w:t>
              </w:r>
            </w:ins>
            <w:ins w:id="8299" w:author="曹姝玥" w:date="2015-12-31T18:43:00Z">
              <w:r>
                <w:rPr>
                  <w:rFonts w:ascii="Calibri" w:hAnsi="Calibri" w:cs="Calibri"/>
                  <w:color w:val="000000"/>
                </w:rPr>
                <w:t>查找单一持久化对象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0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301" w:author="曹姝玥" w:date="2015-12-31T18:43:00Z"/>
                <w:rFonts w:ascii="Calibri" w:hAnsi="Calibri" w:cs="Calibri"/>
                <w:color w:val="000000"/>
              </w:rPr>
            </w:pPr>
            <w:ins w:id="8302" w:author="曹姝玥" w:date="2015-12-31T18:43:00Z">
              <w:r>
                <w:rPr>
                  <w:rFonts w:hint="eastAsia" w:ascii="Calibri" w:hAnsi="Calibri" w:cs="Calibri"/>
                  <w:color w:val="000000"/>
                </w:rPr>
                <w:t>StaffManage</w:t>
              </w:r>
            </w:ins>
            <w:ins w:id="8303" w:author="曹姝玥" w:date="2015-12-31T18:43:00Z">
              <w:r>
                <w:rPr>
                  <w:rFonts w:ascii="Calibri" w:hAnsi="Calibri" w:cs="Calibri"/>
                  <w:color w:val="000000"/>
                </w:rPr>
                <w:t>DataService. find</w:t>
              </w:r>
            </w:ins>
            <w:ins w:id="8304" w:author="曹姝玥" w:date="2015-12-31T18:43:00Z">
              <w:r>
                <w:rPr>
                  <w:rFonts w:hint="eastAsia" w:ascii="Calibri" w:hAnsi="Calibri" w:cs="Calibri"/>
                  <w:color w:val="000000"/>
                </w:rPr>
                <w:t>All</w:t>
              </w:r>
            </w:ins>
            <w:ins w:id="8305" w:author="曹姝玥" w:date="2015-12-31T18:43:00Z">
              <w:r>
                <w:rPr>
                  <w:rFonts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306" w:author="曹姝玥" w:date="2015-12-31T18:43:00Z"/>
                <w:rFonts w:ascii="Calibri" w:hAnsi="Calibri" w:cs="Calibri"/>
                <w:color w:val="000000"/>
              </w:rPr>
            </w:pPr>
            <w:ins w:id="8307" w:author="曹姝玥" w:date="2015-12-31T18:43:00Z">
              <w:r>
                <w:rPr>
                  <w:rFonts w:ascii="Calibri" w:hAnsi="Calibri" w:cs="Calibri"/>
                  <w:color w:val="000000"/>
                </w:rPr>
                <w:t>查找</w:t>
              </w:r>
            </w:ins>
            <w:ins w:id="8308" w:author="曹姝玥" w:date="2015-12-31T18:43:00Z">
              <w:r>
                <w:rPr>
                  <w:rFonts w:hint="eastAsia" w:ascii="Calibri" w:hAnsi="Calibri" w:cs="Calibri"/>
                  <w:color w:val="000000"/>
                </w:rPr>
                <w:t>所有</w:t>
              </w:r>
            </w:ins>
            <w:ins w:id="8309" w:author="曹姝玥" w:date="2015-12-31T18:43:00Z">
              <w:r>
                <w:rPr>
                  <w:rFonts w:ascii="Calibri" w:hAnsi="Calibri" w:cs="Calibri"/>
                  <w:color w:val="000000"/>
                </w:rPr>
                <w:t>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1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311" w:author="曹姝玥" w:date="2015-12-31T18:43:00Z"/>
                <w:rFonts w:ascii="Calibri" w:hAnsi="Calibri" w:cs="Calibri"/>
                <w:color w:val="000000"/>
              </w:rPr>
            </w:pPr>
            <w:ins w:id="8312" w:author="曹姝玥" w:date="2015-12-31T18:43:00Z">
              <w:r>
                <w:rPr>
                  <w:rFonts w:hint="eastAsia" w:ascii="Calibri" w:hAnsi="Calibri" w:cs="Calibri"/>
                  <w:color w:val="000000"/>
                </w:rPr>
                <w:t>StaffManage</w:t>
              </w:r>
            </w:ins>
            <w:ins w:id="8313" w:author="曹姝玥" w:date="2015-12-31T18:43:00Z">
              <w:r>
                <w:rPr>
                  <w:rFonts w:ascii="Calibri" w:hAnsi="Calibri" w:cs="Calibri"/>
                  <w:color w:val="000000"/>
                </w:rPr>
                <w:t xml:space="preserve">DataService. </w:t>
              </w:r>
            </w:ins>
            <w:ins w:id="8314" w:author="曹姝玥" w:date="2015-12-31T18:43:00Z">
              <w:r>
                <w:rPr>
                  <w:rFonts w:hint="eastAsia" w:ascii="Calibri" w:hAnsi="Calibri" w:cs="Calibri"/>
                  <w:color w:val="000000"/>
                </w:rPr>
                <w:t>finish()</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315" w:author="曹姝玥" w:date="2015-12-31T18:43:00Z"/>
                <w:rFonts w:ascii="Calibri" w:hAnsi="Calibri" w:cs="Calibri"/>
                <w:color w:val="000000"/>
              </w:rPr>
            </w:pPr>
            <w:ins w:id="8316" w:author="曹姝玥" w:date="2015-12-31T18:43:00Z">
              <w:r>
                <w:rPr>
                  <w:rFonts w:ascii="Calibri" w:hAnsi="Calibri" w:cs="Calibri"/>
                  <w:color w:val="000000"/>
                </w:rPr>
                <w:t>结束操作</w:t>
              </w:r>
            </w:ins>
          </w:p>
        </w:tc>
      </w:tr>
    </w:tbl>
    <w:p>
      <w:pPr>
        <w:ind w:left="2962" w:firstLine="398"/>
        <w:rPr>
          <w:ins w:id="8317" w:author="曹姝玥" w:date="2015-12-31T18:43:00Z"/>
          <w:b/>
        </w:rPr>
      </w:pPr>
    </w:p>
    <w:p>
      <w:pPr>
        <w:ind w:left="2962" w:firstLine="398"/>
        <w:rPr>
          <w:ins w:id="8318" w:author="曹姝玥" w:date="2015-12-31T18:43:00Z"/>
          <w:b/>
        </w:rPr>
      </w:pPr>
    </w:p>
    <w:p>
      <w:pPr>
        <w:ind w:left="2962" w:firstLine="398"/>
        <w:rPr>
          <w:ins w:id="8319" w:author="曹姝玥" w:date="2015-12-31T18:43:00Z"/>
          <w:b/>
        </w:rPr>
      </w:pPr>
    </w:p>
    <w:p>
      <w:pPr>
        <w:ind w:left="2962" w:firstLine="398"/>
        <w:rPr>
          <w:ins w:id="8320" w:author="曹姝玥" w:date="2015-12-31T18:43:00Z"/>
          <w:b/>
        </w:rPr>
      </w:pPr>
    </w:p>
    <w:p>
      <w:pPr>
        <w:ind w:left="2962" w:firstLine="398"/>
        <w:rPr>
          <w:b/>
        </w:rPr>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21"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322" w:author="曹姝玥" w:date="2015-12-31T18:43:00Z"/>
                <w:rFonts w:ascii="Calibri" w:hAnsi="Calibri" w:cs="Calibri"/>
                <w:color w:val="FFFFFF"/>
              </w:rPr>
            </w:pPr>
            <w:del w:id="8323" w:author="曹姝玥" w:date="2015-12-31T18:43: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24"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25" w:author="曹姝玥" w:date="2015-12-31T18:43:00Z"/>
                <w:rFonts w:ascii="Calibri" w:hAnsi="Calibri" w:cs="Calibri"/>
                <w:color w:val="000000"/>
              </w:rPr>
            </w:pPr>
            <w:del w:id="8326" w:author="曹姝玥" w:date="2015-12-31T18:43:00Z">
              <w:r>
                <w:rPr>
                  <w:rFonts w:ascii="Calibri" w:hAnsi="Calibri" w:cs="Calibri"/>
                  <w:color w:val="000000"/>
                  <w:sz w:val="22"/>
                </w:rPr>
                <w:delText>StaffManage</w:delText>
              </w:r>
            </w:del>
            <w:del w:id="8327" w:author="曹姝玥" w:date="2015-12-31T18:43:00Z">
              <w:r>
                <w:rPr>
                  <w:rFonts w:ascii="Calibri" w:hAnsi="Calibri" w:cs="Calibri"/>
                  <w:color w:val="000000"/>
                </w:rPr>
                <w:delText>.changeAuthority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28" w:author="曹姝玥" w:date="2015-12-31T18:43:00Z"/>
                <w:rFonts w:ascii="Calibri" w:hAnsi="Calibri" w:cs="Calibri"/>
                <w:color w:val="000000"/>
              </w:rPr>
            </w:pPr>
            <w:del w:id="8329"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30" w:author="曹姝玥" w:date="2015-12-31T18:43:00Z"/>
                <w:rFonts w:ascii="Calibri" w:hAnsi="Calibri" w:cs="Calibri"/>
                <w:color w:val="000000"/>
              </w:rPr>
            </w:pPr>
            <w:del w:id="8331" w:author="曹姝玥" w:date="2015-12-31T18:43:00Z">
              <w:r>
                <w:rPr>
                  <w:rFonts w:ascii="Calibri" w:hAnsi="Calibri" w:cs="Calibri"/>
                  <w:color w:val="000000"/>
                </w:rPr>
                <w:delText>P</w:delText>
              </w:r>
            </w:del>
            <w:del w:id="8332" w:author="曹姝玥" w:date="2015-12-31T18:43:00Z">
              <w:r>
                <w:rPr>
                  <w:rFonts w:hint="eastAsia" w:ascii="Calibri" w:hAnsi="Calibri" w:cs="Calibri"/>
                  <w:color w:val="000000"/>
                </w:rPr>
                <w:delText>ublic</w:delText>
              </w:r>
            </w:del>
            <w:del w:id="8333" w:author="曹姝玥" w:date="2015-12-31T18:43:00Z">
              <w:r>
                <w:rPr>
                  <w:rFonts w:ascii="Calibri" w:hAnsi="Calibri" w:cs="Calibri"/>
                  <w:color w:val="000000"/>
                </w:rPr>
                <w:delText xml:space="preserve"> </w:delText>
              </w:r>
            </w:del>
            <w:del w:id="8334" w:author="曹姝玥" w:date="2015-12-31T18:43:00Z">
              <w:r>
                <w:rPr>
                  <w:rFonts w:hint="eastAsia" w:ascii="Calibri" w:hAnsi="Calibri" w:cs="Calibri"/>
                  <w:color w:val="000000"/>
                </w:rPr>
                <w:delText xml:space="preserve">void </w:delText>
              </w:r>
            </w:del>
            <w:del w:id="8335" w:author="曹姝玥" w:date="2015-12-31T18:43:00Z">
              <w:r>
                <w:rPr>
                  <w:rFonts w:ascii="Calibri" w:hAnsi="Calibri" w:cs="Calibri"/>
                  <w:color w:val="000000"/>
                </w:rPr>
                <w:delText>changeAuthority</w:delText>
              </w:r>
            </w:del>
            <w:del w:id="8336" w:author="曹姝玥" w:date="2015-12-31T18:43:00Z">
              <w:r>
                <w:rPr>
                  <w:rFonts w:hint="eastAsia" w:ascii="Calibri" w:hAnsi="Calibri" w:cs="Calibri"/>
                  <w:color w:val="000000"/>
                </w:rPr>
                <w:delText xml:space="preserve"> (</w:delText>
              </w:r>
            </w:del>
            <w:del w:id="8337" w:author="曹姝玥" w:date="2015-12-31T18:43:00Z">
              <w:r>
                <w:rPr>
                  <w:rFonts w:ascii="Calibri" w:hAnsi="Calibri" w:cs="Calibri"/>
                  <w:color w:val="000000"/>
                </w:rPr>
                <w:delText>ArrayList&lt;Integer&gt; authority</w:delText>
              </w:r>
            </w:del>
            <w:del w:id="8338" w:author="曹姝玥" w:date="2015-12-31T18:43:00Z">
              <w:r>
                <w:rPr>
                  <w:rFonts w:hint="eastAsia" w:ascii="Calibri" w:hAnsi="Calibri" w:cs="Calibri"/>
                  <w:color w:val="000000"/>
                </w:rPr>
                <w:delText>,String position)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3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4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41" w:author="曹姝玥" w:date="2015-12-31T18:43:00Z"/>
                <w:rFonts w:ascii="Calibri" w:hAnsi="Calibri" w:cs="Calibri"/>
                <w:color w:val="000000"/>
              </w:rPr>
            </w:pPr>
            <w:del w:id="8342"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43" w:author="曹姝玥" w:date="2015-12-31T18:43:00Z"/>
                <w:rFonts w:ascii="Calibri" w:hAnsi="Calibri" w:cs="Calibri"/>
                <w:color w:val="000000"/>
              </w:rPr>
            </w:pPr>
            <w:del w:id="8344"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4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4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47" w:author="曹姝玥" w:date="2015-12-31T18:43:00Z"/>
                <w:rFonts w:ascii="Calibri" w:hAnsi="Calibri" w:cs="Calibri"/>
                <w:color w:val="000000"/>
              </w:rPr>
            </w:pPr>
            <w:del w:id="8348"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49" w:author="曹姝玥" w:date="2015-12-31T18:43:00Z"/>
                <w:rFonts w:ascii="Calibri" w:hAnsi="Calibri" w:cs="Calibri"/>
                <w:color w:val="000000"/>
              </w:rPr>
            </w:pPr>
            <w:del w:id="8350" w:author="曹姝玥" w:date="2015-12-31T18:43:00Z">
              <w:r>
                <w:rPr>
                  <w:rFonts w:hint="eastAsia" w:ascii="Calibri" w:hAnsi="Calibri" w:cs="Calibri"/>
                  <w:color w:val="000000"/>
                </w:rPr>
                <w:delText>在一次员工帐号管理中</w:delText>
              </w:r>
            </w:del>
            <w:del w:id="8351" w:author="曹姝玥" w:date="2015-12-31T18:43:00Z">
              <w:r>
                <w:rPr>
                  <w:rFonts w:ascii="Calibri" w:hAnsi="Calibri" w:cs="Calibri"/>
                  <w:color w:val="000000"/>
                </w:rPr>
                <w:delText>修改相应职位的权限</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52"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53" w:author="曹姝玥" w:date="2015-12-31T18:43:00Z"/>
                <w:rFonts w:ascii="Calibri" w:hAnsi="Calibri" w:cs="Calibri"/>
                <w:color w:val="000000"/>
              </w:rPr>
            </w:pPr>
            <w:del w:id="8354" w:author="曹姝玥" w:date="2015-12-31T18:43:00Z">
              <w:r>
                <w:rPr>
                  <w:rFonts w:ascii="Calibri" w:hAnsi="Calibri" w:cs="Calibri"/>
                  <w:color w:val="000000"/>
                  <w:sz w:val="22"/>
                </w:rPr>
                <w:delText>StaffManage</w:delText>
              </w:r>
            </w:del>
            <w:del w:id="8355" w:author="曹姝玥" w:date="2015-12-31T18:43:00Z">
              <w:r>
                <w:rPr>
                  <w:rFonts w:ascii="Calibri" w:hAnsi="Calibri" w:cs="Calibri"/>
                  <w:color w:val="000000"/>
                </w:rPr>
                <w:delText>. getStaffInfo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56" w:author="曹姝玥" w:date="2015-12-31T18:43:00Z"/>
                <w:rFonts w:ascii="Calibri" w:hAnsi="Calibri" w:cs="Calibri"/>
                <w:color w:val="000000"/>
              </w:rPr>
            </w:pPr>
            <w:del w:id="8357"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58" w:author="曹姝玥" w:date="2015-12-31T18:43:00Z"/>
                <w:rFonts w:ascii="Calibri" w:hAnsi="Calibri" w:cs="Calibri"/>
                <w:color w:val="000000"/>
              </w:rPr>
            </w:pPr>
            <w:del w:id="8359" w:author="曹姝玥" w:date="2015-12-31T18:43:00Z">
              <w:r>
                <w:rPr>
                  <w:rFonts w:ascii="Calibri" w:hAnsi="Calibri" w:cs="Calibri"/>
                  <w:color w:val="000000"/>
                </w:rPr>
                <w:delText>P</w:delText>
              </w:r>
            </w:del>
            <w:del w:id="8360" w:author="曹姝玥" w:date="2015-12-31T18:43:00Z">
              <w:r>
                <w:rPr>
                  <w:rFonts w:hint="eastAsia" w:ascii="Calibri" w:hAnsi="Calibri" w:cs="Calibri"/>
                  <w:color w:val="000000"/>
                </w:rPr>
                <w:delText xml:space="preserve">ublic </w:delText>
              </w:r>
            </w:del>
            <w:del w:id="8361" w:author="曹姝玥" w:date="2015-12-31T18:43:00Z">
              <w:r>
                <w:rPr>
                  <w:rFonts w:ascii="Calibri" w:hAnsi="Calibri" w:cs="Calibri"/>
                  <w:color w:val="000000"/>
                </w:rPr>
                <w:delText>StaffInfoVO getStaffInfo</w:delText>
              </w:r>
            </w:del>
            <w:del w:id="8362" w:author="曹姝玥" w:date="2015-12-31T18:43:00Z">
              <w:r>
                <w:rPr>
                  <w:rFonts w:hint="eastAsia" w:ascii="Calibri" w:hAnsi="Calibri" w:cs="Calibri"/>
                  <w:color w:val="000000"/>
                </w:rPr>
                <w:delText xml:space="preserve"> (long </w:delText>
              </w:r>
            </w:del>
            <w:del w:id="8363" w:author="曹姝玥" w:date="2015-12-31T18:43:00Z">
              <w:r>
                <w:rPr>
                  <w:rFonts w:ascii="Calibri" w:hAnsi="Calibri" w:cs="Calibri"/>
                  <w:color w:val="000000"/>
                </w:rPr>
                <w:delText>Staf</w:delText>
              </w:r>
            </w:del>
            <w:del w:id="8364"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6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6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67" w:author="曹姝玥" w:date="2015-12-31T18:43:00Z"/>
                <w:rFonts w:ascii="Calibri" w:hAnsi="Calibri" w:cs="Calibri"/>
                <w:color w:val="000000"/>
              </w:rPr>
            </w:pPr>
            <w:del w:id="8368"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69" w:author="曹姝玥" w:date="2015-12-31T18:43:00Z"/>
                <w:rFonts w:ascii="Calibri" w:hAnsi="Calibri" w:cs="Calibri"/>
                <w:color w:val="000000"/>
              </w:rPr>
            </w:pPr>
            <w:del w:id="8370"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7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7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73" w:author="曹姝玥" w:date="2015-12-31T18:43:00Z"/>
                <w:rFonts w:ascii="Calibri" w:hAnsi="Calibri" w:cs="Calibri"/>
                <w:color w:val="000000"/>
              </w:rPr>
            </w:pPr>
            <w:del w:id="8374"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75" w:author="曹姝玥" w:date="2015-12-31T18:43:00Z"/>
                <w:rFonts w:ascii="Calibri" w:hAnsi="Calibri" w:cs="Calibri"/>
                <w:color w:val="000000"/>
              </w:rPr>
            </w:pPr>
            <w:del w:id="8376" w:author="曹姝玥" w:date="2015-12-31T18:43:00Z">
              <w:r>
                <w:rPr>
                  <w:rFonts w:hint="eastAsia" w:ascii="Calibri" w:hAnsi="Calibri" w:cs="Calibri"/>
                  <w:color w:val="000000"/>
                </w:rPr>
                <w:delText>在一次员工帐号管理中获得员工信息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7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78" w:author="曹姝玥" w:date="2015-12-31T18:43:00Z"/>
                <w:rFonts w:ascii="Calibri" w:hAnsi="Calibri" w:cs="Calibri"/>
                <w:color w:val="000000"/>
              </w:rPr>
            </w:pPr>
            <w:del w:id="8379" w:author="曹姝玥" w:date="2015-12-31T18:43:00Z">
              <w:r>
                <w:rPr>
                  <w:rFonts w:ascii="Calibri" w:hAnsi="Calibri" w:cs="Calibri"/>
                  <w:color w:val="000000"/>
                  <w:sz w:val="22"/>
                </w:rPr>
                <w:delText>StaffManage</w:delText>
              </w:r>
            </w:del>
            <w:del w:id="8380" w:author="曹姝玥" w:date="2015-12-31T18:43:00Z">
              <w:r>
                <w:rPr>
                  <w:rFonts w:ascii="Calibri" w:hAnsi="Calibri" w:cs="Calibri"/>
                  <w:color w:val="000000"/>
                </w:rPr>
                <w:delText>. addStaffInfo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81" w:author="曹姝玥" w:date="2015-12-31T18:43:00Z"/>
                <w:rFonts w:ascii="Calibri" w:hAnsi="Calibri" w:cs="Calibri"/>
                <w:color w:val="000000"/>
              </w:rPr>
            </w:pPr>
            <w:del w:id="8382"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83" w:author="曹姝玥" w:date="2015-12-31T18:43:00Z"/>
                <w:rFonts w:ascii="Calibri" w:hAnsi="Calibri" w:cs="Calibri"/>
                <w:color w:val="000000"/>
              </w:rPr>
            </w:pPr>
            <w:del w:id="8384" w:author="曹姝玥" w:date="2015-12-31T18:43:00Z">
              <w:r>
                <w:rPr>
                  <w:rFonts w:ascii="Calibri" w:hAnsi="Calibri" w:cs="Calibri"/>
                  <w:color w:val="000000"/>
                </w:rPr>
                <w:delText>P</w:delText>
              </w:r>
            </w:del>
            <w:del w:id="8385" w:author="曹姝玥" w:date="2015-12-31T18:43:00Z">
              <w:r>
                <w:rPr>
                  <w:rFonts w:hint="eastAsia" w:ascii="Calibri" w:hAnsi="Calibri" w:cs="Calibri"/>
                  <w:color w:val="000000"/>
                </w:rPr>
                <w:delText>ublic</w:delText>
              </w:r>
            </w:del>
            <w:del w:id="8386" w:author="曹姝玥" w:date="2015-12-31T18:43:00Z">
              <w:r>
                <w:rPr>
                  <w:rFonts w:ascii="Calibri" w:hAnsi="Calibri" w:cs="Calibri"/>
                  <w:color w:val="000000"/>
                </w:rPr>
                <w:delText xml:space="preserve"> </w:delText>
              </w:r>
            </w:del>
            <w:del w:id="8387" w:author="曹姝玥" w:date="2015-12-31T18:43:00Z">
              <w:r>
                <w:rPr>
                  <w:rFonts w:hint="eastAsia" w:ascii="Calibri" w:hAnsi="Calibri" w:cs="Calibri"/>
                  <w:color w:val="000000"/>
                </w:rPr>
                <w:delText xml:space="preserve">void </w:delText>
              </w:r>
            </w:del>
            <w:del w:id="8388" w:author="曹姝玥" w:date="2015-12-31T18:43:00Z">
              <w:r>
                <w:rPr>
                  <w:rFonts w:ascii="Calibri" w:hAnsi="Calibri" w:cs="Calibri"/>
                  <w:color w:val="000000"/>
                </w:rPr>
                <w:delText>addStaffInfo</w:delText>
              </w:r>
            </w:del>
            <w:del w:id="8389" w:author="曹姝玥" w:date="2015-12-31T18:43:00Z">
              <w:r>
                <w:rPr>
                  <w:rFonts w:hint="eastAsia" w:ascii="Calibri" w:hAnsi="Calibri" w:cs="Calibri"/>
                  <w:color w:val="000000"/>
                </w:rPr>
                <w:delText xml:space="preserve"> (</w:delText>
              </w:r>
            </w:del>
            <w:del w:id="8390" w:author="曹姝玥" w:date="2015-12-31T18:43:00Z">
              <w:r>
                <w:rPr>
                  <w:rFonts w:ascii="Calibri" w:hAnsi="Calibri" w:cs="Calibri"/>
                  <w:color w:val="000000"/>
                </w:rPr>
                <w:delText>StaffInfoVO StaffInfo</w:delText>
              </w:r>
            </w:del>
            <w:del w:id="8391"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9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9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94" w:author="曹姝玥" w:date="2015-12-31T18:43:00Z"/>
                <w:rFonts w:ascii="Calibri" w:hAnsi="Calibri" w:cs="Calibri"/>
                <w:color w:val="000000"/>
              </w:rPr>
            </w:pPr>
            <w:del w:id="8395"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396" w:author="曹姝玥" w:date="2015-12-31T18:43:00Z"/>
                <w:rFonts w:ascii="Calibri" w:hAnsi="Calibri" w:cs="Calibri"/>
                <w:color w:val="000000"/>
              </w:rPr>
            </w:pPr>
            <w:del w:id="8397"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98"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399"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00" w:author="曹姝玥" w:date="2015-12-31T18:43:00Z"/>
                <w:rFonts w:ascii="Calibri" w:hAnsi="Calibri" w:cs="Calibri"/>
                <w:color w:val="000000"/>
              </w:rPr>
            </w:pPr>
            <w:del w:id="8401"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02" w:author="曹姝玥" w:date="2015-12-31T18:43:00Z"/>
                <w:rFonts w:ascii="Calibri" w:hAnsi="Calibri" w:cs="Calibri"/>
                <w:color w:val="000000"/>
              </w:rPr>
            </w:pPr>
            <w:del w:id="8403" w:author="曹姝玥" w:date="2015-12-31T18:43:00Z">
              <w:r>
                <w:rPr>
                  <w:rFonts w:hint="eastAsia" w:ascii="Calibri" w:hAnsi="Calibri" w:cs="Calibri"/>
                  <w:color w:val="000000"/>
                </w:rPr>
                <w:delText>在一次员工帐号管理中增加员工帐号信息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04"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05" w:author="曹姝玥" w:date="2015-12-31T18:43:00Z"/>
                <w:rFonts w:ascii="Calibri" w:hAnsi="Calibri" w:cs="Calibri"/>
                <w:color w:val="000000"/>
              </w:rPr>
            </w:pPr>
            <w:del w:id="8406" w:author="曹姝玥" w:date="2015-12-31T18:43:00Z">
              <w:r>
                <w:rPr>
                  <w:rFonts w:ascii="Calibri" w:hAnsi="Calibri" w:cs="Calibri"/>
                  <w:color w:val="000000"/>
                  <w:sz w:val="22"/>
                </w:rPr>
                <w:delText>StaffManage</w:delText>
              </w:r>
            </w:del>
            <w:del w:id="8407" w:author="曹姝玥" w:date="2015-12-31T18:43:00Z">
              <w:r>
                <w:rPr>
                  <w:rFonts w:ascii="Calibri" w:hAnsi="Calibri" w:cs="Calibri"/>
                  <w:color w:val="000000"/>
                </w:rPr>
                <w:delText>. deleteStaff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08" w:author="曹姝玥" w:date="2015-12-31T18:43:00Z"/>
                <w:rFonts w:ascii="Calibri" w:hAnsi="Calibri" w:cs="Calibri"/>
                <w:color w:val="000000"/>
              </w:rPr>
            </w:pPr>
            <w:del w:id="8409"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10" w:author="曹姝玥" w:date="2015-12-31T18:43:00Z"/>
                <w:rFonts w:ascii="Calibri" w:hAnsi="Calibri" w:cs="Calibri"/>
                <w:color w:val="000000"/>
              </w:rPr>
            </w:pPr>
            <w:del w:id="8411" w:author="曹姝玥" w:date="2015-12-31T18:43:00Z">
              <w:r>
                <w:rPr>
                  <w:rFonts w:ascii="Calibri" w:hAnsi="Calibri" w:cs="Calibri"/>
                  <w:color w:val="000000"/>
                </w:rPr>
                <w:delText>P</w:delText>
              </w:r>
            </w:del>
            <w:del w:id="8412" w:author="曹姝玥" w:date="2015-12-31T18:43:00Z">
              <w:r>
                <w:rPr>
                  <w:rFonts w:hint="eastAsia" w:ascii="Calibri" w:hAnsi="Calibri" w:cs="Calibri"/>
                  <w:color w:val="000000"/>
                </w:rPr>
                <w:delText>ublic</w:delText>
              </w:r>
            </w:del>
            <w:del w:id="8413" w:author="曹姝玥" w:date="2015-12-31T18:43:00Z">
              <w:r>
                <w:rPr>
                  <w:rFonts w:ascii="Calibri" w:hAnsi="Calibri" w:cs="Calibri"/>
                  <w:color w:val="000000"/>
                </w:rPr>
                <w:delText xml:space="preserve"> </w:delText>
              </w:r>
            </w:del>
            <w:del w:id="8414" w:author="曹姝玥" w:date="2015-12-31T18:43:00Z">
              <w:r>
                <w:rPr>
                  <w:rFonts w:hint="eastAsia" w:ascii="Calibri" w:hAnsi="Calibri" w:cs="Calibri"/>
                  <w:color w:val="000000"/>
                </w:rPr>
                <w:delText>void</w:delText>
              </w:r>
            </w:del>
            <w:del w:id="8415" w:author="曹姝玥" w:date="2015-12-31T18:43:00Z">
              <w:r>
                <w:rPr>
                  <w:rFonts w:ascii="Calibri" w:hAnsi="Calibri" w:cs="Calibri"/>
                  <w:color w:val="000000"/>
                </w:rPr>
                <w:delText xml:space="preserve"> delete</w:delText>
              </w:r>
            </w:del>
            <w:del w:id="8416" w:author="曹姝玥" w:date="2015-12-31T18:43:00Z">
              <w:r>
                <w:rPr>
                  <w:rFonts w:hint="eastAsia" w:ascii="Calibri" w:hAnsi="Calibri" w:cs="Calibri"/>
                  <w:color w:val="000000"/>
                </w:rPr>
                <w:delText>S</w:delText>
              </w:r>
            </w:del>
            <w:del w:id="8417" w:author="曹姝玥" w:date="2015-12-31T18:43:00Z">
              <w:r>
                <w:rPr>
                  <w:rFonts w:ascii="Calibri" w:hAnsi="Calibri" w:cs="Calibri"/>
                  <w:color w:val="000000"/>
                </w:rPr>
                <w:delText>taff</w:delText>
              </w:r>
            </w:del>
            <w:del w:id="8418" w:author="曹姝玥" w:date="2015-12-31T18:43:00Z">
              <w:r>
                <w:rPr>
                  <w:rFonts w:hint="eastAsia" w:ascii="Calibri" w:hAnsi="Calibri" w:cs="Calibri"/>
                  <w:color w:val="000000"/>
                </w:rPr>
                <w:delText xml:space="preserve"> (long </w:delText>
              </w:r>
            </w:del>
            <w:del w:id="8419" w:author="曹姝玥" w:date="2015-12-31T18:43:00Z">
              <w:r>
                <w:rPr>
                  <w:rFonts w:ascii="Calibri" w:hAnsi="Calibri" w:cs="Calibri"/>
                  <w:color w:val="000000"/>
                </w:rPr>
                <w:delText>Staf</w:delText>
              </w:r>
            </w:del>
            <w:del w:id="8420"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2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2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23" w:author="曹姝玥" w:date="2015-12-31T18:43:00Z"/>
                <w:rFonts w:ascii="Calibri" w:hAnsi="Calibri" w:cs="Calibri"/>
                <w:color w:val="000000"/>
              </w:rPr>
            </w:pPr>
            <w:del w:id="8424"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25" w:author="曹姝玥" w:date="2015-12-31T18:43:00Z"/>
                <w:rFonts w:ascii="Calibri" w:hAnsi="Calibri" w:cs="Calibri"/>
                <w:color w:val="000000"/>
              </w:rPr>
            </w:pPr>
            <w:del w:id="8426"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27"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2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29" w:author="曹姝玥" w:date="2015-12-31T18:43:00Z"/>
                <w:rFonts w:ascii="Calibri" w:hAnsi="Calibri" w:cs="Calibri"/>
                <w:color w:val="000000"/>
              </w:rPr>
            </w:pPr>
            <w:del w:id="8430"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31" w:author="曹姝玥" w:date="2015-12-31T18:43:00Z"/>
                <w:rFonts w:ascii="Calibri" w:hAnsi="Calibri" w:cs="Calibri"/>
                <w:color w:val="000000"/>
              </w:rPr>
            </w:pPr>
            <w:del w:id="8432" w:author="曹姝玥" w:date="2015-12-31T18:43:00Z">
              <w:r>
                <w:rPr>
                  <w:rFonts w:hint="eastAsia" w:ascii="Calibri" w:hAnsi="Calibri" w:cs="Calibri"/>
                  <w:color w:val="000000"/>
                </w:rPr>
                <w:delText>在一次员工帐号管理中删除员工帐号信息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33"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34" w:author="曹姝玥" w:date="2015-12-31T18:43:00Z"/>
                <w:rFonts w:ascii="Calibri" w:hAnsi="Calibri" w:cs="Calibri"/>
                <w:color w:val="000000"/>
              </w:rPr>
            </w:pPr>
            <w:del w:id="8435" w:author="曹姝玥" w:date="2015-12-31T18:43:00Z">
              <w:r>
                <w:rPr>
                  <w:rFonts w:ascii="Calibri" w:hAnsi="Calibri" w:cs="Calibri"/>
                  <w:color w:val="000000"/>
                  <w:sz w:val="22"/>
                </w:rPr>
                <w:delText>StaffManage</w:delText>
              </w:r>
            </w:del>
            <w:del w:id="8436" w:author="曹姝玥" w:date="2015-12-31T18:43: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37" w:author="曹姝玥" w:date="2015-12-31T18:43:00Z"/>
                <w:rFonts w:ascii="Calibri" w:hAnsi="Calibri" w:cs="Calibri"/>
                <w:color w:val="000000"/>
              </w:rPr>
            </w:pPr>
            <w:del w:id="8438"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39" w:author="曹姝玥" w:date="2015-12-31T18:43:00Z"/>
                <w:rFonts w:ascii="Calibri" w:hAnsi="Calibri" w:cs="Calibri"/>
                <w:color w:val="000000"/>
              </w:rPr>
            </w:pPr>
            <w:del w:id="8440" w:author="曹姝玥" w:date="2015-12-31T18:43:00Z">
              <w:r>
                <w:rPr>
                  <w:rFonts w:ascii="Calibri" w:hAnsi="Calibri" w:cs="Calibri"/>
                  <w:color w:val="000000"/>
                </w:rPr>
                <w:delText>P</w:delText>
              </w:r>
            </w:del>
            <w:del w:id="8441" w:author="曹姝玥" w:date="2015-12-31T18:43:00Z">
              <w:r>
                <w:rPr>
                  <w:rFonts w:hint="eastAsia" w:ascii="Calibri" w:hAnsi="Calibri" w:cs="Calibri"/>
                  <w:color w:val="000000"/>
                </w:rPr>
                <w:delText>ublic</w:delText>
              </w:r>
            </w:del>
            <w:del w:id="8442" w:author="曹姝玥" w:date="2015-12-31T18:43:00Z">
              <w:r>
                <w:rPr>
                  <w:rFonts w:ascii="Calibri" w:hAnsi="Calibri" w:cs="Calibri"/>
                  <w:color w:val="000000"/>
                </w:rPr>
                <w:delText xml:space="preserve"> </w:delText>
              </w:r>
            </w:del>
            <w:del w:id="8443" w:author="曹姝玥" w:date="2015-12-31T18:43:00Z">
              <w:r>
                <w:rPr>
                  <w:rFonts w:hint="eastAsia" w:ascii="Calibri" w:hAnsi="Calibri" w:cs="Calibri"/>
                  <w:color w:val="000000"/>
                </w:rPr>
                <w:delText xml:space="preserve">void </w:delText>
              </w:r>
            </w:del>
            <w:del w:id="8444" w:author="曹姝玥" w:date="2015-12-31T18:43:00Z">
              <w:r>
                <w:rPr>
                  <w:rFonts w:ascii="Calibri" w:hAnsi="Calibri" w:cs="Calibri"/>
                  <w:color w:val="000000"/>
                </w:rPr>
                <w:delText>endManagement</w:delText>
              </w:r>
            </w:del>
            <w:del w:id="8445"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4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4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48" w:author="曹姝玥" w:date="2015-12-31T18:43:00Z"/>
                <w:rFonts w:ascii="Calibri" w:hAnsi="Calibri" w:cs="Calibri"/>
                <w:color w:val="000000"/>
              </w:rPr>
            </w:pPr>
            <w:del w:id="8449"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50" w:author="曹姝玥" w:date="2015-12-31T18:43:00Z"/>
                <w:rFonts w:ascii="Calibri" w:hAnsi="Calibri" w:cs="Calibri"/>
                <w:color w:val="000000"/>
              </w:rPr>
            </w:pPr>
            <w:del w:id="8451" w:author="曹姝玥" w:date="2015-12-31T18:43:00Z">
              <w:r>
                <w:rPr>
                  <w:rFonts w:hint="eastAsia" w:ascii="Calibri" w:hAnsi="Calibri" w:cs="Calibri"/>
                  <w:color w:val="000000"/>
                </w:rPr>
                <w:delText>已确认所有管理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5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5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54" w:author="曹姝玥" w:date="2015-12-31T18:43:00Z"/>
                <w:rFonts w:ascii="Calibri" w:hAnsi="Calibri" w:cs="Calibri"/>
                <w:color w:val="000000"/>
              </w:rPr>
            </w:pPr>
            <w:del w:id="8455"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56" w:author="曹姝玥" w:date="2015-12-31T18:43:00Z"/>
                <w:rFonts w:ascii="Calibri" w:hAnsi="Calibri" w:cs="Calibri"/>
                <w:color w:val="000000"/>
              </w:rPr>
            </w:pPr>
            <w:del w:id="8457" w:author="曹姝玥" w:date="2015-12-31T18:43: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5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459" w:author="曹姝玥" w:date="2015-12-31T18:43:00Z"/>
                <w:rFonts w:ascii="Calibri" w:hAnsi="Calibri" w:cs="Calibri"/>
                <w:color w:val="000000"/>
              </w:rPr>
            </w:pPr>
            <w:del w:id="8460" w:author="曹姝玥" w:date="2015-12-31T18:43:00Z">
              <w:r>
                <w:rPr>
                  <w:rFonts w:ascii="Calibri" w:hAnsi="Calibri" w:cs="Calibri"/>
                  <w:color w:val="000000"/>
                  <w:sz w:val="22"/>
                </w:rPr>
                <w:delText>StaffManage</w:delText>
              </w:r>
            </w:del>
            <w:del w:id="8461" w:author="曹姝玥" w:date="2015-12-31T18:43:00Z">
              <w:r>
                <w:rPr>
                  <w:rFonts w:ascii="Calibri" w:hAnsi="Calibri" w:cs="Calibri"/>
                  <w:color w:val="000000"/>
                </w:rPr>
                <w:delText>. getAllStaff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62" w:author="曹姝玥" w:date="2015-12-31T18:43:00Z"/>
                <w:rFonts w:ascii="Calibri" w:hAnsi="Calibri" w:cs="Calibri"/>
                <w:color w:val="000000"/>
              </w:rPr>
            </w:pPr>
            <w:del w:id="8463"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64" w:author="曹姝玥" w:date="2015-12-31T18:43:00Z"/>
                <w:rFonts w:ascii="Calibri" w:hAnsi="Calibri" w:cs="Calibri"/>
                <w:color w:val="000000"/>
              </w:rPr>
            </w:pPr>
            <w:del w:id="8465" w:author="曹姝玥" w:date="2015-12-31T18:43:00Z">
              <w:r>
                <w:rPr>
                  <w:rFonts w:ascii="Calibri" w:hAnsi="Calibri" w:cs="Calibri"/>
                  <w:color w:val="000000"/>
                </w:rPr>
                <w:delText>P</w:delText>
              </w:r>
            </w:del>
            <w:del w:id="8466" w:author="曹姝玥" w:date="2015-12-31T18:43:00Z">
              <w:r>
                <w:rPr>
                  <w:rFonts w:hint="eastAsia" w:ascii="Calibri" w:hAnsi="Calibri" w:cs="Calibri"/>
                  <w:color w:val="000000"/>
                </w:rPr>
                <w:delText>ublic</w:delText>
              </w:r>
            </w:del>
            <w:del w:id="8467" w:author="曹姝玥" w:date="2015-12-31T18:43:00Z">
              <w:r>
                <w:rPr>
                  <w:rFonts w:ascii="Calibri" w:hAnsi="Calibri" w:cs="Calibri"/>
                  <w:color w:val="000000"/>
                </w:rPr>
                <w:delText xml:space="preserve"> ArrayList&lt;StaffInfoVO&gt; </w:delText>
              </w:r>
            </w:del>
            <w:del w:id="8468" w:author="曹姝玥" w:date="2015-12-31T18:43:00Z">
              <w:r>
                <w:rPr>
                  <w:rFonts w:hint="eastAsia" w:ascii="Calibri" w:hAnsi="Calibri" w:cs="Calibri"/>
                  <w:color w:val="000000"/>
                </w:rPr>
                <w:delText>getAllS</w:delText>
              </w:r>
            </w:del>
            <w:del w:id="8469" w:author="曹姝玥" w:date="2015-12-31T18:43:00Z">
              <w:r>
                <w:rPr>
                  <w:rFonts w:ascii="Calibri" w:hAnsi="Calibri" w:cs="Calibri"/>
                  <w:color w:val="000000"/>
                </w:rPr>
                <w:delText>taff</w:delText>
              </w:r>
            </w:del>
            <w:del w:id="8470" w:author="曹姝玥" w:date="2015-12-31T18:43:00Z">
              <w:r>
                <w:rPr>
                  <w:rFonts w:hint="eastAsia" w:ascii="Calibri" w:hAnsi="Calibri" w:cs="Calibri"/>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7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47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73" w:author="曹姝玥" w:date="2015-12-31T18:43:00Z"/>
                <w:rFonts w:ascii="Calibri" w:hAnsi="Calibri" w:cs="Calibri"/>
                <w:color w:val="000000"/>
              </w:rPr>
            </w:pPr>
            <w:del w:id="8474"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75" w:author="曹姝玥" w:date="2015-12-31T18:43:00Z"/>
                <w:rFonts w:ascii="Calibri" w:hAnsi="Calibri" w:cs="Calibri"/>
                <w:color w:val="000000"/>
              </w:rPr>
            </w:pPr>
            <w:del w:id="8476"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477"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47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79" w:author="曹姝玥" w:date="2015-12-31T18:43:00Z"/>
                <w:rFonts w:ascii="Calibri" w:hAnsi="Calibri" w:cs="Calibri"/>
                <w:color w:val="000000"/>
              </w:rPr>
            </w:pPr>
            <w:del w:id="8480"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481" w:author="曹姝玥" w:date="2015-12-31T18:43:00Z"/>
                <w:rFonts w:ascii="Calibri" w:hAnsi="Calibri" w:cs="Calibri"/>
                <w:color w:val="000000"/>
              </w:rPr>
            </w:pPr>
            <w:del w:id="8482" w:author="曹姝玥" w:date="2015-12-31T18:43:00Z">
              <w:r>
                <w:rPr>
                  <w:rFonts w:hint="eastAsia" w:ascii="Calibri" w:hAnsi="Calibri" w:cs="Calibri"/>
                  <w:color w:val="000000"/>
                </w:rPr>
                <w:delText>在一次员工帐号管理中获得所有员工帐号信息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83"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484" w:author="曹姝玥" w:date="2015-12-31T18:43:00Z"/>
                <w:rFonts w:ascii="Calibri" w:hAnsi="Calibri" w:cs="Calibri"/>
                <w:color w:val="FFFFFF"/>
              </w:rPr>
            </w:pPr>
            <w:del w:id="8485" w:author="曹姝玥" w:date="2015-12-31T18:43: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86"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487" w:author="曹姝玥" w:date="2015-12-31T18:43:00Z"/>
                <w:rFonts w:ascii="Calibri" w:hAnsi="Calibri" w:cs="Calibri"/>
                <w:color w:val="000000"/>
              </w:rPr>
            </w:pPr>
            <w:del w:id="8488" w:author="曹姝玥" w:date="2015-12-31T18:43: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489" w:author="曹姝玥" w:date="2015-12-31T18:43:00Z"/>
                <w:rFonts w:ascii="Calibri" w:hAnsi="Calibri" w:cs="Calibri"/>
                <w:color w:val="000000"/>
              </w:rPr>
            </w:pPr>
            <w:del w:id="8490" w:author="曹姝玥" w:date="2015-12-31T18:43: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91"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492" w:author="曹姝玥" w:date="2015-12-31T18:43:00Z"/>
                <w:rFonts w:ascii="Calibri" w:hAnsi="Calibri" w:cs="Calibri"/>
                <w:color w:val="000000"/>
              </w:rPr>
            </w:pPr>
            <w:del w:id="8493" w:author="曹姝玥" w:date="2015-12-31T18:43:00Z">
              <w:r>
                <w:rPr>
                  <w:rFonts w:hint="eastAsia" w:ascii="Calibri" w:hAnsi="Calibri" w:cs="Calibri"/>
                  <w:color w:val="000000"/>
                </w:rPr>
                <w:delText>StaffManage</w:delText>
              </w:r>
            </w:del>
            <w:del w:id="8494" w:author="曹姝玥" w:date="2015-12-31T18:43:00Z">
              <w:r>
                <w:rPr>
                  <w:rFonts w:ascii="Calibri" w:hAnsi="Calibri" w:cs="Calibri"/>
                  <w:color w:val="000000"/>
                </w:rPr>
                <w:delText>DataService. insertStaff(StaffInfoPO</w:delText>
              </w:r>
            </w:del>
            <w:del w:id="8495" w:author="曹姝玥" w:date="2015-12-31T18:43:00Z">
              <w:r>
                <w:rPr>
                  <w:rFonts w:hint="eastAsia" w:ascii="Calibri" w:hAnsi="Calibri" w:cs="Calibri"/>
                  <w:color w:val="000000"/>
                </w:rPr>
                <w:delText xml:space="preserve"> po</w:delText>
              </w:r>
            </w:del>
            <w:del w:id="8496"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497" w:author="曹姝玥" w:date="2015-12-31T18:43:00Z"/>
                <w:rFonts w:ascii="Calibri" w:hAnsi="Calibri" w:cs="Calibri"/>
                <w:color w:val="000000"/>
              </w:rPr>
            </w:pPr>
            <w:del w:id="8498" w:author="曹姝玥" w:date="2015-12-31T18:43:00Z">
              <w:r>
                <w:rPr>
                  <w:rFonts w:hint="eastAsia" w:ascii="Calibri" w:hAnsi="Calibri" w:cs="Calibri"/>
                  <w:color w:val="000000"/>
                </w:rPr>
                <w:delText>插入</w:delText>
              </w:r>
            </w:del>
            <w:del w:id="8499"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0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501" w:author="曹姝玥" w:date="2015-12-31T18:43:00Z"/>
                <w:rFonts w:ascii="Calibri" w:hAnsi="Calibri" w:cs="Calibri"/>
                <w:color w:val="000000"/>
              </w:rPr>
            </w:pPr>
            <w:del w:id="8502" w:author="曹姝玥" w:date="2015-12-31T18:43:00Z">
              <w:r>
                <w:rPr>
                  <w:rFonts w:hint="eastAsia" w:ascii="Calibri" w:hAnsi="Calibri" w:cs="Calibri"/>
                  <w:color w:val="000000"/>
                </w:rPr>
                <w:delText>StaffManage</w:delText>
              </w:r>
            </w:del>
            <w:del w:id="8503" w:author="曹姝玥" w:date="2015-12-31T18:43:00Z">
              <w:r>
                <w:rPr>
                  <w:rFonts w:ascii="Calibri" w:hAnsi="Calibri" w:cs="Calibri"/>
                  <w:color w:val="000000"/>
                </w:rPr>
                <w:delText>DataService. deleteStaff(StaffInfoPO</w:delText>
              </w:r>
            </w:del>
            <w:del w:id="8504" w:author="曹姝玥" w:date="2015-12-31T18:43:00Z">
              <w:r>
                <w:rPr>
                  <w:rFonts w:hint="eastAsia" w:ascii="Calibri" w:hAnsi="Calibri" w:cs="Calibri"/>
                  <w:color w:val="000000"/>
                </w:rPr>
                <w:delText xml:space="preserve"> po</w:delText>
              </w:r>
            </w:del>
            <w:del w:id="8505"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506" w:author="曹姝玥" w:date="2015-12-31T18:43:00Z"/>
                <w:rFonts w:ascii="Calibri" w:hAnsi="Calibri" w:cs="Calibri"/>
                <w:color w:val="000000"/>
              </w:rPr>
            </w:pPr>
            <w:del w:id="8507" w:author="曹姝玥" w:date="2015-12-31T18:43:00Z">
              <w:r>
                <w:rPr>
                  <w:rFonts w:hint="eastAsia" w:ascii="Calibri" w:hAnsi="Calibri" w:cs="Calibri"/>
                  <w:color w:val="000000"/>
                </w:rPr>
                <w:delText>删除</w:delText>
              </w:r>
            </w:del>
            <w:del w:id="8508"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0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510" w:author="曹姝玥" w:date="2015-12-31T18:43:00Z"/>
                <w:rFonts w:ascii="Calibri" w:hAnsi="Calibri" w:cs="Calibri"/>
                <w:color w:val="000000"/>
              </w:rPr>
            </w:pPr>
            <w:del w:id="8511" w:author="曹姝玥" w:date="2015-12-31T18:43:00Z">
              <w:r>
                <w:rPr>
                  <w:rFonts w:hint="eastAsia" w:ascii="Calibri" w:hAnsi="Calibri" w:cs="Calibri"/>
                  <w:color w:val="000000"/>
                </w:rPr>
                <w:delText>StaffManage</w:delText>
              </w:r>
            </w:del>
            <w:del w:id="8512" w:author="曹姝玥" w:date="2015-12-31T18:43:00Z">
              <w:r>
                <w:rPr>
                  <w:rFonts w:ascii="Calibri" w:hAnsi="Calibri" w:cs="Calibri"/>
                  <w:color w:val="000000"/>
                </w:rPr>
                <w:delText>DataService. updateStaff(StaffInfoPO</w:delText>
              </w:r>
            </w:del>
            <w:del w:id="8513" w:author="曹姝玥" w:date="2015-12-31T18:43:00Z">
              <w:r>
                <w:rPr>
                  <w:rFonts w:hint="eastAsia" w:ascii="Calibri" w:hAnsi="Calibri" w:cs="Calibri"/>
                  <w:color w:val="000000"/>
                </w:rPr>
                <w:delText xml:space="preserve"> po</w:delText>
              </w:r>
            </w:del>
            <w:del w:id="8514"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515" w:author="曹姝玥" w:date="2015-12-31T18:43:00Z"/>
                <w:rFonts w:ascii="Calibri" w:hAnsi="Calibri" w:cs="Calibri"/>
                <w:color w:val="000000"/>
              </w:rPr>
            </w:pPr>
            <w:del w:id="8516" w:author="曹姝玥" w:date="2015-12-31T18:43:00Z">
              <w:r>
                <w:rPr>
                  <w:rFonts w:hint="eastAsia" w:ascii="Calibri" w:hAnsi="Calibri" w:cs="Calibri"/>
                  <w:color w:val="000000"/>
                </w:rPr>
                <w:delText>更新</w:delText>
              </w:r>
            </w:del>
            <w:del w:id="8517"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18"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519" w:author="曹姝玥" w:date="2015-12-31T18:43:00Z"/>
                <w:rFonts w:ascii="Calibri" w:hAnsi="Calibri" w:cs="Calibri"/>
                <w:color w:val="000000"/>
              </w:rPr>
            </w:pPr>
            <w:del w:id="8520" w:author="曹姝玥" w:date="2015-12-31T18:43:00Z">
              <w:r>
                <w:rPr>
                  <w:rFonts w:hint="eastAsia" w:ascii="Calibri" w:hAnsi="Calibri" w:cs="Calibri"/>
                  <w:color w:val="000000"/>
                </w:rPr>
                <w:delText>StaffManage</w:delText>
              </w:r>
            </w:del>
            <w:del w:id="8521" w:author="曹姝玥" w:date="2015-12-31T18:43:00Z">
              <w:r>
                <w:rPr>
                  <w:rFonts w:ascii="Calibri" w:hAnsi="Calibri" w:cs="Calibri"/>
                  <w:color w:val="000000"/>
                </w:rPr>
                <w:delText>DataService. findStaff(long</w:delText>
              </w:r>
            </w:del>
            <w:del w:id="8522" w:author="曹姝玥" w:date="2015-12-31T18:43:00Z">
              <w:r>
                <w:rPr>
                  <w:rFonts w:hint="eastAsia" w:ascii="Calibri" w:hAnsi="Calibri" w:cs="Calibri"/>
                  <w:color w:val="000000"/>
                </w:rPr>
                <w:delText xml:space="preserve"> StaffId</w:delText>
              </w:r>
            </w:del>
            <w:del w:id="8523"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524" w:author="曹姝玥" w:date="2015-12-31T18:43:00Z"/>
                <w:rFonts w:ascii="Calibri" w:hAnsi="Calibri" w:cs="Calibri"/>
                <w:color w:val="000000"/>
              </w:rPr>
            </w:pPr>
            <w:del w:id="8525" w:author="曹姝玥" w:date="2015-12-31T18:43:00Z">
              <w:r>
                <w:rPr>
                  <w:rFonts w:hint="eastAsia" w:ascii="Calibri" w:hAnsi="Calibri" w:cs="Calibri"/>
                  <w:color w:val="000000"/>
                </w:rPr>
                <w:delText>根据ID进行</w:delText>
              </w:r>
            </w:del>
            <w:del w:id="8526" w:author="曹姝玥" w:date="2015-12-31T18:43: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27"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528" w:author="曹姝玥" w:date="2015-12-31T18:43:00Z"/>
                <w:rFonts w:ascii="Calibri" w:hAnsi="Calibri" w:cs="Calibri"/>
                <w:color w:val="000000"/>
              </w:rPr>
            </w:pPr>
            <w:del w:id="8529" w:author="曹姝玥" w:date="2015-12-31T18:43:00Z">
              <w:r>
                <w:rPr>
                  <w:rFonts w:hint="eastAsia" w:ascii="Calibri" w:hAnsi="Calibri" w:cs="Calibri"/>
                  <w:color w:val="000000"/>
                </w:rPr>
                <w:delText>StaffManage</w:delText>
              </w:r>
            </w:del>
            <w:del w:id="8530" w:author="曹姝玥" w:date="2015-12-31T18:43:00Z">
              <w:r>
                <w:rPr>
                  <w:rFonts w:ascii="Calibri" w:hAnsi="Calibri" w:cs="Calibri"/>
                  <w:color w:val="000000"/>
                </w:rPr>
                <w:delText>DataService. find</w:delText>
              </w:r>
            </w:del>
            <w:del w:id="8531" w:author="曹姝玥" w:date="2015-12-31T18:43:00Z">
              <w:r>
                <w:rPr>
                  <w:rFonts w:hint="eastAsia" w:ascii="Calibri" w:hAnsi="Calibri" w:cs="Calibri"/>
                  <w:color w:val="000000"/>
                </w:rPr>
                <w:delText>All</w:delText>
              </w:r>
            </w:del>
            <w:del w:id="8532" w:author="曹姝玥" w:date="2015-12-31T18:43:00Z">
              <w:r>
                <w:rPr>
                  <w:rFonts w:ascii="Calibri" w:hAnsi="Calibri" w:cs="Calibri"/>
                  <w:color w:val="000000"/>
                </w:rPr>
                <w:delText>Staff()</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533" w:author="曹姝玥" w:date="2015-12-31T18:43:00Z"/>
                <w:rFonts w:ascii="Calibri" w:hAnsi="Calibri" w:cs="Calibri"/>
                <w:color w:val="000000"/>
              </w:rPr>
            </w:pPr>
            <w:del w:id="8534" w:author="曹姝玥" w:date="2015-12-31T18:43:00Z">
              <w:r>
                <w:rPr>
                  <w:rFonts w:ascii="Calibri" w:hAnsi="Calibri" w:cs="Calibri"/>
                  <w:color w:val="000000"/>
                </w:rPr>
                <w:delText>查找</w:delText>
              </w:r>
            </w:del>
            <w:del w:id="8535" w:author="曹姝玥" w:date="2015-12-31T18:43:00Z">
              <w:r>
                <w:rPr>
                  <w:rFonts w:hint="eastAsia" w:ascii="Calibri" w:hAnsi="Calibri" w:cs="Calibri"/>
                  <w:color w:val="000000"/>
                </w:rPr>
                <w:delText>所有</w:delText>
              </w:r>
            </w:del>
            <w:del w:id="8536" w:author="曹姝玥" w:date="2015-12-31T18:43:00Z">
              <w:r>
                <w:rPr>
                  <w:rFonts w:ascii="Calibri" w:hAnsi="Calibri" w:cs="Calibri"/>
                  <w:color w:val="000000"/>
                </w:rPr>
                <w:delText>持久化对象</w:delText>
              </w:r>
            </w:del>
          </w:p>
        </w:tc>
      </w:tr>
    </w:tbl>
    <w:p>
      <w:pPr>
        <w:rPr>
          <w:ins w:id="8537" w:author="曹姝玥" w:date="2015-12-31T18:52:00Z"/>
        </w:rPr>
      </w:pPr>
    </w:p>
    <w:p>
      <w:pPr>
        <w:rPr>
          <w:ins w:id="8538" w:author="曹姝玥" w:date="2015-12-31T18:52:00Z"/>
        </w:rPr>
      </w:pPr>
    </w:p>
    <w:p>
      <w:pPr>
        <w:rPr>
          <w:ins w:id="8539" w:author="曹姝玥" w:date="2015-12-31T18:52:00Z"/>
        </w:rPr>
      </w:pPr>
    </w:p>
    <w:p>
      <w:pPr>
        <w:pStyle w:val="2"/>
        <w:widowControl/>
        <w:numPr>
          <w:ilvl w:val="3"/>
          <w:numId w:val="1"/>
        </w:numPr>
        <w:rPr>
          <w:ins w:id="8540" w:author="曹姝玥" w:date="2015-12-31T18:52:00Z"/>
          <w:rFonts w:ascii="宋体" w:hAnsi="宋体" w:cs="宋体"/>
          <w:sz w:val="24"/>
          <w:szCs w:val="28"/>
        </w:rPr>
      </w:pPr>
      <w:ins w:id="8541" w:author="曹姝玥" w:date="2015-12-31T18:52:00Z">
        <w:r>
          <w:rPr>
            <w:rFonts w:hint="eastAsia" w:ascii="宋体" w:hAnsi="宋体" w:cs="宋体"/>
            <w:sz w:val="24"/>
            <w:szCs w:val="28"/>
          </w:rPr>
          <w:t>LogInbl模块</w:t>
        </w:r>
      </w:ins>
    </w:p>
    <w:p>
      <w:pPr>
        <w:pStyle w:val="38"/>
        <w:ind w:firstLine="0" w:firstLineChars="0"/>
        <w:rPr>
          <w:ins w:id="8542" w:author="曹姝玥" w:date="2015-12-31T18:52:00Z"/>
        </w:rPr>
      </w:pPr>
      <w:ins w:id="8543" w:author="曹姝玥" w:date="2015-12-31T18:52:00Z">
        <w:r>
          <w:rPr>
            <w:rFonts w:hint="eastAsia"/>
          </w:rPr>
          <w:t>（1）模块概述</w:t>
        </w:r>
      </w:ins>
    </w:p>
    <w:p>
      <w:pPr>
        <w:pStyle w:val="38"/>
        <w:ind w:firstLine="0" w:firstLineChars="0"/>
        <w:rPr>
          <w:ins w:id="8544" w:author="曹姝玥" w:date="2015-12-31T18:52:00Z"/>
        </w:rPr>
      </w:pPr>
      <w:ins w:id="8545" w:author="曹姝玥" w:date="2015-12-31T18:52:00Z">
        <w:r>
          <w:rPr>
            <w:rFonts w:hint="eastAsia"/>
          </w:rPr>
          <w:t xml:space="preserve">    </w:t>
        </w:r>
      </w:ins>
      <w:ins w:id="8546" w:author="曹姝玥" w:date="2015-12-31T18:52:00Z">
        <w:r>
          <w:rPr>
            <w:sz w:val="20"/>
            <w:rPrChange w:id="8547" w:author="曹姝玥" w:date="2015-12-31T18:54:00Z">
              <w:rPr/>
            </w:rPrChange>
          </w:rPr>
          <w:t xml:space="preserve"> </w:t>
        </w:r>
      </w:ins>
      <w:ins w:id="8548" w:author="曹姝玥" w:date="2015-12-31T18:53:00Z">
        <w:r>
          <w:rPr>
            <w:sz w:val="21"/>
            <w:szCs w:val="28"/>
            <w:rPrChange w:id="8549" w:author="曹姝玥" w:date="2015-12-31T18:54:00Z">
              <w:rPr>
                <w:sz w:val="24"/>
                <w:szCs w:val="28"/>
              </w:rPr>
            </w:rPrChange>
          </w:rPr>
          <w:t>logInbl</w:t>
        </w:r>
      </w:ins>
      <w:ins w:id="8550" w:author="曹姝玥" w:date="2015-12-31T18:52:00Z">
        <w:r>
          <w:rPr>
            <w:rFonts w:hint="eastAsia"/>
          </w:rPr>
          <w:t>模块承担的需求参见需求规格说明文档功能需求及相关非功能需求</w:t>
        </w:r>
      </w:ins>
    </w:p>
    <w:p>
      <w:pPr>
        <w:pStyle w:val="38"/>
        <w:ind w:firstLine="0" w:firstLineChars="0"/>
        <w:rPr>
          <w:ins w:id="8551" w:author="曹姝玥" w:date="2015-12-31T18:52:00Z"/>
        </w:rPr>
      </w:pPr>
      <w:ins w:id="8552" w:author="曹姝玥" w:date="2015-12-31T18:52:00Z">
        <w:r>
          <w:rPr>
            <w:rFonts w:hint="eastAsia"/>
          </w:rPr>
          <w:t xml:space="preserve">     </w:t>
        </w:r>
      </w:ins>
      <w:ins w:id="8553" w:author="曹姝玥" w:date="2015-12-31T18:53:00Z">
        <w:r>
          <w:rPr>
            <w:sz w:val="21"/>
            <w:szCs w:val="28"/>
            <w:rPrChange w:id="8554" w:author="曹姝玥" w:date="2015-12-31T18:54:00Z">
              <w:rPr>
                <w:sz w:val="24"/>
                <w:szCs w:val="28"/>
              </w:rPr>
            </w:rPrChange>
          </w:rPr>
          <w:t>logIn</w:t>
        </w:r>
      </w:ins>
      <w:ins w:id="8555" w:author="曹姝玥" w:date="2015-12-31T18:52:00Z">
        <w:r>
          <w:rPr>
            <w:rFonts w:hint="eastAsia"/>
          </w:rPr>
          <w:t>bl模块的职责及接口参见软件系统结构描述文档表13</w:t>
        </w:r>
      </w:ins>
    </w:p>
    <w:p>
      <w:pPr>
        <w:pStyle w:val="38"/>
        <w:ind w:firstLine="0" w:firstLineChars="0"/>
        <w:rPr>
          <w:ins w:id="8556" w:author="曹姝玥" w:date="2015-12-31T18:52:00Z"/>
        </w:rPr>
      </w:pPr>
      <w:ins w:id="8557" w:author="曹姝玥" w:date="2015-12-31T18:52:00Z">
        <w:r>
          <w:rPr>
            <w:rFonts w:hint="eastAsia"/>
          </w:rPr>
          <w:t>（2）整体结构</w:t>
        </w:r>
      </w:ins>
    </w:p>
    <w:p>
      <w:pPr>
        <w:pStyle w:val="38"/>
        <w:ind w:left="420" w:firstLineChars="0"/>
        <w:rPr>
          <w:ins w:id="8558" w:author="曹姝玥" w:date="2015-12-31T18:52:00Z"/>
        </w:rPr>
      </w:pPr>
      <w:ins w:id="8559" w:author="曹姝玥" w:date="2015-12-31T18:52:00Z">
        <w:r>
          <w:rPr/>
          <w:t>根据体系结构的设计，我们将系统分为展示层、业务逻辑层、数据层。每一层之间为了增加灵活性，我们会添加接口。比如展示层和业务逻辑层之间，我们添加</w:t>
        </w:r>
      </w:ins>
      <w:ins w:id="8560" w:author="曹姝玥" w:date="2015-12-31T18:52:00Z">
        <w:r>
          <w:rPr>
            <w:rFonts w:hint="eastAsia"/>
          </w:rPr>
          <w:t>businesslogicservice.</w:t>
        </w:r>
      </w:ins>
      <w:ins w:id="8561" w:author="曹姝玥" w:date="2015-12-31T18:53:00Z">
        <w:r>
          <w:rPr>
            <w:rFonts w:ascii="Times New Roman" w:hAnsi="Times New Roman" w:cs="Times New Roman"/>
            <w:sz w:val="21"/>
            <w:szCs w:val="28"/>
            <w:rPrChange w:id="8562" w:author="曹姝玥" w:date="2015-12-31T18:54:00Z">
              <w:rPr>
                <w:rFonts w:ascii="宋体" w:hAnsi="宋体" w:cs="宋体"/>
                <w:sz w:val="24"/>
                <w:szCs w:val="28"/>
              </w:rPr>
            </w:rPrChange>
          </w:rPr>
          <w:t>logIn</w:t>
        </w:r>
      </w:ins>
      <w:ins w:id="8563" w:author="曹姝玥" w:date="2015-12-31T18:52:00Z">
        <w:r>
          <w:rPr>
            <w:rFonts w:hint="eastAsia"/>
          </w:rPr>
          <w:t>blservice接口。业务逻辑层和数据层之间添加dataservice.</w:t>
        </w:r>
      </w:ins>
      <w:ins w:id="8564" w:author="曹姝玥" w:date="2015-12-31T18:53:00Z">
        <w:r>
          <w:rPr>
            <w:sz w:val="24"/>
            <w:szCs w:val="28"/>
          </w:rPr>
          <w:t xml:space="preserve"> </w:t>
        </w:r>
      </w:ins>
      <w:ins w:id="8565" w:author="曹姝玥" w:date="2015-12-31T18:53:00Z">
        <w:r>
          <w:rPr>
            <w:sz w:val="21"/>
            <w:szCs w:val="28"/>
            <w:rPrChange w:id="8566" w:author="曹姝玥" w:date="2015-12-31T18:54:00Z">
              <w:rPr>
                <w:sz w:val="24"/>
                <w:szCs w:val="28"/>
              </w:rPr>
            </w:rPrChange>
          </w:rPr>
          <w:t>logIn</w:t>
        </w:r>
      </w:ins>
      <w:ins w:id="8567" w:author="曹姝玥" w:date="2015-12-31T18:52:00Z">
        <w:r>
          <w:rPr>
            <w:rFonts w:hint="eastAsia"/>
          </w:rPr>
          <w:t>dataservice接口。为了隔离业务逻辑指责和逻辑控制职责，我们增加了</w:t>
        </w:r>
      </w:ins>
      <w:ins w:id="8568" w:author="曹姝玥" w:date="2015-12-31T18:54:00Z">
        <w:r>
          <w:rPr>
            <w:rFonts w:hint="eastAsia"/>
          </w:rPr>
          <w:t>logIn</w:t>
        </w:r>
      </w:ins>
      <w:ins w:id="8569" w:author="曹姝玥" w:date="2015-12-31T18:52:00Z">
        <w:r>
          <w:rPr>
            <w:rFonts w:hint="eastAsia"/>
          </w:rPr>
          <w:t>Controller。UserPO是作为个人帐号信息的持久化对象被添加到设计模型中去的。</w:t>
        </w:r>
      </w:ins>
    </w:p>
    <w:p>
      <w:pPr>
        <w:ind w:firstLine="210" w:firstLineChars="100"/>
        <w:rPr>
          <w:ins w:id="8570" w:author="曹姝玥" w:date="2015-12-31T18:52:00Z"/>
        </w:rPr>
      </w:pPr>
    </w:p>
    <w:p>
      <w:pPr>
        <w:ind w:firstLine="211" w:firstLineChars="100"/>
        <w:jc w:val="center"/>
        <w:rPr>
          <w:ins w:id="8571" w:author="曹姝玥" w:date="2015-12-31T18:52:00Z"/>
          <w:b/>
          <w:bCs/>
        </w:rPr>
      </w:pPr>
      <w:ins w:id="8572" w:author="曹姝玥" w:date="2015-12-31T18:52:00Z">
        <w:r>
          <w:rPr>
            <w:rFonts w:hint="eastAsia"/>
            <w:b/>
            <w:bCs/>
          </w:rPr>
          <w:t>表15 个人帐号管理业务逻辑层详细设计的上下文</w:t>
        </w:r>
      </w:ins>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ins w:id="8573" w:author="曹姝玥" w:date="2015-12-31T18:52:00Z"/>
        </w:trPr>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574" w:author="曹姝玥" w:date="2015-12-31T18:52:00Z"/>
                <w:rFonts w:ascii="Calibri" w:hAnsi="Calibri" w:cs="Calibri"/>
              </w:rPr>
            </w:pPr>
            <w:ins w:id="8575" w:author="曹姝玥" w:date="2015-12-31T18:52:00Z">
              <w:r>
                <w:rPr>
                  <w:rFonts w:hint="eastAsia" w:ascii="Calibri" w:hAnsi="Calibri" w:cs="Calibri"/>
                </w:rPr>
                <w:t>输入</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576" w:author="曹姝玥" w:date="2015-12-31T18:52:00Z"/>
                <w:rFonts w:ascii="Calibri" w:hAnsi="Calibri" w:cs="Calibri"/>
              </w:rPr>
            </w:pPr>
            <w:ins w:id="8577" w:author="曹姝玥" w:date="2015-12-31T18:52:00Z">
              <w:r>
                <w:rPr>
                  <w:rFonts w:hint="eastAsia" w:ascii="Calibri" w:hAnsi="Calibri" w:cs="Calibri"/>
                </w:rPr>
                <w:t>需求</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578" w:author="曹姝玥" w:date="2015-12-31T18:52:00Z"/>
                <w:rFonts w:ascii="Calibri" w:hAnsi="Calibri" w:cs="Calibri"/>
              </w:rPr>
            </w:pPr>
            <w:ins w:id="8579" w:author="曹姝玥" w:date="2015-12-31T18:52:00Z">
              <w:r>
                <w:rPr>
                  <w:rFonts w:ascii="Calibri" w:hAnsi="Calibri" w:cs="Calibri"/>
                </w:rPr>
                <w:t>参见：快递物流系统用例文档</w:t>
              </w:r>
            </w:ins>
            <w:ins w:id="8580" w:author="曹姝玥" w:date="2015-12-31T18:52:00Z">
              <w:r>
                <w:rPr>
                  <w:rFonts w:hint="eastAsia" w:ascii="Calibri" w:hAnsi="Calibri" w:cs="Calibri"/>
                </w:rPr>
                <w:t>V3.3 “用例三十一 账号信息管理”</w:t>
              </w:r>
            </w:ins>
          </w:p>
          <w:p>
            <w:pPr>
              <w:ind w:firstLine="630" w:firstLineChars="300"/>
              <w:rPr>
                <w:ins w:id="8581" w:author="曹姝玥" w:date="2015-12-31T18:52:00Z"/>
                <w:rFonts w:ascii="Calibri" w:hAnsi="Calibri" w:cs="Calibri"/>
              </w:rPr>
            </w:pPr>
            <w:ins w:id="8582" w:author="曹姝玥" w:date="2015-12-31T18:52:00Z">
              <w:r>
                <w:rPr>
                  <w:rFonts w:hint="eastAsia" w:ascii="Calibri" w:hAnsi="Calibri" w:cs="Calibri"/>
                </w:rPr>
                <w:t>快递物流系统需求规格说明文档V1.6中的3.2及3.3节</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8583" w:author="曹姝玥" w:date="2015-12-31T18:52:00Z"/>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584" w:author="曹姝玥" w:date="2015-12-31T18:52:00Z"/>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585" w:author="曹姝玥" w:date="2015-12-31T18:52:00Z"/>
                <w:rFonts w:ascii="Calibri" w:hAnsi="Calibri" w:cs="Calibri"/>
              </w:rPr>
            </w:pPr>
            <w:ins w:id="8586" w:author="曹姝玥" w:date="2015-12-31T18:52:00Z">
              <w:r>
                <w:rPr>
                  <w:rFonts w:hint="eastAsia" w:ascii="Calibri" w:hAnsi="Calibri" w:cs="Calibri"/>
                </w:rPr>
                <w:t>体系结构</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587" w:author="曹姝玥" w:date="2015-12-31T18:52:00Z"/>
                <w:rFonts w:ascii="Calibri" w:hAnsi="Calibri" w:cs="Calibri"/>
              </w:rPr>
            </w:pPr>
            <w:ins w:id="8588" w:author="曹姝玥" w:date="2015-12-31T18:52:00Z">
              <w:r>
                <w:rPr>
                  <w:rFonts w:hint="eastAsia" w:ascii="Calibri" w:hAnsi="Calibri" w:cs="Calibri"/>
                </w:rPr>
                <w:t>//被Presentation层调用的接口</w:t>
              </w:r>
            </w:ins>
          </w:p>
          <w:p>
            <w:pPr>
              <w:rPr>
                <w:ins w:id="8589" w:author="曹姝玥" w:date="2015-12-31T18:52:00Z"/>
                <w:rFonts w:ascii="Calibri" w:hAnsi="Calibri" w:cs="Calibri"/>
              </w:rPr>
            </w:pPr>
            <w:ins w:id="8590" w:author="曹姝玥" w:date="2015-12-31T18:52:00Z">
              <w:r>
                <w:rPr>
                  <w:rFonts w:ascii="Calibri" w:hAnsi="Calibri" w:cs="Calibri"/>
                </w:rPr>
                <w:t xml:space="preserve">public interface </w:t>
              </w:r>
            </w:ins>
            <w:ins w:id="8591" w:author="曹姝玥" w:date="2015-12-31T18:54:00Z">
              <w:r>
                <w:rPr>
                  <w:rFonts w:hint="eastAsia" w:ascii="Calibri" w:hAnsi="Calibri" w:cs="Calibri"/>
                </w:rPr>
                <w:t>L</w:t>
              </w:r>
            </w:ins>
            <w:ins w:id="8592" w:author="曹姝玥" w:date="2015-12-31T18:55:00Z">
              <w:r>
                <w:rPr>
                  <w:rFonts w:hint="eastAsia" w:ascii="Calibri" w:hAnsi="Calibri" w:cs="Calibri"/>
                </w:rPr>
                <w:t>ogIn</w:t>
              </w:r>
            </w:ins>
            <w:ins w:id="8593" w:author="曹姝玥" w:date="2015-12-31T18:52:00Z">
              <w:r>
                <w:rPr>
                  <w:rFonts w:ascii="Calibri" w:hAnsi="Calibri" w:cs="Calibri"/>
                </w:rPr>
                <w:t>BLService {</w:t>
              </w:r>
            </w:ins>
          </w:p>
          <w:p>
            <w:pPr>
              <w:ind w:firstLine="0" w:firstLineChars="0"/>
              <w:rPr>
                <w:ins w:id="8595" w:author="曹姝玥" w:date="2015-12-31T18:55:00Z"/>
                <w:rFonts w:ascii="Calibri" w:hAnsi="Calibri" w:cs="Calibri"/>
                <w:sz w:val="18"/>
              </w:rPr>
              <w:pPrChange w:id="8594" w:author="曹姝玥" w:date="2015-12-31T18:55:00Z">
                <w:pPr>
                  <w:ind w:firstLine="420" w:firstLineChars="200"/>
                </w:pPr>
              </w:pPrChange>
            </w:pPr>
            <w:ins w:id="8596" w:author="曹姝玥" w:date="2015-12-31T18:52:00Z">
              <w:r>
                <w:rPr>
                  <w:rFonts w:hint="eastAsia" w:ascii="Calibri" w:hAnsi="Calibri" w:cs="Calibri"/>
                </w:rPr>
                <w:t xml:space="preserve">  </w:t>
              </w:r>
            </w:ins>
            <w:ins w:id="8597" w:author="曹姝玥" w:date="2015-12-31T18:55:00Z">
              <w:r>
                <w:rPr>
                  <w:rFonts w:hint="eastAsia" w:ascii="Calibri" w:hAnsi="Calibri" w:cs="Calibri"/>
                </w:rPr>
                <w:t xml:space="preserve">  </w:t>
              </w:r>
            </w:ins>
            <w:ins w:id="8598" w:author="曹姝玥" w:date="2015-12-31T18:55:00Z">
              <w:r>
                <w:rPr>
                  <w:rFonts w:ascii="Calibri" w:hAnsi="Calibri" w:cs="Calibri"/>
                </w:rPr>
                <w:t>public ResultMessage logIn(long UserId, String password)</w:t>
              </w:r>
            </w:ins>
          </w:p>
          <w:p>
            <w:pPr>
              <w:ind w:firstLine="420" w:firstLineChars="200"/>
              <w:rPr>
                <w:ins w:id="8599" w:author="曹姝玥" w:date="2015-12-31T18:52:00Z"/>
                <w:rFonts w:ascii="Calibri" w:hAnsi="Calibri" w:cs="Calibri"/>
              </w:rPr>
            </w:pPr>
            <w:ins w:id="8600" w:author="曹姝玥" w:date="2015-12-31T18:55:00Z">
              <w:r>
                <w:rPr>
                  <w:rFonts w:ascii="Calibri" w:hAnsi="Calibri" w:cs="Calibri"/>
                </w:rPr>
                <w:t>public UserVO getCurrentUser()</w:t>
              </w:r>
            </w:ins>
            <w:ins w:id="8601" w:author="曹姝玥" w:date="2015-12-31T18:55:00Z">
              <w:r>
                <w:rPr>
                  <w:rFonts w:hint="eastAsia" w:ascii="Calibri" w:hAnsi="Calibri" w:cs="Calibri"/>
                </w:rPr>
                <w:t>;</w:t>
              </w:r>
            </w:ins>
          </w:p>
          <w:p>
            <w:pPr>
              <w:rPr>
                <w:ins w:id="8602" w:author="曹姝玥" w:date="2015-12-31T18:52:00Z"/>
                <w:rFonts w:ascii="Calibri" w:hAnsi="Calibri" w:cs="Calibri"/>
              </w:rPr>
            </w:pPr>
            <w:ins w:id="8603" w:author="曹姝玥" w:date="2015-12-31T18:52:00Z">
              <w:r>
                <w:rPr>
                  <w:rFonts w:hint="eastAsia" w:ascii="Calibri" w:hAnsi="Calibri" w:cs="Calibri"/>
                </w:rPr>
                <w:t>}</w:t>
              </w:r>
            </w:ins>
          </w:p>
          <w:p>
            <w:pPr>
              <w:rPr>
                <w:ins w:id="8604" w:author="曹姝玥" w:date="2015-12-31T18:52:00Z"/>
                <w:rFonts w:ascii="Calibri" w:hAnsi="Calibri" w:cs="Calibri"/>
              </w:rPr>
            </w:pPr>
          </w:p>
          <w:p>
            <w:pPr>
              <w:rPr>
                <w:ins w:id="8605" w:author="曹姝玥" w:date="2015-12-31T18:52:00Z"/>
                <w:rFonts w:ascii="Calibri" w:hAnsi="Calibri" w:cs="Calibri"/>
              </w:rPr>
            </w:pPr>
            <w:ins w:id="8606" w:author="曹姝玥" w:date="2015-12-31T18:52:00Z">
              <w:r>
                <w:rPr>
                  <w:rFonts w:hint="eastAsia" w:ascii="Calibri" w:hAnsi="Calibri" w:cs="Calibri"/>
                </w:rPr>
                <w:t>//调用DataService层的接口</w:t>
              </w:r>
            </w:ins>
          </w:p>
          <w:p>
            <w:pPr>
              <w:rPr>
                <w:ins w:id="8607" w:author="曹姝玥" w:date="2015-12-31T18:52:00Z"/>
                <w:rFonts w:ascii="Calibri" w:hAnsi="Calibri" w:cs="Calibri"/>
              </w:rPr>
            </w:pPr>
            <w:ins w:id="8608" w:author="曹姝玥" w:date="2015-12-31T18:52:00Z">
              <w:r>
                <w:rPr>
                  <w:rFonts w:ascii="Calibri" w:hAnsi="Calibri" w:cs="Calibri"/>
                </w:rPr>
                <w:t>public interface UserDataService extends Remote{</w:t>
              </w:r>
            </w:ins>
          </w:p>
          <w:p>
            <w:pPr>
              <w:ind w:firstLine="420" w:firstLineChars="200"/>
              <w:rPr>
                <w:ins w:id="8610" w:author="曹姝玥" w:date="2015-12-31T18:52:00Z"/>
                <w:rFonts w:ascii="Calibri" w:hAnsi="Calibri" w:cs="Calibri"/>
                <w:sz w:val="18"/>
              </w:rPr>
              <w:pPrChange w:id="8609" w:author="曹姝玥" w:date="2015-12-31T18:56:00Z">
                <w:pPr/>
              </w:pPrChange>
            </w:pPr>
            <w:ins w:id="8611" w:author="曹姝玥" w:date="2015-12-31T18:52:00Z">
              <w:r>
                <w:rPr>
                  <w:rFonts w:ascii="Calibri" w:hAnsi="Calibri" w:cs="Calibri"/>
                </w:rPr>
                <w:t>public void insert(ArrayList&lt;UserPO&gt; User) throws RemoteException;</w:t>
              </w:r>
            </w:ins>
          </w:p>
          <w:p>
            <w:pPr>
              <w:ind w:firstLine="420" w:firstLineChars="200"/>
              <w:rPr>
                <w:ins w:id="8612" w:author="曹姝玥" w:date="2015-12-31T18:52:00Z"/>
                <w:rFonts w:ascii="Calibri" w:hAnsi="Calibri" w:cs="Calibri"/>
              </w:rPr>
            </w:pPr>
            <w:ins w:id="8613" w:author="曹姝玥" w:date="2015-12-31T18:52:00Z">
              <w:r>
                <w:rPr>
                  <w:rFonts w:ascii="Calibri" w:hAnsi="Calibri" w:cs="Calibri"/>
                </w:rPr>
                <w:t>public UserPO find(long UserId) throws RemoteException;</w:t>
              </w:r>
            </w:ins>
          </w:p>
          <w:p>
            <w:pPr>
              <w:ind w:firstLine="420" w:firstLineChars="200"/>
              <w:rPr>
                <w:ins w:id="8614" w:author="曹姝玥" w:date="2015-12-31T18:52:00Z"/>
                <w:rFonts w:ascii="Calibri" w:hAnsi="Calibri" w:cs="Calibri"/>
              </w:rPr>
            </w:pPr>
            <w:ins w:id="8615" w:author="曹姝玥" w:date="2015-12-31T18:52:00Z">
              <w:r>
                <w:rPr>
                  <w:rFonts w:ascii="Calibri" w:hAnsi="Calibri" w:cs="Calibri"/>
                </w:rPr>
                <w:t>public void update(UserPO po) throws RemoteException;</w:t>
              </w:r>
            </w:ins>
          </w:p>
          <w:p>
            <w:pPr>
              <w:ind w:firstLine="420" w:firstLineChars="200"/>
              <w:rPr>
                <w:ins w:id="8616" w:author="曹姝玥" w:date="2015-12-31T18:52:00Z"/>
                <w:rFonts w:ascii="Calibri" w:hAnsi="Calibri" w:cs="Calibri"/>
              </w:rPr>
            </w:pPr>
            <w:ins w:id="8617" w:author="曹姝玥" w:date="2015-12-31T18:52:00Z">
              <w:r>
                <w:rPr>
                  <w:rFonts w:ascii="Calibri" w:hAnsi="Calibri" w:cs="Calibri"/>
                </w:rPr>
                <w:t>public void finish() throws RemoteException;</w:t>
              </w:r>
            </w:ins>
          </w:p>
          <w:p>
            <w:pPr>
              <w:ind w:firstLine="420" w:firstLineChars="200"/>
              <w:rPr>
                <w:ins w:id="8618" w:author="曹姝玥" w:date="2015-12-31T18:52:00Z"/>
                <w:rFonts w:ascii="Calibri" w:hAnsi="Calibri" w:cs="Calibri"/>
              </w:rPr>
            </w:pPr>
            <w:ins w:id="8619" w:author="曹姝玥" w:date="2015-12-31T18:52:00Z">
              <w:r>
                <w:rPr>
                  <w:rFonts w:ascii="Calibri" w:hAnsi="Calibri" w:cs="Calibri"/>
                </w:rPr>
                <w:t xml:space="preserve">public void InitialInsert(ArrayList&lt;UserPO&gt; User) throws RemoteException </w:t>
              </w:r>
            </w:ins>
            <w:ins w:id="8620" w:author="曹姝玥" w:date="2015-12-31T18:52:00Z">
              <w:r>
                <w:rPr>
                  <w:rFonts w:hint="eastAsia" w:ascii="Calibri" w:hAnsi="Calibri" w:cs="Calibri"/>
                </w:rPr>
                <w:t>;</w:t>
              </w:r>
            </w:ins>
          </w:p>
          <w:p>
            <w:pPr>
              <w:ind w:firstLine="420" w:firstLineChars="200"/>
              <w:rPr>
                <w:ins w:id="8621" w:author="曹姝玥" w:date="2015-12-31T18:52:00Z"/>
                <w:rFonts w:ascii="Calibri" w:hAnsi="Calibri" w:cs="Calibri"/>
              </w:rPr>
            </w:pPr>
            <w:ins w:id="8622" w:author="曹姝玥" w:date="2015-12-31T18:52:00Z">
              <w:r>
                <w:rPr>
                  <w:rFonts w:ascii="Calibri" w:hAnsi="Calibri" w:cs="Calibri"/>
                </w:rPr>
                <w:t>public void delete(UserPO po) throws RemoteException</w:t>
              </w:r>
            </w:ins>
            <w:ins w:id="8623" w:author="曹姝玥" w:date="2015-12-31T18:52:00Z">
              <w:r>
                <w:rPr>
                  <w:rFonts w:hint="eastAsia" w:ascii="Calibri" w:hAnsi="Calibri" w:cs="Calibri"/>
                </w:rPr>
                <w:t>;</w:t>
              </w:r>
            </w:ins>
          </w:p>
          <w:p>
            <w:pPr>
              <w:ind w:firstLine="420" w:firstLineChars="200"/>
              <w:rPr>
                <w:ins w:id="8624" w:author="曹姝玥" w:date="2015-12-31T18:52:00Z"/>
                <w:rFonts w:ascii="Calibri" w:hAnsi="Calibri" w:cs="Calibri"/>
              </w:rPr>
            </w:pPr>
            <w:ins w:id="8625" w:author="曹姝玥" w:date="2015-12-31T18:52:00Z">
              <w:r>
                <w:rPr>
                  <w:rFonts w:ascii="Calibri" w:hAnsi="Calibri" w:cs="Calibri"/>
                </w:rPr>
                <w:t>public ArrayList&lt;UserPO&gt; finds() throws RemoteException;</w:t>
              </w:r>
            </w:ins>
          </w:p>
          <w:p>
            <w:pPr>
              <w:rPr>
                <w:ins w:id="8626" w:author="曹姝玥" w:date="2015-12-31T18:52:00Z"/>
                <w:rFonts w:ascii="Calibri" w:hAnsi="Calibri" w:cs="Calibri"/>
              </w:rPr>
            </w:pPr>
            <w:ins w:id="8627" w:author="曹姝玥" w:date="2015-12-31T18:52:00Z">
              <w:r>
                <w:rPr>
                  <w:rFonts w:ascii="Calibri" w:hAnsi="Calibri" w:cs="Calibri"/>
                </w:rPr>
                <w:t>}</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8628" w:author="曹姝玥" w:date="2015-12-31T18:52:00Z"/>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629" w:author="曹姝玥" w:date="2015-12-31T18:52:00Z"/>
                <w:rFonts w:ascii="Calibri" w:hAnsi="Calibri" w:cs="Calibri"/>
              </w:rPr>
            </w:pPr>
            <w:ins w:id="8630" w:author="曹姝玥" w:date="2015-12-31T18:52:00Z">
              <w:r>
                <w:rPr>
                  <w:rFonts w:hint="eastAsia" w:ascii="Calibri" w:hAnsi="Calibri" w:cs="Calibri"/>
                </w:rPr>
                <w:t>输出</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631" w:author="曹姝玥" w:date="2015-12-31T18:52:00Z"/>
                <w:rFonts w:ascii="Calibri" w:hAnsi="Calibri" w:cs="Calibri"/>
              </w:rPr>
            </w:pPr>
            <w:ins w:id="8632" w:author="曹姝玥" w:date="2015-12-31T18:52:00Z">
              <w:r>
                <w:rPr>
                  <w:rFonts w:hint="eastAsia" w:ascii="Calibri" w:hAnsi="Calibri" w:cs="Calibri"/>
                </w:rPr>
                <w:t>类图</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633" w:author="曹姝玥" w:date="2015-12-31T18:52:00Z"/>
                <w:rFonts w:ascii="Calibri" w:hAnsi="Calibri" w:cs="Calibri"/>
              </w:rPr>
            </w:pPr>
            <w:ins w:id="8634" w:author="曹姝玥" w:date="2015-12-31T20:01:00Z">
              <w:r>
                <w:rPr>
                  <w:rFonts w:ascii="Calibri" w:hAnsi="Calibri" w:cs="Calibri"/>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7" cstate="print"/>
                            <a:srcRect/>
                            <a:stretch>
                              <a:fillRect/>
                            </a:stretch>
                          </pic:blipFill>
                          <pic:spPr>
                            <a:xfrm>
                              <a:off x="0" y="0"/>
                              <a:ext cx="4486275" cy="2552700"/>
                            </a:xfrm>
                            <a:prstGeom prst="rect">
                              <a:avLst/>
                            </a:prstGeom>
                            <a:noFill/>
                            <a:ln w="9525">
                              <a:noFill/>
                              <a:miter lim="800000"/>
                              <a:headEnd/>
                              <a:tailEnd/>
                            </a:ln>
                          </pic:spPr>
                        </pic:pic>
                      </a:graphicData>
                    </a:graphic>
                  </wp:inline>
                </w:drawing>
              </w:r>
            </w:ins>
          </w:p>
        </w:tc>
      </w:tr>
    </w:tbl>
    <w:p>
      <w:pPr>
        <w:pStyle w:val="38"/>
        <w:ind w:firstLine="0" w:firstLineChars="0"/>
        <w:rPr>
          <w:ins w:id="8636" w:author="曹姝玥" w:date="2015-12-31T18:52:00Z"/>
        </w:rPr>
      </w:pPr>
    </w:p>
    <w:p>
      <w:pPr>
        <w:pStyle w:val="38"/>
        <w:ind w:firstLine="0" w:firstLineChars="0"/>
        <w:rPr>
          <w:ins w:id="8637" w:author="曹姝玥" w:date="2015-12-31T18:52:00Z"/>
        </w:rPr>
      </w:pPr>
    </w:p>
    <w:p>
      <w:pPr>
        <w:pStyle w:val="38"/>
        <w:ind w:firstLine="0" w:firstLineChars="0"/>
        <w:rPr>
          <w:ins w:id="8638" w:author="曹姝玥" w:date="2015-12-31T18:52:00Z"/>
        </w:rPr>
      </w:pPr>
      <w:ins w:id="8639" w:author="曹姝玥" w:date="2015-12-31T18:52:00Z">
        <w:r>
          <w:rPr/>
          <w:t>（3）</w:t>
        </w:r>
      </w:ins>
      <w:ins w:id="8640" w:author="曹姝玥" w:date="2015-12-31T18:52:00Z">
        <w:r>
          <w:rPr>
            <w:rFonts w:hint="eastAsia"/>
          </w:rPr>
          <w:t>模块内部类的接口规范</w:t>
        </w:r>
      </w:ins>
      <w:ins w:id="8641" w:author="曹姝玥" w:date="2015-12-31T18:52:00Z">
        <w:r>
          <w:rPr>
            <w:rFonts w:hint="eastAsia"/>
          </w:rPr>
          <w:tab/>
        </w:r>
      </w:ins>
      <w:ins w:id="8642" w:author="曹姝玥" w:date="2015-12-31T18:52:00Z">
        <w:r>
          <w:rPr>
            <w:rFonts w:hint="eastAsia"/>
          </w:rPr>
          <w:tab/>
        </w:r>
      </w:ins>
    </w:p>
    <w:p>
      <w:pPr>
        <w:rPr>
          <w:ins w:id="8643" w:author="曹姝玥" w:date="2015-12-31T18:52:00Z"/>
          <w:b/>
          <w:bCs/>
        </w:rPr>
      </w:pPr>
      <w:ins w:id="8644" w:author="曹姝玥" w:date="2015-12-31T18:52:00Z">
        <w:r>
          <w:rPr>
            <w:rFonts w:hint="eastAsia"/>
          </w:rPr>
          <w:tab/>
        </w:r>
      </w:ins>
      <w:ins w:id="8645" w:author="曹姝玥" w:date="2015-12-31T18:52:00Z">
        <w:r>
          <w:rPr>
            <w:rFonts w:hint="eastAsia"/>
          </w:rPr>
          <w:tab/>
        </w:r>
      </w:ins>
      <w:ins w:id="8646" w:author="曹姝玥" w:date="2015-12-31T18:52:00Z">
        <w:r>
          <w:rPr>
            <w:rFonts w:hint="eastAsia"/>
          </w:rPr>
          <w:tab/>
        </w:r>
      </w:ins>
      <w:ins w:id="8647" w:author="曹姝玥" w:date="2015-12-31T18:52:00Z">
        <w:r>
          <w:rPr>
            <w:rFonts w:hint="eastAsia"/>
          </w:rPr>
          <w:tab/>
        </w:r>
      </w:ins>
      <w:ins w:id="8648" w:author="曹姝玥" w:date="2015-12-31T18:52:00Z">
        <w:r>
          <w:rPr>
            <w:rFonts w:hint="eastAsia"/>
          </w:rPr>
          <w:tab/>
        </w:r>
      </w:ins>
      <w:ins w:id="8649" w:author="曹姝玥" w:date="2015-12-31T18:52:00Z">
        <w:r>
          <w:rPr>
            <w:rFonts w:hint="eastAsia"/>
          </w:rPr>
          <w:t xml:space="preserve">         </w:t>
        </w:r>
      </w:ins>
      <w:ins w:id="8650" w:author="曹姝玥" w:date="2015-12-31T18:52:00Z">
        <w:r>
          <w:rPr>
            <w:rFonts w:hint="eastAsia"/>
            <w:b/>
            <w:bCs/>
          </w:rPr>
          <w:t>表</w:t>
        </w:r>
      </w:ins>
      <w:ins w:id="8651" w:author="曹姝玥" w:date="2015-12-31T20:08:00Z">
        <w:r>
          <w:rPr>
            <w:rFonts w:hint="eastAsia"/>
            <w:b/>
            <w:bCs/>
          </w:rPr>
          <w:t>39</w:t>
        </w:r>
      </w:ins>
      <w:ins w:id="8652" w:author="曹姝玥" w:date="2015-12-31T18:52:00Z">
        <w:r>
          <w:rPr>
            <w:rFonts w:hint="eastAsia"/>
            <w:b/>
            <w:bCs/>
          </w:rPr>
          <w:t xml:space="preserve"> </w:t>
        </w:r>
      </w:ins>
      <w:ins w:id="8653" w:author="曹姝玥" w:date="2015-12-31T18:56:00Z">
        <w:r>
          <w:rPr>
            <w:rFonts w:hint="eastAsia"/>
            <w:b/>
            <w:bCs/>
          </w:rPr>
          <w:t>LogIn</w:t>
        </w:r>
      </w:ins>
      <w:ins w:id="8654" w:author="曹姝玥" w:date="2015-12-31T18:52:00Z">
        <w:r>
          <w:rPr>
            <w:rFonts w:hint="eastAsia"/>
            <w:b/>
            <w:bCs/>
          </w:rPr>
          <w:t>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55" w:author="曹姝玥" w:date="2015-12-31T20:0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656" w:author="曹姝玥" w:date="2015-12-31T20:04:00Z"/>
                <w:rFonts w:ascii="Calibri" w:hAnsi="Calibri" w:cs="Calibri"/>
                <w:color w:val="FFFFFF"/>
              </w:rPr>
            </w:pPr>
            <w:ins w:id="8657" w:author="曹姝玥" w:date="2015-12-31T20:0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58"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59" w:author="曹姝玥" w:date="2015-12-31T20:04:00Z"/>
                <w:rFonts w:ascii="Calibri" w:hAnsi="Calibri" w:cs="Calibri"/>
                <w:color w:val="000000"/>
              </w:rPr>
            </w:pPr>
            <w:ins w:id="8660" w:author="曹姝玥" w:date="2015-12-31T20:04:00Z">
              <w:r>
                <w:rPr>
                  <w:rFonts w:hint="eastAsia" w:ascii="Calibri" w:hAnsi="Calibri" w:cs="Calibri"/>
                  <w:color w:val="000000"/>
                  <w:sz w:val="22"/>
                </w:rPr>
                <w:t>LogInController</w:t>
              </w:r>
            </w:ins>
            <w:ins w:id="8661" w:author="曹姝玥" w:date="2015-12-31T20:04:00Z">
              <w:r>
                <w:rPr>
                  <w:rFonts w:ascii="Calibri" w:hAnsi="Calibri" w:cs="Calibri"/>
                  <w:color w:val="000000"/>
                </w:rPr>
                <w:t>.</w:t>
              </w:r>
            </w:ins>
            <w:ins w:id="8662" w:author="曹姝玥" w:date="2015-12-31T20:05:00Z">
              <w:r>
                <w:rPr>
                  <w:rFonts w:ascii="Calibri" w:hAnsi="Calibri" w:cs="Calibri"/>
                </w:rPr>
                <w:t xml:space="preserve"> </w:t>
              </w:r>
            </w:ins>
            <w:ins w:id="8663" w:author="曹姝玥" w:date="2015-12-31T20:05: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64" w:author="曹姝玥" w:date="2015-12-31T20:04:00Z"/>
                <w:rFonts w:ascii="Calibri" w:hAnsi="Calibri" w:cs="Calibri"/>
                <w:color w:val="000000"/>
              </w:rPr>
            </w:pPr>
            <w:ins w:id="8665"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66" w:author="曹姝玥" w:date="2015-12-31T20:04:00Z"/>
                <w:rFonts w:ascii="Calibri" w:hAnsi="Calibri" w:cs="Calibri"/>
                <w:color w:val="000000"/>
              </w:rPr>
            </w:pPr>
            <w:ins w:id="8667" w:author="曹姝玥" w:date="2015-12-31T20:05: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68"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69"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70" w:author="曹姝玥" w:date="2015-12-31T20:04:00Z"/>
                <w:rFonts w:ascii="Calibri" w:hAnsi="Calibri" w:cs="Calibri"/>
                <w:color w:val="000000"/>
              </w:rPr>
            </w:pPr>
            <w:ins w:id="8671"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72" w:author="曹姝玥" w:date="2015-12-31T20:04:00Z"/>
                <w:rFonts w:ascii="Calibri" w:hAnsi="Calibri" w:cs="Calibri"/>
                <w:color w:val="000000"/>
              </w:rPr>
            </w:pPr>
            <w:ins w:id="8673" w:author="曹姝玥" w:date="2015-12-31T20:06: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74"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75"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76" w:author="曹姝玥" w:date="2015-12-31T20:04:00Z"/>
                <w:rFonts w:ascii="Calibri" w:hAnsi="Calibri" w:cs="Calibri"/>
                <w:color w:val="000000"/>
              </w:rPr>
            </w:pPr>
            <w:ins w:id="8677"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78" w:author="曹姝玥" w:date="2015-12-31T20:04:00Z"/>
                <w:rFonts w:ascii="Calibri" w:hAnsi="Calibri" w:cs="Calibri"/>
                <w:color w:val="000000"/>
              </w:rPr>
            </w:pPr>
            <w:ins w:id="8679" w:author="曹姝玥" w:date="2015-12-31T20:06: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80"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81" w:author="曹姝玥" w:date="2015-12-31T20:04:00Z"/>
                <w:rFonts w:ascii="Calibri" w:hAnsi="Calibri" w:cs="Calibri"/>
                <w:color w:val="000000"/>
              </w:rPr>
            </w:pPr>
            <w:ins w:id="8682" w:author="曹姝玥" w:date="2015-12-31T20:05:00Z">
              <w:r>
                <w:rPr>
                  <w:rFonts w:hint="eastAsia" w:ascii="Calibri" w:hAnsi="Calibri" w:cs="Calibri"/>
                  <w:color w:val="000000"/>
                  <w:sz w:val="22"/>
                </w:rPr>
                <w:t>LogInController.</w:t>
              </w:r>
            </w:ins>
            <w:ins w:id="8683" w:author="曹姝玥" w:date="2015-12-31T20:06:00Z">
              <w:r>
                <w:rPr>
                  <w:rFonts w:ascii="Calibri" w:hAnsi="Calibri" w:cs="Calibri"/>
                </w:rPr>
                <w:t xml:space="preserve"> </w:t>
              </w:r>
            </w:ins>
            <w:ins w:id="8684" w:author="曹姝玥" w:date="2015-12-31T20:06: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85" w:author="曹姝玥" w:date="2015-12-31T20:04:00Z"/>
                <w:rFonts w:ascii="Calibri" w:hAnsi="Calibri" w:cs="Calibri"/>
                <w:color w:val="000000"/>
              </w:rPr>
            </w:pPr>
            <w:ins w:id="8686"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87" w:author="曹姝玥" w:date="2015-12-31T20:04:00Z"/>
                <w:rFonts w:ascii="Calibri" w:hAnsi="Calibri" w:cs="Calibri"/>
                <w:color w:val="000000"/>
              </w:rPr>
            </w:pPr>
            <w:ins w:id="8688" w:author="曹姝玥" w:date="2015-12-31T20:06: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89"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90"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91" w:author="曹姝玥" w:date="2015-12-31T20:04:00Z"/>
                <w:rFonts w:ascii="Calibri" w:hAnsi="Calibri" w:cs="Calibri"/>
                <w:color w:val="000000"/>
              </w:rPr>
            </w:pPr>
            <w:ins w:id="8692"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93" w:author="曹姝玥" w:date="2015-12-31T20:04:00Z"/>
                <w:rFonts w:ascii="Calibri" w:hAnsi="Calibri" w:cs="Calibri"/>
                <w:color w:val="000000"/>
              </w:rPr>
            </w:pPr>
            <w:ins w:id="8694" w:author="曹姝玥" w:date="2015-12-31T20:06: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95"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696"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97" w:author="曹姝玥" w:date="2015-12-31T20:04:00Z"/>
                <w:rFonts w:ascii="Calibri" w:hAnsi="Calibri" w:cs="Calibri"/>
                <w:color w:val="000000"/>
              </w:rPr>
            </w:pPr>
            <w:ins w:id="8698"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99" w:author="曹姝玥" w:date="2015-12-31T20:04:00Z"/>
                <w:rFonts w:ascii="Calibri" w:hAnsi="Calibri" w:cs="Calibri"/>
                <w:color w:val="000000"/>
              </w:rPr>
            </w:pPr>
            <w:ins w:id="8700" w:author="曹姝玥" w:date="2015-12-31T20:06:00Z">
              <w:r>
                <w:rPr>
                  <w:rFonts w:hint="eastAsia" w:ascii="Calibri" w:hAnsi="Calibri" w:cs="Calibri"/>
                  <w:color w:val="000000"/>
                </w:rPr>
                <w:t>获得当前</w:t>
              </w:r>
            </w:ins>
            <w:ins w:id="8701" w:author="曹姝玥" w:date="2015-12-31T20:07:00Z">
              <w:r>
                <w:rPr>
                  <w:rFonts w:hint="eastAsia" w:ascii="Calibri" w:hAnsi="Calibri" w:cs="Calibri"/>
                  <w:color w:val="000000"/>
                </w:rPr>
                <w:t>登陆者信息</w:t>
              </w:r>
            </w:ins>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02" w:author="曹姝玥" w:date="2015-12-31T20:08: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8703" w:author="曹姝玥" w:date="2015-12-31T20:08:00Z"/>
                <w:color w:val="FFFFFF"/>
              </w:rPr>
            </w:pPr>
            <w:ins w:id="8704" w:author="曹姝玥" w:date="2015-12-31T20:08: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05"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06" w:author="曹姝玥" w:date="2015-12-31T20:08:00Z"/>
                <w:color w:val="000000"/>
              </w:rPr>
            </w:pPr>
            <w:ins w:id="8707" w:author="曹姝玥" w:date="2015-12-31T20:08: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708" w:author="曹姝玥" w:date="2015-12-31T20:08:00Z"/>
                <w:color w:val="000000"/>
              </w:rPr>
            </w:pPr>
            <w:ins w:id="8709" w:author="曹姝玥" w:date="2015-12-31T20:08: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10"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11" w:author="曹姝玥" w:date="2015-12-31T20:08:00Z"/>
                <w:color w:val="000000"/>
              </w:rPr>
            </w:pPr>
            <w:ins w:id="8712" w:author="曹姝玥" w:date="2015-12-31T20:08:00Z">
              <w:r>
                <w:rPr>
                  <w:rFonts w:hint="eastAsia"/>
                  <w:color w:val="000000"/>
                </w:rPr>
                <w:t>User.</w:t>
              </w:r>
            </w:ins>
            <w:ins w:id="8713" w:author="曹姝玥" w:date="2015-12-31T20:08:00Z">
              <w:r>
                <w:rPr>
                  <w:color w:val="000000"/>
                </w:rPr>
                <w:t xml:space="preserve"> getPersonalInfo(long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714" w:author="曹姝玥" w:date="2015-12-31T20:08:00Z"/>
                <w:color w:val="000000"/>
              </w:rPr>
            </w:pPr>
            <w:ins w:id="8715" w:author="曹姝玥" w:date="2015-12-31T20:08:00Z">
              <w:r>
                <w:rPr>
                  <w:rFonts w:hint="eastAsia"/>
                  <w:color w:val="000000"/>
                </w:rPr>
                <w:t>根据ID查找单一个人信息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16"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17" w:author="曹姝玥" w:date="2015-12-31T20:08:00Z"/>
                <w:color w:val="000000"/>
              </w:rPr>
            </w:pPr>
            <w:ins w:id="8718" w:author="曹姝玥" w:date="2015-12-31T20:08:00Z">
              <w:r>
                <w:rPr>
                  <w:rFonts w:hint="eastAsia"/>
                  <w:color w:val="000000"/>
                </w:rPr>
                <w:t>User.</w:t>
              </w:r>
            </w:ins>
            <w:ins w:id="8719" w:author="曹姝玥" w:date="2015-12-31T20:08:00Z">
              <w:r>
                <w:rPr>
                  <w:color w:val="000000"/>
                </w:rPr>
                <w:t xml:space="preserve"> changePassword</w:t>
              </w:r>
            </w:ins>
            <w:ins w:id="8720" w:author="曹姝玥" w:date="2015-12-31T20:08:00Z">
              <w:r>
                <w:rPr>
                  <w:rFonts w:hint="eastAsia"/>
                  <w:color w:val="000000"/>
                </w:rPr>
                <w:t>(</w:t>
              </w:r>
            </w:ins>
            <w:ins w:id="8721" w:author="曹姝玥" w:date="2015-12-31T20:08:00Z">
              <w:r>
                <w:rPr>
                  <w:color w:val="000000"/>
                </w:rPr>
                <w:t>String password</w:t>
              </w:r>
            </w:ins>
            <w:ins w:id="8722" w:author="曹姝玥" w:date="2015-12-31T20:08:00Z">
              <w:r>
                <w:rPr>
                  <w:rFonts w:hint="eastAsia"/>
                  <w:color w:val="000000"/>
                </w:rPr>
                <w:t>,long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723" w:author="曹姝玥" w:date="2015-12-31T20:08:00Z"/>
                <w:color w:val="000000"/>
              </w:rPr>
            </w:pPr>
            <w:ins w:id="8724" w:author="曹姝玥" w:date="2015-12-31T20:0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25" w:author="曹姝玥" w:date="2015-12-31T20:08:00Z"/>
        </w:trPr>
        <w:tc>
          <w:tcPr>
            <w:tcW w:w="2943" w:type="dxa"/>
          </w:tcPr>
          <w:p>
            <w:pPr>
              <w:rPr>
                <w:ins w:id="8726" w:author="曹姝玥" w:date="2015-12-31T20:08:00Z"/>
                <w:color w:val="000000"/>
              </w:rPr>
            </w:pPr>
            <w:ins w:id="8727" w:author="曹姝玥" w:date="2015-12-31T20:08:00Z">
              <w:r>
                <w:rPr>
                  <w:rFonts w:hint="eastAsia"/>
                  <w:color w:val="000000"/>
                </w:rPr>
                <w:t>User.</w:t>
              </w:r>
            </w:ins>
            <w:ins w:id="8728" w:author="曹姝玥" w:date="2015-12-31T20:08:00Z">
              <w:r>
                <w:rPr>
                  <w:color w:val="000000"/>
                </w:rPr>
                <w:t xml:space="preserve"> initial(ArrayList&lt;InitUserVO&gt;</w:t>
              </w:r>
            </w:ins>
            <w:ins w:id="8729" w:author="曹姝玥" w:date="2015-12-31T20:08:00Z">
              <w:r>
                <w:rPr>
                  <w:rFonts w:hint="eastAsia"/>
                  <w:color w:val="000000"/>
                </w:rPr>
                <w:t xml:space="preserve"> User</w:t>
              </w:r>
            </w:ins>
            <w:ins w:id="8730" w:author="曹姝玥" w:date="2015-12-31T20:08:00Z">
              <w:r>
                <w:rPr>
                  <w:color w:val="000000"/>
                </w:rPr>
                <w:t>)</w:t>
              </w:r>
            </w:ins>
          </w:p>
        </w:tc>
        <w:tc>
          <w:tcPr>
            <w:tcW w:w="5529" w:type="dxa"/>
          </w:tcPr>
          <w:p>
            <w:pPr>
              <w:rPr>
                <w:ins w:id="8731" w:author="曹姝玥" w:date="2015-12-31T20:08:00Z"/>
                <w:color w:val="000000"/>
              </w:rPr>
            </w:pPr>
            <w:ins w:id="8732" w:author="曹姝玥" w:date="2015-12-31T20:08: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33" w:author="曹姝玥" w:date="2015-12-31T20:08:00Z"/>
        </w:trPr>
        <w:tc>
          <w:tcPr>
            <w:tcW w:w="2943" w:type="dxa"/>
          </w:tcPr>
          <w:p>
            <w:pPr>
              <w:rPr>
                <w:ins w:id="8734" w:author="曹姝玥" w:date="2015-12-31T20:08:00Z"/>
                <w:color w:val="000000"/>
              </w:rPr>
            </w:pPr>
            <w:ins w:id="8735" w:author="曹姝玥" w:date="2015-12-31T20:08:00Z">
              <w:r>
                <w:rPr>
                  <w:rFonts w:hint="eastAsia"/>
                  <w:color w:val="000000"/>
                </w:rPr>
                <w:t>User. changeInfo(UserVO userVO)</w:t>
              </w:r>
            </w:ins>
          </w:p>
        </w:tc>
        <w:tc>
          <w:tcPr>
            <w:tcW w:w="5529" w:type="dxa"/>
          </w:tcPr>
          <w:p>
            <w:pPr>
              <w:rPr>
                <w:ins w:id="8736" w:author="曹姝玥" w:date="2015-12-31T20:08:00Z"/>
                <w:color w:val="000000"/>
              </w:rPr>
            </w:pPr>
            <w:ins w:id="8737" w:author="曹姝玥" w:date="2015-12-31T20:0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38" w:author="曹姝玥" w:date="2015-12-31T20:08:00Z"/>
        </w:trPr>
        <w:tc>
          <w:tcPr>
            <w:tcW w:w="2943" w:type="dxa"/>
          </w:tcPr>
          <w:p>
            <w:pPr>
              <w:rPr>
                <w:ins w:id="8739" w:author="曹姝玥" w:date="2015-12-31T20:08:00Z"/>
                <w:color w:val="000000"/>
              </w:rPr>
            </w:pPr>
            <w:ins w:id="8740" w:author="曹姝玥" w:date="2015-12-31T20:08:00Z">
              <w:r>
                <w:rPr>
                  <w:rFonts w:hint="eastAsia"/>
                  <w:color w:val="000000"/>
                </w:rPr>
                <w:t>User</w:t>
              </w:r>
            </w:ins>
            <w:ins w:id="8741" w:author="曹姝玥" w:date="2015-12-31T20:08:00Z">
              <w:r>
                <w:rPr>
                  <w:color w:val="000000"/>
                </w:rPr>
                <w:t>. endManagement</w:t>
              </w:r>
            </w:ins>
            <w:ins w:id="8742" w:author="曹姝玥" w:date="2015-12-31T20:08:00Z">
              <w:r>
                <w:rPr>
                  <w:rFonts w:hint="eastAsia"/>
                  <w:color w:val="000000"/>
                </w:rPr>
                <w:t>()</w:t>
              </w:r>
            </w:ins>
          </w:p>
        </w:tc>
        <w:tc>
          <w:tcPr>
            <w:tcW w:w="5529" w:type="dxa"/>
          </w:tcPr>
          <w:p>
            <w:pPr>
              <w:rPr>
                <w:ins w:id="8743" w:author="曹姝玥" w:date="2015-12-31T20:08:00Z"/>
                <w:color w:val="000000"/>
              </w:rPr>
            </w:pPr>
            <w:ins w:id="8744" w:author="曹姝玥" w:date="2015-12-31T20:08:00Z">
              <w:r>
                <w:rPr>
                  <w:rFonts w:hint="eastAsia"/>
                  <w:color w:val="000000"/>
                </w:rPr>
                <w:t>结束管理</w:t>
              </w:r>
            </w:ins>
          </w:p>
        </w:tc>
      </w:tr>
    </w:tbl>
    <w:p>
      <w:pPr>
        <w:rPr>
          <w:ins w:id="8745" w:author="曹姝玥" w:date="2015-12-31T20:08:00Z"/>
        </w:rPr>
      </w:pPr>
    </w:p>
    <w:p>
      <w:pPr>
        <w:ind w:left="2520" w:firstLine="420"/>
        <w:rPr>
          <w:ins w:id="8747" w:author="曹姝玥" w:date="2015-12-31T20:09:00Z"/>
          <w:b/>
          <w:bCs/>
        </w:rPr>
        <w:pPrChange w:id="8746" w:author="曹姝玥" w:date="2015-12-31T20:08:00Z">
          <w:pPr/>
        </w:pPrChange>
      </w:pPr>
      <w:ins w:id="8748" w:author="曹姝玥" w:date="2015-12-31T20:08:00Z">
        <w:r>
          <w:rPr>
            <w:rFonts w:hint="eastAsia"/>
            <w:b/>
            <w:bCs/>
          </w:rPr>
          <w:t>LogIn的接口规范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49" w:author="曹姝玥" w:date="2015-12-31T20:09: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750" w:author="曹姝玥" w:date="2015-12-31T20:09:00Z"/>
                <w:rFonts w:ascii="Calibri" w:hAnsi="Calibri" w:cs="Calibri"/>
                <w:color w:val="FFFFFF"/>
              </w:rPr>
            </w:pPr>
            <w:ins w:id="8751" w:author="曹姝玥" w:date="2015-12-31T20:09: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52"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53" w:author="曹姝玥" w:date="2015-12-31T20:09:00Z"/>
                <w:rFonts w:ascii="Calibri" w:hAnsi="Calibri" w:cs="Calibri"/>
                <w:color w:val="000000"/>
              </w:rPr>
            </w:pPr>
            <w:ins w:id="8754" w:author="曹姝玥" w:date="2015-12-31T20:09:00Z">
              <w:r>
                <w:rPr>
                  <w:rFonts w:hint="eastAsia" w:ascii="Calibri" w:hAnsi="Calibri" w:cs="Calibri"/>
                  <w:color w:val="000000"/>
                  <w:sz w:val="22"/>
                </w:rPr>
                <w:t>LogIn</w:t>
              </w:r>
            </w:ins>
            <w:ins w:id="8755" w:author="曹姝玥" w:date="2015-12-31T20:09:00Z">
              <w:r>
                <w:rPr>
                  <w:rFonts w:ascii="Calibri" w:hAnsi="Calibri" w:cs="Calibri"/>
                  <w:color w:val="000000"/>
                </w:rPr>
                <w:t>.</w:t>
              </w:r>
            </w:ins>
            <w:ins w:id="8756" w:author="曹姝玥" w:date="2015-12-31T20:09:00Z">
              <w:r>
                <w:rPr>
                  <w:rFonts w:ascii="Calibri" w:hAnsi="Calibri" w:cs="Calibri"/>
                </w:rPr>
                <w:t xml:space="preserve"> </w:t>
              </w:r>
            </w:ins>
            <w:ins w:id="8757" w:author="曹姝玥" w:date="2015-12-31T20:09: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58" w:author="曹姝玥" w:date="2015-12-31T20:09:00Z"/>
                <w:rFonts w:ascii="Calibri" w:hAnsi="Calibri" w:cs="Calibri"/>
                <w:color w:val="000000"/>
              </w:rPr>
            </w:pPr>
            <w:ins w:id="8759"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60" w:author="曹姝玥" w:date="2015-12-31T20:09:00Z"/>
                <w:rFonts w:ascii="Calibri" w:hAnsi="Calibri" w:cs="Calibri"/>
                <w:color w:val="000000"/>
              </w:rPr>
            </w:pPr>
            <w:ins w:id="8761" w:author="曹姝玥" w:date="2015-12-31T20:09: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62"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63"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64" w:author="曹姝玥" w:date="2015-12-31T20:09:00Z"/>
                <w:rFonts w:ascii="Calibri" w:hAnsi="Calibri" w:cs="Calibri"/>
                <w:color w:val="000000"/>
              </w:rPr>
            </w:pPr>
            <w:ins w:id="8765"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66" w:author="曹姝玥" w:date="2015-12-31T20:09:00Z"/>
                <w:rFonts w:ascii="Calibri" w:hAnsi="Calibri" w:cs="Calibri"/>
                <w:color w:val="000000"/>
              </w:rPr>
            </w:pPr>
            <w:ins w:id="8767" w:author="曹姝玥" w:date="2015-12-31T20:09: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68"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69"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70" w:author="曹姝玥" w:date="2015-12-31T20:09:00Z"/>
                <w:rFonts w:ascii="Calibri" w:hAnsi="Calibri" w:cs="Calibri"/>
                <w:color w:val="000000"/>
              </w:rPr>
            </w:pPr>
            <w:ins w:id="8771"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72" w:author="曹姝玥" w:date="2015-12-31T20:09:00Z"/>
                <w:rFonts w:ascii="Calibri" w:hAnsi="Calibri" w:cs="Calibri"/>
                <w:color w:val="000000"/>
              </w:rPr>
            </w:pPr>
            <w:ins w:id="8773" w:author="曹姝玥" w:date="2015-12-31T20:09: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74"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75" w:author="曹姝玥" w:date="2015-12-31T20:09:00Z"/>
                <w:rFonts w:ascii="Calibri" w:hAnsi="Calibri" w:cs="Calibri"/>
                <w:color w:val="000000"/>
              </w:rPr>
            </w:pPr>
            <w:ins w:id="8776" w:author="曹姝玥" w:date="2015-12-31T20:09:00Z">
              <w:r>
                <w:rPr>
                  <w:rFonts w:hint="eastAsia" w:ascii="Calibri" w:hAnsi="Calibri" w:cs="Calibri"/>
                  <w:color w:val="000000"/>
                  <w:sz w:val="22"/>
                </w:rPr>
                <w:t>LogIn.</w:t>
              </w:r>
            </w:ins>
            <w:ins w:id="8777" w:author="曹姝玥" w:date="2015-12-31T20:09:00Z">
              <w:r>
                <w:rPr>
                  <w:rFonts w:ascii="Calibri" w:hAnsi="Calibri" w:cs="Calibri"/>
                </w:rPr>
                <w:t xml:space="preserve"> </w:t>
              </w:r>
            </w:ins>
            <w:ins w:id="8778" w:author="曹姝玥" w:date="2015-12-31T20:09: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79" w:author="曹姝玥" w:date="2015-12-31T20:09:00Z"/>
                <w:rFonts w:ascii="Calibri" w:hAnsi="Calibri" w:cs="Calibri"/>
                <w:color w:val="000000"/>
              </w:rPr>
            </w:pPr>
            <w:ins w:id="8780"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81" w:author="曹姝玥" w:date="2015-12-31T20:09:00Z"/>
                <w:rFonts w:ascii="Calibri" w:hAnsi="Calibri" w:cs="Calibri"/>
                <w:color w:val="000000"/>
              </w:rPr>
            </w:pPr>
            <w:ins w:id="8782" w:author="曹姝玥" w:date="2015-12-31T20:09: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83"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84"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85" w:author="曹姝玥" w:date="2015-12-31T20:09:00Z"/>
                <w:rFonts w:ascii="Calibri" w:hAnsi="Calibri" w:cs="Calibri"/>
                <w:color w:val="000000"/>
              </w:rPr>
            </w:pPr>
            <w:ins w:id="8786"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87" w:author="曹姝玥" w:date="2015-12-31T20:09:00Z"/>
                <w:rFonts w:ascii="Calibri" w:hAnsi="Calibri" w:cs="Calibri"/>
                <w:color w:val="000000"/>
              </w:rPr>
            </w:pPr>
            <w:ins w:id="8788" w:author="曹姝玥" w:date="2015-12-31T20:09: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89"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790"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91" w:author="曹姝玥" w:date="2015-12-31T20:09:00Z"/>
                <w:rFonts w:ascii="Calibri" w:hAnsi="Calibri" w:cs="Calibri"/>
                <w:color w:val="000000"/>
              </w:rPr>
            </w:pPr>
            <w:ins w:id="8792"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93" w:author="曹姝玥" w:date="2015-12-31T20:09:00Z"/>
                <w:rFonts w:ascii="Calibri" w:hAnsi="Calibri" w:cs="Calibri"/>
                <w:color w:val="000000"/>
              </w:rPr>
            </w:pPr>
            <w:ins w:id="8794" w:author="曹姝玥" w:date="2015-12-31T20:09:00Z">
              <w:r>
                <w:rPr>
                  <w:rFonts w:hint="eastAsia" w:ascii="Calibri" w:hAnsi="Calibri" w:cs="Calibri"/>
                  <w:color w:val="000000"/>
                </w:rPr>
                <w:t>获得当前登陆者信息</w:t>
              </w:r>
            </w:ins>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95" w:author="曹姝玥" w:date="2015-12-31T20:09: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8796" w:author="曹姝玥" w:date="2015-12-31T20:09:00Z"/>
                <w:color w:val="FFFFFF"/>
              </w:rPr>
            </w:pPr>
            <w:ins w:id="8797" w:author="曹姝玥" w:date="2015-12-31T20:09: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798"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99" w:author="曹姝玥" w:date="2015-12-31T20:09:00Z"/>
                <w:color w:val="000000"/>
              </w:rPr>
            </w:pPr>
            <w:ins w:id="8800" w:author="曹姝玥" w:date="2015-12-31T20:09: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801" w:author="曹姝玥" w:date="2015-12-31T20:09:00Z"/>
                <w:color w:val="000000"/>
              </w:rPr>
            </w:pPr>
            <w:ins w:id="8802" w:author="曹姝玥" w:date="2015-12-31T20:09: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03"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804" w:author="曹姝玥" w:date="2015-12-31T20:09:00Z"/>
                <w:color w:val="000000"/>
              </w:rPr>
            </w:pPr>
            <w:ins w:id="8805" w:author="曹姝玥" w:date="2015-12-31T20:09:00Z">
              <w:r>
                <w:rPr>
                  <w:rFonts w:hint="eastAsia"/>
                  <w:color w:val="000000"/>
                </w:rPr>
                <w:t>User</w:t>
              </w:r>
            </w:ins>
            <w:ins w:id="8806" w:author="曹姝玥" w:date="2015-12-31T20:09:00Z">
              <w:r>
                <w:rPr>
                  <w:color w:val="000000"/>
                </w:rPr>
                <w:t>DataService.find</w:t>
              </w:r>
            </w:ins>
            <w:ins w:id="8807" w:author="曹姝玥" w:date="2015-12-31T20:09:00Z">
              <w:r>
                <w:rPr>
                  <w:rFonts w:hint="eastAsia"/>
                  <w:color w:val="000000"/>
                </w:rPr>
                <w:t xml:space="preserve"> </w:t>
              </w:r>
            </w:ins>
            <w:ins w:id="8808" w:author="曹姝玥" w:date="2015-12-31T20:09:00Z">
              <w:r>
                <w:rPr>
                  <w:color w:val="000000"/>
                </w:rPr>
                <w:t>(</w:t>
              </w:r>
            </w:ins>
            <w:ins w:id="8809" w:author="曹姝玥" w:date="2015-12-31T20:09:00Z">
              <w:r>
                <w:rPr>
                  <w:rFonts w:hint="eastAsia"/>
                  <w:color w:val="000000"/>
                </w:rPr>
                <w:t>long</w:t>
              </w:r>
            </w:ins>
            <w:ins w:id="8810" w:author="曹姝玥" w:date="2015-12-31T20:09:00Z">
              <w:r>
                <w:rPr>
                  <w:color w:val="000000"/>
                </w:rPr>
                <w:t xml:space="preserve"> </w:t>
              </w:r>
            </w:ins>
            <w:ins w:id="8811" w:author="曹姝玥" w:date="2015-12-31T20:09:00Z">
              <w:r>
                <w:rPr>
                  <w:rFonts w:hint="eastAsia"/>
                  <w:color w:val="000000"/>
                </w:rPr>
                <w:t>UserI</w:t>
              </w:r>
            </w:ins>
            <w:ins w:id="8812" w:author="曹姝玥" w:date="2015-12-31T20:09:00Z">
              <w:r>
                <w:rPr>
                  <w:color w:val="000000"/>
                </w:rPr>
                <w:t>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813" w:author="曹姝玥" w:date="2015-12-31T20:09:00Z"/>
                <w:color w:val="000000"/>
              </w:rPr>
            </w:pPr>
            <w:ins w:id="8814" w:author="曹姝玥" w:date="2015-12-31T20:09:00Z">
              <w:r>
                <w:rPr>
                  <w:rFonts w:hint="eastAsia"/>
                  <w:color w:val="000000"/>
                </w:rPr>
                <w:t>根据ID进行</w:t>
              </w:r>
            </w:ins>
            <w:ins w:id="8815" w:author="曹姝玥" w:date="2015-12-31T20:09: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16"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817" w:author="曹姝玥" w:date="2015-12-31T20:09:00Z"/>
                <w:color w:val="000000"/>
              </w:rPr>
            </w:pPr>
            <w:ins w:id="8818" w:author="曹姝玥" w:date="2015-12-31T20:09:00Z">
              <w:r>
                <w:rPr>
                  <w:rFonts w:hint="eastAsia"/>
                  <w:color w:val="000000"/>
                </w:rPr>
                <w:t>User</w:t>
              </w:r>
            </w:ins>
            <w:ins w:id="8819" w:author="曹姝玥" w:date="2015-12-31T20:09:00Z">
              <w:r>
                <w:rPr>
                  <w:color w:val="000000"/>
                </w:rPr>
                <w:t>DataService. update (String</w:t>
              </w:r>
            </w:ins>
            <w:ins w:id="8820" w:author="曹姝玥" w:date="2015-12-31T20:09:00Z">
              <w:r>
                <w:rPr>
                  <w:rFonts w:hint="eastAsia"/>
                  <w:color w:val="000000"/>
                </w:rPr>
                <w:t xml:space="preserve">  </w:t>
              </w:r>
            </w:ins>
            <w:ins w:id="8821" w:author="曹姝玥" w:date="2015-12-31T20:09:00Z">
              <w:r>
                <w:rPr>
                  <w:color w:val="000000"/>
                </w:rPr>
                <w:t>password)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8822" w:author="曹姝玥" w:date="2015-12-31T20:09:00Z"/>
                <w:color w:val="000000"/>
              </w:rPr>
            </w:pPr>
            <w:ins w:id="8823" w:author="曹姝玥" w:date="2015-12-31T20:09:00Z">
              <w:r>
                <w:rPr>
                  <w:rFonts w:hint="eastAsia"/>
                  <w:color w:val="000000"/>
                </w:rPr>
                <w:t>更新</w:t>
              </w:r>
            </w:ins>
            <w:ins w:id="8824"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25" w:author="曹姝玥" w:date="2015-12-31T20:09:00Z"/>
        </w:trPr>
        <w:tc>
          <w:tcPr>
            <w:tcW w:w="2943" w:type="dxa"/>
          </w:tcPr>
          <w:p>
            <w:pPr>
              <w:rPr>
                <w:ins w:id="8826" w:author="曹姝玥" w:date="2015-12-31T20:09:00Z"/>
                <w:color w:val="000000"/>
              </w:rPr>
            </w:pPr>
            <w:ins w:id="8827" w:author="曹姝玥" w:date="2015-12-31T20:09:00Z">
              <w:r>
                <w:rPr>
                  <w:rFonts w:hint="eastAsia"/>
                  <w:color w:val="000000"/>
                </w:rPr>
                <w:t>User</w:t>
              </w:r>
            </w:ins>
            <w:ins w:id="8828" w:author="曹姝玥" w:date="2015-12-31T20:09:00Z">
              <w:r>
                <w:rPr>
                  <w:color w:val="000000"/>
                </w:rPr>
                <w:t>DataService.</w:t>
              </w:r>
            </w:ins>
            <w:ins w:id="8829" w:author="曹姝玥" w:date="2015-12-31T20:09:00Z">
              <w:r>
                <w:rPr/>
                <w:t xml:space="preserve"> </w:t>
              </w:r>
            </w:ins>
            <w:ins w:id="8830" w:author="曹姝玥" w:date="2015-12-31T20:09:00Z">
              <w:r>
                <w:rPr>
                  <w:color w:val="000000"/>
                </w:rPr>
                <w:t>InitialInsert(ArrayList&lt;UserPO&gt; User)</w:t>
              </w:r>
            </w:ins>
          </w:p>
        </w:tc>
        <w:tc>
          <w:tcPr>
            <w:tcW w:w="5529" w:type="dxa"/>
          </w:tcPr>
          <w:p>
            <w:pPr>
              <w:rPr>
                <w:ins w:id="8831" w:author="曹姝玥" w:date="2015-12-31T20:09:00Z"/>
                <w:color w:val="000000"/>
              </w:rPr>
            </w:pPr>
            <w:ins w:id="8832" w:author="曹姝玥" w:date="2015-12-31T20:09: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33" w:author="曹姝玥" w:date="2015-12-31T20:09:00Z"/>
        </w:trPr>
        <w:tc>
          <w:tcPr>
            <w:tcW w:w="2943" w:type="dxa"/>
          </w:tcPr>
          <w:p>
            <w:pPr>
              <w:rPr>
                <w:ins w:id="8834" w:author="曹姝玥" w:date="2015-12-31T20:09:00Z"/>
                <w:color w:val="000000"/>
              </w:rPr>
            </w:pPr>
            <w:ins w:id="8835" w:author="曹姝玥" w:date="2015-12-31T20:09:00Z">
              <w:r>
                <w:rPr>
                  <w:rFonts w:hint="eastAsia"/>
                  <w:color w:val="000000"/>
                </w:rPr>
                <w:t>User</w:t>
              </w:r>
            </w:ins>
            <w:ins w:id="8836" w:author="曹姝玥" w:date="2015-12-31T20:09:00Z">
              <w:r>
                <w:rPr>
                  <w:color w:val="000000"/>
                </w:rPr>
                <w:t>DataService. I</w:t>
              </w:r>
            </w:ins>
            <w:ins w:id="8837" w:author="曹姝玥" w:date="2015-12-31T20:09:00Z">
              <w:r>
                <w:rPr>
                  <w:rFonts w:hint="eastAsia"/>
                  <w:color w:val="000000"/>
                </w:rPr>
                <w:t>nsert(UserPO po)</w:t>
              </w:r>
            </w:ins>
          </w:p>
        </w:tc>
        <w:tc>
          <w:tcPr>
            <w:tcW w:w="5529" w:type="dxa"/>
          </w:tcPr>
          <w:p>
            <w:pPr>
              <w:rPr>
                <w:ins w:id="8838" w:author="曹姝玥" w:date="2015-12-31T20:09:00Z"/>
                <w:color w:val="000000"/>
              </w:rPr>
            </w:pPr>
            <w:ins w:id="8839" w:author="曹姝玥" w:date="2015-12-31T20:09:00Z">
              <w:r>
                <w:rPr>
                  <w:rFonts w:hint="eastAsia"/>
                  <w:color w:val="000000"/>
                </w:rPr>
                <w:t>增加</w:t>
              </w:r>
            </w:ins>
            <w:ins w:id="8840"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41" w:author="曹姝玥" w:date="2015-12-31T20:09:00Z"/>
        </w:trPr>
        <w:tc>
          <w:tcPr>
            <w:tcW w:w="2943" w:type="dxa"/>
          </w:tcPr>
          <w:p>
            <w:pPr>
              <w:rPr>
                <w:ins w:id="8842" w:author="曹姝玥" w:date="2015-12-31T20:09:00Z"/>
                <w:color w:val="000000"/>
              </w:rPr>
            </w:pPr>
            <w:ins w:id="8843" w:author="曹姝玥" w:date="2015-12-31T20:09:00Z">
              <w:r>
                <w:rPr>
                  <w:rFonts w:hint="eastAsia"/>
                  <w:color w:val="000000"/>
                </w:rPr>
                <w:t>User</w:t>
              </w:r>
            </w:ins>
            <w:ins w:id="8844" w:author="曹姝玥" w:date="2015-12-31T20:09:00Z">
              <w:r>
                <w:rPr>
                  <w:color w:val="000000"/>
                </w:rPr>
                <w:t>DataService.</w:t>
              </w:r>
            </w:ins>
            <w:ins w:id="8845" w:author="曹姝玥" w:date="2015-12-31T20:09:00Z">
              <w:r>
                <w:rPr/>
                <w:t xml:space="preserve"> </w:t>
              </w:r>
            </w:ins>
            <w:ins w:id="8846" w:author="曹姝玥" w:date="2015-12-31T20:09:00Z">
              <w:r>
                <w:rPr>
                  <w:rFonts w:hint="eastAsia"/>
                  <w:color w:val="000000"/>
                </w:rPr>
                <w:t>delete(UserPO po)</w:t>
              </w:r>
            </w:ins>
          </w:p>
        </w:tc>
        <w:tc>
          <w:tcPr>
            <w:tcW w:w="5529" w:type="dxa"/>
          </w:tcPr>
          <w:p>
            <w:pPr>
              <w:rPr>
                <w:ins w:id="8847" w:author="曹姝玥" w:date="2015-12-31T20:09:00Z"/>
                <w:color w:val="000000"/>
              </w:rPr>
            </w:pPr>
            <w:ins w:id="8848" w:author="曹姝玥" w:date="2015-12-31T20:09: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49" w:author="曹姝玥" w:date="2015-12-31T20:09:00Z"/>
        </w:trPr>
        <w:tc>
          <w:tcPr>
            <w:tcW w:w="2943" w:type="dxa"/>
          </w:tcPr>
          <w:p>
            <w:pPr>
              <w:rPr>
                <w:ins w:id="8850" w:author="曹姝玥" w:date="2015-12-31T20:09:00Z"/>
                <w:color w:val="000000"/>
              </w:rPr>
            </w:pPr>
            <w:ins w:id="8851" w:author="曹姝玥" w:date="2015-12-31T20:09:00Z">
              <w:r>
                <w:rPr>
                  <w:rFonts w:hint="eastAsia"/>
                  <w:color w:val="000000"/>
                </w:rPr>
                <w:t>User</w:t>
              </w:r>
            </w:ins>
            <w:ins w:id="8852" w:author="曹姝玥" w:date="2015-12-31T20:09:00Z">
              <w:r>
                <w:rPr>
                  <w:color w:val="000000"/>
                </w:rPr>
                <w:t>DataService.</w:t>
              </w:r>
            </w:ins>
            <w:ins w:id="8853" w:author="曹姝玥" w:date="2015-12-31T20:09:00Z">
              <w:r>
                <w:rPr>
                  <w:rFonts w:hint="eastAsia"/>
                  <w:color w:val="000000"/>
                </w:rPr>
                <w:t>finds()</w:t>
              </w:r>
            </w:ins>
          </w:p>
        </w:tc>
        <w:tc>
          <w:tcPr>
            <w:tcW w:w="5529" w:type="dxa"/>
          </w:tcPr>
          <w:p>
            <w:pPr>
              <w:rPr>
                <w:ins w:id="8854" w:author="曹姝玥" w:date="2015-12-31T20:09:00Z"/>
                <w:color w:val="000000"/>
              </w:rPr>
            </w:pPr>
            <w:ins w:id="8855" w:author="曹姝玥" w:date="2015-12-31T20:09:00Z">
              <w:r>
                <w:rPr>
                  <w:rFonts w:hint="eastAsia"/>
                  <w:color w:val="000000"/>
                </w:rPr>
                <w:t>获得所有</w:t>
              </w:r>
            </w:ins>
            <w:ins w:id="8856" w:author="曹姝玥" w:date="2015-12-31T20:09: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8857" w:author="曹姝玥" w:date="2015-12-31T20:09:00Z"/>
        </w:trPr>
        <w:tc>
          <w:tcPr>
            <w:tcW w:w="2943" w:type="dxa"/>
          </w:tcPr>
          <w:p>
            <w:pPr>
              <w:rPr>
                <w:ins w:id="8858" w:author="曹姝玥" w:date="2015-12-31T20:09:00Z"/>
                <w:color w:val="000000"/>
              </w:rPr>
            </w:pPr>
            <w:ins w:id="8859" w:author="曹姝玥" w:date="2015-12-31T20:09:00Z">
              <w:r>
                <w:rPr>
                  <w:rFonts w:hint="eastAsia"/>
                  <w:color w:val="000000"/>
                </w:rPr>
                <w:t>User</w:t>
              </w:r>
            </w:ins>
            <w:ins w:id="8860" w:author="曹姝玥" w:date="2015-12-31T20:09:00Z">
              <w:r>
                <w:rPr>
                  <w:color w:val="000000"/>
                </w:rPr>
                <w:t>DataService.</w:t>
              </w:r>
            </w:ins>
            <w:ins w:id="8861" w:author="曹姝玥" w:date="2015-12-31T20:09:00Z">
              <w:r>
                <w:rPr>
                  <w:rFonts w:hint="eastAsia"/>
                  <w:color w:val="000000"/>
                </w:rPr>
                <w:t>finish()</w:t>
              </w:r>
            </w:ins>
          </w:p>
        </w:tc>
        <w:tc>
          <w:tcPr>
            <w:tcW w:w="5529" w:type="dxa"/>
          </w:tcPr>
          <w:p>
            <w:pPr>
              <w:rPr>
                <w:ins w:id="8862" w:author="曹姝玥" w:date="2015-12-31T20:09:00Z"/>
                <w:color w:val="000000"/>
              </w:rPr>
            </w:pPr>
            <w:ins w:id="8863" w:author="曹姝玥" w:date="2015-12-31T20:09:00Z">
              <w:r>
                <w:rPr>
                  <w:rFonts w:hint="eastAsia"/>
                  <w:color w:val="000000"/>
                </w:rPr>
                <w:t>结束操作</w:t>
              </w:r>
            </w:ins>
          </w:p>
        </w:tc>
      </w:tr>
    </w:tbl>
    <w:p>
      <w:pPr/>
    </w:p>
    <w:bookmarkEnd w:id="44"/>
    <w:p>
      <w:pPr>
        <w:pStyle w:val="2"/>
        <w:widowControl/>
        <w:numPr>
          <w:ilvl w:val="2"/>
          <w:numId w:val="1"/>
        </w:numPr>
        <w:rPr>
          <w:sz w:val="28"/>
          <w:szCs w:val="28"/>
        </w:rPr>
      </w:pPr>
      <w:bookmarkStart w:id="45" w:name="_Toc402982487"/>
      <w:r>
        <w:rPr>
          <w:rFonts w:hint="eastAsia" w:cs="宋体"/>
          <w:sz w:val="28"/>
          <w:szCs w:val="28"/>
        </w:rPr>
        <w:t>客户端业务逻辑层模块局部的行为</w:t>
      </w:r>
      <w:bookmarkEnd w:id="45"/>
    </w:p>
    <w:p>
      <w:pPr>
        <w:pStyle w:val="2"/>
        <w:widowControl/>
        <w:numPr>
          <w:ilvl w:val="3"/>
          <w:numId w:val="1"/>
        </w:numPr>
        <w:rPr>
          <w:rFonts w:ascii="宋体" w:hAnsi="宋体" w:cs="宋体"/>
          <w:sz w:val="24"/>
          <w:szCs w:val="28"/>
        </w:rPr>
      </w:pPr>
      <w:bookmarkStart w:id="46" w:name="_Toc402982488"/>
      <w:r>
        <w:rPr>
          <w:rFonts w:hint="eastAsia" w:ascii="宋体" w:hAnsi="宋体" w:cs="宋体"/>
          <w:sz w:val="24"/>
          <w:szCs w:val="28"/>
        </w:rPr>
        <w:t>userbl模块</w:t>
      </w:r>
      <w:bookmarkEnd w:id="46"/>
    </w:p>
    <w:p>
      <w:pPr>
        <w:pStyle w:val="38"/>
        <w:ind w:left="930" w:firstLine="0" w:firstLineChars="0"/>
      </w:pPr>
      <w:bookmarkStart w:id="47" w:name="_Toc402982489"/>
      <w: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18"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 xml:space="preserve">    图1      获得个人帐号信息的顺序图</w:t>
      </w:r>
    </w:p>
    <w:p>
      <w:pPr>
        <w:pStyle w:val="38"/>
        <w:ind w:left="930" w:firstLine="0" w:firstLineChars="0"/>
      </w:pPr>
    </w:p>
    <w:p>
      <w:pPr>
        <w:pStyle w:val="38"/>
        <w:ind w:left="930" w:firstLine="0" w:firstLineChars="0"/>
      </w:pPr>
      <w:r>
        <w:t>获得仓库管理对应的城市顺序图</w:t>
      </w:r>
      <w:r>
        <w:rPr>
          <w:rFonts w:hint="eastAsia"/>
        </w:rPr>
        <w:t>参见userbl顺序图</w:t>
      </w:r>
    </w:p>
    <w:p>
      <w:pPr>
        <w:pStyle w:val="38"/>
        <w:ind w:left="930" w:firstLine="0" w:firstLineChars="0"/>
      </w:pPr>
      <w:r>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19"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 xml:space="preserve">图2     </w:t>
      </w:r>
      <w:r>
        <w:rPr>
          <w:rFonts w:hint="eastAsia"/>
        </w:rPr>
        <w:tab/>
      </w:r>
      <w:r>
        <w:rPr>
          <w:rFonts w:hint="eastAsia"/>
        </w:rPr>
        <w:t>修改密码的顺序图</w:t>
      </w:r>
    </w:p>
    <w:p>
      <w:pPr>
        <w:pStyle w:val="38"/>
        <w:ind w:left="930" w:firstLine="0" w:firstLineChars="0"/>
      </w:pPr>
    </w:p>
    <w:p>
      <w:pPr>
        <w:pStyle w:val="38"/>
        <w:ind w:left="930" w:firstLine="0" w:firstLineChars="0"/>
      </w:pPr>
    </w:p>
    <w:p>
      <w:pPr>
        <w:pStyle w:val="38"/>
        <w:ind w:left="930" w:firstLine="0" w:firstLineChars="0"/>
        <w:jc w:val="center"/>
      </w:pPr>
      <w: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20"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pPr>
        <w:ind w:left="2940" w:firstLine="420"/>
      </w:pPr>
      <w:r>
        <w:rPr>
          <w:rFonts w:hint="eastAsia"/>
        </w:rPr>
        <w:t xml:space="preserve">图3 </w:t>
      </w:r>
      <w:r>
        <w:rPr>
          <w:rFonts w:hint="eastAsia"/>
        </w:rPr>
        <w:tab/>
      </w:r>
      <w:r>
        <w:rPr>
          <w:rFonts w:hint="eastAsia"/>
        </w:rPr>
        <w:tab/>
      </w:r>
      <w:r>
        <w:rPr>
          <w:rFonts w:hint="eastAsia"/>
        </w:rPr>
        <w:t>User对象状态图</w:t>
      </w:r>
    </w:p>
    <w:p>
      <w:pPr>
        <w:widowControl/>
        <w:jc w:val="left"/>
      </w:pPr>
      <w:r>
        <w:br w:type="page"/>
      </w: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47"/>
    </w:p>
    <w:p>
      <w:pPr>
        <w:ind w:firstLine="400" w:firstLineChars="200"/>
        <w:rPr>
          <w:rFonts w:ascii="宋体" w:hAnsi="宋体"/>
          <w:sz w:val="22"/>
        </w:rPr>
      </w:pPr>
      <w:r>
        <w:rPr>
          <w:rFonts w:hint="eastAsia" w:ascii="宋体" w:hAnsi="宋体"/>
          <w:sz w:val="20"/>
        </w:rPr>
        <w:t>参见userbl模块顺序图和对象状态图。</w:t>
      </w:r>
    </w:p>
    <w:p>
      <w:pPr/>
    </w:p>
    <w:p>
      <w:pPr>
        <w:pStyle w:val="2"/>
        <w:widowControl/>
        <w:numPr>
          <w:ilvl w:val="3"/>
          <w:numId w:val="1"/>
        </w:numPr>
        <w:rPr>
          <w:rFonts w:ascii="宋体" w:hAnsi="宋体" w:cs="宋体"/>
          <w:sz w:val="24"/>
          <w:szCs w:val="28"/>
        </w:rPr>
      </w:pPr>
      <w:bookmarkStart w:id="48" w:name="_Toc402982490"/>
      <w:r>
        <w:rPr>
          <w:rFonts w:hint="eastAsia" w:ascii="宋体" w:hAnsi="宋体" w:cs="宋体"/>
          <w:sz w:val="24"/>
          <w:szCs w:val="28"/>
        </w:rPr>
        <w:t>insititutionbl模块</w:t>
      </w:r>
      <w:bookmarkEnd w:id="48"/>
    </w:p>
    <w:p>
      <w:pPr>
        <w:pStyle w:val="38"/>
        <w:ind w:left="930" w:firstLine="0" w:firstLineChars="0"/>
      </w:pPr>
      <w:bookmarkStart w:id="49" w:name="_Toc402982491"/>
      <w: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1"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图4 </w:t>
      </w:r>
      <w:r>
        <w:rPr>
          <w:rFonts w:hint="eastAsia"/>
        </w:rPr>
        <w:tab/>
      </w:r>
      <w:r>
        <w:rPr>
          <w:rFonts w:hint="eastAsia"/>
        </w:rPr>
        <w:tab/>
      </w:r>
      <w:r>
        <w:rPr>
          <w:rFonts w:hint="eastAsia"/>
        </w:rPr>
        <w:t>人员工资调整顺序图</w:t>
      </w:r>
    </w:p>
    <w:p>
      <w:pPr/>
    </w:p>
    <w:p>
      <w:pPr/>
      <w:r>
        <w:rPr>
          <w:rFonts w:hint="eastAsia"/>
        </w:rPr>
        <w:t>增加、删除、查询机构顺序图参见user顺序图</w:t>
      </w:r>
    </w:p>
    <w:p>
      <w:pPr/>
    </w:p>
    <w:p>
      <w:pPr/>
    </w:p>
    <w:p>
      <w:pPr/>
      <w: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22"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图5 </w:t>
      </w:r>
      <w:r>
        <w:rPr>
          <w:rFonts w:hint="eastAsia"/>
        </w:rPr>
        <w:tab/>
      </w:r>
      <w:r>
        <w:rPr>
          <w:rFonts w:hint="eastAsia"/>
        </w:rPr>
        <w:tab/>
      </w:r>
      <w:r>
        <w:rPr>
          <w:rFonts w:hint="eastAsia"/>
        </w:rPr>
        <w:t>人员机构管理状态图</w:t>
      </w:r>
    </w:p>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49"/>
    </w:p>
    <w:p>
      <w:pPr/>
      <w:bookmarkStart w:id="50" w:name="_Toc402982492"/>
      <w:r>
        <w:rPr>
          <w:rFonts w:hint="eastAsia" w:cs="宋体"/>
          <w:szCs w:val="20"/>
        </w:rPr>
        <w:t>图</w:t>
      </w:r>
      <w:r>
        <w:rPr>
          <w:rFonts w:hint="eastAsia"/>
          <w:szCs w:val="20"/>
        </w:rPr>
        <w:t>6</w:t>
      </w:r>
      <w:r>
        <w:rPr>
          <w:rFonts w:hint="eastAsia" w:cs="宋体"/>
          <w:szCs w:val="20"/>
        </w:rPr>
        <w:t>表明了快递物流系统中，库存盘点界面想要知道快递信息时候的顺序图。</w:t>
      </w:r>
    </w:p>
    <w:p>
      <w:pPr/>
      <w:r>
        <w:rPr>
          <w:szCs w:val="20"/>
        </w:rPr>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23" r:link="rId5" cstate="print"/>
                    <a:srcRect/>
                    <a:stretch>
                      <a:fillRect/>
                    </a:stretch>
                  </pic:blipFill>
                  <pic:spPr>
                    <a:xfrm>
                      <a:off x="0" y="0"/>
                      <a:ext cx="5572125" cy="29622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6</w:t>
      </w:r>
      <w:r>
        <w:rPr>
          <w:szCs w:val="20"/>
        </w:rPr>
        <w:t xml:space="preserve">   </w:t>
      </w:r>
      <w:r>
        <w:rPr>
          <w:rFonts w:hint="eastAsia" w:cs="宋体"/>
          <w:szCs w:val="20"/>
        </w:rPr>
        <w:t>得到快递信息的顺序图</w:t>
      </w:r>
    </w:p>
    <w:p>
      <w:pPr/>
      <w:r>
        <w:rPr>
          <w:rFonts w:hint="eastAsia" w:cs="宋体"/>
          <w:szCs w:val="20"/>
        </w:rPr>
        <w:t>图</w:t>
      </w:r>
      <w:r>
        <w:rPr>
          <w:rFonts w:hint="eastAsia"/>
          <w:szCs w:val="20"/>
        </w:rPr>
        <w:t>7</w:t>
      </w:r>
      <w:r>
        <w:rPr>
          <w:rFonts w:hint="eastAsia" w:cs="宋体"/>
          <w:szCs w:val="20"/>
        </w:rPr>
        <w:t>为修改警戒比例的顺序图。</w:t>
      </w:r>
    </w:p>
    <w:p>
      <w:pPr/>
      <w:r>
        <w:rPr>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24" r:link="rId5" cstate="print"/>
                    <a:srcRect/>
                    <a:stretch>
                      <a:fillRect/>
                    </a:stretch>
                  </pic:blipFill>
                  <pic:spPr>
                    <a:xfrm>
                      <a:off x="0" y="0"/>
                      <a:ext cx="6086475" cy="32861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7</w:t>
      </w:r>
      <w:r>
        <w:rPr>
          <w:szCs w:val="20"/>
        </w:rPr>
        <w:t xml:space="preserve">  </w:t>
      </w:r>
      <w:r>
        <w:rPr>
          <w:rFonts w:hint="eastAsia" w:cs="宋体"/>
          <w:szCs w:val="20"/>
        </w:rPr>
        <w:t>修改警戒比例的顺序图</w:t>
      </w:r>
    </w:p>
    <w:p>
      <w:pPr/>
      <w:r>
        <w:rPr>
          <w:rFonts w:hint="eastAsia" w:cs="宋体"/>
          <w:szCs w:val="20"/>
        </w:rPr>
        <w:t>图</w:t>
      </w:r>
      <w:r>
        <w:rPr>
          <w:rFonts w:hint="eastAsia"/>
          <w:szCs w:val="20"/>
        </w:rPr>
        <w:t>8</w:t>
      </w:r>
      <w:r>
        <w:rPr>
          <w:rFonts w:hint="eastAsia" w:cs="宋体"/>
          <w:szCs w:val="20"/>
        </w:rPr>
        <w:t>为库存查看界面得到库存信息的顺序图。</w:t>
      </w:r>
    </w:p>
    <w:p>
      <w:pPr/>
      <w:r>
        <w:rPr>
          <w:szCs w:val="20"/>
        </w:rPr>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25" r:link="rId5" cstate="print"/>
                    <a:srcRect/>
                    <a:stretch>
                      <a:fillRect/>
                    </a:stretch>
                  </pic:blipFill>
                  <pic:spPr>
                    <a:xfrm>
                      <a:off x="0" y="0"/>
                      <a:ext cx="5657850" cy="3086100"/>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8</w:t>
      </w:r>
      <w:r>
        <w:rPr>
          <w:szCs w:val="20"/>
        </w:rPr>
        <w:t xml:space="preserve"> </w:t>
      </w:r>
      <w:r>
        <w:rPr>
          <w:rFonts w:hint="eastAsia" w:cs="宋体"/>
          <w:szCs w:val="20"/>
        </w:rPr>
        <w:t>得到库存信息的顺序图</w:t>
      </w:r>
    </w:p>
    <w:p>
      <w:pPr/>
      <w:r>
        <w:rPr>
          <w:rFonts w:hint="eastAsia" w:cs="宋体"/>
          <w:szCs w:val="20"/>
        </w:rPr>
        <w:t>图9为库存分区的顺序图</w:t>
      </w:r>
    </w:p>
    <w:p>
      <w:pPr/>
      <w:r>
        <w:rPr>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26" r:link="rId5" cstate="print"/>
                    <a:srcRect/>
                    <a:stretch>
                      <a:fillRect/>
                    </a:stretch>
                  </pic:blipFill>
                  <pic:spPr>
                    <a:xfrm>
                      <a:off x="0" y="0"/>
                      <a:ext cx="5953125" cy="31337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9</w:t>
      </w:r>
      <w:r>
        <w:rPr>
          <w:szCs w:val="20"/>
        </w:rPr>
        <w:t xml:space="preserve"> </w:t>
      </w:r>
      <w:r>
        <w:rPr>
          <w:rFonts w:hint="eastAsia" w:cs="宋体"/>
          <w:szCs w:val="20"/>
        </w:rPr>
        <w:t>库存分区的顺序图</w:t>
      </w:r>
    </w:p>
    <w:p>
      <w:pPr/>
      <w:r>
        <w:rPr>
          <w:rFonts w:hint="eastAsia" w:cs="宋体"/>
          <w:szCs w:val="20"/>
        </w:rPr>
        <w:t>图</w:t>
      </w:r>
      <w:r>
        <w:rPr>
          <w:rFonts w:hint="eastAsia"/>
          <w:szCs w:val="20"/>
        </w:rPr>
        <w:t>10</w:t>
      </w:r>
      <w:r>
        <w:rPr>
          <w:rFonts w:hint="eastAsia" w:cs="宋体"/>
          <w:szCs w:val="20"/>
        </w:rPr>
        <w:t>所示的状态图描述了</w:t>
      </w:r>
      <w:r>
        <w:rPr>
          <w:szCs w:val="20"/>
        </w:rPr>
        <w:t>Commodity</w:t>
      </w:r>
      <w:r>
        <w:rPr>
          <w:rFonts w:hint="eastAsia" w:cs="宋体"/>
          <w:szCs w:val="20"/>
        </w:rPr>
        <w:t>对象的生存期间的状态序列、引起转移的事件，以及因状态转移而伴随的动作。</w:t>
      </w:r>
    </w:p>
    <w:p>
      <w:pPr/>
      <w:r>
        <w:rPr>
          <w:szCs w:val="20"/>
        </w:rPr>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27" r:link="rId5" cstate="print"/>
                    <a:srcRect/>
                    <a:stretch>
                      <a:fillRect/>
                    </a:stretch>
                  </pic:blipFill>
                  <pic:spPr>
                    <a:xfrm>
                      <a:off x="0" y="0"/>
                      <a:ext cx="4848225" cy="42576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10</w:t>
      </w:r>
      <w:r>
        <w:rPr>
          <w:szCs w:val="20"/>
        </w:rPr>
        <w:t xml:space="preserve">  Commodity</w:t>
      </w:r>
      <w:r>
        <w:rPr>
          <w:rFonts w:hint="eastAsia" w:cs="宋体"/>
          <w:szCs w:val="20"/>
        </w:rPr>
        <w:t>对象状态图</w:t>
      </w:r>
    </w:p>
    <w:p>
      <w:pPr>
        <w:pStyle w:val="2"/>
        <w:widowControl/>
        <w:numPr>
          <w:ilvl w:val="3"/>
          <w:numId w:val="1"/>
        </w:numPr>
        <w:rPr>
          <w:rFonts w:ascii="宋体" w:hAnsi="宋体" w:cs="宋体"/>
          <w:sz w:val="24"/>
          <w:szCs w:val="28"/>
        </w:rPr>
      </w:pPr>
      <w:r>
        <w:rPr>
          <w:rFonts w:hint="eastAsia" w:ascii="宋体" w:hAnsi="宋体" w:cs="宋体"/>
          <w:sz w:val="24"/>
          <w:szCs w:val="28"/>
        </w:rPr>
        <w:t>logbl模块</w:t>
      </w:r>
      <w:bookmarkEnd w:id="50"/>
    </w:p>
    <w:p>
      <w:pPr>
        <w:ind w:firstLine="442" w:firstLineChars="200"/>
        <w:rPr>
          <w:rFonts w:ascii="宋体" w:hAnsi="宋体"/>
          <w:b/>
          <w:sz w:val="22"/>
        </w:rPr>
      </w:pPr>
      <w:bookmarkStart w:id="51" w:name="_Toc402982493"/>
      <w:r>
        <w:rPr>
          <w:rFonts w:hint="eastAsia" w:ascii="宋体" w:hAnsi="宋体"/>
          <w:b/>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28" cstate="print"/>
                    <a:srcRect/>
                    <a:stretch>
                      <a:fillRect/>
                    </a:stretch>
                  </pic:blipFill>
                  <pic:spPr>
                    <a:xfrm>
                      <a:off x="0" y="0"/>
                      <a:ext cx="5274310" cy="4059555"/>
                    </a:xfrm>
                    <a:prstGeom prst="rect">
                      <a:avLst/>
                    </a:prstGeom>
                  </pic:spPr>
                </pic:pic>
              </a:graphicData>
            </a:graphic>
          </wp:inline>
        </w:drawing>
      </w:r>
    </w:p>
    <w:p>
      <w:pPr>
        <w:jc w:val="center"/>
        <w:rPr>
          <w:rFonts w:ascii="宋体" w:hAnsi="宋体"/>
          <w:b/>
          <w:sz w:val="22"/>
        </w:rPr>
      </w:pPr>
      <w:r>
        <w:rPr>
          <w:rFonts w:hint="eastAsia" w:ascii="宋体" w:hAnsi="宋体"/>
          <w:bCs/>
          <w:sz w:val="22"/>
        </w:rPr>
        <w:t>图11 查看日志的顺序图</w:t>
      </w:r>
    </w:p>
    <w:p>
      <w:pPr>
        <w:jc w:val="center"/>
        <w:rPr>
          <w:rFonts w:ascii="宋体" w:hAnsi="宋体"/>
          <w:b/>
          <w:sz w:val="22"/>
        </w:rPr>
      </w:pPr>
      <w:r>
        <w:rPr>
          <w:rFonts w:hint="eastAsia" w:ascii="宋体" w:hAnsi="宋体"/>
          <w:b/>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29" cstate="print"/>
                    <a:srcRect/>
                    <a:stretch>
                      <a:fillRect/>
                    </a:stretch>
                  </pic:blipFill>
                  <pic:spPr>
                    <a:xfrm>
                      <a:off x="0" y="0"/>
                      <a:ext cx="3475990" cy="1895475"/>
                    </a:xfrm>
                    <a:prstGeom prst="rect">
                      <a:avLst/>
                    </a:prstGeom>
                  </pic:spPr>
                </pic:pic>
              </a:graphicData>
            </a:graphic>
          </wp:inline>
        </w:drawing>
      </w:r>
    </w:p>
    <w:p>
      <w:pPr>
        <w:jc w:val="center"/>
        <w:rPr>
          <w:rFonts w:ascii="宋体" w:hAnsi="宋体"/>
          <w:bCs/>
          <w:sz w:val="22"/>
        </w:rPr>
      </w:pPr>
      <w:r>
        <w:rPr>
          <w:rFonts w:hint="eastAsia" w:ascii="宋体" w:hAnsi="宋体"/>
          <w:bCs/>
          <w:sz w:val="22"/>
        </w:rPr>
        <w:t>图12 Log对象状态图</w:t>
      </w:r>
    </w:p>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51"/>
    </w:p>
    <w:p>
      <w:pPr>
        <w:ind w:firstLine="442" w:firstLineChars="200"/>
        <w:rPr>
          <w:rFonts w:ascii="宋体" w:hAnsi="宋体"/>
          <w:b/>
          <w:sz w:val="22"/>
        </w:rPr>
      </w:pPr>
      <w:bookmarkStart w:id="52" w:name="_Toc402982494"/>
    </w:p>
    <w:p>
      <w:pPr>
        <w:rPr>
          <w:rFonts w:ascii="宋体" w:hAnsi="宋体"/>
          <w:b/>
          <w:sz w:val="22"/>
        </w:rPr>
      </w:pPr>
      <w:r>
        <w:rPr>
          <w:rFonts w:hint="eastAsia" w:ascii="宋体" w:hAnsi="宋体"/>
          <w:b/>
          <w:sz w:val="22"/>
        </w:rPr>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30" cstate="print"/>
                    <a:srcRect/>
                    <a:stretch>
                      <a:fillRect/>
                    </a:stretch>
                  </pic:blipFill>
                  <pic:spPr>
                    <a:xfrm>
                      <a:off x="0" y="0"/>
                      <a:ext cx="5271135" cy="2531745"/>
                    </a:xfrm>
                    <a:prstGeom prst="rect">
                      <a:avLst/>
                    </a:prstGeom>
                  </pic:spPr>
                </pic:pic>
              </a:graphicData>
            </a:graphic>
          </wp:inline>
        </w:drawing>
      </w:r>
    </w:p>
    <w:p>
      <w:pPr>
        <w:jc w:val="center"/>
        <w:rPr>
          <w:rFonts w:ascii="宋体" w:hAnsi="宋体"/>
          <w:b/>
          <w:sz w:val="22"/>
        </w:rPr>
      </w:pPr>
      <w:r>
        <w:rPr>
          <w:rFonts w:hint="eastAsia" w:ascii="宋体" w:hAnsi="宋体"/>
          <w:bCs/>
          <w:sz w:val="22"/>
        </w:rPr>
        <w:t>图13填写付款单的顺序图</w:t>
      </w:r>
    </w:p>
    <w:p>
      <w:pPr>
        <w:rPr>
          <w:rFonts w:eastAsiaTheme="minorEastAsia"/>
        </w:rPr>
      </w:pPr>
      <w:r>
        <w:rPr>
          <w:rFonts w:hint="eastAsia" w:eastAsiaTheme="minorEastAsia"/>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31" cstate="print"/>
                    <a:srcRect/>
                    <a:stretch>
                      <a:fillRect/>
                    </a:stretch>
                  </pic:blipFill>
                  <pic:spPr>
                    <a:xfrm>
                      <a:off x="0" y="0"/>
                      <a:ext cx="5269230" cy="1876425"/>
                    </a:xfrm>
                    <a:prstGeom prst="rect">
                      <a:avLst/>
                    </a:prstGeom>
                  </pic:spPr>
                </pic:pic>
              </a:graphicData>
            </a:graphic>
          </wp:inline>
        </w:drawing>
      </w:r>
    </w:p>
    <w:p>
      <w:pPr>
        <w:jc w:val="center"/>
        <w:rPr>
          <w:rFonts w:ascii="宋体" w:hAnsi="宋体"/>
          <w:b/>
          <w:sz w:val="22"/>
        </w:rPr>
      </w:pPr>
      <w:r>
        <w:rPr>
          <w:rFonts w:hint="eastAsia" w:ascii="宋体" w:hAnsi="宋体"/>
          <w:bCs/>
          <w:sz w:val="22"/>
        </w:rPr>
        <w:t>图14 Sheet对象状态图</w:t>
      </w:r>
    </w:p>
    <w:p>
      <w:pPr>
        <w:rPr>
          <w:rFonts w:eastAsiaTheme="minorEastAsia"/>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52"/>
    </w:p>
    <w:p>
      <w:pPr>
        <w:ind w:firstLine="442" w:firstLineChars="200"/>
        <w:rPr>
          <w:rFonts w:ascii="宋体" w:hAnsi="宋体"/>
          <w:b/>
          <w:sz w:val="22"/>
        </w:rPr>
      </w:pPr>
      <w:bookmarkStart w:id="53" w:name="_Toc402982495"/>
    </w:p>
    <w:p>
      <w:pPr>
        <w:rPr>
          <w:rFonts w:ascii="宋体" w:hAnsi="宋体"/>
          <w:b/>
          <w:sz w:val="22"/>
        </w:rPr>
      </w:pPr>
      <w:r>
        <w:rPr>
          <w:rFonts w:ascii="宋体" w:hAnsi="宋体"/>
          <w:b/>
          <w:sz w:val="22"/>
        </w:rPr>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29890"/>
                    </a:xfrm>
                    <a:prstGeom prst="rect">
                      <a:avLst/>
                    </a:prstGeom>
                  </pic:spPr>
                </pic:pic>
              </a:graphicData>
            </a:graphic>
          </wp:inline>
        </w:drawing>
      </w:r>
    </w:p>
    <w:p>
      <w:pPr>
        <w:jc w:val="center"/>
        <w:rPr>
          <w:rFonts w:ascii="宋体" w:hAnsi="宋体"/>
          <w:b/>
          <w:sz w:val="22"/>
        </w:rPr>
      </w:pPr>
      <w:r>
        <w:rPr>
          <w:rFonts w:hint="eastAsia" w:ascii="宋体" w:hAnsi="宋体"/>
          <w:bCs/>
          <w:sz w:val="22"/>
        </w:rPr>
        <w:t>图15期初建账的顺序图</w:t>
      </w:r>
    </w:p>
    <w:p>
      <w:pPr/>
    </w:p>
    <w:p>
      <w:pPr/>
      <w: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724535"/>
                    </a:xfrm>
                    <a:prstGeom prst="rect">
                      <a:avLst/>
                    </a:prstGeom>
                  </pic:spPr>
                </pic:pic>
              </a:graphicData>
            </a:graphic>
          </wp:inline>
        </w:drawing>
      </w:r>
    </w:p>
    <w:p>
      <w:pPr>
        <w:jc w:val="center"/>
        <w:rPr>
          <w:rFonts w:ascii="宋体" w:hAnsi="宋体"/>
          <w:b/>
          <w:sz w:val="22"/>
        </w:rPr>
      </w:pPr>
      <w:r>
        <w:rPr>
          <w:rFonts w:hint="eastAsia" w:ascii="宋体" w:hAnsi="宋体"/>
          <w:bCs/>
          <w:sz w:val="22"/>
        </w:rPr>
        <w:t>图16 BeginInfo对象状态图</w:t>
      </w:r>
    </w:p>
    <w:p>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53"/>
    </w:p>
    <w:p>
      <w:pPr/>
      <w:r>
        <w:rPr>
          <w:rFonts w:hint="eastAsia" w:ascii="宋体" w:hAnsi="宋体"/>
          <w:sz w:val="20"/>
        </w:rPr>
        <w:t>参见userbl模块顺序图和对象状态图。</w:t>
      </w:r>
    </w:p>
    <w:p>
      <w:pPr>
        <w:pStyle w:val="2"/>
        <w:widowControl/>
        <w:numPr>
          <w:ilvl w:val="3"/>
          <w:numId w:val="1"/>
        </w:numPr>
        <w:rPr>
          <w:rFonts w:ascii="宋体" w:hAnsi="宋体" w:cs="宋体"/>
          <w:sz w:val="24"/>
          <w:szCs w:val="28"/>
        </w:rPr>
      </w:pPr>
      <w:bookmarkStart w:id="54" w:name="_Toc402982496"/>
      <w:r>
        <w:rPr>
          <w:rFonts w:hint="eastAsia" w:ascii="宋体" w:hAnsi="宋体" w:cs="宋体"/>
          <w:sz w:val="24"/>
          <w:szCs w:val="28"/>
        </w:rPr>
        <w:t>staffmanagebl模块</w:t>
      </w:r>
      <w:bookmarkEnd w:id="54"/>
    </w:p>
    <w:p>
      <w:pPr/>
      <w:bookmarkStart w:id="55" w:name="_Toc402982497"/>
      <w:r>
        <w:rPr>
          <w:rFonts w:hint="eastAsia"/>
        </w:rPr>
        <w:t>增加、删除、更改、查询员工帐号信息顺序图参见userbl顺序图</w:t>
      </w:r>
    </w:p>
    <w:p>
      <w:pPr/>
    </w:p>
    <w:p>
      <w:pPr/>
    </w:p>
    <w:p>
      <w:pPr/>
      <w:r>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4"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pPr>
        <w:rPr>
          <w:ins w:id="8864" w:author="曹姝玥" w:date="2015-12-31T20:11:00Z"/>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图17</w:t>
      </w:r>
      <w:r>
        <w:rPr>
          <w:rFonts w:hint="eastAsia"/>
        </w:rPr>
        <w:tab/>
      </w:r>
      <w:r>
        <w:rPr>
          <w:rFonts w:hint="eastAsia"/>
        </w:rPr>
        <w:tab/>
      </w:r>
      <w:r>
        <w:rPr>
          <w:rFonts w:hint="eastAsia"/>
        </w:rPr>
        <w:t>用户管理状态图</w:t>
      </w:r>
    </w:p>
    <w:p>
      <w:pPr>
        <w:pStyle w:val="2"/>
        <w:widowControl/>
        <w:numPr>
          <w:ilvl w:val="3"/>
          <w:numId w:val="1"/>
        </w:numPr>
        <w:rPr>
          <w:ins w:id="8865" w:author="曹姝玥" w:date="2015-12-31T20:11:00Z"/>
          <w:rFonts w:ascii="宋体" w:hAnsi="宋体" w:cs="宋体"/>
          <w:sz w:val="24"/>
          <w:szCs w:val="28"/>
        </w:rPr>
      </w:pPr>
      <w:ins w:id="8866" w:author="曹姝玥" w:date="2015-12-31T20:11:00Z">
        <w:r>
          <w:rPr>
            <w:rFonts w:hint="eastAsia" w:ascii="宋体" w:hAnsi="宋体" w:cs="宋体"/>
            <w:sz w:val="24"/>
            <w:szCs w:val="28"/>
          </w:rPr>
          <w:t>LogInbl模块</w:t>
        </w:r>
      </w:ins>
    </w:p>
    <w:p>
      <w:pPr>
        <w:numPr>
          <w:ilvl w:val="0"/>
          <w:numId w:val="1"/>
        </w:numPr>
        <w:ind w:left="425" w:hanging="425" w:firstLineChars="0"/>
        <w:rPr>
          <w:ins w:id="8868" w:author="曹姝玥" w:date="2015-12-31T20:11:00Z"/>
        </w:rPr>
        <w:pPrChange w:id="8867" w:author="曹姝玥" w:date="2015-12-31T20:11:00Z">
          <w:pPr>
            <w:pStyle w:val="41"/>
            <w:numPr>
              <w:ilvl w:val="0"/>
              <w:numId w:val="1"/>
            </w:numPr>
            <w:ind w:left="425" w:hanging="425" w:firstLineChars="0"/>
          </w:pPr>
        </w:pPrChange>
      </w:pPr>
      <w:ins w:id="8869" w:author="曹姝玥" w:date="2015-12-31T20:11:00Z">
        <w:r>
          <w:rPr>
            <w:rFonts w:hint="eastAsia" w:ascii="宋体" w:hAnsi="宋体"/>
            <w:sz w:val="20"/>
            <w:rPrChange w:id="8870" w:author="曹姝玥" w:date="2015-12-31T20:11:00Z">
              <w:rPr>
                <w:rFonts w:hint="eastAsia"/>
              </w:rPr>
            </w:rPrChange>
          </w:rPr>
          <w:t>参见userbl模块顺序图和对象状态图。</w:t>
        </w:r>
      </w:ins>
    </w:p>
    <w:p>
      <w:pPr/>
    </w:p>
    <w:bookmarkEnd w:id="55"/>
    <w:p>
      <w:pPr>
        <w:pStyle w:val="2"/>
        <w:widowControl/>
        <w:numPr>
          <w:ilvl w:val="2"/>
          <w:numId w:val="1"/>
        </w:numPr>
        <w:rPr>
          <w:sz w:val="28"/>
          <w:szCs w:val="28"/>
        </w:rPr>
      </w:pPr>
      <w:bookmarkStart w:id="56" w:name="_Toc402982498"/>
      <w:r>
        <w:rPr>
          <w:rFonts w:hint="eastAsia" w:cs="宋体"/>
          <w:sz w:val="28"/>
          <w:szCs w:val="28"/>
        </w:rPr>
        <w:t>客户端业务逻辑层模块的设计原理</w:t>
      </w:r>
      <w:bookmarkEnd w:id="56"/>
    </w:p>
    <w:p>
      <w:pPr>
        <w:pStyle w:val="7"/>
        <w:widowControl/>
        <w:spacing w:line="276" w:lineRule="auto"/>
        <w:ind w:firstLine="440"/>
        <w:rPr>
          <w:szCs w:val="22"/>
        </w:rPr>
      </w:pPr>
      <w:r>
        <w:rPr>
          <w:rFonts w:hint="eastAsia" w:ascii="宋体" w:hAnsi="宋体" w:cs="宋体"/>
          <w:sz w:val="22"/>
          <w:szCs w:val="21"/>
        </w:rPr>
        <w:t>利用委托式控制风格，每个模块需要访问的业务逻辑有各自的控制器委托给不同的领域对象。这些对象分别承担一定的职责，做出一定的决策，从而实现大的职责。</w:t>
      </w:r>
    </w:p>
    <w:p>
      <w:pPr>
        <w:pStyle w:val="2"/>
        <w:widowControl/>
        <w:numPr>
          <w:ilvl w:val="1"/>
          <w:numId w:val="1"/>
        </w:numPr>
        <w:rPr>
          <w:sz w:val="32"/>
          <w:szCs w:val="32"/>
        </w:rPr>
      </w:pPr>
      <w:bookmarkStart w:id="57" w:name="_Toc402982499"/>
      <w:r>
        <w:rPr>
          <w:rFonts w:hint="eastAsia" w:cs="宋体"/>
          <w:sz w:val="32"/>
          <w:szCs w:val="32"/>
        </w:rPr>
        <w:t>客户端网络模块的静态结构和动态职责</w:t>
      </w:r>
      <w:bookmarkEnd w:id="57"/>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由于数据是存储在服务器上的，客户端访问数据必须通过网络通信层，具体是由客户端的业务逻辑层和服务器端的数据层通过网络通信层进行通信。如图33所示。</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具体网络通信层的实现是通过远程方法调用RMI来实现的。</w:t>
      </w:r>
    </w:p>
    <w:p>
      <w:pPr>
        <w:ind w:left="840"/>
        <w:rPr>
          <w:b/>
          <w:sz w:val="28"/>
          <w:szCs w:val="28"/>
        </w:rPr>
      </w:pPr>
      <w:r>
        <w:rPr>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35" r:link="rId5" cstate="print"/>
                    <a:srcRect/>
                    <a:stretch>
                      <a:fillRect/>
                    </a:stretch>
                  </pic:blipFill>
                  <pic:spPr>
                    <a:xfrm>
                      <a:off x="0" y="0"/>
                      <a:ext cx="4257675" cy="23907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图33 客户端数据通信层模块的描述</w:t>
      </w:r>
    </w:p>
    <w:p>
      <w:pPr>
        <w:pStyle w:val="2"/>
        <w:widowControl/>
        <w:numPr>
          <w:ilvl w:val="2"/>
          <w:numId w:val="1"/>
        </w:numPr>
        <w:rPr>
          <w:sz w:val="28"/>
          <w:szCs w:val="28"/>
        </w:rPr>
      </w:pPr>
      <w:bookmarkStart w:id="58" w:name="_Toc402982500"/>
      <w:r>
        <w:rPr>
          <w:rFonts w:hint="eastAsia" w:cs="宋体"/>
          <w:sz w:val="28"/>
          <w:szCs w:val="28"/>
        </w:rPr>
        <w:t>客户端网络模块局部模块的职责</w:t>
      </w:r>
      <w:bookmarkEnd w:id="58"/>
    </w:p>
    <w:p>
      <w:pPr>
        <w:pStyle w:val="7"/>
        <w:widowControl/>
        <w:spacing w:line="276" w:lineRule="auto"/>
        <w:ind w:firstLine="440"/>
        <w:rPr>
          <w:rFonts w:ascii="宋体" w:hAnsi="宋体" w:cs="宋体"/>
          <w:sz w:val="22"/>
          <w:szCs w:val="21"/>
        </w:rPr>
      </w:pPr>
      <w:r>
        <w:rPr>
          <w:rFonts w:hint="eastAsia" w:ascii="宋体" w:hAnsi="宋体" w:cs="宋体"/>
          <w:sz w:val="22"/>
          <w:szCs w:val="21"/>
        </w:rPr>
        <w:t>其实网络通信层的实际运作代码是由RMI API所完成的，在客户端我们只需要部署RMI服务的Stub文件和Java RMI类库即可。如表25所示。</w:t>
      </w:r>
    </w:p>
    <w:p>
      <w:pPr>
        <w:jc w:val="center"/>
        <w:rPr>
          <w:rFonts w:ascii="宋体" w:hAnsi="宋体" w:cs="宋体"/>
        </w:rPr>
      </w:pPr>
      <w:r>
        <w:rPr>
          <w:rFonts w:hint="eastAsia" w:ascii="宋体" w:hAnsi="宋体" w:cs="宋体"/>
        </w:rPr>
        <w:t>表25 网络通信层模块的职责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3"/>
        <w:gridCol w:w="5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模块</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IDataRemoteService_Stub</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给业务逻辑层提供服务接口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 xml:space="preserve">Java RMI </w:t>
            </w:r>
            <w:r>
              <w:rPr>
                <w:rFonts w:hint="eastAsia" w:cs="宋体"/>
                <w:sz w:val="22"/>
                <w:szCs w:val="22"/>
              </w:rPr>
              <w:t>类库</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实现</w:t>
            </w:r>
            <w:r>
              <w:rPr>
                <w:sz w:val="22"/>
                <w:szCs w:val="22"/>
              </w:rPr>
              <w:t>RMI</w:t>
            </w:r>
            <w:r>
              <w:rPr>
                <w:rFonts w:hint="eastAsia" w:cs="宋体"/>
                <w:sz w:val="22"/>
                <w:szCs w:val="22"/>
              </w:rPr>
              <w:t>机制</w:t>
            </w:r>
          </w:p>
        </w:tc>
      </w:tr>
    </w:tbl>
    <w:p>
      <w:pPr>
        <w:rPr>
          <w:b/>
          <w:sz w:val="28"/>
          <w:szCs w:val="28"/>
        </w:rPr>
      </w:pPr>
    </w:p>
    <w:p>
      <w:pPr>
        <w:pStyle w:val="2"/>
        <w:widowControl/>
        <w:numPr>
          <w:ilvl w:val="1"/>
          <w:numId w:val="1"/>
        </w:numPr>
        <w:rPr>
          <w:sz w:val="32"/>
          <w:szCs w:val="32"/>
        </w:rPr>
      </w:pPr>
      <w:bookmarkStart w:id="59" w:name="_Toc402982501"/>
      <w:r>
        <w:rPr>
          <w:rFonts w:hint="eastAsia" w:cs="宋体"/>
          <w:sz w:val="32"/>
          <w:szCs w:val="32"/>
        </w:rPr>
        <w:t>服务器端网络模块的静态结构和动态职责</w:t>
      </w:r>
      <w:bookmarkEnd w:id="59"/>
    </w:p>
    <w:p>
      <w:pPr>
        <w:pStyle w:val="2"/>
        <w:widowControl/>
        <w:numPr>
          <w:ilvl w:val="2"/>
          <w:numId w:val="1"/>
        </w:numPr>
        <w:rPr>
          <w:sz w:val="28"/>
          <w:szCs w:val="28"/>
        </w:rPr>
      </w:pPr>
      <w:bookmarkStart w:id="60" w:name="_Toc402982502"/>
      <w:r>
        <w:rPr>
          <w:rFonts w:hint="eastAsia" w:cs="宋体"/>
          <w:sz w:val="28"/>
          <w:szCs w:val="28"/>
        </w:rPr>
        <w:t>服务器端网络模块局部模块的职责</w:t>
      </w:r>
      <w:bookmarkEnd w:id="60"/>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具体服务器端模块中只需要包含Java RMI类库即可。但是其数据层实现RMI的类需要符合以下条件：</w:t>
      </w:r>
    </w:p>
    <w:p>
      <w:pPr/>
      <w:r>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36" r:link="rId5" cstate="print"/>
                    <a:srcRect/>
                    <a:stretch>
                      <a:fillRect/>
                    </a:stretch>
                  </pic:blipFill>
                  <pic:spPr>
                    <a:xfrm>
                      <a:off x="0" y="0"/>
                      <a:ext cx="4105275" cy="38766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图34 服务器数据层实现RMI的类的描述</w:t>
      </w:r>
    </w:p>
    <w:p>
      <w:pPr>
        <w:pStyle w:val="2"/>
        <w:widowControl/>
        <w:numPr>
          <w:ilvl w:val="2"/>
          <w:numId w:val="1"/>
        </w:numPr>
        <w:rPr>
          <w:sz w:val="28"/>
          <w:szCs w:val="28"/>
        </w:rPr>
      </w:pPr>
      <w:bookmarkStart w:id="61" w:name="_Toc402982503"/>
      <w:r>
        <w:rPr>
          <w:rFonts w:hint="eastAsia" w:cs="宋体"/>
          <w:sz w:val="28"/>
          <w:szCs w:val="28"/>
        </w:rPr>
        <w:t>服务器端网络模块局部模块的接口规范</w:t>
      </w:r>
      <w:bookmarkEnd w:id="61"/>
    </w:p>
    <w:p>
      <w:pPr>
        <w:pStyle w:val="7"/>
        <w:widowControl/>
        <w:spacing w:line="276" w:lineRule="auto"/>
        <w:ind w:firstLine="440"/>
        <w:rPr>
          <w:rFonts w:ascii="宋体" w:hAnsi="宋体" w:cs="宋体"/>
          <w:sz w:val="22"/>
          <w:szCs w:val="21"/>
        </w:rPr>
      </w:pPr>
      <w:r>
        <w:rPr>
          <w:rFonts w:hint="eastAsia" w:ascii="宋体" w:hAnsi="宋体" w:cs="宋体"/>
          <w:sz w:val="22"/>
          <w:szCs w:val="21"/>
        </w:rPr>
        <w:t>DatabaseService 是被业务逻辑层调用的接口。为了实现RMI， DatabaseService需要继承 Remote接口，而数据层中的实现这个接口的类DatabaseServiceSerializableImpl都需要继承UnicastRemoteObject类。</w:t>
      </w:r>
    </w:p>
    <w:p>
      <w:pPr>
        <w:pStyle w:val="7"/>
        <w:widowControl/>
        <w:spacing w:line="276" w:lineRule="auto"/>
        <w:ind w:firstLine="440"/>
        <w:rPr>
          <w:rFonts w:ascii="宋体" w:hAnsi="宋体" w:cs="宋体"/>
          <w:sz w:val="22"/>
          <w:szCs w:val="21"/>
        </w:rPr>
      </w:pPr>
      <w:r>
        <w:rPr>
          <w:rFonts w:hint="eastAsia" w:ascii="宋体" w:hAnsi="宋体" w:cs="宋体"/>
          <w:sz w:val="22"/>
          <w:szCs w:val="21"/>
        </w:rPr>
        <w:t>以下是服务器网络模块的RMI详细的规范：</w:t>
      </w:r>
    </w:p>
    <w:p>
      <w:pPr>
        <w:jc w:val="center"/>
        <w:rPr>
          <w:rFonts w:ascii="宋体" w:hAnsi="宋体" w:cs="宋体"/>
        </w:rPr>
      </w:pPr>
      <w:r>
        <w:rPr>
          <w:rFonts w:hint="eastAsia" w:ascii="宋体" w:hAnsi="宋体" w:cs="宋体"/>
          <w:b/>
          <w:bCs/>
        </w:rPr>
        <w:t>表39 服务器网络模块的RMI接口规范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远程服务的实现类</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extendsUnicastRemoteObject</w:t>
            </w:r>
          </w:p>
        </w:tc>
      </w:tr>
    </w:tbl>
    <w:p>
      <w:pPr>
        <w:rPr>
          <w:sz w:val="22"/>
          <w:szCs w:val="22"/>
        </w:rPr>
      </w:pPr>
    </w:p>
    <w:p>
      <w:pPr>
        <w:jc w:val="center"/>
        <w:rPr>
          <w:rFonts w:ascii="宋体" w:hAnsi="宋体" w:cs="宋体"/>
          <w:b/>
          <w:bCs/>
        </w:rPr>
      </w:pPr>
      <w:r>
        <w:rPr>
          <w:rFonts w:hint="eastAsia" w:ascii="宋体" w:hAnsi="宋体" w:cs="宋体"/>
          <w:b/>
          <w:bCs/>
        </w:rPr>
        <w:t>表40 服务器网络模块的RMI接口返回值的规范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作为远程引用传递</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rFonts w:hint="eastAsia" w:cs="宋体"/>
                <w:sz w:val="22"/>
                <w:szCs w:val="20"/>
              </w:rPr>
              <w:t>该类需要</w:t>
            </w: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通过数据库进行复制</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Implements MySql</w:t>
            </w:r>
          </w:p>
        </w:tc>
      </w:tr>
    </w:tbl>
    <w:p>
      <w:pPr>
        <w:rPr>
          <w:b/>
          <w:sz w:val="28"/>
          <w:szCs w:val="28"/>
        </w:rPr>
      </w:pPr>
    </w:p>
    <w:p>
      <w:pPr>
        <w:pStyle w:val="2"/>
        <w:widowControl/>
        <w:numPr>
          <w:ilvl w:val="1"/>
          <w:numId w:val="1"/>
        </w:numPr>
        <w:rPr>
          <w:sz w:val="32"/>
          <w:szCs w:val="32"/>
        </w:rPr>
      </w:pPr>
      <w:bookmarkStart w:id="62" w:name="_Toc402982504"/>
      <w:r>
        <w:rPr>
          <w:rFonts w:hint="eastAsia" w:cs="宋体"/>
          <w:sz w:val="32"/>
          <w:szCs w:val="32"/>
        </w:rPr>
        <w:t>服务器端数据层模块的静态结构和动态职责</w:t>
      </w:r>
      <w:bookmarkEnd w:id="62"/>
    </w:p>
    <w:p>
      <w:pPr>
        <w:pStyle w:val="2"/>
        <w:widowControl/>
        <w:numPr>
          <w:ilvl w:val="2"/>
          <w:numId w:val="1"/>
        </w:numPr>
        <w:rPr>
          <w:sz w:val="28"/>
          <w:szCs w:val="28"/>
        </w:rPr>
      </w:pPr>
      <w:bookmarkStart w:id="63" w:name="_Toc402982505"/>
      <w:r>
        <w:rPr>
          <w:rFonts w:hint="eastAsia" w:cs="宋体"/>
          <w:sz w:val="28"/>
          <w:szCs w:val="28"/>
        </w:rPr>
        <w:t>服务器端数据层模块局部模块的职责</w:t>
      </w:r>
      <w:bookmarkEnd w:id="63"/>
    </w:p>
    <w:p>
      <w:pPr>
        <w:pStyle w:val="7"/>
        <w:widowControl/>
        <w:spacing w:line="276" w:lineRule="auto"/>
        <w:ind w:firstLine="440"/>
        <w:rPr>
          <w:rFonts w:ascii="宋体" w:hAnsi="宋体" w:cs="宋体"/>
          <w:sz w:val="22"/>
          <w:szCs w:val="22"/>
        </w:rPr>
      </w:pPr>
      <w:r>
        <w:rPr>
          <w:rFonts w:hint="eastAsia" w:ascii="宋体" w:hAnsi="宋体" w:cs="宋体"/>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pPr>
        <w:jc w:val="center"/>
        <w:rPr>
          <w:sz w:val="22"/>
          <w:szCs w:val="22"/>
        </w:rPr>
      </w:pPr>
      <w:r>
        <w:rPr>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37" r:link="rId5" cstate="print"/>
                    <a:srcRect/>
                    <a:stretch>
                      <a:fillRect/>
                    </a:stretch>
                  </pic:blipFill>
                  <pic:spPr>
                    <a:xfrm>
                      <a:off x="0" y="0"/>
                      <a:ext cx="5267325" cy="47148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图35 数据层模块的描述</w:t>
      </w:r>
    </w:p>
    <w:p>
      <w:pPr>
        <w:pStyle w:val="7"/>
        <w:widowControl/>
        <w:spacing w:line="276" w:lineRule="auto"/>
        <w:ind w:firstLine="440"/>
        <w:rPr>
          <w:rFonts w:ascii="宋体" w:hAnsi="宋体" w:cs="宋体"/>
          <w:sz w:val="22"/>
          <w:szCs w:val="21"/>
        </w:rPr>
      </w:pPr>
    </w:p>
    <w:p>
      <w:pPr>
        <w:pStyle w:val="7"/>
        <w:widowControl/>
        <w:spacing w:line="276" w:lineRule="auto"/>
        <w:ind w:firstLine="440"/>
        <w:rPr>
          <w:rFonts w:ascii="宋体" w:hAnsi="宋体" w:cs="宋体"/>
          <w:sz w:val="22"/>
          <w:szCs w:val="21"/>
        </w:rPr>
      </w:pPr>
      <w:r>
        <w:rPr>
          <w:rFonts w:hint="eastAsia" w:ascii="宋体" w:hAnsi="宋体" w:cs="宋体"/>
          <w:sz w:val="22"/>
          <w:szCs w:val="21"/>
        </w:rPr>
        <w:t>如表41所示为数据层模块的职责。</w:t>
      </w:r>
    </w:p>
    <w:p>
      <w:pPr>
        <w:jc w:val="center"/>
        <w:rPr>
          <w:rFonts w:ascii="宋体" w:hAnsi="宋体" w:cs="宋体"/>
          <w:b/>
          <w:bCs/>
        </w:rPr>
      </w:pPr>
      <w:r>
        <w:rPr>
          <w:rFonts w:hint="eastAsia" w:ascii="宋体" w:hAnsi="宋体" w:cs="宋体"/>
          <w:b/>
          <w:bCs/>
        </w:rPr>
        <w:t>表41 数据层模块的职责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1"/>
        <w:gridCol w:w="51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4F81BD"/>
          </w:tcPr>
          <w:p>
            <w:pPr>
              <w:jc w:val="center"/>
              <w:rPr>
                <w:b/>
                <w:color w:val="FFFFFF"/>
                <w:sz w:val="22"/>
                <w:szCs w:val="22"/>
              </w:rPr>
            </w:pPr>
            <w:r>
              <w:rPr>
                <w:rFonts w:hint="eastAsia" w:cs="宋体"/>
                <w:b/>
                <w:color w:val="FFFFFF"/>
                <w:sz w:val="22"/>
                <w:szCs w:val="22"/>
              </w:rPr>
              <w:t>模块</w:t>
            </w:r>
          </w:p>
        </w:tc>
        <w:tc>
          <w:tcPr>
            <w:tcW w:w="5191" w:type="dxa"/>
            <w:tcBorders>
              <w:top w:val="single" w:color="4F81BD" w:sz="8" w:space="0"/>
              <w:left w:val="dotted" w:color="auto" w:sz="4" w:space="0"/>
              <w:bottom w:val="single" w:color="4F81BD" w:sz="8" w:space="0"/>
              <w:right w:val="single" w:color="4F81BD" w:sz="8" w:space="0"/>
            </w:tcBorders>
            <w:shd w:val="clear" w:color="auto" w:fill="4F81BD"/>
          </w:tcPr>
          <w:p>
            <w:pPr>
              <w:jc w:val="center"/>
              <w:rPr>
                <w:b/>
                <w:color w:val="FFFFFF"/>
                <w:sz w:val="22"/>
                <w:szCs w:val="22"/>
              </w:rPr>
            </w:pPr>
            <w:r>
              <w:rPr>
                <w:rFonts w:hint="eastAsia" w:cs="宋体"/>
                <w:b/>
                <w:color w:val="FFFFFF"/>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DatabaseServiceTxtFileImpl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基于Txt文件的持久化数据库的接口，提供集体载入、集体保存、增、删、改、查服务。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DatabaseServiceSerializableFileImpl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基于序列化文件的持久化数据库的接口，提供集体载入、集体保存、增、删、改、查服务。</w:t>
            </w:r>
          </w:p>
        </w:tc>
      </w:tr>
    </w:tbl>
    <w:p>
      <w:pPr>
        <w:rPr>
          <w:b/>
          <w:sz w:val="22"/>
          <w:szCs w:val="22"/>
        </w:rPr>
      </w:pPr>
    </w:p>
    <w:p>
      <w:pPr>
        <w:pStyle w:val="2"/>
        <w:widowControl/>
        <w:numPr>
          <w:ilvl w:val="2"/>
          <w:numId w:val="1"/>
        </w:numPr>
        <w:rPr>
          <w:sz w:val="28"/>
          <w:szCs w:val="28"/>
        </w:rPr>
      </w:pPr>
      <w:bookmarkStart w:id="64" w:name="_Toc402982506"/>
      <w:r>
        <w:rPr>
          <w:rFonts w:hint="eastAsia" w:cs="宋体"/>
          <w:sz w:val="28"/>
          <w:szCs w:val="28"/>
        </w:rPr>
        <w:t>服务器端数据层模块局部模块的接口规范</w:t>
      </w:r>
      <w:bookmarkEnd w:id="64"/>
    </w:p>
    <w:p>
      <w:pPr>
        <w:pStyle w:val="7"/>
        <w:widowControl/>
        <w:spacing w:line="276" w:lineRule="auto"/>
        <w:ind w:firstLine="440"/>
        <w:rPr>
          <w:rFonts w:ascii="宋体" w:hAnsi="宋体" w:cs="宋体"/>
          <w:sz w:val="22"/>
          <w:szCs w:val="21"/>
        </w:rPr>
      </w:pPr>
      <w:r>
        <w:rPr>
          <w:rFonts w:hint="eastAsia" w:ascii="宋体" w:hAnsi="宋体" w:cs="宋体"/>
          <w:sz w:val="22"/>
          <w:szCs w:val="21"/>
        </w:rPr>
        <w:t>服务器端数据层模块的接口规范如表42所示。</w:t>
      </w:r>
    </w:p>
    <w:p>
      <w:pPr>
        <w:jc w:val="center"/>
        <w:rPr>
          <w:rFonts w:ascii="宋体" w:hAnsi="宋体" w:cs="宋体"/>
          <w:b/>
          <w:bCs/>
          <w:sz w:val="22"/>
        </w:rPr>
      </w:pPr>
      <w:r>
        <w:rPr>
          <w:rFonts w:hint="eastAsia" w:ascii="宋体" w:hAnsi="宋体" w:cs="宋体"/>
          <w:b/>
          <w:bCs/>
        </w:rPr>
        <w:t>表42 数据层模块的接口规范</w:t>
      </w:r>
    </w:p>
    <w:tbl>
      <w:tblPr>
        <w:tblStyle w:val="19"/>
        <w:tblW w:w="84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3"/>
        <w:gridCol w:w="1265"/>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1"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szCs w:val="22"/>
              </w:rPr>
            </w:pPr>
            <w:r>
              <w:rPr>
                <w:rFonts w:hint="eastAsia" w:ascii="Calibri" w:hAnsi="Calibri" w:cs="宋体"/>
                <w:b/>
                <w:color w:val="FFFFFF"/>
                <w:szCs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DataService.find</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PO find(long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按ID进行查找返回相应的PO结果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DataService.insert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insert(PO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同样ID的po在Mapper中不存在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在Mapper中增加一个po记录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DataService.delete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delete(PO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在Mapper中存在同样ID 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DataService.update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update(PO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在</w:t>
            </w:r>
            <w:r>
              <w:rPr>
                <w:rFonts w:ascii="Calibri" w:hAnsi="Calibri" w:cs="Calibri"/>
                <w:color w:val="000000"/>
                <w:szCs w:val="22"/>
              </w:rPr>
              <w:t>Mapper</w:t>
            </w:r>
            <w:r>
              <w:rPr>
                <w:rFonts w:hint="eastAsia" w:ascii="Calibri" w:hAnsi="Calibri" w:cs="宋体"/>
                <w:color w:val="000000"/>
                <w:szCs w:val="22"/>
              </w:rPr>
              <w:t>中存在同样</w:t>
            </w:r>
            <w:r>
              <w:rPr>
                <w:rFonts w:ascii="Calibri" w:hAnsi="Calibri" w:cs="Calibri"/>
                <w:color w:val="000000"/>
                <w:szCs w:val="22"/>
              </w:rPr>
              <w:t xml:space="preserve">ID </w:t>
            </w:r>
            <w:r>
              <w:rPr>
                <w:rFonts w:hint="eastAsia" w:ascii="Calibri" w:hAnsi="Calibri" w:cs="宋体"/>
                <w:color w:val="000000"/>
                <w:szCs w:val="22"/>
              </w:rPr>
              <w:t>的</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更新一个</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DataService.init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init()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初始化持久化数据库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DataService.finish</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finish()throws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结束持久化数据库的使用。</w:t>
            </w:r>
          </w:p>
        </w:tc>
      </w:tr>
    </w:tbl>
    <w:p>
      <w:pPr>
        <w:pStyle w:val="7"/>
        <w:widowControl/>
        <w:spacing w:line="276" w:lineRule="auto"/>
        <w:ind w:firstLine="0" w:firstLineChars="0"/>
        <w:rPr>
          <w:rFonts w:ascii="宋体" w:hAnsi="宋体" w:cs="宋体"/>
          <w:sz w:val="22"/>
          <w:szCs w:val="21"/>
        </w:rPr>
      </w:pPr>
    </w:p>
    <w:p>
      <w:pPr>
        <w:pStyle w:val="2"/>
        <w:widowControl/>
        <w:numPr>
          <w:ilvl w:val="2"/>
          <w:numId w:val="1"/>
        </w:numPr>
        <w:rPr>
          <w:sz w:val="28"/>
          <w:szCs w:val="28"/>
        </w:rPr>
      </w:pPr>
      <w:bookmarkStart w:id="65" w:name="_Toc402982507"/>
      <w:r>
        <w:rPr>
          <w:rFonts w:hint="eastAsia" w:cs="宋体"/>
          <w:sz w:val="28"/>
          <w:szCs w:val="28"/>
        </w:rPr>
        <w:t>服务器端数据层模块的设计原理</w:t>
      </w:r>
      <w:bookmarkEnd w:id="65"/>
    </w:p>
    <w:p>
      <w:pPr/>
      <w:r>
        <w:rPr>
          <w:rFonts w:hint="eastAsia"/>
        </w:rPr>
        <w:t xml:space="preserve">    服务器端接受请求，处理数据后生成响应返回数据。</w:t>
      </w:r>
    </w:p>
    <w:p>
      <w:pPr>
        <w:pStyle w:val="2"/>
        <w:widowControl/>
        <w:numPr>
          <w:ilvl w:val="0"/>
          <w:numId w:val="1"/>
        </w:numPr>
        <w:rPr>
          <w:szCs w:val="44"/>
        </w:rPr>
      </w:pPr>
      <w:bookmarkStart w:id="66" w:name="_Toc402982508"/>
      <w:r>
        <w:rPr>
          <w:rFonts w:hint="eastAsia" w:cs="宋体"/>
          <w:szCs w:val="44"/>
        </w:rPr>
        <w:t>依赖关系</w:t>
      </w:r>
      <w:bookmarkEnd w:id="66"/>
    </w:p>
    <w:p>
      <w:pPr>
        <w:ind w:firstLine="420"/>
        <w:rPr>
          <w:rFonts w:ascii="宋体" w:hAnsi="宋体" w:cs="宋体"/>
          <w:sz w:val="22"/>
          <w:szCs w:val="22"/>
        </w:rPr>
      </w:pPr>
      <w:r>
        <w:rPr>
          <w:rFonts w:hint="eastAsia" w:ascii="宋体" w:hAnsi="宋体" w:cs="宋体"/>
          <w:sz w:val="22"/>
          <w:szCs w:val="22"/>
        </w:rPr>
        <w:t>图34和图35是客户端和服务器端各自的包之间的依赖关系。</w:t>
      </w:r>
    </w:p>
    <w:p>
      <w:pPr>
        <w:ind w:firstLine="420"/>
        <w:rPr>
          <w:rFonts w:ascii="宋体" w:hAnsi="宋体" w:cs="宋体"/>
          <w:sz w:val="22"/>
          <w:szCs w:val="22"/>
        </w:rPr>
      </w:pPr>
      <w:r>
        <w:rPr>
          <w:rFonts w:hint="eastAsia" w:ascii="宋体" w:hAnsi="宋体" w:cs="宋体"/>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38" cstate="print"/>
                    <a:srcRect/>
                    <a:stretch>
                      <a:fillRect/>
                    </a:stretch>
                  </pic:blipFill>
                  <pic:spPr>
                    <a:xfrm>
                      <a:off x="0" y="0"/>
                      <a:ext cx="5272405" cy="4902835"/>
                    </a:xfrm>
                    <a:prstGeom prst="rect">
                      <a:avLst/>
                    </a:prstGeom>
                  </pic:spPr>
                </pic:pic>
              </a:graphicData>
            </a:graphic>
          </wp:inline>
        </w:drawing>
      </w:r>
    </w:p>
    <w:p>
      <w:pPr>
        <w:jc w:val="center"/>
        <w:rPr>
          <w:rFonts w:ascii="宋体" w:hAnsi="宋体" w:cs="宋体"/>
        </w:rPr>
      </w:pPr>
      <w:r>
        <w:rPr>
          <w:rFonts w:hint="eastAsia" w:ascii="宋体" w:hAnsi="宋体" w:cs="宋体"/>
        </w:rPr>
        <w:t>图36 客户端开发包图</w:t>
      </w:r>
    </w:p>
    <w:p>
      <w:pPr>
        <w:jc w:val="center"/>
        <w:rPr>
          <w:rFonts w:ascii="宋体" w:hAnsi="宋体" w:cs="宋体"/>
        </w:rPr>
      </w:pPr>
      <w:r>
        <w:rPr>
          <w:rFonts w:hint="eastAsia" w:ascii="宋体" w:hAnsi="宋体" w:cs="宋体"/>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39" cstate="print"/>
                    <a:srcRect/>
                    <a:stretch>
                      <a:fillRect/>
                    </a:stretch>
                  </pic:blipFill>
                  <pic:spPr>
                    <a:xfrm>
                      <a:off x="0" y="0"/>
                      <a:ext cx="5262245" cy="2741930"/>
                    </a:xfrm>
                    <a:prstGeom prst="rect">
                      <a:avLst/>
                    </a:prstGeom>
                  </pic:spPr>
                </pic:pic>
              </a:graphicData>
            </a:graphic>
          </wp:inline>
        </w:drawing>
      </w:r>
    </w:p>
    <w:p>
      <w:pPr>
        <w:jc w:val="center"/>
        <w:rPr>
          <w:rFonts w:ascii="宋体" w:hAnsi="宋体" w:cs="宋体"/>
        </w:rPr>
      </w:pPr>
      <w:r>
        <w:rPr>
          <w:rFonts w:hint="eastAsia" w:ascii="宋体" w:hAnsi="宋体" w:cs="宋体"/>
        </w:rPr>
        <w:t>图37 服务器端开发包图</w:t>
      </w:r>
    </w:p>
    <w:p>
      <w:pPr/>
    </w:p>
    <w:p>
      <w:pPr/>
    </w:p>
    <w:sectPr>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Heiti SC Light">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Consolas">
    <w:panose1 w:val="020B0609020204030204"/>
    <w:charset w:val="00"/>
    <w:family w:val="roman"/>
    <w:pitch w:val="default"/>
    <w:sig w:usb0="E10002FF" w:usb1="4000FCFF" w:usb2="00000009" w:usb3="00000000" w:csb0="6000019F" w:csb1="DFD7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Consolas">
    <w:panose1 w:val="020B0609020204030204"/>
    <w:charset w:val="00"/>
    <w:family w:val="decorative"/>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6984151">
    <w:nsid w:val="563F39D7"/>
    <w:multiLevelType w:val="multilevel"/>
    <w:tmpl w:val="563F39D7"/>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451659578">
    <w:nsid w:val="5686913A"/>
    <w:multiLevelType w:val="multilevel"/>
    <w:tmpl w:val="5686913A"/>
    <w:lvl w:ilvl="0" w:tentative="1">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67875630">
    <w:nsid w:val="5188202E"/>
    <w:multiLevelType w:val="multilevel"/>
    <w:tmpl w:val="5188202E"/>
    <w:lvl w:ilvl="0" w:tentative="1">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951791558">
    <w:nsid w:val="38BB2FC6"/>
    <w:multiLevelType w:val="multilevel"/>
    <w:tmpl w:val="38BB2FC6"/>
    <w:lvl w:ilvl="0" w:tentative="1">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num w:numId="1">
    <w:abstractNumId w:val="1446984151"/>
  </w:num>
  <w:num w:numId="2">
    <w:abstractNumId w:val="1451659578"/>
    <w:lvlOverride w:ilvl="0">
      <w:startOverride w:val="1"/>
    </w:lvlOverride>
  </w:num>
  <w:num w:numId="3">
    <w:abstractNumId w:val="951791558"/>
  </w:num>
  <w:num w:numId="4">
    <w:abstractNumId w:val="13678756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55CAE"/>
    <w:rsid w:val="000A3D25"/>
    <w:rsid w:val="00172A27"/>
    <w:rsid w:val="002700BE"/>
    <w:rsid w:val="003C39D9"/>
    <w:rsid w:val="00405B4E"/>
    <w:rsid w:val="00431BA7"/>
    <w:rsid w:val="004B673C"/>
    <w:rsid w:val="004E6E8D"/>
    <w:rsid w:val="00694684"/>
    <w:rsid w:val="0075412D"/>
    <w:rsid w:val="007A49AD"/>
    <w:rsid w:val="007B47F8"/>
    <w:rsid w:val="007E3EA4"/>
    <w:rsid w:val="00844ED8"/>
    <w:rsid w:val="008605FC"/>
    <w:rsid w:val="00947EC0"/>
    <w:rsid w:val="00970773"/>
    <w:rsid w:val="00A06AC7"/>
    <w:rsid w:val="00BC6B90"/>
    <w:rsid w:val="00CD37BB"/>
    <w:rsid w:val="00D42AF7"/>
    <w:rsid w:val="00FE008F"/>
    <w:rsid w:val="01746C6F"/>
    <w:rsid w:val="018D561B"/>
    <w:rsid w:val="02140D77"/>
    <w:rsid w:val="02E806FA"/>
    <w:rsid w:val="06285D29"/>
    <w:rsid w:val="07824CE1"/>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E8B65A8"/>
    <w:rsid w:val="1FA060F1"/>
    <w:rsid w:val="1FD35646"/>
    <w:rsid w:val="20B117B1"/>
    <w:rsid w:val="20FF3AAE"/>
    <w:rsid w:val="239C59FC"/>
    <w:rsid w:val="248E6289"/>
    <w:rsid w:val="24D334FA"/>
    <w:rsid w:val="251A6E71"/>
    <w:rsid w:val="254A443E"/>
    <w:rsid w:val="25DF4931"/>
    <w:rsid w:val="26C713AC"/>
    <w:rsid w:val="28753671"/>
    <w:rsid w:val="290E256A"/>
    <w:rsid w:val="29140BF0"/>
    <w:rsid w:val="29A610B0"/>
    <w:rsid w:val="2B111704"/>
    <w:rsid w:val="2BAB0C35"/>
    <w:rsid w:val="2BE92C98"/>
    <w:rsid w:val="2CA14645"/>
    <w:rsid w:val="2EF54E99"/>
    <w:rsid w:val="2EFC6A22"/>
    <w:rsid w:val="30EA07CC"/>
    <w:rsid w:val="321E0BC9"/>
    <w:rsid w:val="32D912FC"/>
    <w:rsid w:val="339E233F"/>
    <w:rsid w:val="33D44A17"/>
    <w:rsid w:val="3407083D"/>
    <w:rsid w:val="36545D30"/>
    <w:rsid w:val="376016E5"/>
    <w:rsid w:val="3B7B3AA4"/>
    <w:rsid w:val="3BA00460"/>
    <w:rsid w:val="3D2A7F67"/>
    <w:rsid w:val="3E625A65"/>
    <w:rsid w:val="41B119D5"/>
    <w:rsid w:val="41EA2E34"/>
    <w:rsid w:val="420958E7"/>
    <w:rsid w:val="4365451E"/>
    <w:rsid w:val="439A14F5"/>
    <w:rsid w:val="44293363"/>
    <w:rsid w:val="4511585F"/>
    <w:rsid w:val="46970EDE"/>
    <w:rsid w:val="46DC3BD1"/>
    <w:rsid w:val="48104EC7"/>
    <w:rsid w:val="49B145F3"/>
    <w:rsid w:val="4CB229E2"/>
    <w:rsid w:val="4D99525E"/>
    <w:rsid w:val="4DBF3E19"/>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75272C"/>
    <w:rsid w:val="623757B2"/>
    <w:rsid w:val="662D1B30"/>
    <w:rsid w:val="677D2756"/>
    <w:rsid w:val="67EC080C"/>
    <w:rsid w:val="68112FCA"/>
    <w:rsid w:val="68AA5747"/>
    <w:rsid w:val="68C617F4"/>
    <w:rsid w:val="6CD854A1"/>
    <w:rsid w:val="6D290723"/>
    <w:rsid w:val="703F3234"/>
    <w:rsid w:val="71263532"/>
    <w:rsid w:val="726A4AC3"/>
    <w:rsid w:val="735402C3"/>
    <w:rsid w:val="73D7089D"/>
    <w:rsid w:val="744978D7"/>
    <w:rsid w:val="756103A4"/>
    <w:rsid w:val="76297DEC"/>
    <w:rsid w:val="7637387F"/>
    <w:rsid w:val="792F355C"/>
    <w:rsid w:val="794B2E8D"/>
    <w:rsid w:val="79764FD6"/>
    <w:rsid w:val="79CF5664"/>
    <w:rsid w:val="7A263AF5"/>
    <w:rsid w:val="7B936759"/>
    <w:rsid w:val="7D025527"/>
    <w:rsid w:val="7E9B7847"/>
    <w:rsid w:val="7F5E53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szCs w:val="20"/>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30"/>
    <w:unhideWhenUsed/>
    <w:qFormat/>
    <w:uiPriority w:val="0"/>
    <w:pPr>
      <w:keepNext/>
      <w:keepLines/>
      <w:spacing w:before="280" w:after="290" w:line="372" w:lineRule="auto"/>
      <w:outlineLvl w:val="3"/>
    </w:pPr>
    <w:rPr>
      <w:rFonts w:ascii="Arial" w:hAnsi="Arial" w:eastAsia="黑体"/>
      <w:b/>
      <w:sz w:val="28"/>
    </w:rPr>
  </w:style>
  <w:style w:type="character" w:default="1" w:styleId="15">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35"/>
    <w:qFormat/>
    <w:uiPriority w:val="0"/>
    <w:pPr>
      <w:shd w:val="clear" w:color="auto" w:fill="000080"/>
    </w:pPr>
  </w:style>
  <w:style w:type="paragraph" w:styleId="7">
    <w:name w:val="Body Text Indent"/>
    <w:basedOn w:val="1"/>
    <w:link w:val="25"/>
    <w:qFormat/>
    <w:uiPriority w:val="0"/>
    <w:pPr>
      <w:spacing w:line="360" w:lineRule="auto"/>
      <w:ind w:firstLine="480" w:firstLineChars="200"/>
    </w:pPr>
    <w:rPr>
      <w:sz w:val="24"/>
      <w:szCs w:val="24"/>
    </w:rPr>
  </w:style>
  <w:style w:type="paragraph" w:styleId="8">
    <w:name w:val="Date"/>
    <w:basedOn w:val="1"/>
    <w:next w:val="1"/>
    <w:link w:val="34"/>
    <w:qFormat/>
    <w:uiPriority w:val="0"/>
    <w:pPr>
      <w:ind w:left="100" w:leftChars="2500"/>
    </w:pPr>
  </w:style>
  <w:style w:type="paragraph" w:styleId="9">
    <w:name w:val="Balloon Text"/>
    <w:basedOn w:val="1"/>
    <w:link w:val="26"/>
    <w:qFormat/>
    <w:uiPriority w:val="0"/>
    <w:rPr>
      <w:sz w:val="18"/>
    </w:rPr>
  </w:style>
  <w:style w:type="paragraph" w:styleId="10">
    <w:name w:val="footer"/>
    <w:basedOn w:val="1"/>
    <w:link w:val="36"/>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0"/>
    <w:rPr>
      <w:szCs w:val="20"/>
    </w:rPr>
  </w:style>
  <w:style w:type="paragraph" w:styleId="13">
    <w:name w:val="Normal (Web)"/>
    <w:basedOn w:val="1"/>
    <w:qFormat/>
    <w:uiPriority w:val="0"/>
    <w:rPr>
      <w:sz w:val="24"/>
    </w:rPr>
  </w:style>
  <w:style w:type="paragraph" w:styleId="14">
    <w:name w:val="Title"/>
    <w:basedOn w:val="1"/>
    <w:link w:val="28"/>
    <w:qFormat/>
    <w:uiPriority w:val="0"/>
    <w:pPr>
      <w:spacing w:before="240" w:after="60"/>
      <w:jc w:val="center"/>
      <w:outlineLvl w:val="0"/>
    </w:pPr>
    <w:rPr>
      <w:rFonts w:ascii="Arial" w:hAnsi="Arial"/>
      <w:b/>
      <w:sz w:val="32"/>
    </w:rPr>
  </w:style>
  <w:style w:type="character" w:styleId="16">
    <w:name w:val="FollowedHyperlink"/>
    <w:basedOn w:val="15"/>
    <w:qFormat/>
    <w:uiPriority w:val="0"/>
    <w:rPr>
      <w:color w:val="800080"/>
      <w:u w:val="single"/>
    </w:rPr>
  </w:style>
  <w:style w:type="character" w:styleId="17">
    <w:name w:val="Emphasis"/>
    <w:basedOn w:val="15"/>
    <w:qFormat/>
    <w:uiPriority w:val="0"/>
    <w:rPr>
      <w:i/>
    </w:rPr>
  </w:style>
  <w:style w:type="character" w:styleId="18">
    <w:name w:val="Hyperlink"/>
    <w:basedOn w:val="15"/>
    <w:qFormat/>
    <w:uiPriority w:val="0"/>
    <w:rPr>
      <w:color w:val="0563C1"/>
      <w:u w:val="single"/>
    </w:rPr>
  </w:style>
  <w:style w:type="table" w:styleId="20">
    <w:name w:val="Table Grid"/>
    <w:basedOn w:val="19"/>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cBorders>
        <w:top w:val="single" w:color="000000" w:sz="4" w:space="0"/>
        <w:left w:val="single" w:color="000000" w:sz="4" w:space="0"/>
        <w:bottom w:val="single" w:color="000000" w:sz="4" w:space="0"/>
        <w:right w:val="single" w:color="000000" w:sz="4" w:space="0"/>
      </w:tcBorders>
    </w:tcPr>
  </w:style>
  <w:style w:type="table" w:customStyle="1" w:styleId="21">
    <w:name w:val="浅色底纹1"/>
    <w:basedOn w:val="19"/>
    <w:qFormat/>
    <w:uiPriority w:val="60"/>
    <w:rPr>
      <w:rFonts w:ascii="Calibri" w:hAnsi="Calibri" w:cs="Calibri"/>
      <w:color w:val="000000"/>
    </w:rPr>
    <w:tblPr>
      <w:tblBorders>
        <w:top w:val="single" w:color="000000" w:sz="8" w:space="0"/>
        <w:bottom w:val="single" w:color="000000" w:sz="8" w:space="0"/>
      </w:tblBorders>
      <w:tblLayout w:type="fixed"/>
      <w:tblCellMar>
        <w:top w:w="0" w:type="dxa"/>
        <w:left w:w="108" w:type="dxa"/>
        <w:bottom w:w="0" w:type="dxa"/>
        <w:right w:w="108" w:type="dxa"/>
      </w:tblCellMar>
    </w:tblPr>
    <w:tcPr>
      <w:tcBorders>
        <w:top w:val="single" w:color="000000" w:sz="8" w:space="0"/>
        <w:left w:val="nil"/>
        <w:bottom w:val="single" w:color="000000" w:sz="8" w:space="0"/>
        <w:right w:val="nil"/>
      </w:tcBorders>
    </w:tcPr>
    <w:tblStylePr w:type="fir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la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firstCol">
      <w:rPr>
        <w:b/>
        <w:bCs/>
      </w:rPr>
    </w:tblStylePr>
    <w:tblStylePr w:type="lastCol">
      <w:rPr>
        <w:b/>
        <w:bCs/>
      </w:rPr>
    </w:tblStylePr>
    <w:tblStylePr w:type="band1Vert">
      <w:tblPr>
        <w:tblLayout w:type="fixed"/>
      </w:tblPr>
      <w:tcPr>
        <w:tcBorders>
          <w:left w:val="nil"/>
          <w:right w:val="nil"/>
        </w:tcBorders>
        <w:shd w:val="clear" w:color="auto" w:fill="C0C0C0"/>
      </w:tcPr>
    </w:tblStylePr>
    <w:tblStylePr w:type="band1Horz">
      <w:tblPr>
        <w:tblLayout w:type="fixed"/>
      </w:tblPr>
      <w:tcPr>
        <w:tcBorders>
          <w:left w:val="nil"/>
          <w:right w:val="nil"/>
        </w:tcBorders>
        <w:shd w:val="clear" w:color="auto" w:fill="C0C0C0"/>
      </w:tcPr>
    </w:tblStylePr>
  </w:style>
  <w:style w:type="character" w:customStyle="1" w:styleId="22">
    <w:name w:val="标题 3 Char"/>
    <w:basedOn w:val="15"/>
    <w:link w:val="4"/>
    <w:qFormat/>
    <w:uiPriority w:val="0"/>
    <w:rPr>
      <w:b/>
      <w:kern w:val="2"/>
      <w:sz w:val="32"/>
      <w:szCs w:val="32"/>
    </w:rPr>
  </w:style>
  <w:style w:type="character" w:customStyle="1" w:styleId="23">
    <w:name w:val="页眉 Char1"/>
    <w:basedOn w:val="15"/>
    <w:link w:val="11"/>
    <w:qFormat/>
    <w:uiPriority w:val="0"/>
    <w:rPr>
      <w:kern w:val="2"/>
      <w:sz w:val="18"/>
    </w:rPr>
  </w:style>
  <w:style w:type="character" w:customStyle="1" w:styleId="24">
    <w:name w:val="页脚 Char"/>
    <w:basedOn w:val="15"/>
    <w:qFormat/>
    <w:uiPriority w:val="0"/>
    <w:rPr>
      <w:kern w:val="2"/>
      <w:sz w:val="18"/>
      <w:szCs w:val="18"/>
    </w:rPr>
  </w:style>
  <w:style w:type="character" w:customStyle="1" w:styleId="25">
    <w:name w:val="正文文本缩进 Char"/>
    <w:basedOn w:val="15"/>
    <w:link w:val="7"/>
    <w:qFormat/>
    <w:uiPriority w:val="0"/>
    <w:rPr>
      <w:kern w:val="2"/>
      <w:sz w:val="24"/>
      <w:szCs w:val="24"/>
    </w:rPr>
  </w:style>
  <w:style w:type="character" w:customStyle="1" w:styleId="26">
    <w:name w:val="批注框文本 Char"/>
    <w:basedOn w:val="15"/>
    <w:link w:val="9"/>
    <w:qFormat/>
    <w:uiPriority w:val="0"/>
    <w:rPr>
      <w:rFonts w:hint="default" w:ascii="Calibri" w:hAnsi="Calibri" w:cs="Calibri"/>
      <w:kern w:val="2"/>
      <w:sz w:val="18"/>
      <w:szCs w:val="18"/>
    </w:rPr>
  </w:style>
  <w:style w:type="paragraph" w:customStyle="1" w:styleId="27">
    <w:name w:val="msonospacing"/>
    <w:basedOn w:val="1"/>
    <w:qFormat/>
    <w:uiPriority w:val="0"/>
    <w:pPr>
      <w:widowControl/>
      <w:jc w:val="left"/>
    </w:pPr>
    <w:rPr>
      <w:rFonts w:ascii="Calibri" w:hAnsi="Calibri"/>
      <w:kern w:val="0"/>
      <w:sz w:val="22"/>
      <w:szCs w:val="22"/>
    </w:rPr>
  </w:style>
  <w:style w:type="character" w:customStyle="1" w:styleId="28">
    <w:name w:val="标题 Char"/>
    <w:basedOn w:val="15"/>
    <w:link w:val="14"/>
    <w:qFormat/>
    <w:uiPriority w:val="0"/>
    <w:rPr>
      <w:rFonts w:hint="default" w:ascii="Cambria" w:hAnsi="Cambria" w:eastAsia="Cambria" w:cs="Cambria"/>
      <w:b/>
      <w:kern w:val="2"/>
      <w:sz w:val="32"/>
      <w:szCs w:val="32"/>
    </w:rPr>
  </w:style>
  <w:style w:type="paragraph" w:customStyle="1" w:styleId="29">
    <w:name w:val="msotocheading"/>
    <w:basedOn w:val="2"/>
    <w:next w:val="1"/>
    <w:qFormat/>
    <w:uiPriority w:val="0"/>
    <w:pPr>
      <w:widowControl/>
      <w:spacing w:before="240" w:after="0" w:line="256" w:lineRule="auto"/>
      <w:jc w:val="left"/>
    </w:pPr>
    <w:rPr>
      <w:rFonts w:ascii="Calibri Light" w:hAnsi="Calibri Light"/>
      <w:color w:val="2E74B5"/>
      <w:kern w:val="0"/>
      <w:sz w:val="32"/>
      <w:szCs w:val="32"/>
    </w:rPr>
  </w:style>
  <w:style w:type="character" w:customStyle="1" w:styleId="30">
    <w:name w:val="标题 4 Char"/>
    <w:basedOn w:val="15"/>
    <w:link w:val="5"/>
    <w:qFormat/>
    <w:uiPriority w:val="0"/>
    <w:rPr>
      <w:rFonts w:hint="default" w:ascii="Calibri Light" w:hAnsi="Calibri Light" w:eastAsia="Calibri Light" w:cs="Calibri Light"/>
      <w:b/>
      <w:kern w:val="2"/>
      <w:sz w:val="28"/>
      <w:szCs w:val="28"/>
    </w:rPr>
  </w:style>
  <w:style w:type="character" w:customStyle="1" w:styleId="31">
    <w:name w:val="标题 1 Char"/>
    <w:basedOn w:val="15"/>
    <w:link w:val="2"/>
    <w:qFormat/>
    <w:uiPriority w:val="0"/>
    <w:rPr>
      <w:b/>
      <w:kern w:val="44"/>
      <w:sz w:val="44"/>
    </w:rPr>
  </w:style>
  <w:style w:type="character" w:customStyle="1" w:styleId="32">
    <w:name w:val="标题 2 Char"/>
    <w:basedOn w:val="15"/>
    <w:link w:val="3"/>
    <w:qFormat/>
    <w:uiPriority w:val="0"/>
    <w:rPr>
      <w:rFonts w:hint="default" w:ascii="Calibri Light" w:hAnsi="Calibri Light" w:eastAsia="Calibri Light" w:cs="Calibri Light"/>
      <w:b/>
      <w:kern w:val="2"/>
      <w:sz w:val="32"/>
      <w:szCs w:val="32"/>
    </w:rPr>
  </w:style>
  <w:style w:type="character" w:customStyle="1" w:styleId="33">
    <w:name w:val="页眉 Char"/>
    <w:basedOn w:val="15"/>
    <w:qFormat/>
    <w:uiPriority w:val="0"/>
    <w:rPr>
      <w:kern w:val="2"/>
      <w:sz w:val="18"/>
      <w:szCs w:val="18"/>
    </w:rPr>
  </w:style>
  <w:style w:type="character" w:customStyle="1" w:styleId="34">
    <w:name w:val="日期 Char"/>
    <w:basedOn w:val="15"/>
    <w:link w:val="8"/>
    <w:qFormat/>
    <w:uiPriority w:val="0"/>
    <w:rPr>
      <w:rFonts w:hint="default" w:ascii="Calibri" w:hAnsi="Calibri" w:cs="Calibri"/>
      <w:kern w:val="2"/>
      <w:sz w:val="24"/>
      <w:szCs w:val="24"/>
    </w:rPr>
  </w:style>
  <w:style w:type="character" w:customStyle="1" w:styleId="35">
    <w:name w:val="文档结构图 Char"/>
    <w:basedOn w:val="15"/>
    <w:link w:val="6"/>
    <w:qFormat/>
    <w:uiPriority w:val="0"/>
    <w:rPr>
      <w:rFonts w:ascii="Heiti SC Light" w:hAnsi="Calibri" w:eastAsia="Heiti SC Light" w:cs="Heiti SC Light"/>
      <w:kern w:val="2"/>
      <w:sz w:val="24"/>
      <w:szCs w:val="24"/>
    </w:rPr>
  </w:style>
  <w:style w:type="character" w:customStyle="1" w:styleId="36">
    <w:name w:val="页脚 Char1"/>
    <w:basedOn w:val="15"/>
    <w:link w:val="10"/>
    <w:qFormat/>
    <w:uiPriority w:val="0"/>
    <w:rPr>
      <w:kern w:val="2"/>
      <w:sz w:val="18"/>
    </w:rPr>
  </w:style>
  <w:style w:type="character" w:customStyle="1" w:styleId="37">
    <w:name w:val="无间隔 Char"/>
    <w:basedOn w:val="15"/>
    <w:qFormat/>
    <w:uiPriority w:val="0"/>
    <w:rPr>
      <w:rFonts w:hint="default" w:ascii="Calibri" w:hAnsi="Calibri" w:cs="Calibri"/>
      <w:sz w:val="22"/>
      <w:szCs w:val="22"/>
    </w:rPr>
  </w:style>
  <w:style w:type="paragraph" w:customStyle="1" w:styleId="38">
    <w:name w:val="列出段落1"/>
    <w:basedOn w:val="1"/>
    <w:qFormat/>
    <w:uiPriority w:val="34"/>
    <w:pPr>
      <w:ind w:firstLine="420" w:firstLineChars="200"/>
    </w:pPr>
  </w:style>
  <w:style w:type="paragraph" w:customStyle="1" w:styleId="39">
    <w:name w:val="正文1"/>
    <w:basedOn w:val="1"/>
    <w:qFormat/>
    <w:uiPriority w:val="0"/>
    <w:pPr>
      <w:widowControl/>
    </w:pPr>
  </w:style>
  <w:style w:type="paragraph" w:customStyle="1" w:styleId="40">
    <w:name w:val="列出段落2"/>
    <w:basedOn w:val="1"/>
    <w:uiPriority w:val="99"/>
    <w:pPr>
      <w:ind w:firstLine="420" w:firstLineChars="200"/>
    </w:pPr>
  </w:style>
  <w:style w:type="paragraph" w:customStyle="1" w:styleId="41">
    <w:name w:val="List Paragraph"/>
    <w:basedOn w:val="1"/>
    <w:unhideWhenUsed/>
    <w:uiPriority w:val="99"/>
    <w:pPr>
      <w:ind w:firstLine="420" w:firstLineChars="200"/>
    </w:pPr>
  </w:style>
  <w:style w:type="table" w:customStyle="1" w:styleId="42">
    <w:name w:val="网格型1"/>
    <w:basedOn w:val="19"/>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NULL" TargetMode="Externa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emf"/><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emf"/><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9321</Words>
  <Characters>53131</Characters>
  <Lines>442</Lines>
  <Paragraphs>124</Paragraphs>
  <TotalTime>0</TotalTime>
  <ScaleCrop>false</ScaleCrop>
  <LinksUpToDate>false</LinksUpToDate>
  <CharactersWithSpaces>62328</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2016-01-01T14:50:20Z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