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94684" w:rsidRDefault="00BC6B90">
      <w:pPr>
        <w:pStyle w:val="msonospacing0"/>
        <w:spacing w:before="1540" w:after="240"/>
        <w:jc w:val="center"/>
        <w:rPr>
          <w:color w:val="5B9BD5"/>
        </w:rPr>
      </w:pPr>
      <w:bookmarkStart w:id="0" w:name="_Toc22017100"/>
      <w:bookmarkStart w:id="1" w:name="_Toc196292989"/>
      <w:bookmarkStart w:id="2" w:name="_Toc86901466"/>
      <w:bookmarkStart w:id="3" w:name="_Toc196293133"/>
      <w:bookmarkStart w:id="4" w:name="_Toc289420326"/>
      <w:r>
        <w:rPr>
          <w:noProof/>
          <w:color w:val="5B9BD5"/>
        </w:rPr>
        <w:drawing>
          <wp:inline distT="0" distB="0" distL="114300" distR="114300">
            <wp:extent cx="1419225" cy="752475"/>
            <wp:effectExtent l="0" t="0" r="9525" b="9525"/>
            <wp:docPr id="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3"/>
                    <pic:cNvPicPr>
                      <a:picLocks noChangeAspect="1"/>
                    </pic:cNvPicPr>
                  </pic:nvPicPr>
                  <pic:blipFill>
                    <a:blip r:embed="rId8" r:link="rId9" cstate="print"/>
                    <a:srcRect r="-224" b="-85"/>
                    <a:stretch>
                      <a:fillRect/>
                    </a:stretch>
                  </pic:blipFill>
                  <pic:spPr>
                    <a:xfrm>
                      <a:off x="0" y="0"/>
                      <a:ext cx="1419225" cy="752475"/>
                    </a:xfrm>
                    <a:prstGeom prst="rect">
                      <a:avLst/>
                    </a:prstGeom>
                    <a:noFill/>
                    <a:ln w="9525">
                      <a:noFill/>
                      <a:miter/>
                    </a:ln>
                  </pic:spPr>
                </pic:pic>
              </a:graphicData>
            </a:graphic>
          </wp:inline>
        </w:drawing>
      </w:r>
    </w:p>
    <w:p w:rsidR="00694684" w:rsidRDefault="00BC6B90">
      <w:pPr>
        <w:pStyle w:val="msonospacing0"/>
        <w:pBdr>
          <w:top w:val="single" w:sz="6" w:space="6" w:color="5B9BD5"/>
          <w:bottom w:val="single" w:sz="6" w:space="6" w:color="5B9BD5"/>
        </w:pBdr>
        <w:spacing w:after="240"/>
        <w:jc w:val="center"/>
        <w:rPr>
          <w:rFonts w:ascii="黑体" w:eastAsia="黑体" w:hAnsi="宋体" w:cs="黑体"/>
          <w:b/>
          <w:caps/>
          <w:color w:val="5B9BD5"/>
          <w:sz w:val="96"/>
          <w:szCs w:val="96"/>
        </w:rPr>
      </w:pPr>
      <w:r>
        <w:rPr>
          <w:rFonts w:ascii="黑体" w:eastAsia="黑体" w:hAnsi="宋体" w:cs="黑体" w:hint="eastAsia"/>
          <w:b/>
          <w:caps/>
          <w:sz w:val="96"/>
          <w:szCs w:val="96"/>
        </w:rPr>
        <w:t>快递物流系统</w:t>
      </w:r>
    </w:p>
    <w:p w:rsidR="00694684" w:rsidRDefault="00BC6B90">
      <w:pPr>
        <w:pStyle w:val="msonospacing0"/>
        <w:jc w:val="center"/>
        <w:rPr>
          <w:rFonts w:ascii="黑体" w:eastAsia="黑体" w:hAnsi="宋体" w:cs="黑体"/>
          <w:b/>
          <w:color w:val="5B9BD5"/>
          <w:sz w:val="56"/>
          <w:szCs w:val="56"/>
        </w:rPr>
      </w:pPr>
      <w:r>
        <w:rPr>
          <w:rFonts w:ascii="黑体" w:eastAsia="黑体" w:hAnsi="宋体" w:cs="黑体" w:hint="eastAsia"/>
          <w:b/>
          <w:sz w:val="56"/>
          <w:szCs w:val="56"/>
        </w:rPr>
        <w:t>软件详细设计描述文档</w:t>
      </w:r>
    </w:p>
    <w:p w:rsidR="00694684" w:rsidRDefault="00BC6B90">
      <w:pPr>
        <w:pStyle w:val="msonospacing0"/>
        <w:spacing w:before="480"/>
        <w:jc w:val="center"/>
        <w:rPr>
          <w:color w:val="5B9BD5"/>
        </w:rPr>
      </w:pPr>
      <w:r>
        <w:rPr>
          <w:noProof/>
          <w:color w:val="5B9BD5"/>
        </w:rPr>
        <w:drawing>
          <wp:inline distT="0" distB="0" distL="114300" distR="114300">
            <wp:extent cx="762000" cy="485775"/>
            <wp:effectExtent l="0" t="0" r="0" b="9525"/>
            <wp:docPr id="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4"/>
                    <pic:cNvPicPr>
                      <a:picLocks noChangeAspect="1"/>
                    </pic:cNvPicPr>
                  </pic:nvPicPr>
                  <pic:blipFill>
                    <a:blip r:embed="rId10" r:link="rId9" cstate="print"/>
                    <a:srcRect r="-420"/>
                    <a:stretch>
                      <a:fillRect/>
                    </a:stretch>
                  </pic:blipFill>
                  <pic:spPr>
                    <a:xfrm>
                      <a:off x="0" y="0"/>
                      <a:ext cx="762000" cy="485775"/>
                    </a:xfrm>
                    <a:prstGeom prst="rect">
                      <a:avLst/>
                    </a:prstGeom>
                    <a:noFill/>
                    <a:ln w="9525">
                      <a:noFill/>
                      <a:miter/>
                    </a:ln>
                  </pic:spPr>
                </pic:pic>
              </a:graphicData>
            </a:graphic>
          </wp:inline>
        </w:drawing>
      </w: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970773">
      <w:pPr>
        <w:jc w:val="left"/>
        <w:rPr>
          <w:rFonts w:ascii="Calibri" w:hAnsi="Calibri" w:cs="Calibri"/>
          <w:szCs w:val="22"/>
        </w:rPr>
      </w:pPr>
      <w:r w:rsidRPr="00970773">
        <w:rPr>
          <w:szCs w:val="20"/>
        </w:rPr>
        <w:pict>
          <v:shapetype id="_x0000_t202" coordsize="21600,21600" o:spt="202" path="m,l,21600r21600,l21600,xe">
            <v:stroke joinstyle="miter"/>
            <v:path gradientshapeok="t" o:connecttype="rect"/>
          </v:shapetype>
          <v:shape id="文本框 5" o:spid="_x0000_s1026" type="#_x0000_t202" style="position:absolute;margin-left:0;margin-top:593.25pt;width:8in;height:175.4pt;z-index:250609664;mso-width-percent:1000;mso-position-horizontal-relative:margin;mso-position-vertical-relative:page;mso-width-percent:1000;mso-width-relative:margin" o:gfxdata="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fsi99oA&#10;AAALAQAADwAAAAAAAAABACAAAAAiAAAAZHJzL2Rvd25yZXYueG1sUEsBAhQAFAAAAAgAh07iQI2L&#10;HFOrAQAAOAMAAA4AAAAAAAAAAQAgAAAAKQEAAGRycy9lMm9Eb2MueG1sUEsFBgAAAAAGAAYAWQEA&#10;AEYFAAAAAA==&#10;" filled="f" stroked="f" strokeweight=".5pt">
            <v:textbox inset="0,0,0,0">
              <w:txbxContent>
                <w:p w:rsidR="00A06AC7" w:rsidRDefault="00A06AC7">
                  <w:pPr>
                    <w:pStyle w:val="msonospacing0"/>
                    <w:spacing w:after="40"/>
                    <w:rPr>
                      <w:rFonts w:ascii="黑体" w:eastAsia="黑体" w:hAnsi="宋体" w:cs="黑体"/>
                      <w:b/>
                      <w:color w:val="5B9BD5"/>
                      <w:sz w:val="36"/>
                      <w:szCs w:val="36"/>
                    </w:rPr>
                  </w:pPr>
                </w:p>
                <w:p w:rsidR="00A06AC7" w:rsidRDefault="00A06AC7">
                  <w:pPr>
                    <w:pStyle w:val="msonospacing0"/>
                    <w:jc w:val="center"/>
                    <w:rPr>
                      <w:rFonts w:ascii="黑体" w:eastAsia="黑体" w:hAnsi="宋体" w:cs="黑体"/>
                      <w:b/>
                      <w:color w:val="5B9BD5"/>
                      <w:sz w:val="36"/>
                      <w:szCs w:val="36"/>
                    </w:rPr>
                  </w:pPr>
                </w:p>
              </w:txbxContent>
            </v:textbox>
            <w10:wrap anchorx="margin" anchory="page"/>
          </v:shape>
        </w:pict>
      </w:r>
      <w:r w:rsidRPr="00970773">
        <w:pict>
          <v:shape id="文本框 142" o:spid="_x0000_s1027" type="#_x0000_t202" style="position:absolute;margin-left:0;margin-top:596.25pt;width:8in;height:172.55pt;z-index:251658240;mso-width-percent:1000;mso-position-horizontal-relative:margin;mso-position-vertical-relative:page;mso-width-percent:1000;mso-width-relative:margin" o:gfxdata="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Wl&#10;PvHaAAAACwEAAA8AAAAAAAAAAQAgAAAAIgAAAGRycy9kb3ducmV2LnhtbFBLAQIUABQAAAAIAIdO&#10;4kCl2l93rwEAADoDAAAOAAAAAAAAAAEAIAAAACkBAABkcnMvZTJvRG9jLnhtbFBLBQYAAAAABgAG&#10;AFkBAABKBQAAAAA=&#10;" filled="f" stroked="f" strokeweight=".5pt">
            <v:textbox inset="0,0,0,0">
              <w:txbxContent>
                <w:p w:rsidR="00A06AC7" w:rsidRDefault="00A06AC7">
                  <w:pPr>
                    <w:pStyle w:val="msonospacing0"/>
                    <w:spacing w:after="40"/>
                    <w:jc w:val="center"/>
                    <w:rPr>
                      <w:rFonts w:ascii="黑体" w:eastAsia="黑体" w:hAnsi="宋体" w:cs="黑体"/>
                      <w:b/>
                      <w:caps/>
                      <w:sz w:val="36"/>
                      <w:szCs w:val="36"/>
                    </w:rPr>
                  </w:pPr>
                  <w:r>
                    <w:rPr>
                      <w:rFonts w:ascii="黑体" w:eastAsia="黑体" w:hAnsi="宋体" w:cs="黑体" w:hint="eastAsia"/>
                      <w:b/>
                      <w:caps/>
                      <w:sz w:val="36"/>
                      <w:szCs w:val="36"/>
                    </w:rPr>
                    <w:t>V1.1 正式版</w:t>
                  </w:r>
                </w:p>
                <w:p w:rsidR="00A06AC7" w:rsidRDefault="00A06AC7">
                  <w:pPr>
                    <w:pStyle w:val="msonospacing0"/>
                    <w:spacing w:after="40"/>
                    <w:jc w:val="center"/>
                    <w:rPr>
                      <w:rFonts w:ascii="黑体" w:eastAsia="黑体" w:hAnsi="宋体" w:cs="黑体"/>
                      <w:b/>
                      <w:caps/>
                      <w:sz w:val="36"/>
                      <w:szCs w:val="36"/>
                    </w:rPr>
                  </w:pPr>
                </w:p>
                <w:p w:rsidR="00A06AC7" w:rsidRDefault="00A06AC7">
                  <w:pPr>
                    <w:pStyle w:val="msonospacing0"/>
                    <w:spacing w:after="40"/>
                    <w:jc w:val="center"/>
                    <w:rPr>
                      <w:rFonts w:ascii="黑体" w:eastAsia="黑体" w:hAnsi="宋体" w:cs="黑体"/>
                      <w:b/>
                      <w:caps/>
                      <w:sz w:val="36"/>
                      <w:szCs w:val="36"/>
                    </w:rPr>
                  </w:pPr>
                  <w:r>
                    <w:rPr>
                      <w:rFonts w:ascii="黑体" w:eastAsia="黑体" w:hAnsi="宋体" w:cs="黑体" w:hint="eastAsia"/>
                      <w:b/>
                      <w:caps/>
                      <w:sz w:val="36"/>
                      <w:szCs w:val="36"/>
                    </w:rPr>
                    <w:t>2015-11-07</w:t>
                  </w:r>
                </w:p>
                <w:p w:rsidR="00A06AC7" w:rsidRDefault="00A06AC7">
                  <w:pPr>
                    <w:pStyle w:val="msonospacing0"/>
                    <w:spacing w:after="40"/>
                    <w:jc w:val="center"/>
                    <w:rPr>
                      <w:rFonts w:ascii="黑体" w:eastAsia="黑体" w:hAnsi="宋体" w:cs="黑体"/>
                      <w:b/>
                      <w:caps/>
                      <w:sz w:val="36"/>
                      <w:szCs w:val="36"/>
                    </w:rPr>
                  </w:pPr>
                </w:p>
                <w:p w:rsidR="00A06AC7" w:rsidRDefault="00A06AC7">
                  <w:pPr>
                    <w:widowControl/>
                    <w:jc w:val="center"/>
                    <w:rPr>
                      <w:rFonts w:ascii="黑体" w:eastAsia="黑体" w:hAnsi="黑体"/>
                      <w:b/>
                      <w:sz w:val="36"/>
                      <w:szCs w:val="36"/>
                    </w:rPr>
                  </w:pPr>
                  <w:r>
                    <w:rPr>
                      <w:rFonts w:ascii="黑体" w:eastAsia="黑体" w:hAnsi="黑体" w:hint="eastAsia"/>
                      <w:b/>
                      <w:sz w:val="36"/>
                      <w:szCs w:val="36"/>
                    </w:rPr>
                    <w:t>噔海马小王子Team</w:t>
                  </w:r>
                </w:p>
                <w:p w:rsidR="00A06AC7" w:rsidRDefault="00A06AC7">
                  <w:pPr>
                    <w:pStyle w:val="msonospacing0"/>
                    <w:spacing w:after="40"/>
                    <w:jc w:val="center"/>
                    <w:rPr>
                      <w:rFonts w:ascii="黑体" w:eastAsia="黑体" w:hAnsi="宋体" w:cs="黑体"/>
                      <w:b/>
                      <w:caps/>
                      <w:sz w:val="36"/>
                      <w:szCs w:val="36"/>
                    </w:rPr>
                  </w:pPr>
                </w:p>
              </w:txbxContent>
            </v:textbox>
            <w10:wrap anchorx="margin" anchory="page"/>
          </v:shape>
        </w:pict>
      </w:r>
      <w:bookmarkEnd w:id="0"/>
      <w:bookmarkEnd w:id="1"/>
      <w:bookmarkEnd w:id="2"/>
      <w:bookmarkEnd w:id="3"/>
      <w:bookmarkEnd w:id="4"/>
    </w:p>
    <w:p w:rsidR="00694684" w:rsidRDefault="00BC6B90">
      <w:pPr>
        <w:pStyle w:val="msotocheading0"/>
        <w:rPr>
          <w:color w:val="auto"/>
          <w:sz w:val="40"/>
          <w:szCs w:val="40"/>
          <w:lang w:val="zh-CN"/>
        </w:rPr>
      </w:pPr>
      <w:r>
        <w:rPr>
          <w:rFonts w:cs="宋体" w:hint="eastAsia"/>
          <w:color w:val="auto"/>
          <w:sz w:val="40"/>
          <w:szCs w:val="40"/>
          <w:lang w:val="zh-CN"/>
        </w:rPr>
        <w:lastRenderedPageBreak/>
        <w:t>目录</w:t>
      </w:r>
    </w:p>
    <w:p w:rsidR="00694684" w:rsidRDefault="00970773">
      <w:pPr>
        <w:pStyle w:val="10"/>
        <w:widowControl/>
        <w:tabs>
          <w:tab w:val="right" w:leader="dot" w:pos="8296"/>
        </w:tabs>
        <w:rPr>
          <w:rFonts w:ascii="Calibri" w:hAnsi="Calibri" w:cs="Calibri"/>
          <w:szCs w:val="22"/>
        </w:rPr>
      </w:pPr>
      <w:r w:rsidRPr="00970773">
        <w:fldChar w:fldCharType="begin"/>
      </w:r>
      <w:r w:rsidR="00BC6B90">
        <w:instrText xml:space="preserve"> TOC \o "1-3" \h \z \u </w:instrText>
      </w:r>
      <w:r w:rsidRPr="00970773">
        <w:fldChar w:fldCharType="separate"/>
      </w:r>
      <w:hyperlink r:id="rId11" w:anchor="_Toc402982450" w:history="1">
        <w:r w:rsidR="00BC6B90">
          <w:rPr>
            <w:rStyle w:val="ad"/>
            <w:rFonts w:cs="宋体" w:hint="eastAsia"/>
          </w:rPr>
          <w:t>文档修改历史</w:t>
        </w:r>
        <w:r w:rsidR="00BC6B90">
          <w:rPr>
            <w:rStyle w:val="ad"/>
            <w:rFonts w:ascii="宋体" w:hAnsi="宋体" w:cs="宋体" w:hint="eastAsia"/>
            <w:bCs/>
          </w:rPr>
          <w:t>：</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_Toc402982450 \h </w:instrText>
        </w:r>
        <w:r>
          <w:rPr>
            <w:rStyle w:val="ad"/>
            <w:color w:val="auto"/>
            <w:u w:val="none"/>
          </w:rPr>
        </w:r>
        <w:r>
          <w:rPr>
            <w:rStyle w:val="ad"/>
            <w:color w:val="auto"/>
            <w:u w:val="none"/>
          </w:rPr>
          <w:fldChar w:fldCharType="separate"/>
        </w:r>
        <w:r w:rsidR="00BC6B90">
          <w:rPr>
            <w:rStyle w:val="ad"/>
            <w:color w:val="auto"/>
            <w:u w:val="none"/>
          </w:rPr>
          <w:t>2</w:t>
        </w:r>
        <w:r>
          <w:rPr>
            <w:rStyle w:val="ad"/>
            <w:color w:val="auto"/>
            <w:u w:val="none"/>
          </w:rPr>
          <w:fldChar w:fldCharType="end"/>
        </w:r>
      </w:hyperlink>
    </w:p>
    <w:p w:rsidR="00694684" w:rsidRDefault="00970773">
      <w:pPr>
        <w:pStyle w:val="10"/>
        <w:widowControl/>
        <w:tabs>
          <w:tab w:val="right" w:leader="dot" w:pos="8296"/>
        </w:tabs>
        <w:rPr>
          <w:rFonts w:ascii="Calibri" w:hAnsi="Calibri" w:cs="Calibri"/>
          <w:szCs w:val="22"/>
        </w:rPr>
      </w:pPr>
      <w:hyperlink r:id="rId12" w:anchor="_Toc402982451" w:history="1">
        <w:r w:rsidR="00BC6B90">
          <w:rPr>
            <w:rStyle w:val="ad"/>
            <w:rFonts w:ascii="宋体" w:hAnsi="宋体" w:cs="宋体" w:hint="eastAsia"/>
            <w:bCs/>
          </w:rPr>
          <w:t>小组成员：</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_Toc402982451 \h </w:instrText>
        </w:r>
        <w:r>
          <w:rPr>
            <w:rStyle w:val="ad"/>
            <w:color w:val="auto"/>
            <w:u w:val="none"/>
          </w:rPr>
        </w:r>
        <w:r>
          <w:rPr>
            <w:rStyle w:val="ad"/>
            <w:color w:val="auto"/>
            <w:u w:val="none"/>
          </w:rPr>
          <w:fldChar w:fldCharType="separate"/>
        </w:r>
        <w:r w:rsidR="00BC6B90">
          <w:rPr>
            <w:rStyle w:val="ad"/>
            <w:color w:val="auto"/>
            <w:u w:val="none"/>
          </w:rPr>
          <w:t>2</w:t>
        </w:r>
        <w:r>
          <w:rPr>
            <w:rStyle w:val="ad"/>
            <w:color w:val="auto"/>
            <w:u w:val="none"/>
          </w:rPr>
          <w:fldChar w:fldCharType="end"/>
        </w:r>
      </w:hyperlink>
    </w:p>
    <w:p w:rsidR="00694684" w:rsidRDefault="00970773">
      <w:pPr>
        <w:pStyle w:val="10"/>
        <w:widowControl/>
        <w:tabs>
          <w:tab w:val="right" w:leader="dot" w:pos="8296"/>
        </w:tabs>
        <w:rPr>
          <w:rFonts w:ascii="Calibri" w:hAnsi="Calibri" w:cs="Calibri"/>
          <w:szCs w:val="22"/>
        </w:rPr>
      </w:pPr>
      <w:hyperlink r:id="rId13" w:anchor="_Toc402982452" w:history="1">
        <w:r w:rsidR="00BC6B90">
          <w:rPr>
            <w:rStyle w:val="ad"/>
          </w:rPr>
          <w:t>1.</w:t>
        </w:r>
        <w:r w:rsidR="00BC6B90">
          <w:rPr>
            <w:rStyle w:val="ad"/>
            <w:rFonts w:cs="宋体" w:hint="eastAsia"/>
          </w:rPr>
          <w:t>引言</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_Toc402982452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970773">
      <w:pPr>
        <w:pStyle w:val="10"/>
        <w:widowControl/>
        <w:tabs>
          <w:tab w:val="right" w:leader="dot" w:pos="8296"/>
        </w:tabs>
        <w:ind w:firstLineChars="100" w:firstLine="210"/>
        <w:rPr>
          <w:rFonts w:ascii="Calibri" w:hAnsi="Calibri" w:cs="Calibri"/>
          <w:szCs w:val="22"/>
        </w:rPr>
      </w:pPr>
      <w:hyperlink r:id="rId14" w:anchor="_Toc402982453" w:history="1">
        <w:r w:rsidR="00BC6B90">
          <w:rPr>
            <w:rStyle w:val="ad"/>
          </w:rPr>
          <w:t>1.1.</w:t>
        </w:r>
        <w:r w:rsidR="00BC6B90">
          <w:rPr>
            <w:rStyle w:val="ad"/>
            <w:rFonts w:cs="宋体" w:hint="eastAsia"/>
          </w:rPr>
          <w:t>编制目的</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_Toc402982453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970773">
      <w:pPr>
        <w:pStyle w:val="10"/>
        <w:widowControl/>
        <w:tabs>
          <w:tab w:val="left" w:pos="630"/>
          <w:tab w:val="right" w:leader="dot" w:pos="8296"/>
        </w:tabs>
        <w:ind w:firstLineChars="100" w:firstLine="210"/>
        <w:rPr>
          <w:rFonts w:ascii="Calibri" w:hAnsi="Calibri" w:cs="Calibri"/>
          <w:szCs w:val="22"/>
        </w:rPr>
      </w:pPr>
      <w:hyperlink r:id="rId15" w:anchor="_Toc402982454" w:history="1">
        <w:r w:rsidR="00BC6B90">
          <w:rPr>
            <w:rStyle w:val="ad"/>
          </w:rPr>
          <w:t>1.2.</w:t>
        </w:r>
        <w:r w:rsidR="00BC6B90">
          <w:rPr>
            <w:rStyle w:val="ad"/>
            <w:rFonts w:cs="宋体" w:hint="eastAsia"/>
          </w:rPr>
          <w:t>词汇表</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_Toc402982454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970773">
      <w:pPr>
        <w:pStyle w:val="10"/>
        <w:widowControl/>
        <w:tabs>
          <w:tab w:val="left" w:pos="630"/>
          <w:tab w:val="right" w:leader="dot" w:pos="8296"/>
        </w:tabs>
        <w:ind w:firstLineChars="100" w:firstLine="210"/>
        <w:rPr>
          <w:rFonts w:ascii="Calibri" w:hAnsi="Calibri" w:cs="Calibri"/>
          <w:szCs w:val="22"/>
        </w:rPr>
      </w:pPr>
      <w:hyperlink r:id="rId16" w:anchor="_Toc402982455" w:history="1">
        <w:r w:rsidR="00BC6B90">
          <w:rPr>
            <w:rStyle w:val="ad"/>
          </w:rPr>
          <w:t>1.3.</w:t>
        </w:r>
        <w:r w:rsidR="00BC6B90">
          <w:rPr>
            <w:rStyle w:val="ad"/>
            <w:rFonts w:cs="宋体" w:hint="eastAsia"/>
          </w:rPr>
          <w:t>参考资料</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_Toc402982455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970773">
      <w:pPr>
        <w:pStyle w:val="10"/>
        <w:widowControl/>
        <w:tabs>
          <w:tab w:val="left" w:pos="420"/>
          <w:tab w:val="right" w:leader="dot" w:pos="8296"/>
        </w:tabs>
        <w:rPr>
          <w:rFonts w:ascii="Calibri" w:hAnsi="Calibri" w:cs="Calibri"/>
          <w:szCs w:val="22"/>
        </w:rPr>
      </w:pPr>
      <w:hyperlink r:id="rId17" w:anchor="_Toc402982456" w:history="1">
        <w:r w:rsidR="00BC6B90">
          <w:rPr>
            <w:rStyle w:val="ad"/>
          </w:rPr>
          <w:t>2.</w:t>
        </w:r>
        <w:r w:rsidR="00BC6B90">
          <w:rPr>
            <w:rStyle w:val="ad"/>
            <w:rFonts w:cs="宋体" w:hint="eastAsia"/>
          </w:rPr>
          <w:t>产品概述</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_Toc402982456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970773">
      <w:pPr>
        <w:pStyle w:val="10"/>
        <w:widowControl/>
        <w:tabs>
          <w:tab w:val="left" w:pos="420"/>
          <w:tab w:val="right" w:leader="dot" w:pos="8296"/>
        </w:tabs>
        <w:rPr>
          <w:rFonts w:ascii="Calibri" w:hAnsi="Calibri" w:cs="Calibri"/>
          <w:szCs w:val="22"/>
        </w:rPr>
      </w:pPr>
      <w:hyperlink r:id="rId18" w:anchor="_Toc402982457" w:history="1">
        <w:r w:rsidR="00BC6B90">
          <w:rPr>
            <w:rStyle w:val="ad"/>
          </w:rPr>
          <w:t>3.</w:t>
        </w:r>
        <w:r w:rsidR="00BC6B90">
          <w:rPr>
            <w:rStyle w:val="ad"/>
            <w:rFonts w:cs="宋体" w:hint="eastAsia"/>
          </w:rPr>
          <w:t>体系结构设计概述</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_Toc402982457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970773">
      <w:pPr>
        <w:pStyle w:val="10"/>
        <w:widowControl/>
        <w:tabs>
          <w:tab w:val="left" w:pos="420"/>
          <w:tab w:val="right" w:leader="dot" w:pos="8296"/>
        </w:tabs>
        <w:rPr>
          <w:rFonts w:ascii="Calibri" w:hAnsi="Calibri" w:cs="Calibri"/>
          <w:szCs w:val="22"/>
        </w:rPr>
      </w:pPr>
      <w:hyperlink r:id="rId19" w:anchor="_Toc402982458" w:history="1">
        <w:r w:rsidR="00BC6B90">
          <w:rPr>
            <w:rStyle w:val="ad"/>
          </w:rPr>
          <w:t>4.</w:t>
        </w:r>
        <w:r w:rsidR="00BC6B90">
          <w:rPr>
            <w:rStyle w:val="ad"/>
            <w:rFonts w:cs="宋体" w:hint="eastAsia"/>
          </w:rPr>
          <w:t>中层设计</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_Toc402982458 \h </w:instrText>
        </w:r>
        <w:r>
          <w:rPr>
            <w:rStyle w:val="ad"/>
            <w:color w:val="auto"/>
            <w:u w:val="none"/>
          </w:rPr>
        </w:r>
        <w:r>
          <w:rPr>
            <w:rStyle w:val="ad"/>
            <w:color w:val="auto"/>
            <w:u w:val="none"/>
          </w:rPr>
          <w:fldChar w:fldCharType="separate"/>
        </w:r>
        <w:r w:rsidR="00BC6B90">
          <w:rPr>
            <w:rStyle w:val="ad"/>
            <w:color w:val="auto"/>
            <w:u w:val="none"/>
          </w:rPr>
          <w:t>4</w:t>
        </w:r>
        <w:r>
          <w:rPr>
            <w:rStyle w:val="ad"/>
            <w:color w:val="auto"/>
            <w:u w:val="none"/>
          </w:rPr>
          <w:fldChar w:fldCharType="end"/>
        </w:r>
      </w:hyperlink>
    </w:p>
    <w:p w:rsidR="00694684" w:rsidRDefault="00970773">
      <w:pPr>
        <w:pStyle w:val="10"/>
        <w:widowControl/>
        <w:tabs>
          <w:tab w:val="left" w:pos="630"/>
          <w:tab w:val="right" w:leader="dot" w:pos="8296"/>
        </w:tabs>
        <w:ind w:firstLineChars="100" w:firstLine="210"/>
        <w:rPr>
          <w:rFonts w:ascii="Calibri" w:hAnsi="Calibri" w:cs="Calibri"/>
          <w:szCs w:val="22"/>
        </w:rPr>
      </w:pPr>
      <w:hyperlink r:id="rId20" w:anchor="_Toc402982459" w:history="1">
        <w:r w:rsidR="00BC6B90">
          <w:rPr>
            <w:rStyle w:val="ad"/>
          </w:rPr>
          <w:t>4.1.</w:t>
        </w:r>
        <w:r w:rsidR="00BC6B90">
          <w:rPr>
            <w:rStyle w:val="ad"/>
            <w:rFonts w:cs="宋体" w:hint="eastAsia"/>
          </w:rPr>
          <w:t>客户端展示层模块的静态结构和动态职责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_Toc402982459 \h </w:instrText>
        </w:r>
        <w:r>
          <w:rPr>
            <w:rStyle w:val="ad"/>
            <w:color w:val="auto"/>
            <w:u w:val="none"/>
          </w:rPr>
        </w:r>
        <w:r>
          <w:rPr>
            <w:rStyle w:val="ad"/>
            <w:color w:val="auto"/>
            <w:u w:val="none"/>
          </w:rPr>
          <w:fldChar w:fldCharType="separate"/>
        </w:r>
        <w:r w:rsidR="00BC6B90">
          <w:rPr>
            <w:rStyle w:val="ad"/>
            <w:color w:val="auto"/>
            <w:u w:val="none"/>
          </w:rPr>
          <w:t>5</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21" w:anchor="_Toc402982460" w:history="1">
        <w:r w:rsidR="00BC6B90">
          <w:rPr>
            <w:rStyle w:val="ad"/>
          </w:rPr>
          <w:t>4.1.1.</w:t>
        </w:r>
        <w:r w:rsidR="00BC6B90">
          <w:rPr>
            <w:rStyle w:val="ad"/>
            <w:rFonts w:cs="宋体" w:hint="eastAsia"/>
          </w:rPr>
          <w:t>客户端展示层模块局部模块的职责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_Toc402982460 \h </w:instrText>
        </w:r>
        <w:r>
          <w:rPr>
            <w:rStyle w:val="ad"/>
            <w:color w:val="auto"/>
            <w:u w:val="none"/>
          </w:rPr>
        </w:r>
        <w:r>
          <w:rPr>
            <w:rStyle w:val="ad"/>
            <w:color w:val="auto"/>
            <w:u w:val="none"/>
          </w:rPr>
          <w:fldChar w:fldCharType="separate"/>
        </w:r>
        <w:r w:rsidR="00BC6B90">
          <w:rPr>
            <w:rStyle w:val="ad"/>
            <w:color w:val="auto"/>
            <w:u w:val="none"/>
          </w:rPr>
          <w:t>5</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22" w:anchor="_Toc402982461" w:history="1">
        <w:r w:rsidR="00BC6B90">
          <w:rPr>
            <w:rStyle w:val="ad"/>
          </w:rPr>
          <w:t>4.1.2.</w:t>
        </w:r>
        <w:r w:rsidR="00BC6B90">
          <w:rPr>
            <w:rStyle w:val="ad"/>
            <w:rFonts w:cs="宋体" w:hint="eastAsia"/>
          </w:rPr>
          <w:t>客户端展示层模块局部模块的接口规范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_Toc402982461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23" w:anchor="_Toc402982462" w:history="1">
        <w:r w:rsidR="00BC6B90">
          <w:rPr>
            <w:rStyle w:val="ad"/>
            <w:rFonts w:ascii="宋体" w:hAnsi="宋体" w:cs="宋体" w:hint="eastAsia"/>
          </w:rPr>
          <w:t>4.1.2.1.mainui模块的接口规范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_Toc402982462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24" w:anchor="_Toc402982463" w:history="1">
        <w:r w:rsidR="00BC6B90">
          <w:rPr>
            <w:rStyle w:val="ad"/>
            <w:rFonts w:ascii="宋体" w:hAnsi="宋体" w:cs="宋体" w:hint="eastAsia"/>
          </w:rPr>
          <w:t>4.1.2.2.userui模块的接口规范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_Toc402982463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25" w:anchor="_Toc402982464" w:history="1">
        <w:r w:rsidR="00BC6B90">
          <w:rPr>
            <w:rStyle w:val="ad"/>
            <w:rFonts w:ascii="宋体" w:hAnsi="宋体" w:cs="宋体" w:hint="eastAsia"/>
          </w:rPr>
          <w:t>4.1.2.3.nonuserui模块的接口规范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_Toc402982464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26" w:anchor="_Toc402982465" w:history="1">
        <w:r w:rsidR="00BC6B90">
          <w:rPr>
            <w:rStyle w:val="ad"/>
            <w:rFonts w:ascii="宋体" w:hAnsi="宋体" w:cs="宋体" w:hint="eastAsia"/>
          </w:rPr>
          <w:t>4.1.2.4.insititutionui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_Toc402982465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27" w:anchor="_Toc402982466" w:history="1">
        <w:r w:rsidR="00BC6B90">
          <w:rPr>
            <w:rStyle w:val="ad"/>
            <w:rFonts w:ascii="宋体" w:hAnsi="宋体" w:cs="宋体" w:hint="eastAsia"/>
          </w:rPr>
          <w:t>4.1.2.5.commodityui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_Toc402982466 \h </w:instrText>
        </w:r>
        <w:r>
          <w:rPr>
            <w:rStyle w:val="ad"/>
            <w:color w:val="auto"/>
            <w:u w:val="none"/>
          </w:rPr>
        </w:r>
        <w:r>
          <w:rPr>
            <w:rStyle w:val="ad"/>
            <w:color w:val="auto"/>
            <w:u w:val="none"/>
          </w:rPr>
          <w:fldChar w:fldCharType="separate"/>
        </w:r>
        <w:r w:rsidR="00BC6B90">
          <w:rPr>
            <w:rStyle w:val="ad"/>
            <w:color w:val="auto"/>
            <w:u w:val="none"/>
          </w:rPr>
          <w:t>7</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28" w:anchor="_Toc402982467" w:history="1">
        <w:r w:rsidR="00BC6B90">
          <w:rPr>
            <w:rStyle w:val="ad"/>
            <w:rFonts w:ascii="宋体" w:hAnsi="宋体" w:cs="宋体" w:hint="eastAsia"/>
          </w:rPr>
          <w:t>4.1.2.6.logui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_Toc402982467 \h </w:instrText>
        </w:r>
        <w:r>
          <w:rPr>
            <w:rStyle w:val="ad"/>
            <w:color w:val="auto"/>
            <w:u w:val="none"/>
          </w:rPr>
        </w:r>
        <w:r>
          <w:rPr>
            <w:rStyle w:val="ad"/>
            <w:color w:val="auto"/>
            <w:u w:val="none"/>
          </w:rPr>
          <w:fldChar w:fldCharType="separate"/>
        </w:r>
        <w:r w:rsidR="00BC6B90">
          <w:rPr>
            <w:rStyle w:val="ad"/>
            <w:color w:val="auto"/>
            <w:u w:val="none"/>
          </w:rPr>
          <w:t>7</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29" w:anchor="_Toc402982468" w:history="1">
        <w:r w:rsidR="00BC6B90">
          <w:rPr>
            <w:rStyle w:val="ad"/>
            <w:rFonts w:ascii="宋体" w:hAnsi="宋体" w:cs="宋体" w:hint="eastAsia"/>
          </w:rPr>
          <w:t>4.1.2.7.sheetui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_Toc402982468 \h </w:instrText>
        </w:r>
        <w:r>
          <w:rPr>
            <w:rStyle w:val="ad"/>
            <w:color w:val="auto"/>
            <w:u w:val="none"/>
          </w:rPr>
        </w:r>
        <w:r>
          <w:rPr>
            <w:rStyle w:val="ad"/>
            <w:color w:val="auto"/>
            <w:u w:val="none"/>
          </w:rPr>
          <w:fldChar w:fldCharType="separate"/>
        </w:r>
        <w:r w:rsidR="00BC6B90">
          <w:rPr>
            <w:rStyle w:val="ad"/>
            <w:color w:val="auto"/>
            <w:u w:val="none"/>
          </w:rPr>
          <w:t>7</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30" w:anchor="_Toc402982469" w:history="1">
        <w:r w:rsidR="00BC6B90">
          <w:rPr>
            <w:rStyle w:val="ad"/>
            <w:rFonts w:ascii="宋体" w:hAnsi="宋体" w:cs="宋体" w:hint="eastAsia"/>
          </w:rPr>
          <w:t>4.1.2.8.begininfoui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_Toc402982469 \h </w:instrText>
        </w:r>
        <w:r>
          <w:rPr>
            <w:rStyle w:val="ad"/>
            <w:color w:val="auto"/>
            <w:u w:val="none"/>
          </w:rPr>
        </w:r>
        <w:r>
          <w:rPr>
            <w:rStyle w:val="ad"/>
            <w:color w:val="auto"/>
            <w:u w:val="none"/>
          </w:rPr>
          <w:fldChar w:fldCharType="separate"/>
        </w:r>
        <w:r w:rsidR="00BC6B90">
          <w:rPr>
            <w:rStyle w:val="ad"/>
            <w:color w:val="auto"/>
            <w:u w:val="none"/>
          </w:rPr>
          <w:t>8</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rFonts w:ascii="Calibri" w:hAnsi="Calibri" w:cs="Calibri"/>
          <w:szCs w:val="22"/>
        </w:rPr>
      </w:pPr>
      <w:hyperlink r:id="rId31" w:anchor="_Toc402982470" w:history="1">
        <w:r w:rsidR="00BC6B90">
          <w:rPr>
            <w:rStyle w:val="ad"/>
            <w:rFonts w:ascii="宋体" w:hAnsi="宋体" w:cs="宋体" w:hint="eastAsia"/>
          </w:rPr>
          <w:t>4.1.2.9.accountui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_Toc402982470 \h </w:instrText>
        </w:r>
        <w:r>
          <w:rPr>
            <w:rStyle w:val="ad"/>
            <w:color w:val="auto"/>
            <w:u w:val="none"/>
          </w:rPr>
        </w:r>
        <w:r>
          <w:rPr>
            <w:rStyle w:val="ad"/>
            <w:color w:val="auto"/>
            <w:u w:val="none"/>
          </w:rPr>
          <w:fldChar w:fldCharType="separate"/>
        </w:r>
        <w:r w:rsidR="00BC6B90">
          <w:rPr>
            <w:rStyle w:val="ad"/>
            <w:color w:val="auto"/>
            <w:u w:val="none"/>
          </w:rPr>
          <w:t>8</w:t>
        </w:r>
        <w:r>
          <w:rPr>
            <w:rStyle w:val="ad"/>
            <w:color w:val="auto"/>
            <w:u w:val="none"/>
          </w:rPr>
          <w:fldChar w:fldCharType="end"/>
        </w:r>
      </w:hyperlink>
    </w:p>
    <w:p w:rsidR="00694684" w:rsidRDefault="00970773">
      <w:pPr>
        <w:pStyle w:val="10"/>
        <w:widowControl/>
        <w:tabs>
          <w:tab w:val="left" w:pos="1050"/>
          <w:tab w:val="right" w:leader="dot" w:pos="8296"/>
        </w:tabs>
        <w:ind w:firstLineChars="500" w:firstLine="1050"/>
        <w:rPr>
          <w:ins w:id="5" w:author="曹姝玥" w:date="2015-12-31T20:57:00Z"/>
          <w:rFonts w:hint="eastAsia"/>
        </w:rPr>
      </w:pPr>
      <w:hyperlink r:id="rId32" w:anchor="_Toc402982471" w:history="1">
        <w:r w:rsidR="00BC6B90">
          <w:rPr>
            <w:rStyle w:val="ad"/>
            <w:rFonts w:ascii="宋体" w:hAnsi="宋体" w:cs="宋体" w:hint="eastAsia"/>
            <w:sz w:val="18"/>
            <w:szCs w:val="18"/>
          </w:rPr>
          <w:t>4.1.2.10.staffmanageui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_Toc402982471 \h </w:instrText>
        </w:r>
        <w:r>
          <w:rPr>
            <w:rStyle w:val="ad"/>
            <w:color w:val="auto"/>
            <w:u w:val="none"/>
          </w:rPr>
        </w:r>
        <w:r>
          <w:rPr>
            <w:rStyle w:val="ad"/>
            <w:color w:val="auto"/>
            <w:u w:val="none"/>
          </w:rPr>
          <w:fldChar w:fldCharType="separate"/>
        </w:r>
        <w:r w:rsidR="00BC6B90">
          <w:rPr>
            <w:rStyle w:val="ad"/>
            <w:color w:val="auto"/>
            <w:u w:val="none"/>
          </w:rPr>
          <w:t>8</w:t>
        </w:r>
        <w:r>
          <w:rPr>
            <w:rStyle w:val="ad"/>
            <w:color w:val="auto"/>
            <w:u w:val="none"/>
          </w:rPr>
          <w:fldChar w:fldCharType="end"/>
        </w:r>
      </w:hyperlink>
    </w:p>
    <w:p w:rsidR="00844ED8" w:rsidRPr="00844ED8" w:rsidRDefault="00844ED8" w:rsidP="00844ED8">
      <w:pPr>
        <w:rPr>
          <w:rPrChange w:id="6" w:author="曹姝玥" w:date="2015-12-31T20:57:00Z">
            <w:rPr>
              <w:rFonts w:ascii="Calibri" w:hAnsi="Calibri" w:cs="Calibri"/>
              <w:szCs w:val="22"/>
            </w:rPr>
          </w:rPrChange>
        </w:rPr>
        <w:pPrChange w:id="7" w:author="曹姝玥" w:date="2015-12-31T20:57:00Z">
          <w:pPr>
            <w:pStyle w:val="10"/>
            <w:widowControl/>
            <w:tabs>
              <w:tab w:val="left" w:pos="1050"/>
              <w:tab w:val="right" w:leader="dot" w:pos="8296"/>
            </w:tabs>
            <w:ind w:firstLineChars="500" w:firstLine="1050"/>
          </w:pPr>
        </w:pPrChange>
      </w:pPr>
      <w:ins w:id="8" w:author="曹姝玥" w:date="2015-12-31T20:57:00Z">
        <w:r>
          <w:rPr>
            <w:rFonts w:hint="eastAsia"/>
          </w:rPr>
          <w:tab/>
        </w:r>
        <w:r>
          <w:rPr>
            <w:rFonts w:hint="eastAsia"/>
          </w:rPr>
          <w:tab/>
          <w:t xml:space="preserve">  4.1.2.11</w:t>
        </w:r>
      </w:ins>
      <w:ins w:id="9" w:author="曹姝玥" w:date="2015-12-31T20:58:00Z">
        <w:r>
          <w:rPr>
            <w:rFonts w:hint="eastAsia"/>
          </w:rPr>
          <w:t>.</w:t>
        </w:r>
      </w:ins>
      <w:ins w:id="10" w:author="曹姝玥" w:date="2015-12-31T20:57:00Z">
        <w:r>
          <w:rPr>
            <w:rFonts w:hint="eastAsia"/>
          </w:rPr>
          <w:t xml:space="preserve"> loginui</w:t>
        </w:r>
        <w:r>
          <w:rPr>
            <w:rFonts w:hint="eastAsia"/>
          </w:rPr>
          <w:t>模块的接口规范</w:t>
        </w:r>
      </w:ins>
      <w:ins w:id="11" w:author="曹姝玥" w:date="2015-12-31T20:58:00Z">
        <w:r>
          <w:rPr>
            <w:rFonts w:hint="eastAsia"/>
          </w:rPr>
          <w:t>................................................................................ 8</w:t>
        </w:r>
      </w:ins>
    </w:p>
    <w:p w:rsidR="00694684" w:rsidRDefault="00970773">
      <w:pPr>
        <w:pStyle w:val="10"/>
        <w:widowControl/>
        <w:tabs>
          <w:tab w:val="left" w:pos="840"/>
          <w:tab w:val="right" w:leader="dot" w:pos="8296"/>
        </w:tabs>
        <w:ind w:firstLineChars="250" w:firstLine="525"/>
        <w:rPr>
          <w:rFonts w:ascii="Calibri" w:hAnsi="Calibri" w:cs="Calibri"/>
          <w:szCs w:val="22"/>
        </w:rPr>
      </w:pPr>
      <w:hyperlink r:id="rId33" w:anchor="_Toc402982473" w:history="1">
        <w:r w:rsidR="00BC6B90">
          <w:rPr>
            <w:rStyle w:val="ad"/>
          </w:rPr>
          <w:t>4.1.3.</w:t>
        </w:r>
        <w:r w:rsidR="00BC6B90">
          <w:rPr>
            <w:rStyle w:val="ad"/>
            <w:rFonts w:cs="宋体" w:hint="eastAsia"/>
          </w:rPr>
          <w:t>客户端展示层模块局部模块的设计原理</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_Toc402982473 \h </w:instrText>
        </w:r>
        <w:r>
          <w:rPr>
            <w:rStyle w:val="ad"/>
            <w:color w:val="auto"/>
            <w:u w:val="none"/>
          </w:rPr>
        </w:r>
        <w:r>
          <w:rPr>
            <w:rStyle w:val="ad"/>
            <w:color w:val="auto"/>
            <w:u w:val="none"/>
          </w:rPr>
          <w:fldChar w:fldCharType="separate"/>
        </w:r>
        <w:r w:rsidR="00BC6B90">
          <w:rPr>
            <w:rStyle w:val="ad"/>
            <w:color w:val="auto"/>
            <w:u w:val="none"/>
          </w:rPr>
          <w:t>9</w:t>
        </w:r>
        <w:r>
          <w:rPr>
            <w:rStyle w:val="ad"/>
            <w:color w:val="auto"/>
            <w:u w:val="none"/>
          </w:rPr>
          <w:fldChar w:fldCharType="end"/>
        </w:r>
      </w:hyperlink>
    </w:p>
    <w:p w:rsidR="00694684" w:rsidRDefault="00970773">
      <w:pPr>
        <w:pStyle w:val="10"/>
        <w:widowControl/>
        <w:tabs>
          <w:tab w:val="left" w:pos="630"/>
          <w:tab w:val="right" w:leader="dot" w:pos="8296"/>
        </w:tabs>
        <w:ind w:firstLineChars="100" w:firstLine="210"/>
        <w:rPr>
          <w:rFonts w:ascii="Calibri" w:hAnsi="Calibri" w:cs="Calibri"/>
          <w:szCs w:val="22"/>
        </w:rPr>
      </w:pPr>
      <w:hyperlink r:id="rId34" w:anchor="_Toc402982474" w:history="1">
        <w:r w:rsidR="00BC6B90">
          <w:rPr>
            <w:rStyle w:val="ad"/>
          </w:rPr>
          <w:t>4.2.</w:t>
        </w:r>
        <w:r w:rsidR="00BC6B90">
          <w:rPr>
            <w:rStyle w:val="ad"/>
            <w:rFonts w:cs="宋体" w:hint="eastAsia"/>
          </w:rPr>
          <w:t>客户端业务逻辑层模块的静态结构和动态职责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_Toc402982474 \h </w:instrText>
        </w:r>
        <w:r>
          <w:rPr>
            <w:rStyle w:val="ad"/>
            <w:color w:val="auto"/>
            <w:u w:val="none"/>
          </w:rPr>
        </w:r>
        <w:r>
          <w:rPr>
            <w:rStyle w:val="ad"/>
            <w:color w:val="auto"/>
            <w:u w:val="none"/>
          </w:rPr>
          <w:fldChar w:fldCharType="separate"/>
        </w:r>
        <w:r w:rsidR="00BC6B90">
          <w:rPr>
            <w:rStyle w:val="ad"/>
            <w:color w:val="auto"/>
            <w:u w:val="none"/>
          </w:rPr>
          <w:t>9</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35" w:anchor="_Toc402982475" w:history="1">
        <w:r w:rsidR="00BC6B90">
          <w:rPr>
            <w:rStyle w:val="ad"/>
          </w:rPr>
          <w:t>4.2.1.</w:t>
        </w:r>
        <w:r w:rsidR="00BC6B90">
          <w:rPr>
            <w:rStyle w:val="ad"/>
            <w:rFonts w:cs="宋体" w:hint="eastAsia"/>
          </w:rPr>
          <w:t>客户端业务逻辑层模块局部模块的职责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_Toc402982475 \h </w:instrText>
        </w:r>
        <w:r>
          <w:rPr>
            <w:rStyle w:val="ad"/>
            <w:color w:val="auto"/>
            <w:u w:val="none"/>
          </w:rPr>
        </w:r>
        <w:r>
          <w:rPr>
            <w:rStyle w:val="ad"/>
            <w:color w:val="auto"/>
            <w:u w:val="none"/>
          </w:rPr>
          <w:fldChar w:fldCharType="separate"/>
        </w:r>
        <w:r w:rsidR="00BC6B90">
          <w:rPr>
            <w:rStyle w:val="ad"/>
            <w:color w:val="auto"/>
            <w:u w:val="none"/>
          </w:rPr>
          <w:t>9</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36" w:anchor="_Toc402982476" w:history="1">
        <w:r w:rsidR="00BC6B90">
          <w:rPr>
            <w:rStyle w:val="ad"/>
          </w:rPr>
          <w:t>4.2.2.</w:t>
        </w:r>
        <w:r w:rsidR="00BC6B90">
          <w:rPr>
            <w:rStyle w:val="ad"/>
            <w:rFonts w:cs="宋体" w:hint="eastAsia"/>
          </w:rPr>
          <w:t>客户端业务逻辑层模块局部模块的接口规范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_Toc402982476 \h </w:instrText>
        </w:r>
        <w:r>
          <w:rPr>
            <w:rStyle w:val="ad"/>
            <w:color w:val="auto"/>
            <w:u w:val="none"/>
          </w:rPr>
        </w:r>
        <w:r>
          <w:rPr>
            <w:rStyle w:val="ad"/>
            <w:color w:val="auto"/>
            <w:u w:val="none"/>
          </w:rPr>
          <w:fldChar w:fldCharType="separate"/>
        </w:r>
        <w:r w:rsidR="00BC6B90">
          <w:rPr>
            <w:rStyle w:val="ad"/>
            <w:color w:val="auto"/>
            <w:u w:val="none"/>
          </w:rPr>
          <w:t>10</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37" w:anchor="_Toc402982477" w:history="1">
        <w:r w:rsidR="00BC6B90">
          <w:rPr>
            <w:rStyle w:val="ad"/>
            <w:rFonts w:ascii="宋体" w:hAnsi="宋体" w:cs="宋体" w:hint="eastAsia"/>
          </w:rPr>
          <w:t>4.2.2.1.userbl模块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_Toc402982477 \h </w:instrText>
        </w:r>
        <w:r>
          <w:rPr>
            <w:rStyle w:val="ad"/>
            <w:color w:val="auto"/>
            <w:u w:val="none"/>
          </w:rPr>
        </w:r>
        <w:r>
          <w:rPr>
            <w:rStyle w:val="ad"/>
            <w:color w:val="auto"/>
            <w:u w:val="none"/>
          </w:rPr>
          <w:fldChar w:fldCharType="separate"/>
        </w:r>
        <w:r w:rsidR="00BC6B90">
          <w:rPr>
            <w:rStyle w:val="ad"/>
            <w:color w:val="auto"/>
            <w:u w:val="none"/>
          </w:rPr>
          <w:t>10</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38" w:anchor="_Toc402982478" w:history="1">
        <w:r w:rsidR="00BC6B90">
          <w:rPr>
            <w:rStyle w:val="ad"/>
            <w:rFonts w:ascii="宋体" w:hAnsi="宋体" w:cs="宋体" w:hint="eastAsia"/>
          </w:rPr>
          <w:t>4.2.2.2.nonuserbl模块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_Toc402982478 \h </w:instrText>
        </w:r>
        <w:r>
          <w:rPr>
            <w:rStyle w:val="ad"/>
            <w:color w:val="auto"/>
            <w:u w:val="none"/>
          </w:rPr>
        </w:r>
        <w:r>
          <w:rPr>
            <w:rStyle w:val="ad"/>
            <w:color w:val="auto"/>
            <w:u w:val="none"/>
          </w:rPr>
          <w:fldChar w:fldCharType="separate"/>
        </w:r>
        <w:r w:rsidR="00BC6B90">
          <w:rPr>
            <w:rStyle w:val="ad"/>
            <w:color w:val="auto"/>
            <w:u w:val="none"/>
          </w:rPr>
          <w:t>11</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39" w:anchor="_Toc402982479" w:history="1">
        <w:r w:rsidR="00BC6B90">
          <w:rPr>
            <w:rStyle w:val="ad"/>
            <w:rFonts w:ascii="宋体" w:hAnsi="宋体" w:cs="宋体" w:hint="eastAsia"/>
          </w:rPr>
          <w:t>4.2.2.3.insititutionbl模块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_Toc402982479 \h </w:instrText>
        </w:r>
        <w:r>
          <w:rPr>
            <w:rStyle w:val="ad"/>
            <w:color w:val="auto"/>
            <w:u w:val="none"/>
          </w:rPr>
        </w:r>
        <w:r>
          <w:rPr>
            <w:rStyle w:val="ad"/>
            <w:color w:val="auto"/>
            <w:u w:val="none"/>
          </w:rPr>
          <w:fldChar w:fldCharType="separate"/>
        </w:r>
        <w:r w:rsidR="00BC6B90">
          <w:rPr>
            <w:rStyle w:val="ad"/>
            <w:color w:val="auto"/>
            <w:u w:val="none"/>
          </w:rPr>
          <w:t>13</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40" w:anchor="_Toc402982480" w:history="1">
        <w:r w:rsidR="00BC6B90">
          <w:rPr>
            <w:rStyle w:val="ad"/>
            <w:rFonts w:ascii="宋体" w:hAnsi="宋体" w:cs="宋体" w:hint="eastAsia"/>
          </w:rPr>
          <w:t>4.2.2.4.commoditybl模块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_Toc402982480 \h </w:instrText>
        </w:r>
        <w:r>
          <w:rPr>
            <w:rStyle w:val="ad"/>
            <w:color w:val="auto"/>
            <w:u w:val="none"/>
          </w:rPr>
        </w:r>
        <w:r>
          <w:rPr>
            <w:rStyle w:val="ad"/>
            <w:color w:val="auto"/>
            <w:u w:val="none"/>
          </w:rPr>
          <w:fldChar w:fldCharType="separate"/>
        </w:r>
        <w:r w:rsidR="00BC6B90">
          <w:rPr>
            <w:rStyle w:val="ad"/>
            <w:color w:val="auto"/>
            <w:u w:val="none"/>
          </w:rPr>
          <w:t>14</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41" w:anchor="_Toc402982481" w:history="1">
        <w:r w:rsidR="00BC6B90">
          <w:rPr>
            <w:rStyle w:val="ad"/>
            <w:rFonts w:ascii="宋体" w:hAnsi="宋体" w:cs="宋体" w:hint="eastAsia"/>
          </w:rPr>
          <w:t>4.2.2.5.logbl模块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_Toc402982481 \h </w:instrText>
        </w:r>
        <w:r>
          <w:rPr>
            <w:rStyle w:val="ad"/>
            <w:color w:val="auto"/>
            <w:u w:val="none"/>
          </w:rPr>
        </w:r>
        <w:r>
          <w:rPr>
            <w:rStyle w:val="ad"/>
            <w:color w:val="auto"/>
            <w:u w:val="none"/>
          </w:rPr>
          <w:fldChar w:fldCharType="separate"/>
        </w:r>
        <w:r w:rsidR="00BC6B90">
          <w:rPr>
            <w:rStyle w:val="ad"/>
            <w:color w:val="auto"/>
            <w:u w:val="none"/>
          </w:rPr>
          <w:t>16</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42" w:anchor="_Toc402982482" w:history="1">
        <w:r w:rsidR="00BC6B90">
          <w:rPr>
            <w:rStyle w:val="ad"/>
            <w:rFonts w:ascii="宋体" w:hAnsi="宋体" w:cs="宋体" w:hint="eastAsia"/>
          </w:rPr>
          <w:t>4.2.2.6.sheetbl模块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_Toc402982482 \h </w:instrText>
        </w:r>
        <w:r>
          <w:rPr>
            <w:rStyle w:val="ad"/>
            <w:color w:val="auto"/>
            <w:u w:val="none"/>
          </w:rPr>
        </w:r>
        <w:r>
          <w:rPr>
            <w:rStyle w:val="ad"/>
            <w:color w:val="auto"/>
            <w:u w:val="none"/>
          </w:rPr>
          <w:fldChar w:fldCharType="separate"/>
        </w:r>
        <w:r w:rsidR="00BC6B90">
          <w:rPr>
            <w:rStyle w:val="ad"/>
            <w:color w:val="auto"/>
            <w:u w:val="none"/>
          </w:rPr>
          <w:t>18</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43" w:anchor="_Toc402982483" w:history="1">
        <w:r w:rsidR="00BC6B90">
          <w:rPr>
            <w:rStyle w:val="ad"/>
            <w:rFonts w:ascii="宋体" w:hAnsi="宋体" w:cs="宋体" w:hint="eastAsia"/>
          </w:rPr>
          <w:t>4.2.2.7.begininfobl模块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_Toc402982483 \h </w:instrText>
        </w:r>
        <w:r>
          <w:rPr>
            <w:rStyle w:val="ad"/>
            <w:color w:val="auto"/>
            <w:u w:val="none"/>
          </w:rPr>
        </w:r>
        <w:r>
          <w:rPr>
            <w:rStyle w:val="ad"/>
            <w:color w:val="auto"/>
            <w:u w:val="none"/>
          </w:rPr>
          <w:fldChar w:fldCharType="separate"/>
        </w:r>
        <w:r w:rsidR="00BC6B90">
          <w:rPr>
            <w:rStyle w:val="ad"/>
            <w:color w:val="auto"/>
            <w:u w:val="none"/>
          </w:rPr>
          <w:t>20</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44" w:anchor="_Toc402982484" w:history="1">
        <w:r w:rsidR="00BC6B90">
          <w:rPr>
            <w:rStyle w:val="ad"/>
            <w:rFonts w:ascii="宋体" w:hAnsi="宋体" w:cs="宋体" w:hint="eastAsia"/>
          </w:rPr>
          <w:t>4.2.2.8.accountbl模块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_Toc402982484 \h </w:instrText>
        </w:r>
        <w:r>
          <w:rPr>
            <w:rStyle w:val="ad"/>
            <w:color w:val="auto"/>
            <w:u w:val="none"/>
          </w:rPr>
        </w:r>
        <w:r>
          <w:rPr>
            <w:rStyle w:val="ad"/>
            <w:color w:val="auto"/>
            <w:u w:val="none"/>
          </w:rPr>
          <w:fldChar w:fldCharType="separate"/>
        </w:r>
        <w:r w:rsidR="00BC6B90">
          <w:rPr>
            <w:rStyle w:val="ad"/>
            <w:color w:val="auto"/>
            <w:u w:val="none"/>
          </w:rPr>
          <w:t>21</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ins w:id="12" w:author="曹姝玥" w:date="2015-12-31T20:58:00Z"/>
          <w:rFonts w:hint="eastAsia"/>
        </w:rPr>
      </w:pPr>
      <w:hyperlink r:id="rId45" w:anchor="_Toc402982485" w:history="1">
        <w:r w:rsidR="00BC6B90">
          <w:rPr>
            <w:rStyle w:val="ad"/>
            <w:rFonts w:ascii="宋体" w:hAnsi="宋体" w:cs="宋体" w:hint="eastAsia"/>
          </w:rPr>
          <w:t>4.2.2.9.staffmanagebl模块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_Toc402982485 \h </w:instrText>
        </w:r>
        <w:r>
          <w:rPr>
            <w:rStyle w:val="ad"/>
            <w:color w:val="auto"/>
            <w:u w:val="none"/>
          </w:rPr>
        </w:r>
        <w:r>
          <w:rPr>
            <w:rStyle w:val="ad"/>
            <w:color w:val="auto"/>
            <w:u w:val="none"/>
          </w:rPr>
          <w:fldChar w:fldCharType="separate"/>
        </w:r>
        <w:r w:rsidR="00BC6B90">
          <w:rPr>
            <w:rStyle w:val="ad"/>
            <w:color w:val="auto"/>
            <w:u w:val="none"/>
          </w:rPr>
          <w:t>23</w:t>
        </w:r>
        <w:r>
          <w:rPr>
            <w:rStyle w:val="ad"/>
            <w:color w:val="auto"/>
            <w:u w:val="none"/>
          </w:rPr>
          <w:fldChar w:fldCharType="end"/>
        </w:r>
      </w:hyperlink>
    </w:p>
    <w:p w:rsidR="00844ED8" w:rsidRPr="00844ED8" w:rsidRDefault="00844ED8" w:rsidP="00844ED8">
      <w:pPr>
        <w:rPr>
          <w:rPrChange w:id="13" w:author="曹姝玥" w:date="2015-12-31T20:58:00Z">
            <w:rPr>
              <w:rFonts w:ascii="Calibri" w:hAnsi="Calibri" w:cs="Calibri"/>
              <w:szCs w:val="22"/>
            </w:rPr>
          </w:rPrChange>
        </w:rPr>
        <w:pPrChange w:id="14" w:author="曹姝玥" w:date="2015-12-31T20:58:00Z">
          <w:pPr>
            <w:pStyle w:val="10"/>
            <w:widowControl/>
            <w:tabs>
              <w:tab w:val="left" w:pos="1260"/>
              <w:tab w:val="right" w:leader="dot" w:pos="8296"/>
            </w:tabs>
            <w:ind w:firstLineChars="500" w:firstLine="1050"/>
          </w:pPr>
        </w:pPrChange>
      </w:pPr>
      <w:ins w:id="15" w:author="曹姝玥" w:date="2015-12-31T20:58:00Z">
        <w:r>
          <w:rPr>
            <w:rFonts w:hint="eastAsia"/>
          </w:rPr>
          <w:tab/>
        </w:r>
        <w:r>
          <w:rPr>
            <w:rFonts w:hint="eastAsia"/>
          </w:rPr>
          <w:tab/>
          <w:t xml:space="preserve">  4.2.2.10.</w:t>
        </w:r>
      </w:ins>
      <w:ins w:id="16" w:author="曹姝玥" w:date="2015-12-31T20:59:00Z">
        <w:r>
          <w:rPr>
            <w:rFonts w:hint="eastAsia"/>
          </w:rPr>
          <w:t>. loginbl</w:t>
        </w:r>
        <w:r>
          <w:rPr>
            <w:rFonts w:hint="eastAsia"/>
          </w:rPr>
          <w:t>模块</w:t>
        </w:r>
        <w:r>
          <w:rPr>
            <w:rFonts w:hint="eastAsia"/>
          </w:rPr>
          <w:t>..................................................................................................24</w:t>
        </w:r>
      </w:ins>
    </w:p>
    <w:p w:rsidR="00694684" w:rsidRDefault="00970773">
      <w:pPr>
        <w:pStyle w:val="10"/>
        <w:widowControl/>
        <w:tabs>
          <w:tab w:val="left" w:pos="840"/>
          <w:tab w:val="right" w:leader="dot" w:pos="8296"/>
        </w:tabs>
        <w:ind w:firstLineChars="250" w:firstLine="525"/>
        <w:rPr>
          <w:rFonts w:ascii="Calibri" w:hAnsi="Calibri" w:cs="Calibri"/>
          <w:szCs w:val="22"/>
        </w:rPr>
      </w:pPr>
      <w:hyperlink r:id="rId46" w:anchor="_Toc402982487" w:history="1">
        <w:r w:rsidR="00BC6B90">
          <w:rPr>
            <w:rStyle w:val="ad"/>
          </w:rPr>
          <w:t>4.2.3.</w:t>
        </w:r>
        <w:r w:rsidR="00BC6B90">
          <w:rPr>
            <w:rStyle w:val="ad"/>
            <w:rFonts w:cs="宋体" w:hint="eastAsia"/>
          </w:rPr>
          <w:t>客户端业务逻辑层模块局部的行为</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_Toc402982487 \h </w:instrText>
        </w:r>
        <w:r>
          <w:rPr>
            <w:rStyle w:val="ad"/>
            <w:color w:val="auto"/>
            <w:u w:val="none"/>
          </w:rPr>
        </w:r>
        <w:r>
          <w:rPr>
            <w:rStyle w:val="ad"/>
            <w:color w:val="auto"/>
            <w:u w:val="none"/>
          </w:rPr>
          <w:fldChar w:fldCharType="separate"/>
        </w:r>
        <w:r w:rsidR="00BC6B90">
          <w:rPr>
            <w:rStyle w:val="ad"/>
            <w:color w:val="auto"/>
            <w:u w:val="none"/>
          </w:rPr>
          <w:t>27</w:t>
        </w:r>
        <w:r>
          <w:rPr>
            <w:rStyle w:val="ad"/>
            <w:color w:val="auto"/>
            <w:u w:val="none"/>
          </w:rPr>
          <w:fldChar w:fldCharType="end"/>
        </w:r>
      </w:hyperlink>
    </w:p>
    <w:p w:rsidR="00694684" w:rsidRDefault="00970773">
      <w:pPr>
        <w:pStyle w:val="10"/>
        <w:widowControl/>
        <w:tabs>
          <w:tab w:val="left" w:pos="1260"/>
          <w:tab w:val="right" w:leader="dot" w:pos="8296"/>
        </w:tabs>
        <w:ind w:firstLineChars="500" w:firstLine="1050"/>
        <w:rPr>
          <w:rFonts w:ascii="Calibri" w:hAnsi="Calibri" w:cs="Calibri"/>
          <w:szCs w:val="22"/>
        </w:rPr>
      </w:pPr>
      <w:hyperlink r:id="rId47" w:anchor="_Toc402982488" w:history="1">
        <w:r w:rsidR="00BC6B90">
          <w:rPr>
            <w:rStyle w:val="ad"/>
            <w:rFonts w:ascii="宋体" w:hAnsi="宋体" w:cs="宋体" w:hint="eastAsia"/>
          </w:rPr>
          <w:t>4.2.3.1.userbl模块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_Toc402982488 \h </w:instrText>
        </w:r>
        <w:r>
          <w:rPr>
            <w:rStyle w:val="ad"/>
            <w:color w:val="auto"/>
            <w:u w:val="none"/>
          </w:rPr>
        </w:r>
        <w:r>
          <w:rPr>
            <w:rStyle w:val="ad"/>
            <w:color w:val="auto"/>
            <w:u w:val="none"/>
          </w:rPr>
          <w:fldChar w:fldCharType="separate"/>
        </w:r>
        <w:r w:rsidR="00BC6B90">
          <w:rPr>
            <w:rStyle w:val="ad"/>
            <w:color w:val="auto"/>
            <w:u w:val="none"/>
          </w:rPr>
          <w:t>27</w:t>
        </w:r>
        <w:r>
          <w:rPr>
            <w:rStyle w:val="ad"/>
            <w:color w:val="auto"/>
            <w:u w:val="none"/>
          </w:rPr>
          <w:fldChar w:fldCharType="end"/>
        </w:r>
      </w:hyperlink>
    </w:p>
    <w:p w:rsidR="00694684" w:rsidRDefault="00970773">
      <w:pPr>
        <w:pStyle w:val="10"/>
        <w:widowControl/>
        <w:tabs>
          <w:tab w:val="left" w:pos="945"/>
          <w:tab w:val="right" w:leader="dot" w:pos="8296"/>
        </w:tabs>
        <w:ind w:firstLineChars="500" w:firstLine="1050"/>
        <w:rPr>
          <w:rFonts w:ascii="Calibri" w:hAnsi="Calibri" w:cs="Calibri"/>
          <w:szCs w:val="22"/>
        </w:rPr>
      </w:pPr>
      <w:hyperlink r:id="rId48" w:anchor="_Toc402982489" w:history="1">
        <w:r w:rsidR="00BC6B90">
          <w:rPr>
            <w:rStyle w:val="ad"/>
            <w:rFonts w:ascii="宋体" w:hAnsi="宋体" w:cs="宋体" w:hint="eastAsia"/>
          </w:rPr>
          <w:t>4.2.3.2.nonuserbl模块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_Toc402982489 \h </w:instrText>
        </w:r>
        <w:r>
          <w:rPr>
            <w:rStyle w:val="ad"/>
            <w:color w:val="auto"/>
            <w:u w:val="none"/>
          </w:rPr>
        </w:r>
        <w:r>
          <w:rPr>
            <w:rStyle w:val="ad"/>
            <w:color w:val="auto"/>
            <w:u w:val="none"/>
          </w:rPr>
          <w:fldChar w:fldCharType="separate"/>
        </w:r>
        <w:r w:rsidR="00BC6B90">
          <w:rPr>
            <w:rStyle w:val="ad"/>
            <w:color w:val="auto"/>
            <w:u w:val="none"/>
          </w:rPr>
          <w:t>28</w:t>
        </w:r>
        <w:r>
          <w:rPr>
            <w:rStyle w:val="ad"/>
            <w:color w:val="auto"/>
            <w:u w:val="none"/>
          </w:rPr>
          <w:fldChar w:fldCharType="end"/>
        </w:r>
      </w:hyperlink>
    </w:p>
    <w:p w:rsidR="00694684" w:rsidRDefault="00970773">
      <w:pPr>
        <w:pStyle w:val="10"/>
        <w:widowControl/>
        <w:tabs>
          <w:tab w:val="right" w:leader="dot" w:pos="8296"/>
        </w:tabs>
        <w:ind w:firstLineChars="500" w:firstLine="1050"/>
        <w:rPr>
          <w:rFonts w:ascii="Calibri" w:hAnsi="Calibri" w:cs="Calibri"/>
          <w:szCs w:val="22"/>
        </w:rPr>
      </w:pPr>
      <w:hyperlink r:id="rId49" w:anchor="_Toc402982490" w:history="1">
        <w:r w:rsidR="00BC6B90">
          <w:rPr>
            <w:rStyle w:val="ad"/>
            <w:rFonts w:ascii="宋体" w:hAnsi="宋体" w:cs="宋体" w:hint="eastAsia"/>
          </w:rPr>
          <w:t>4.2.3.3.insititutionbl模块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_Toc402982490 \h </w:instrText>
        </w:r>
        <w:r>
          <w:rPr>
            <w:rStyle w:val="ad"/>
            <w:color w:val="auto"/>
            <w:u w:val="none"/>
          </w:rPr>
        </w:r>
        <w:r>
          <w:rPr>
            <w:rStyle w:val="ad"/>
            <w:color w:val="auto"/>
            <w:u w:val="none"/>
          </w:rPr>
          <w:fldChar w:fldCharType="separate"/>
        </w:r>
        <w:r w:rsidR="00BC6B90">
          <w:rPr>
            <w:rStyle w:val="ad"/>
            <w:color w:val="auto"/>
            <w:u w:val="none"/>
          </w:rPr>
          <w:t>29</w:t>
        </w:r>
        <w:r>
          <w:rPr>
            <w:rStyle w:val="ad"/>
            <w:color w:val="auto"/>
            <w:u w:val="none"/>
          </w:rPr>
          <w:fldChar w:fldCharType="end"/>
        </w:r>
      </w:hyperlink>
    </w:p>
    <w:p w:rsidR="00694684" w:rsidRDefault="00970773">
      <w:pPr>
        <w:pStyle w:val="10"/>
        <w:widowControl/>
        <w:tabs>
          <w:tab w:val="right" w:leader="dot" w:pos="8296"/>
        </w:tabs>
        <w:ind w:firstLineChars="500" w:firstLine="1050"/>
        <w:rPr>
          <w:rFonts w:ascii="Calibri" w:hAnsi="Calibri" w:cs="Calibri"/>
          <w:szCs w:val="22"/>
        </w:rPr>
      </w:pPr>
      <w:hyperlink r:id="rId50" w:anchor="_Toc402982491" w:history="1">
        <w:r w:rsidR="00BC6B90">
          <w:rPr>
            <w:rStyle w:val="ad"/>
            <w:rFonts w:ascii="宋体" w:hAnsi="宋体" w:cs="宋体" w:hint="eastAsia"/>
          </w:rPr>
          <w:t>4.2.3.4.commoditybl模块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_Toc402982491 \h </w:instrText>
        </w:r>
        <w:r>
          <w:rPr>
            <w:rStyle w:val="ad"/>
            <w:color w:val="auto"/>
            <w:u w:val="none"/>
          </w:rPr>
        </w:r>
        <w:r>
          <w:rPr>
            <w:rStyle w:val="ad"/>
            <w:color w:val="auto"/>
            <w:u w:val="none"/>
          </w:rPr>
          <w:fldChar w:fldCharType="separate"/>
        </w:r>
        <w:r w:rsidR="00BC6B90">
          <w:rPr>
            <w:rStyle w:val="ad"/>
            <w:color w:val="auto"/>
            <w:u w:val="none"/>
          </w:rPr>
          <w:t>30</w:t>
        </w:r>
        <w:r>
          <w:rPr>
            <w:rStyle w:val="ad"/>
            <w:color w:val="auto"/>
            <w:u w:val="none"/>
          </w:rPr>
          <w:fldChar w:fldCharType="end"/>
        </w:r>
      </w:hyperlink>
    </w:p>
    <w:p w:rsidR="00694684" w:rsidRDefault="00970773">
      <w:pPr>
        <w:pStyle w:val="10"/>
        <w:widowControl/>
        <w:tabs>
          <w:tab w:val="right" w:leader="dot" w:pos="8296"/>
        </w:tabs>
        <w:ind w:firstLineChars="500" w:firstLine="1050"/>
        <w:rPr>
          <w:rFonts w:ascii="Calibri" w:hAnsi="Calibri" w:cs="Calibri"/>
          <w:szCs w:val="22"/>
        </w:rPr>
      </w:pPr>
      <w:hyperlink r:id="rId51" w:anchor="_Toc402982492" w:history="1">
        <w:r w:rsidR="00BC6B90">
          <w:rPr>
            <w:rStyle w:val="ad"/>
            <w:rFonts w:ascii="宋体" w:hAnsi="宋体" w:cs="宋体" w:hint="eastAsia"/>
          </w:rPr>
          <w:t>4.2.3.5.logbl模块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_Toc402982492 \h </w:instrText>
        </w:r>
        <w:r>
          <w:rPr>
            <w:rStyle w:val="ad"/>
            <w:color w:val="auto"/>
            <w:u w:val="none"/>
          </w:rPr>
        </w:r>
        <w:r>
          <w:rPr>
            <w:rStyle w:val="ad"/>
            <w:color w:val="auto"/>
            <w:u w:val="none"/>
          </w:rPr>
          <w:fldChar w:fldCharType="separate"/>
        </w:r>
        <w:r w:rsidR="00BC6B90">
          <w:rPr>
            <w:rStyle w:val="ad"/>
            <w:color w:val="auto"/>
            <w:u w:val="none"/>
          </w:rPr>
          <w:t>32</w:t>
        </w:r>
        <w:r>
          <w:rPr>
            <w:rStyle w:val="ad"/>
            <w:color w:val="auto"/>
            <w:u w:val="none"/>
          </w:rPr>
          <w:fldChar w:fldCharType="end"/>
        </w:r>
      </w:hyperlink>
    </w:p>
    <w:p w:rsidR="00694684" w:rsidRDefault="00970773">
      <w:pPr>
        <w:pStyle w:val="10"/>
        <w:widowControl/>
        <w:tabs>
          <w:tab w:val="right" w:leader="dot" w:pos="8296"/>
        </w:tabs>
        <w:ind w:firstLineChars="500" w:firstLine="1050"/>
        <w:rPr>
          <w:rFonts w:ascii="Calibri" w:hAnsi="Calibri" w:cs="Calibri"/>
          <w:szCs w:val="22"/>
        </w:rPr>
      </w:pPr>
      <w:hyperlink r:id="rId52" w:anchor="_Toc402982493" w:history="1">
        <w:r w:rsidR="00BC6B90">
          <w:rPr>
            <w:rStyle w:val="ad"/>
            <w:rFonts w:ascii="宋体" w:hAnsi="宋体" w:cs="宋体" w:hint="eastAsia"/>
          </w:rPr>
          <w:t>4.2.3.6.sheetbl模块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_Toc402982493 \h </w:instrText>
        </w:r>
        <w:r>
          <w:rPr>
            <w:rStyle w:val="ad"/>
            <w:color w:val="auto"/>
            <w:u w:val="none"/>
          </w:rPr>
        </w:r>
        <w:r>
          <w:rPr>
            <w:rStyle w:val="ad"/>
            <w:color w:val="auto"/>
            <w:u w:val="none"/>
          </w:rPr>
          <w:fldChar w:fldCharType="separate"/>
        </w:r>
        <w:r w:rsidR="00BC6B90">
          <w:rPr>
            <w:rStyle w:val="ad"/>
            <w:color w:val="auto"/>
            <w:u w:val="none"/>
          </w:rPr>
          <w:t>35</w:t>
        </w:r>
        <w:r>
          <w:rPr>
            <w:rStyle w:val="ad"/>
            <w:color w:val="auto"/>
            <w:u w:val="none"/>
          </w:rPr>
          <w:fldChar w:fldCharType="end"/>
        </w:r>
      </w:hyperlink>
    </w:p>
    <w:p w:rsidR="00694684" w:rsidRDefault="00970773">
      <w:pPr>
        <w:pStyle w:val="10"/>
        <w:widowControl/>
        <w:tabs>
          <w:tab w:val="right" w:leader="dot" w:pos="8296"/>
        </w:tabs>
        <w:ind w:firstLineChars="500" w:firstLine="1050"/>
        <w:rPr>
          <w:rFonts w:ascii="Calibri" w:hAnsi="Calibri" w:cs="Calibri"/>
          <w:szCs w:val="22"/>
        </w:rPr>
      </w:pPr>
      <w:hyperlink r:id="rId53" w:anchor="_Toc402982494" w:history="1">
        <w:r w:rsidR="00BC6B90">
          <w:rPr>
            <w:rStyle w:val="ad"/>
            <w:rFonts w:ascii="宋体" w:hAnsi="宋体" w:cs="宋体" w:hint="eastAsia"/>
          </w:rPr>
          <w:t>4.2.3.7.begininfobl模块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_Toc402982494 \h </w:instrText>
        </w:r>
        <w:r>
          <w:rPr>
            <w:rStyle w:val="ad"/>
            <w:color w:val="auto"/>
            <w:u w:val="none"/>
          </w:rPr>
        </w:r>
        <w:r>
          <w:rPr>
            <w:rStyle w:val="ad"/>
            <w:color w:val="auto"/>
            <w:u w:val="none"/>
          </w:rPr>
          <w:fldChar w:fldCharType="separate"/>
        </w:r>
        <w:r w:rsidR="00BC6B90">
          <w:rPr>
            <w:rStyle w:val="ad"/>
            <w:color w:val="auto"/>
            <w:u w:val="none"/>
          </w:rPr>
          <w:t>36</w:t>
        </w:r>
        <w:r>
          <w:rPr>
            <w:rStyle w:val="ad"/>
            <w:color w:val="auto"/>
            <w:u w:val="none"/>
          </w:rPr>
          <w:fldChar w:fldCharType="end"/>
        </w:r>
      </w:hyperlink>
    </w:p>
    <w:p w:rsidR="00694684" w:rsidRDefault="00970773">
      <w:pPr>
        <w:pStyle w:val="10"/>
        <w:widowControl/>
        <w:tabs>
          <w:tab w:val="right" w:leader="dot" w:pos="8296"/>
        </w:tabs>
        <w:ind w:firstLineChars="500" w:firstLine="1050"/>
        <w:rPr>
          <w:rFonts w:ascii="Calibri" w:hAnsi="Calibri" w:cs="Calibri"/>
          <w:szCs w:val="22"/>
        </w:rPr>
      </w:pPr>
      <w:hyperlink r:id="rId54" w:anchor="_Toc402982495" w:history="1">
        <w:r w:rsidR="00BC6B90">
          <w:rPr>
            <w:rStyle w:val="ad"/>
            <w:rFonts w:ascii="宋体" w:hAnsi="宋体" w:cs="宋体" w:hint="eastAsia"/>
          </w:rPr>
          <w:t>4.2.3.8.accountbl模块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_Toc402982495 \h </w:instrText>
        </w:r>
        <w:r>
          <w:rPr>
            <w:rStyle w:val="ad"/>
            <w:color w:val="auto"/>
            <w:u w:val="none"/>
          </w:rPr>
        </w:r>
        <w:r>
          <w:rPr>
            <w:rStyle w:val="ad"/>
            <w:color w:val="auto"/>
            <w:u w:val="none"/>
          </w:rPr>
          <w:fldChar w:fldCharType="separate"/>
        </w:r>
        <w:r w:rsidR="00BC6B90">
          <w:rPr>
            <w:rStyle w:val="ad"/>
            <w:color w:val="auto"/>
            <w:u w:val="none"/>
          </w:rPr>
          <w:t>37</w:t>
        </w:r>
        <w:r>
          <w:rPr>
            <w:rStyle w:val="ad"/>
            <w:color w:val="auto"/>
            <w:u w:val="none"/>
          </w:rPr>
          <w:fldChar w:fldCharType="end"/>
        </w:r>
      </w:hyperlink>
    </w:p>
    <w:p w:rsidR="00694684" w:rsidRDefault="00970773">
      <w:pPr>
        <w:pStyle w:val="10"/>
        <w:widowControl/>
        <w:tabs>
          <w:tab w:val="right" w:leader="dot" w:pos="8296"/>
        </w:tabs>
        <w:ind w:firstLineChars="500" w:firstLine="1050"/>
        <w:rPr>
          <w:ins w:id="17" w:author="曹姝玥" w:date="2015-12-31T20:59:00Z"/>
          <w:rFonts w:hint="eastAsia"/>
        </w:rPr>
      </w:pPr>
      <w:hyperlink r:id="rId55" w:anchor="_Toc402982496" w:history="1">
        <w:r w:rsidR="00BC6B90">
          <w:rPr>
            <w:rStyle w:val="ad"/>
            <w:rFonts w:ascii="宋体" w:hAnsi="宋体" w:cs="宋体" w:hint="eastAsia"/>
          </w:rPr>
          <w:t>4.2.3.9.staffmanagebl模块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_Toc402982496 \h </w:instrText>
        </w:r>
        <w:r>
          <w:rPr>
            <w:rStyle w:val="ad"/>
            <w:color w:val="auto"/>
            <w:u w:val="none"/>
          </w:rPr>
        </w:r>
        <w:r>
          <w:rPr>
            <w:rStyle w:val="ad"/>
            <w:color w:val="auto"/>
            <w:u w:val="none"/>
          </w:rPr>
          <w:fldChar w:fldCharType="separate"/>
        </w:r>
        <w:r w:rsidR="00BC6B90">
          <w:rPr>
            <w:rStyle w:val="ad"/>
            <w:color w:val="auto"/>
            <w:u w:val="none"/>
          </w:rPr>
          <w:t>39</w:t>
        </w:r>
        <w:r>
          <w:rPr>
            <w:rStyle w:val="ad"/>
            <w:color w:val="auto"/>
            <w:u w:val="none"/>
          </w:rPr>
          <w:fldChar w:fldCharType="end"/>
        </w:r>
      </w:hyperlink>
    </w:p>
    <w:p w:rsidR="00844ED8" w:rsidRPr="00844ED8" w:rsidRDefault="00844ED8" w:rsidP="00844ED8">
      <w:pPr>
        <w:rPr>
          <w:rPrChange w:id="18" w:author="曹姝玥" w:date="2015-12-31T20:59:00Z">
            <w:rPr>
              <w:rFonts w:ascii="Calibri" w:hAnsi="Calibri" w:cs="Calibri"/>
              <w:szCs w:val="22"/>
            </w:rPr>
          </w:rPrChange>
        </w:rPr>
        <w:pPrChange w:id="19" w:author="曹姝玥" w:date="2015-12-31T20:59:00Z">
          <w:pPr>
            <w:pStyle w:val="10"/>
            <w:widowControl/>
            <w:tabs>
              <w:tab w:val="right" w:leader="dot" w:pos="8296"/>
            </w:tabs>
            <w:ind w:firstLineChars="500" w:firstLine="1050"/>
          </w:pPr>
        </w:pPrChange>
      </w:pPr>
      <w:ins w:id="20" w:author="曹姝玥" w:date="2015-12-31T20:59:00Z">
        <w:r>
          <w:rPr>
            <w:rFonts w:hint="eastAsia"/>
          </w:rPr>
          <w:t xml:space="preserve">          4.2.3.9. loginbl</w:t>
        </w:r>
      </w:ins>
      <w:ins w:id="21" w:author="曹姝玥" w:date="2015-12-31T21:00:00Z">
        <w:r>
          <w:rPr>
            <w:rFonts w:hint="eastAsia"/>
          </w:rPr>
          <w:t>模块</w:t>
        </w:r>
      </w:ins>
      <w:ins w:id="22" w:author="曹姝玥" w:date="2015-12-31T21:02:00Z">
        <w:r>
          <w:rPr>
            <w:rFonts w:hint="eastAsia"/>
          </w:rPr>
          <w:t>.....................................................................................................40</w:t>
        </w:r>
      </w:ins>
    </w:p>
    <w:p w:rsidR="00694684" w:rsidRDefault="00970773">
      <w:pPr>
        <w:pStyle w:val="10"/>
        <w:widowControl/>
        <w:tabs>
          <w:tab w:val="left" w:pos="840"/>
          <w:tab w:val="right" w:leader="dot" w:pos="8296"/>
        </w:tabs>
        <w:ind w:firstLineChars="250" w:firstLine="525"/>
        <w:rPr>
          <w:rFonts w:ascii="Calibri" w:hAnsi="Calibri" w:cs="Calibri"/>
          <w:szCs w:val="22"/>
        </w:rPr>
      </w:pPr>
      <w:hyperlink r:id="rId56" w:anchor="_Toc402982498" w:history="1">
        <w:r w:rsidR="00BC6B90">
          <w:rPr>
            <w:rStyle w:val="ad"/>
          </w:rPr>
          <w:t>4.2.4.</w:t>
        </w:r>
        <w:r w:rsidR="00BC6B90">
          <w:rPr>
            <w:rStyle w:val="ad"/>
            <w:rFonts w:cs="宋体" w:hint="eastAsia"/>
          </w:rPr>
          <w:t>客户端业务逻辑层模块的设计原理</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_Toc402982498 \h </w:instrText>
        </w:r>
        <w:r>
          <w:rPr>
            <w:rStyle w:val="ad"/>
            <w:color w:val="auto"/>
            <w:u w:val="none"/>
          </w:rPr>
        </w:r>
        <w:r>
          <w:rPr>
            <w:rStyle w:val="ad"/>
            <w:color w:val="auto"/>
            <w:u w:val="none"/>
          </w:rPr>
          <w:fldChar w:fldCharType="separate"/>
        </w:r>
        <w:r w:rsidR="00BC6B90">
          <w:rPr>
            <w:rStyle w:val="ad"/>
            <w:color w:val="auto"/>
            <w:u w:val="none"/>
          </w:rPr>
          <w:t>42</w:t>
        </w:r>
        <w:r>
          <w:rPr>
            <w:rStyle w:val="ad"/>
            <w:color w:val="auto"/>
            <w:u w:val="none"/>
          </w:rPr>
          <w:fldChar w:fldCharType="end"/>
        </w:r>
      </w:hyperlink>
    </w:p>
    <w:p w:rsidR="00694684" w:rsidRDefault="00970773">
      <w:pPr>
        <w:pStyle w:val="10"/>
        <w:widowControl/>
        <w:tabs>
          <w:tab w:val="left" w:pos="630"/>
          <w:tab w:val="right" w:leader="dot" w:pos="8296"/>
        </w:tabs>
        <w:ind w:firstLineChars="100" w:firstLine="210"/>
        <w:rPr>
          <w:rFonts w:ascii="Calibri" w:hAnsi="Calibri" w:cs="Calibri"/>
          <w:szCs w:val="22"/>
        </w:rPr>
      </w:pPr>
      <w:hyperlink r:id="rId57" w:anchor="_Toc402982499" w:history="1">
        <w:r w:rsidR="00BC6B90">
          <w:rPr>
            <w:rStyle w:val="ad"/>
          </w:rPr>
          <w:t>4.3.</w:t>
        </w:r>
        <w:r w:rsidR="00BC6B90">
          <w:rPr>
            <w:rStyle w:val="ad"/>
            <w:rFonts w:cs="宋体" w:hint="eastAsia"/>
          </w:rPr>
          <w:t>客户端网络模块的静态结构和动态职责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_Toc402982499 \h </w:instrText>
        </w:r>
        <w:r>
          <w:rPr>
            <w:rStyle w:val="ad"/>
            <w:color w:val="auto"/>
            <w:u w:val="none"/>
          </w:rPr>
        </w:r>
        <w:r>
          <w:rPr>
            <w:rStyle w:val="ad"/>
            <w:color w:val="auto"/>
            <w:u w:val="none"/>
          </w:rPr>
          <w:fldChar w:fldCharType="separate"/>
        </w:r>
        <w:r w:rsidR="00BC6B90">
          <w:rPr>
            <w:rStyle w:val="ad"/>
            <w:color w:val="auto"/>
            <w:u w:val="none"/>
          </w:rPr>
          <w:t>42</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58" w:anchor="_Toc402982500" w:history="1">
        <w:r w:rsidR="00BC6B90">
          <w:rPr>
            <w:rStyle w:val="ad"/>
          </w:rPr>
          <w:t>4.3.1.</w:t>
        </w:r>
        <w:r w:rsidR="00BC6B90">
          <w:rPr>
            <w:rStyle w:val="ad"/>
            <w:rFonts w:cs="宋体" w:hint="eastAsia"/>
          </w:rPr>
          <w:t>客户端网络模块局部模块的职责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_Toc402982500 \h </w:instrText>
        </w:r>
        <w:r>
          <w:rPr>
            <w:rStyle w:val="ad"/>
            <w:color w:val="auto"/>
            <w:u w:val="none"/>
          </w:rPr>
        </w:r>
        <w:r>
          <w:rPr>
            <w:rStyle w:val="ad"/>
            <w:color w:val="auto"/>
            <w:u w:val="none"/>
          </w:rPr>
          <w:fldChar w:fldCharType="separate"/>
        </w:r>
        <w:r w:rsidR="00BC6B90">
          <w:rPr>
            <w:rStyle w:val="ad"/>
            <w:color w:val="auto"/>
            <w:u w:val="none"/>
          </w:rPr>
          <w:t>42</w:t>
        </w:r>
        <w:r>
          <w:rPr>
            <w:rStyle w:val="ad"/>
            <w:color w:val="auto"/>
            <w:u w:val="none"/>
          </w:rPr>
          <w:fldChar w:fldCharType="end"/>
        </w:r>
      </w:hyperlink>
    </w:p>
    <w:p w:rsidR="00694684" w:rsidRDefault="00970773">
      <w:pPr>
        <w:pStyle w:val="10"/>
        <w:widowControl/>
        <w:tabs>
          <w:tab w:val="left" w:pos="630"/>
          <w:tab w:val="right" w:leader="dot" w:pos="8296"/>
        </w:tabs>
        <w:ind w:firstLineChars="100" w:firstLine="210"/>
        <w:rPr>
          <w:rFonts w:ascii="Calibri" w:hAnsi="Calibri" w:cs="Calibri"/>
          <w:szCs w:val="22"/>
        </w:rPr>
      </w:pPr>
      <w:hyperlink r:id="rId59" w:anchor="_Toc402982501" w:history="1">
        <w:r w:rsidR="00BC6B90">
          <w:rPr>
            <w:rStyle w:val="ad"/>
          </w:rPr>
          <w:t>4.4.</w:t>
        </w:r>
        <w:r w:rsidR="00BC6B90">
          <w:rPr>
            <w:rStyle w:val="ad"/>
            <w:rFonts w:cs="宋体" w:hint="eastAsia"/>
          </w:rPr>
          <w:t>服务器端网络模块的静态结构和动态职责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_Toc402982501 \h </w:instrText>
        </w:r>
        <w:r>
          <w:rPr>
            <w:rStyle w:val="ad"/>
            <w:color w:val="auto"/>
            <w:u w:val="none"/>
          </w:rPr>
        </w:r>
        <w:r>
          <w:rPr>
            <w:rStyle w:val="ad"/>
            <w:color w:val="auto"/>
            <w:u w:val="none"/>
          </w:rPr>
          <w:fldChar w:fldCharType="separate"/>
        </w:r>
        <w:r w:rsidR="00BC6B90">
          <w:rPr>
            <w:rStyle w:val="ad"/>
            <w:color w:val="auto"/>
            <w:u w:val="none"/>
          </w:rPr>
          <w:t>43</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60" w:anchor="_Toc402982502" w:history="1">
        <w:r w:rsidR="00BC6B90">
          <w:rPr>
            <w:rStyle w:val="ad"/>
          </w:rPr>
          <w:t>4.4.1.</w:t>
        </w:r>
        <w:r w:rsidR="00BC6B90">
          <w:rPr>
            <w:rStyle w:val="ad"/>
            <w:rFonts w:cs="宋体" w:hint="eastAsia"/>
          </w:rPr>
          <w:t>服务器端网络模块局部模块的职责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_Toc402982502 \h </w:instrText>
        </w:r>
        <w:r>
          <w:rPr>
            <w:rStyle w:val="ad"/>
            <w:color w:val="auto"/>
            <w:u w:val="none"/>
          </w:rPr>
        </w:r>
        <w:r>
          <w:rPr>
            <w:rStyle w:val="ad"/>
            <w:color w:val="auto"/>
            <w:u w:val="none"/>
          </w:rPr>
          <w:fldChar w:fldCharType="separate"/>
        </w:r>
        <w:r w:rsidR="00BC6B90">
          <w:rPr>
            <w:rStyle w:val="ad"/>
            <w:color w:val="auto"/>
            <w:u w:val="none"/>
          </w:rPr>
          <w:t>43</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61" w:anchor="_Toc402982503" w:history="1">
        <w:r w:rsidR="00BC6B90">
          <w:rPr>
            <w:rStyle w:val="ad"/>
          </w:rPr>
          <w:t>4.4.2.</w:t>
        </w:r>
        <w:r w:rsidR="00BC6B90">
          <w:rPr>
            <w:rStyle w:val="ad"/>
            <w:rFonts w:cs="宋体" w:hint="eastAsia"/>
          </w:rPr>
          <w:t>服务器端网络模块局部模块的接口规范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_Toc402982503 \h </w:instrText>
        </w:r>
        <w:r>
          <w:rPr>
            <w:rStyle w:val="ad"/>
            <w:color w:val="auto"/>
            <w:u w:val="none"/>
          </w:rPr>
        </w:r>
        <w:r>
          <w:rPr>
            <w:rStyle w:val="ad"/>
            <w:color w:val="auto"/>
            <w:u w:val="none"/>
          </w:rPr>
          <w:fldChar w:fldCharType="separate"/>
        </w:r>
        <w:r w:rsidR="00BC6B90">
          <w:rPr>
            <w:rStyle w:val="ad"/>
            <w:color w:val="auto"/>
            <w:u w:val="none"/>
          </w:rPr>
          <w:t>43</w:t>
        </w:r>
        <w:r>
          <w:rPr>
            <w:rStyle w:val="ad"/>
            <w:color w:val="auto"/>
            <w:u w:val="none"/>
          </w:rPr>
          <w:fldChar w:fldCharType="end"/>
        </w:r>
      </w:hyperlink>
    </w:p>
    <w:p w:rsidR="00694684" w:rsidRDefault="00970773">
      <w:pPr>
        <w:pStyle w:val="10"/>
        <w:widowControl/>
        <w:tabs>
          <w:tab w:val="left" w:pos="630"/>
          <w:tab w:val="right" w:leader="dot" w:pos="8296"/>
        </w:tabs>
        <w:ind w:firstLineChars="100" w:firstLine="210"/>
        <w:rPr>
          <w:rFonts w:ascii="Calibri" w:hAnsi="Calibri" w:cs="Calibri"/>
          <w:szCs w:val="22"/>
        </w:rPr>
      </w:pPr>
      <w:hyperlink r:id="rId62" w:anchor="_Toc402982504" w:history="1">
        <w:r w:rsidR="00BC6B90">
          <w:rPr>
            <w:rStyle w:val="ad"/>
          </w:rPr>
          <w:t>4.5.</w:t>
        </w:r>
        <w:r w:rsidR="00BC6B90">
          <w:rPr>
            <w:rStyle w:val="ad"/>
            <w:rFonts w:cs="宋体" w:hint="eastAsia"/>
          </w:rPr>
          <w:t>服务器端数据层模块的静态结构和动态职责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_Toc402982504 \h </w:instrText>
        </w:r>
        <w:r>
          <w:rPr>
            <w:rStyle w:val="ad"/>
            <w:color w:val="auto"/>
            <w:u w:val="none"/>
          </w:rPr>
        </w:r>
        <w:r>
          <w:rPr>
            <w:rStyle w:val="ad"/>
            <w:color w:val="auto"/>
            <w:u w:val="none"/>
          </w:rPr>
          <w:fldChar w:fldCharType="separate"/>
        </w:r>
        <w:r w:rsidR="00BC6B90">
          <w:rPr>
            <w:rStyle w:val="ad"/>
            <w:color w:val="auto"/>
            <w:u w:val="none"/>
          </w:rPr>
          <w:t>44</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63" w:anchor="_Toc402982505" w:history="1">
        <w:r w:rsidR="00BC6B90">
          <w:rPr>
            <w:rStyle w:val="ad"/>
          </w:rPr>
          <w:t>4.5.1.</w:t>
        </w:r>
        <w:r w:rsidR="00BC6B90">
          <w:rPr>
            <w:rStyle w:val="ad"/>
            <w:rFonts w:cs="宋体" w:hint="eastAsia"/>
          </w:rPr>
          <w:t>服务器端数据层模块局部模块的职责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_Toc402982505 \h </w:instrText>
        </w:r>
        <w:r>
          <w:rPr>
            <w:rStyle w:val="ad"/>
            <w:color w:val="auto"/>
            <w:u w:val="none"/>
          </w:rPr>
        </w:r>
        <w:r>
          <w:rPr>
            <w:rStyle w:val="ad"/>
            <w:color w:val="auto"/>
            <w:u w:val="none"/>
          </w:rPr>
          <w:fldChar w:fldCharType="separate"/>
        </w:r>
        <w:r w:rsidR="00BC6B90">
          <w:rPr>
            <w:rStyle w:val="ad"/>
            <w:color w:val="auto"/>
            <w:u w:val="none"/>
          </w:rPr>
          <w:t>44</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64" w:anchor="_Toc402982506" w:history="1">
        <w:r w:rsidR="00BC6B90">
          <w:rPr>
            <w:rStyle w:val="ad"/>
          </w:rPr>
          <w:t>4.5.2.</w:t>
        </w:r>
        <w:r w:rsidR="00BC6B90">
          <w:rPr>
            <w:rStyle w:val="ad"/>
            <w:rFonts w:cs="宋体" w:hint="eastAsia"/>
          </w:rPr>
          <w:t>服务器端数据层模块局部模块的接口规范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_Toc402982506 \h </w:instrText>
        </w:r>
        <w:r>
          <w:rPr>
            <w:rStyle w:val="ad"/>
            <w:color w:val="auto"/>
            <w:u w:val="none"/>
          </w:rPr>
        </w:r>
        <w:r>
          <w:rPr>
            <w:rStyle w:val="ad"/>
            <w:color w:val="auto"/>
            <w:u w:val="none"/>
          </w:rPr>
          <w:fldChar w:fldCharType="separate"/>
        </w:r>
        <w:r w:rsidR="00BC6B90">
          <w:rPr>
            <w:rStyle w:val="ad"/>
            <w:color w:val="auto"/>
            <w:u w:val="none"/>
          </w:rPr>
          <w:t>45</w:t>
        </w:r>
        <w:r>
          <w:rPr>
            <w:rStyle w:val="ad"/>
            <w:color w:val="auto"/>
            <w:u w:val="none"/>
          </w:rPr>
          <w:fldChar w:fldCharType="end"/>
        </w:r>
      </w:hyperlink>
    </w:p>
    <w:p w:rsidR="00694684" w:rsidRDefault="00970773">
      <w:pPr>
        <w:pStyle w:val="10"/>
        <w:widowControl/>
        <w:tabs>
          <w:tab w:val="left" w:pos="840"/>
          <w:tab w:val="right" w:leader="dot" w:pos="8296"/>
        </w:tabs>
        <w:ind w:firstLineChars="250" w:firstLine="525"/>
        <w:rPr>
          <w:rFonts w:ascii="Calibri" w:hAnsi="Calibri" w:cs="Calibri"/>
          <w:szCs w:val="22"/>
        </w:rPr>
      </w:pPr>
      <w:hyperlink r:id="rId65" w:anchor="_Toc402982507" w:history="1">
        <w:r w:rsidR="00BC6B90">
          <w:rPr>
            <w:rStyle w:val="ad"/>
          </w:rPr>
          <w:t>4.5.3.</w:t>
        </w:r>
        <w:r w:rsidR="00BC6B90">
          <w:rPr>
            <w:rStyle w:val="ad"/>
            <w:rFonts w:cs="宋体" w:hint="eastAsia"/>
          </w:rPr>
          <w:t>服务器端数据层模块的设计原理</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_Toc402982507 \h </w:instrText>
        </w:r>
        <w:r>
          <w:rPr>
            <w:rStyle w:val="ad"/>
            <w:color w:val="auto"/>
            <w:u w:val="none"/>
          </w:rPr>
        </w:r>
        <w:r>
          <w:rPr>
            <w:rStyle w:val="ad"/>
            <w:color w:val="auto"/>
            <w:u w:val="none"/>
          </w:rPr>
          <w:fldChar w:fldCharType="separate"/>
        </w:r>
        <w:r w:rsidR="00BC6B90">
          <w:rPr>
            <w:rStyle w:val="ad"/>
            <w:color w:val="auto"/>
            <w:u w:val="none"/>
          </w:rPr>
          <w:t>46</w:t>
        </w:r>
        <w:r>
          <w:rPr>
            <w:rStyle w:val="ad"/>
            <w:color w:val="auto"/>
            <w:u w:val="none"/>
          </w:rPr>
          <w:fldChar w:fldCharType="end"/>
        </w:r>
      </w:hyperlink>
    </w:p>
    <w:p w:rsidR="00694684" w:rsidRDefault="00970773">
      <w:pPr>
        <w:pStyle w:val="10"/>
        <w:widowControl/>
        <w:tabs>
          <w:tab w:val="left" w:pos="420"/>
          <w:tab w:val="right" w:leader="dot" w:pos="8296"/>
        </w:tabs>
        <w:rPr>
          <w:rFonts w:ascii="Calibri" w:hAnsi="Calibri" w:cs="Calibri"/>
          <w:szCs w:val="22"/>
        </w:rPr>
      </w:pPr>
      <w:hyperlink r:id="rId66" w:anchor="_Toc402982508" w:history="1">
        <w:r w:rsidR="00BC6B90">
          <w:rPr>
            <w:rStyle w:val="ad"/>
          </w:rPr>
          <w:t>5.</w:t>
        </w:r>
        <w:r w:rsidR="00BC6B90">
          <w:rPr>
            <w:rStyle w:val="ad"/>
            <w:rFonts w:cs="宋体" w:hint="eastAsia"/>
          </w:rPr>
          <w:t>依赖关系</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_Toc402982508 \h </w:instrText>
        </w:r>
        <w:r>
          <w:rPr>
            <w:rStyle w:val="ad"/>
            <w:color w:val="auto"/>
            <w:u w:val="none"/>
          </w:rPr>
        </w:r>
        <w:r>
          <w:rPr>
            <w:rStyle w:val="ad"/>
            <w:color w:val="auto"/>
            <w:u w:val="none"/>
          </w:rPr>
          <w:fldChar w:fldCharType="separate"/>
        </w:r>
        <w:r w:rsidR="00BC6B90">
          <w:rPr>
            <w:rStyle w:val="ad"/>
            <w:color w:val="auto"/>
            <w:u w:val="none"/>
          </w:rPr>
          <w:t>46</w:t>
        </w:r>
        <w:r>
          <w:rPr>
            <w:rStyle w:val="ad"/>
            <w:color w:val="auto"/>
            <w:u w:val="none"/>
          </w:rPr>
          <w:fldChar w:fldCharType="end"/>
        </w:r>
      </w:hyperlink>
    </w:p>
    <w:p w:rsidR="00694684" w:rsidRDefault="00970773">
      <w:pPr>
        <w:rPr>
          <w:b/>
          <w:lang w:val="zh-CN"/>
        </w:rPr>
      </w:pPr>
      <w:r>
        <w:rPr>
          <w:b/>
          <w:szCs w:val="20"/>
          <w:lang w:val="zh-CN"/>
        </w:rPr>
        <w:fldChar w:fldCharType="end"/>
      </w: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 w:rsidR="00694684" w:rsidRDefault="00694684">
      <w:pPr>
        <w:widowControl/>
        <w:rPr>
          <w:rFonts w:ascii="宋体" w:hAnsi="宋体" w:cs="宋体"/>
          <w:b/>
          <w:bCs/>
          <w:sz w:val="36"/>
          <w:szCs w:val="36"/>
        </w:rPr>
      </w:pPr>
      <w:bookmarkStart w:id="23" w:name="_Toc402982450"/>
    </w:p>
    <w:p w:rsidR="00694684" w:rsidRDefault="00694684">
      <w:pPr>
        <w:pStyle w:val="1"/>
        <w:widowControl/>
        <w:numPr>
          <w:ilvl w:val="0"/>
          <w:numId w:val="1"/>
        </w:numPr>
        <w:rPr>
          <w:szCs w:val="44"/>
        </w:rPr>
        <w:sectPr w:rsidR="00694684">
          <w:pgSz w:w="11906" w:h="16838"/>
          <w:pgMar w:top="1440" w:right="1800" w:bottom="1440" w:left="1800" w:header="851" w:footer="992" w:gutter="0"/>
          <w:pgNumType w:start="0"/>
          <w:cols w:space="425"/>
          <w:docGrid w:type="lines" w:linePitch="312"/>
        </w:sectPr>
      </w:pPr>
      <w:bookmarkStart w:id="24" w:name="_Toc402982452"/>
      <w:bookmarkEnd w:id="23"/>
    </w:p>
    <w:p w:rsidR="00694684" w:rsidRDefault="00BC6B90">
      <w:pPr>
        <w:widowControl/>
        <w:rPr>
          <w:rFonts w:ascii="宋体" w:hAnsi="宋体" w:cs="宋体"/>
          <w:bCs/>
          <w:sz w:val="36"/>
          <w:szCs w:val="36"/>
        </w:rPr>
      </w:pPr>
      <w:r>
        <w:rPr>
          <w:rFonts w:ascii="宋体" w:hAnsi="宋体" w:cs="宋体" w:hint="eastAsia"/>
          <w:b/>
          <w:bCs/>
          <w:sz w:val="36"/>
          <w:szCs w:val="36"/>
        </w:rPr>
        <w:lastRenderedPageBreak/>
        <w:t>文档修改历史：</w:t>
      </w:r>
    </w:p>
    <w:tbl>
      <w:tblPr>
        <w:tblW w:w="8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8"/>
        <w:gridCol w:w="1632"/>
        <w:gridCol w:w="3566"/>
        <w:gridCol w:w="1552"/>
      </w:tblGrid>
      <w:tr w:rsidR="00694684">
        <w:tc>
          <w:tcPr>
            <w:tcW w:w="1768"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rPr>
              <w:t>修改人员</w:t>
            </w:r>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rPr>
              <w:t>日期</w:t>
            </w:r>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rPr>
              <w:t>修改原因</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rPr>
              <w:t>版本号</w:t>
            </w:r>
          </w:p>
        </w:tc>
      </w:tr>
      <w:tr w:rsidR="00694684">
        <w:tc>
          <w:tcPr>
            <w:tcW w:w="1768"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rPr>
              <w:t>全体小组成员</w:t>
            </w:r>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rsidP="00405B4E">
            <w:pPr>
              <w:spacing w:before="40" w:after="40"/>
              <w:rPr>
                <w:rFonts w:ascii="宋体" w:hAnsi="宋体" w:cs="宋体"/>
              </w:rPr>
            </w:pPr>
            <w:del w:id="25" w:author="曹姝玥" w:date="2015-12-31T17:59:00Z">
              <w:r w:rsidDel="00405B4E">
                <w:rPr>
                  <w:rFonts w:ascii="宋体" w:hAnsi="宋体" w:cs="宋体" w:hint="eastAsia"/>
                  <w:szCs w:val="20"/>
                </w:rPr>
                <w:delText>2014</w:delText>
              </w:r>
            </w:del>
            <w:ins w:id="26" w:author="曹姝玥" w:date="2015-12-31T17:59:00Z">
              <w:r w:rsidR="00405B4E">
                <w:rPr>
                  <w:rFonts w:ascii="宋体" w:hAnsi="宋体" w:cs="宋体" w:hint="eastAsia"/>
                  <w:szCs w:val="20"/>
                </w:rPr>
                <w:t>2015</w:t>
              </w:r>
            </w:ins>
            <w:r>
              <w:rPr>
                <w:rFonts w:ascii="宋体" w:hAnsi="宋体" w:cs="宋体" w:hint="eastAsia"/>
                <w:szCs w:val="20"/>
              </w:rPr>
              <w:t>/11/07</w:t>
            </w:r>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rPr>
              <w:t>最初粗略草稿</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rPr>
              <w:t>V1.0 草稿</w:t>
            </w:r>
          </w:p>
        </w:tc>
      </w:tr>
      <w:tr w:rsidR="00694684">
        <w:tc>
          <w:tcPr>
            <w:tcW w:w="1768"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szCs w:val="20"/>
              </w:rPr>
            </w:pPr>
            <w:r>
              <w:rPr>
                <w:rFonts w:ascii="宋体" w:hAnsi="宋体" w:cs="宋体" w:hint="eastAsia"/>
                <w:szCs w:val="20"/>
              </w:rPr>
              <w:t>全体小组成员</w:t>
            </w:r>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rsidP="00405B4E">
            <w:pPr>
              <w:spacing w:before="40" w:after="40"/>
              <w:rPr>
                <w:rFonts w:ascii="宋体" w:hAnsi="宋体" w:cs="宋体"/>
                <w:szCs w:val="20"/>
              </w:rPr>
            </w:pPr>
            <w:del w:id="27" w:author="曹姝玥" w:date="2015-12-31T17:59:00Z">
              <w:r w:rsidDel="00405B4E">
                <w:rPr>
                  <w:rFonts w:ascii="宋体" w:hAnsi="宋体" w:cs="宋体" w:hint="eastAsia"/>
                  <w:szCs w:val="20"/>
                </w:rPr>
                <w:delText>2014</w:delText>
              </w:r>
            </w:del>
            <w:ins w:id="28" w:author="曹姝玥" w:date="2015-12-31T17:59:00Z">
              <w:r w:rsidR="00405B4E">
                <w:rPr>
                  <w:rFonts w:ascii="宋体" w:hAnsi="宋体" w:cs="宋体" w:hint="eastAsia"/>
                  <w:szCs w:val="20"/>
                </w:rPr>
                <w:t>2015</w:t>
              </w:r>
            </w:ins>
            <w:r>
              <w:rPr>
                <w:rFonts w:ascii="宋体" w:hAnsi="宋体" w:cs="宋体" w:hint="eastAsia"/>
                <w:szCs w:val="20"/>
              </w:rPr>
              <w:t>/11/16</w:t>
            </w:r>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szCs w:val="20"/>
              </w:rPr>
            </w:pPr>
            <w:r>
              <w:rPr>
                <w:rFonts w:ascii="宋体" w:hAnsi="宋体" w:cs="宋体" w:hint="eastAsia"/>
                <w:szCs w:val="20"/>
              </w:rPr>
              <w:t>界面层接口规范完善</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szCs w:val="20"/>
              </w:rPr>
            </w:pPr>
            <w:r>
              <w:rPr>
                <w:rFonts w:ascii="宋体" w:hAnsi="宋体" w:cs="宋体" w:hint="eastAsia"/>
                <w:szCs w:val="20"/>
              </w:rPr>
              <w:t>V1.1 正式版</w:t>
            </w:r>
            <w:bookmarkStart w:id="29" w:name="_GoBack"/>
            <w:bookmarkEnd w:id="29"/>
          </w:p>
        </w:tc>
      </w:tr>
      <w:tr w:rsidR="00405B4E">
        <w:trPr>
          <w:ins w:id="30" w:author="曹姝玥" w:date="2015-12-31T17:58:00Z"/>
        </w:trPr>
        <w:tc>
          <w:tcPr>
            <w:tcW w:w="1768"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31" w:author="曹姝玥" w:date="2015-12-31T17:58:00Z"/>
                <w:rFonts w:ascii="宋体" w:hAnsi="宋体" w:cs="宋体"/>
                <w:szCs w:val="20"/>
              </w:rPr>
            </w:pPr>
            <w:ins w:id="32" w:author="曹姝玥" w:date="2015-12-31T17:58:00Z">
              <w:r>
                <w:rPr>
                  <w:rFonts w:ascii="宋体" w:hAnsi="宋体" w:cs="宋体" w:hint="eastAsia"/>
                  <w:szCs w:val="20"/>
                </w:rPr>
                <w:t>曹姝玥</w:t>
              </w:r>
            </w:ins>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33" w:author="曹姝玥" w:date="2015-12-31T17:58:00Z"/>
                <w:rFonts w:ascii="宋体" w:hAnsi="宋体" w:cs="宋体"/>
                <w:szCs w:val="20"/>
              </w:rPr>
            </w:pPr>
            <w:ins w:id="34" w:author="曹姝玥" w:date="2015-12-31T17:58:00Z">
              <w:r>
                <w:rPr>
                  <w:rFonts w:ascii="宋体" w:hAnsi="宋体" w:cs="宋体" w:hint="eastAsia"/>
                  <w:szCs w:val="20"/>
                </w:rPr>
                <w:t>2015</w:t>
              </w:r>
            </w:ins>
            <w:ins w:id="35" w:author="曹姝玥" w:date="2015-12-31T17:59:00Z">
              <w:r>
                <w:rPr>
                  <w:rFonts w:ascii="宋体" w:hAnsi="宋体" w:cs="宋体" w:hint="eastAsia"/>
                  <w:szCs w:val="20"/>
                </w:rPr>
                <w:t>/12/31</w:t>
              </w:r>
            </w:ins>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36" w:author="曹姝玥" w:date="2015-12-31T17:58:00Z"/>
                <w:rFonts w:ascii="宋体" w:hAnsi="宋体" w:cs="宋体"/>
                <w:szCs w:val="20"/>
              </w:rPr>
            </w:pPr>
            <w:ins w:id="37" w:author="曹姝玥" w:date="2015-12-31T17:59:00Z">
              <w:r>
                <w:rPr>
                  <w:rFonts w:ascii="宋体" w:hAnsi="宋体" w:cs="宋体" w:hint="eastAsia"/>
                  <w:szCs w:val="20"/>
                </w:rPr>
                <w:t>修改部分接口规范</w:t>
              </w:r>
            </w:ins>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38" w:author="曹姝玥" w:date="2015-12-31T17:58:00Z"/>
                <w:rFonts w:ascii="宋体" w:hAnsi="宋体" w:cs="宋体"/>
                <w:szCs w:val="20"/>
              </w:rPr>
            </w:pPr>
            <w:ins w:id="39" w:author="曹姝玥" w:date="2015-12-31T17:59:00Z">
              <w:r>
                <w:rPr>
                  <w:rFonts w:ascii="宋体" w:hAnsi="宋体" w:cs="宋体" w:hint="eastAsia"/>
                  <w:szCs w:val="20"/>
                </w:rPr>
                <w:t>V1.2正式版</w:t>
              </w:r>
            </w:ins>
          </w:p>
        </w:tc>
      </w:tr>
    </w:tbl>
    <w:p w:rsidR="00694684" w:rsidRDefault="00694684">
      <w:pPr>
        <w:jc w:val="left"/>
        <w:rPr>
          <w:rFonts w:ascii="宋体" w:hAnsi="宋体" w:cs="宋体"/>
          <w:b/>
          <w:sz w:val="36"/>
          <w:szCs w:val="36"/>
        </w:rPr>
      </w:pPr>
    </w:p>
    <w:p w:rsidR="00694684" w:rsidRDefault="00BC6B90">
      <w:pPr>
        <w:pStyle w:val="1"/>
        <w:widowControl/>
        <w:rPr>
          <w:rFonts w:ascii="宋体" w:hAnsi="宋体" w:cs="宋体"/>
          <w:sz w:val="36"/>
          <w:szCs w:val="36"/>
        </w:rPr>
      </w:pPr>
      <w:bookmarkStart w:id="40" w:name="_Toc402982451"/>
      <w:r>
        <w:rPr>
          <w:rFonts w:ascii="宋体" w:hAnsi="宋体" w:cs="宋体" w:hint="eastAsia"/>
          <w:sz w:val="36"/>
          <w:szCs w:val="36"/>
        </w:rPr>
        <w:t>小组成员：</w:t>
      </w:r>
      <w:bookmarkEnd w:id="40"/>
    </w:p>
    <w:tbl>
      <w:tblPr>
        <w:tblpPr w:leftFromText="180" w:rightFromText="180" w:vertAnchor="text" w:horzAnchor="margin" w:tblpY="89"/>
        <w:tblW w:w="8294" w:type="dxa"/>
        <w:tblBorders>
          <w:top w:val="single" w:sz="2" w:space="0" w:color="9CC2E5"/>
          <w:left w:val="none" w:sz="6" w:space="0" w:color="auto"/>
          <w:bottom w:val="single" w:sz="2" w:space="0" w:color="9CC2E5"/>
          <w:right w:val="none" w:sz="6" w:space="0" w:color="auto"/>
          <w:insideH w:val="single" w:sz="2" w:space="0" w:color="9CC2E5"/>
          <w:insideV w:val="single" w:sz="2" w:space="0" w:color="9CC2E5"/>
        </w:tblBorders>
        <w:tblLayout w:type="fixed"/>
        <w:tblLook w:val="04A0"/>
      </w:tblPr>
      <w:tblGrid>
        <w:gridCol w:w="4147"/>
        <w:gridCol w:w="4147"/>
      </w:tblGrid>
      <w:tr w:rsidR="00694684">
        <w:tc>
          <w:tcPr>
            <w:tcW w:w="4147" w:type="dxa"/>
            <w:tcBorders>
              <w:top w:val="single" w:sz="2" w:space="0" w:color="9CC2E5"/>
              <w:left w:val="nil"/>
              <w:bottom w:val="single" w:sz="2" w:space="0" w:color="9CC2E5"/>
              <w:right w:val="single" w:sz="2" w:space="0" w:color="9CC2E5"/>
            </w:tcBorders>
            <w:shd w:val="clear" w:color="auto" w:fill="DEEAF6"/>
          </w:tcPr>
          <w:p w:rsidR="00694684" w:rsidRDefault="00BC6B90">
            <w:pPr>
              <w:jc w:val="center"/>
            </w:pPr>
            <w:r>
              <w:rPr>
                <w:rFonts w:hint="eastAsia"/>
                <w:b/>
                <w:bCs/>
              </w:rPr>
              <w:t>姓名</w:t>
            </w:r>
          </w:p>
        </w:tc>
        <w:tc>
          <w:tcPr>
            <w:tcW w:w="4147" w:type="dxa"/>
            <w:tcBorders>
              <w:top w:val="single" w:sz="2" w:space="0" w:color="9CC2E5"/>
              <w:left w:val="single" w:sz="2" w:space="0" w:color="9CC2E5"/>
              <w:bottom w:val="single" w:sz="2" w:space="0" w:color="9CC2E5"/>
              <w:right w:val="nil"/>
            </w:tcBorders>
            <w:shd w:val="clear" w:color="auto" w:fill="DEEAF6"/>
          </w:tcPr>
          <w:p w:rsidR="00694684" w:rsidRDefault="00BC6B90">
            <w:pPr>
              <w:jc w:val="center"/>
              <w:rPr>
                <w:b/>
              </w:rPr>
            </w:pPr>
            <w:r>
              <w:rPr>
                <w:rFonts w:hint="eastAsia"/>
                <w:b/>
              </w:rPr>
              <w:t>学号</w:t>
            </w:r>
          </w:p>
        </w:tc>
      </w:tr>
      <w:tr w:rsidR="00694684">
        <w:tc>
          <w:tcPr>
            <w:tcW w:w="4147" w:type="dxa"/>
            <w:tcBorders>
              <w:top w:val="single" w:sz="2" w:space="0" w:color="9CC2E5"/>
              <w:left w:val="nil"/>
              <w:bottom w:val="single" w:sz="2" w:space="0" w:color="9CC2E5"/>
              <w:right w:val="single" w:sz="2" w:space="0" w:color="9CC2E5"/>
            </w:tcBorders>
            <w:shd w:val="clear" w:color="auto" w:fill="auto"/>
          </w:tcPr>
          <w:p w:rsidR="00694684" w:rsidRDefault="00BC6B90">
            <w:pPr>
              <w:jc w:val="center"/>
              <w:rPr>
                <w:bCs/>
              </w:rPr>
            </w:pPr>
            <w:r>
              <w:rPr>
                <w:rFonts w:hint="eastAsia"/>
                <w:bCs/>
              </w:rPr>
              <w:t>曹姝玥</w:t>
            </w:r>
          </w:p>
        </w:tc>
        <w:tc>
          <w:tcPr>
            <w:tcW w:w="4147" w:type="dxa"/>
            <w:tcBorders>
              <w:top w:val="single" w:sz="2" w:space="0" w:color="9CC2E5"/>
              <w:left w:val="single" w:sz="2" w:space="0" w:color="9CC2E5"/>
              <w:bottom w:val="single" w:sz="2" w:space="0" w:color="9CC2E5"/>
              <w:right w:val="nil"/>
            </w:tcBorders>
            <w:shd w:val="clear" w:color="auto" w:fill="auto"/>
          </w:tcPr>
          <w:p w:rsidR="00694684" w:rsidRDefault="00BC6B90">
            <w:pPr>
              <w:jc w:val="center"/>
            </w:pPr>
            <w:r>
              <w:rPr>
                <w:rFonts w:hint="eastAsia"/>
              </w:rPr>
              <w:t>14</w:t>
            </w:r>
            <w:r>
              <w:t>1250</w:t>
            </w:r>
            <w:r>
              <w:rPr>
                <w:rFonts w:hint="eastAsia"/>
              </w:rPr>
              <w:t>005</w:t>
            </w:r>
          </w:p>
        </w:tc>
      </w:tr>
      <w:tr w:rsidR="00694684">
        <w:tc>
          <w:tcPr>
            <w:tcW w:w="4147" w:type="dxa"/>
            <w:tcBorders>
              <w:top w:val="single" w:sz="2" w:space="0" w:color="9CC2E5"/>
              <w:left w:val="nil"/>
              <w:bottom w:val="single" w:sz="2" w:space="0" w:color="9CC2E5"/>
              <w:right w:val="single" w:sz="2" w:space="0" w:color="9CC2E5"/>
            </w:tcBorders>
            <w:shd w:val="clear" w:color="auto" w:fill="DEEAF6"/>
          </w:tcPr>
          <w:p w:rsidR="00694684" w:rsidRDefault="00BC6B90">
            <w:pPr>
              <w:jc w:val="center"/>
              <w:rPr>
                <w:bCs/>
              </w:rPr>
            </w:pPr>
            <w:r>
              <w:rPr>
                <w:rFonts w:hint="eastAsia"/>
                <w:bCs/>
              </w:rPr>
              <w:t>雷婷</w:t>
            </w:r>
          </w:p>
        </w:tc>
        <w:tc>
          <w:tcPr>
            <w:tcW w:w="4147" w:type="dxa"/>
            <w:tcBorders>
              <w:top w:val="single" w:sz="2" w:space="0" w:color="9CC2E5"/>
              <w:left w:val="single" w:sz="2" w:space="0" w:color="9CC2E5"/>
              <w:bottom w:val="single" w:sz="2" w:space="0" w:color="9CC2E5"/>
              <w:right w:val="nil"/>
            </w:tcBorders>
            <w:shd w:val="clear" w:color="auto" w:fill="DEEAF6"/>
          </w:tcPr>
          <w:p w:rsidR="00694684" w:rsidRDefault="00BC6B90">
            <w:pPr>
              <w:jc w:val="center"/>
            </w:pPr>
            <w:r>
              <w:rPr>
                <w:rFonts w:hint="eastAsia"/>
              </w:rPr>
              <w:t>141250061</w:t>
            </w:r>
          </w:p>
        </w:tc>
      </w:tr>
      <w:tr w:rsidR="00694684">
        <w:tc>
          <w:tcPr>
            <w:tcW w:w="4147" w:type="dxa"/>
            <w:tcBorders>
              <w:top w:val="single" w:sz="2" w:space="0" w:color="9CC2E5"/>
              <w:left w:val="nil"/>
              <w:bottom w:val="single" w:sz="2" w:space="0" w:color="9CC2E5"/>
              <w:right w:val="single" w:sz="2" w:space="0" w:color="9CC2E5"/>
            </w:tcBorders>
            <w:shd w:val="clear" w:color="auto" w:fill="auto"/>
          </w:tcPr>
          <w:p w:rsidR="00694684" w:rsidRDefault="00BC6B90">
            <w:pPr>
              <w:jc w:val="center"/>
              <w:rPr>
                <w:bCs/>
              </w:rPr>
            </w:pPr>
            <w:r>
              <w:rPr>
                <w:rFonts w:hint="eastAsia"/>
                <w:bCs/>
              </w:rPr>
              <w:t>李莹</w:t>
            </w:r>
          </w:p>
        </w:tc>
        <w:tc>
          <w:tcPr>
            <w:tcW w:w="4147" w:type="dxa"/>
            <w:tcBorders>
              <w:top w:val="single" w:sz="2" w:space="0" w:color="9CC2E5"/>
              <w:left w:val="single" w:sz="2" w:space="0" w:color="9CC2E5"/>
              <w:bottom w:val="single" w:sz="2" w:space="0" w:color="9CC2E5"/>
              <w:right w:val="nil"/>
            </w:tcBorders>
            <w:shd w:val="clear" w:color="auto" w:fill="auto"/>
          </w:tcPr>
          <w:p w:rsidR="00694684" w:rsidRDefault="00BC6B90">
            <w:pPr>
              <w:jc w:val="center"/>
            </w:pPr>
            <w:r>
              <w:rPr>
                <w:rFonts w:hint="eastAsia"/>
              </w:rPr>
              <w:t>141250065</w:t>
            </w:r>
          </w:p>
        </w:tc>
      </w:tr>
      <w:tr w:rsidR="00694684">
        <w:tc>
          <w:tcPr>
            <w:tcW w:w="4147" w:type="dxa"/>
            <w:tcBorders>
              <w:top w:val="single" w:sz="2" w:space="0" w:color="9CC2E5"/>
              <w:left w:val="nil"/>
              <w:bottom w:val="single" w:sz="2" w:space="0" w:color="9CC2E5"/>
              <w:right w:val="single" w:sz="2" w:space="0" w:color="9CC2E5"/>
            </w:tcBorders>
            <w:shd w:val="clear" w:color="auto" w:fill="DEEAF6"/>
          </w:tcPr>
          <w:p w:rsidR="00694684" w:rsidRDefault="00BC6B90">
            <w:pPr>
              <w:jc w:val="center"/>
              <w:rPr>
                <w:bCs/>
              </w:rPr>
            </w:pPr>
            <w:r>
              <w:rPr>
                <w:rFonts w:hint="eastAsia"/>
                <w:bCs/>
              </w:rPr>
              <w:t>徐海溦</w:t>
            </w:r>
          </w:p>
        </w:tc>
        <w:tc>
          <w:tcPr>
            <w:tcW w:w="4147" w:type="dxa"/>
            <w:tcBorders>
              <w:top w:val="single" w:sz="2" w:space="0" w:color="9CC2E5"/>
              <w:left w:val="single" w:sz="2" w:space="0" w:color="9CC2E5"/>
              <w:bottom w:val="single" w:sz="2" w:space="0" w:color="9CC2E5"/>
              <w:right w:val="nil"/>
            </w:tcBorders>
            <w:shd w:val="clear" w:color="auto" w:fill="DEEAF6"/>
          </w:tcPr>
          <w:p w:rsidR="00694684" w:rsidRDefault="00BC6B90">
            <w:pPr>
              <w:jc w:val="center"/>
            </w:pPr>
            <w:r>
              <w:rPr>
                <w:rFonts w:hint="eastAsia"/>
              </w:rPr>
              <w:t>14</w:t>
            </w:r>
            <w:r>
              <w:t>125015</w:t>
            </w:r>
            <w:r>
              <w:rPr>
                <w:rFonts w:hint="eastAsia"/>
              </w:rPr>
              <w:t>8</w:t>
            </w:r>
          </w:p>
        </w:tc>
      </w:tr>
    </w:tbl>
    <w:p w:rsidR="00694684" w:rsidRDefault="00694684">
      <w:pPr>
        <w:pStyle w:val="a4"/>
        <w:widowControl/>
        <w:spacing w:line="276" w:lineRule="auto"/>
        <w:ind w:firstLineChars="0" w:firstLine="0"/>
        <w:rPr>
          <w:rFonts w:ascii="Calibri" w:hAnsi="Calibri" w:cs="Calibri"/>
          <w:sz w:val="21"/>
          <w:szCs w:val="22"/>
        </w:rPr>
      </w:pPr>
    </w:p>
    <w:p w:rsidR="00694684" w:rsidRDefault="00694684">
      <w:pPr>
        <w:pStyle w:val="1"/>
        <w:widowControl/>
        <w:numPr>
          <w:ilvl w:val="0"/>
          <w:numId w:val="1"/>
        </w:numPr>
        <w:rPr>
          <w:szCs w:val="44"/>
        </w:rPr>
        <w:sectPr w:rsidR="00694684">
          <w:pgSz w:w="11906" w:h="16838"/>
          <w:pgMar w:top="1440" w:right="1800" w:bottom="1440" w:left="1800" w:header="851" w:footer="992" w:gutter="0"/>
          <w:pgNumType w:start="0"/>
          <w:cols w:space="425"/>
          <w:docGrid w:type="lines" w:linePitch="312"/>
        </w:sectPr>
      </w:pPr>
    </w:p>
    <w:p w:rsidR="00694684" w:rsidRDefault="00BC6B90">
      <w:pPr>
        <w:pStyle w:val="1"/>
        <w:widowControl/>
        <w:numPr>
          <w:ilvl w:val="0"/>
          <w:numId w:val="1"/>
        </w:numPr>
        <w:rPr>
          <w:szCs w:val="44"/>
        </w:rPr>
      </w:pPr>
      <w:r>
        <w:rPr>
          <w:rFonts w:cs="宋体" w:hint="eastAsia"/>
          <w:szCs w:val="44"/>
        </w:rPr>
        <w:lastRenderedPageBreak/>
        <w:t>引言</w:t>
      </w:r>
      <w:bookmarkEnd w:id="24"/>
    </w:p>
    <w:p w:rsidR="00694684" w:rsidRDefault="00BC6B90">
      <w:pPr>
        <w:pStyle w:val="1"/>
        <w:widowControl/>
        <w:numPr>
          <w:ilvl w:val="1"/>
          <w:numId w:val="1"/>
        </w:numPr>
        <w:rPr>
          <w:sz w:val="32"/>
          <w:szCs w:val="32"/>
        </w:rPr>
      </w:pPr>
      <w:bookmarkStart w:id="41" w:name="_Toc402982453"/>
      <w:r>
        <w:rPr>
          <w:rFonts w:cs="宋体" w:hint="eastAsia"/>
          <w:sz w:val="32"/>
          <w:szCs w:val="32"/>
        </w:rPr>
        <w:t>编制目的</w:t>
      </w:r>
      <w:bookmarkEnd w:id="41"/>
    </w:p>
    <w:p w:rsidR="00694684" w:rsidRDefault="00BC6B90">
      <w:pPr>
        <w:pStyle w:val="a4"/>
        <w:widowControl/>
        <w:spacing w:line="276" w:lineRule="auto"/>
        <w:ind w:firstLine="440"/>
        <w:rPr>
          <w:rFonts w:ascii="宋体" w:hAnsi="宋体" w:cs="宋体"/>
          <w:sz w:val="22"/>
          <w:szCs w:val="22"/>
        </w:rPr>
      </w:pPr>
      <w:bookmarkStart w:id="42" w:name="_Toc196293135"/>
      <w:bookmarkStart w:id="43" w:name="_Toc62968739"/>
      <w:bookmarkStart w:id="44" w:name="_Toc196292991"/>
      <w:bookmarkStart w:id="45" w:name="_Toc86901468"/>
      <w:r>
        <w:rPr>
          <w:rFonts w:ascii="宋体" w:hAnsi="宋体" w:cs="宋体" w:hint="eastAsia"/>
          <w:sz w:val="22"/>
          <w:szCs w:val="22"/>
        </w:rPr>
        <w:t>本报告详细完成对快递物流系统的详细设计，达到指导后续软件构造的目的，同时实现和测试人员及用户的沟通。</w:t>
      </w:r>
    </w:p>
    <w:p w:rsidR="00694684" w:rsidRDefault="00BC6B90">
      <w:pPr>
        <w:spacing w:line="276" w:lineRule="auto"/>
        <w:ind w:firstLine="420"/>
        <w:rPr>
          <w:rFonts w:ascii="宋体" w:hAnsi="宋体" w:cs="宋体"/>
          <w:i/>
          <w:color w:val="0000FF"/>
          <w:sz w:val="22"/>
          <w:szCs w:val="22"/>
        </w:rPr>
      </w:pPr>
      <w:r>
        <w:rPr>
          <w:rFonts w:ascii="宋体" w:hAnsi="宋体" w:cs="宋体" w:hint="eastAsia"/>
          <w:sz w:val="22"/>
          <w:szCs w:val="22"/>
        </w:rPr>
        <w:t>本报告面向开发人员、测试人员及最终用户而编写，是了解系统的导航。</w:t>
      </w:r>
      <w:bookmarkEnd w:id="42"/>
      <w:bookmarkEnd w:id="43"/>
      <w:bookmarkEnd w:id="44"/>
      <w:bookmarkEnd w:id="45"/>
    </w:p>
    <w:p w:rsidR="00694684" w:rsidRDefault="00BC6B90">
      <w:pPr>
        <w:pStyle w:val="1"/>
        <w:widowControl/>
        <w:numPr>
          <w:ilvl w:val="1"/>
          <w:numId w:val="1"/>
        </w:numPr>
        <w:rPr>
          <w:sz w:val="32"/>
          <w:szCs w:val="32"/>
        </w:rPr>
      </w:pPr>
      <w:bookmarkStart w:id="46" w:name="_Toc402982454"/>
      <w:r>
        <w:rPr>
          <w:rFonts w:cs="宋体" w:hint="eastAsia"/>
          <w:sz w:val="32"/>
          <w:szCs w:val="32"/>
        </w:rPr>
        <w:t>词汇表</w:t>
      </w:r>
      <w:bookmarkEnd w:id="46"/>
    </w:p>
    <w:tbl>
      <w:tblPr>
        <w:tblW w:w="8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14"/>
        <w:gridCol w:w="3691"/>
        <w:gridCol w:w="2339"/>
      </w:tblGrid>
      <w:tr w:rsidR="00694684">
        <w:trPr>
          <w:trHeight w:val="415"/>
          <w:jc w:val="center"/>
        </w:trPr>
        <w:tc>
          <w:tcPr>
            <w:tcW w:w="2214" w:type="dxa"/>
            <w:tcBorders>
              <w:top w:val="single" w:sz="12" w:space="0" w:color="auto"/>
              <w:left w:val="single" w:sz="12"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b/>
                <w:sz w:val="22"/>
                <w:szCs w:val="22"/>
              </w:rPr>
            </w:pPr>
            <w:r>
              <w:rPr>
                <w:rFonts w:cs="宋体" w:hint="eastAsia"/>
                <w:b/>
                <w:sz w:val="22"/>
                <w:szCs w:val="22"/>
              </w:rPr>
              <w:t>词汇名称</w:t>
            </w:r>
          </w:p>
        </w:tc>
        <w:tc>
          <w:tcPr>
            <w:tcW w:w="3691" w:type="dxa"/>
            <w:tcBorders>
              <w:top w:val="single" w:sz="12" w:space="0" w:color="auto"/>
              <w:left w:val="single" w:sz="4"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b/>
                <w:sz w:val="22"/>
                <w:szCs w:val="22"/>
              </w:rPr>
            </w:pPr>
            <w:r>
              <w:rPr>
                <w:rFonts w:cs="宋体" w:hint="eastAsia"/>
                <w:b/>
                <w:sz w:val="22"/>
                <w:szCs w:val="22"/>
              </w:rPr>
              <w:t>词汇含义</w:t>
            </w:r>
          </w:p>
        </w:tc>
        <w:tc>
          <w:tcPr>
            <w:tcW w:w="2339" w:type="dxa"/>
            <w:tcBorders>
              <w:top w:val="single" w:sz="12" w:space="0" w:color="auto"/>
              <w:left w:val="single" w:sz="4" w:space="0" w:color="auto"/>
              <w:bottom w:val="single" w:sz="12" w:space="0" w:color="auto"/>
              <w:right w:val="single" w:sz="12" w:space="0" w:color="auto"/>
            </w:tcBorders>
            <w:shd w:val="clear" w:color="auto" w:fill="auto"/>
          </w:tcPr>
          <w:p w:rsidR="00694684" w:rsidRDefault="00BC6B90">
            <w:pPr>
              <w:pStyle w:val="a4"/>
              <w:widowControl/>
              <w:ind w:firstLineChars="0" w:firstLine="0"/>
              <w:jc w:val="center"/>
              <w:rPr>
                <w:b/>
                <w:sz w:val="22"/>
                <w:szCs w:val="22"/>
              </w:rPr>
            </w:pPr>
            <w:r>
              <w:rPr>
                <w:rFonts w:cs="宋体" w:hint="eastAsia"/>
                <w:b/>
                <w:sz w:val="22"/>
                <w:szCs w:val="22"/>
              </w:rPr>
              <w:t>备注</w:t>
            </w:r>
          </w:p>
        </w:tc>
      </w:tr>
      <w:tr w:rsidR="00694684">
        <w:trPr>
          <w:trHeight w:val="415"/>
          <w:jc w:val="center"/>
        </w:trPr>
        <w:tc>
          <w:tcPr>
            <w:tcW w:w="2214" w:type="dxa"/>
            <w:tcBorders>
              <w:top w:val="single" w:sz="12" w:space="0" w:color="auto"/>
              <w:left w:val="single" w:sz="12"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rFonts w:ascii="宋体" w:hAnsi="宋体" w:cs="宋体"/>
                <w:sz w:val="22"/>
                <w:szCs w:val="22"/>
              </w:rPr>
            </w:pPr>
            <w:r>
              <w:rPr>
                <w:rFonts w:ascii="宋体" w:hAnsi="宋体" w:cs="宋体" w:hint="eastAsia"/>
                <w:sz w:val="22"/>
                <w:szCs w:val="22"/>
              </w:rPr>
              <w:t>BL</w:t>
            </w:r>
          </w:p>
        </w:tc>
        <w:tc>
          <w:tcPr>
            <w:tcW w:w="3691" w:type="dxa"/>
            <w:tcBorders>
              <w:top w:val="single" w:sz="12" w:space="0" w:color="auto"/>
              <w:left w:val="single" w:sz="4"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rFonts w:ascii="宋体" w:hAnsi="宋体" w:cs="宋体"/>
                <w:sz w:val="22"/>
                <w:szCs w:val="22"/>
              </w:rPr>
            </w:pPr>
            <w:r>
              <w:rPr>
                <w:rFonts w:ascii="宋体" w:hAnsi="宋体" w:cs="宋体" w:hint="eastAsia"/>
                <w:sz w:val="22"/>
                <w:szCs w:val="22"/>
              </w:rPr>
              <w:t>业务逻辑（business logic）</w:t>
            </w:r>
          </w:p>
        </w:tc>
        <w:tc>
          <w:tcPr>
            <w:tcW w:w="2339" w:type="dxa"/>
            <w:tcBorders>
              <w:top w:val="single" w:sz="12" w:space="0" w:color="auto"/>
              <w:left w:val="single" w:sz="4" w:space="0" w:color="auto"/>
              <w:bottom w:val="single" w:sz="12" w:space="0" w:color="auto"/>
              <w:right w:val="single" w:sz="12" w:space="0" w:color="auto"/>
            </w:tcBorders>
            <w:shd w:val="clear" w:color="auto" w:fill="auto"/>
          </w:tcPr>
          <w:p w:rsidR="00694684" w:rsidRDefault="00BC6B90">
            <w:pPr>
              <w:pStyle w:val="a4"/>
              <w:widowControl/>
              <w:ind w:firstLineChars="0" w:firstLine="0"/>
              <w:jc w:val="center"/>
              <w:rPr>
                <w:rFonts w:ascii="宋体" w:hAnsi="宋体" w:cs="宋体"/>
                <w:sz w:val="22"/>
                <w:szCs w:val="22"/>
              </w:rPr>
            </w:pPr>
            <w:r>
              <w:rPr>
                <w:rFonts w:ascii="宋体" w:hAnsi="宋体" w:cs="宋体" w:hint="eastAsia"/>
                <w:sz w:val="22"/>
                <w:szCs w:val="22"/>
              </w:rPr>
              <w:t>无</w:t>
            </w:r>
          </w:p>
        </w:tc>
      </w:tr>
    </w:tbl>
    <w:p w:rsidR="00694684" w:rsidRDefault="00BC6B90">
      <w:pPr>
        <w:pStyle w:val="1"/>
        <w:widowControl/>
        <w:numPr>
          <w:ilvl w:val="1"/>
          <w:numId w:val="1"/>
        </w:numPr>
        <w:rPr>
          <w:sz w:val="32"/>
          <w:szCs w:val="32"/>
        </w:rPr>
      </w:pPr>
      <w:bookmarkStart w:id="47" w:name="_Toc402982455"/>
      <w:r>
        <w:rPr>
          <w:rFonts w:cs="宋体" w:hint="eastAsia"/>
          <w:sz w:val="32"/>
          <w:szCs w:val="32"/>
        </w:rPr>
        <w:t>参考资料</w:t>
      </w:r>
      <w:bookmarkEnd w:id="47"/>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软件工程与计算（卷二）——软件开发的技术基础。</w:t>
      </w:r>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快递物流系统用例文档。</w:t>
      </w:r>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快递物流系统软件需求规格说明文档。</w:t>
      </w:r>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快递物流系统体系结构设计文档。</w:t>
      </w:r>
    </w:p>
    <w:p w:rsidR="00694684" w:rsidRDefault="00BC6B90">
      <w:pPr>
        <w:pStyle w:val="1"/>
        <w:widowControl/>
        <w:numPr>
          <w:ilvl w:val="0"/>
          <w:numId w:val="1"/>
        </w:numPr>
        <w:rPr>
          <w:szCs w:val="44"/>
        </w:rPr>
      </w:pPr>
      <w:bookmarkStart w:id="48" w:name="_Toc402982456"/>
      <w:r>
        <w:rPr>
          <w:rFonts w:cs="宋体" w:hint="eastAsia"/>
          <w:szCs w:val="44"/>
        </w:rPr>
        <w:t>产品概述</w:t>
      </w:r>
      <w:bookmarkEnd w:id="48"/>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参考进销存系统用例文档和进销存系统软件需求规格说明中对产品的概括描述。</w:t>
      </w:r>
    </w:p>
    <w:p w:rsidR="00694684" w:rsidRDefault="00BC6B90">
      <w:pPr>
        <w:pStyle w:val="1"/>
        <w:widowControl/>
        <w:numPr>
          <w:ilvl w:val="0"/>
          <w:numId w:val="1"/>
        </w:numPr>
        <w:rPr>
          <w:szCs w:val="44"/>
        </w:rPr>
      </w:pPr>
      <w:bookmarkStart w:id="49" w:name="_Toc402982457"/>
      <w:r>
        <w:rPr>
          <w:rFonts w:cs="宋体" w:hint="eastAsia"/>
          <w:szCs w:val="44"/>
        </w:rPr>
        <w:t>体系结构设计概述</w:t>
      </w:r>
      <w:bookmarkEnd w:id="49"/>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参考快递物流系统体系结构设计文档中对体系结构设计的概述。</w:t>
      </w:r>
    </w:p>
    <w:p w:rsidR="00694684" w:rsidRDefault="00BC6B90">
      <w:pPr>
        <w:pStyle w:val="1"/>
        <w:widowControl/>
        <w:numPr>
          <w:ilvl w:val="0"/>
          <w:numId w:val="1"/>
        </w:numPr>
        <w:rPr>
          <w:szCs w:val="44"/>
        </w:rPr>
      </w:pPr>
      <w:bookmarkStart w:id="50" w:name="_Toc402982458"/>
      <w:r>
        <w:rPr>
          <w:rFonts w:cs="宋体" w:hint="eastAsia"/>
          <w:szCs w:val="44"/>
        </w:rPr>
        <w:t>中层设计</w:t>
      </w:r>
      <w:bookmarkEnd w:id="50"/>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中层设计的基本思路依托了软件体系的结构视角。</w:t>
      </w:r>
    </w:p>
    <w:p w:rsidR="00694684" w:rsidRDefault="00BC6B90">
      <w:pPr>
        <w:pStyle w:val="a4"/>
        <w:widowControl/>
        <w:spacing w:line="276" w:lineRule="auto"/>
        <w:ind w:firstLine="440"/>
        <w:rPr>
          <w:rFonts w:ascii="宋体" w:hAnsi="宋体" w:cs="宋体"/>
          <w:sz w:val="21"/>
          <w:szCs w:val="21"/>
        </w:rPr>
      </w:pPr>
      <w:r>
        <w:rPr>
          <w:rFonts w:ascii="宋体" w:hAnsi="宋体" w:cs="宋体" w:hint="eastAsia"/>
          <w:sz w:val="22"/>
        </w:rPr>
        <w:lastRenderedPageBreak/>
        <w:t>在快递物流系统中，可以分别在客户端和服务器端都添加系统启动模块专门负责系统的初始化启动工作，并使它横跨系统的分层结构，可以直接访问到各层。客户端则具体分为展示层、业务逻辑层和网络模块，而服务器端则包含网络模块和数据层。具体的客户端和服务器端模块视图分别如图1和图2所示。客户端各层和服务器端各层的职责分别如表1和表2所示。</w:t>
      </w:r>
    </w:p>
    <w:p w:rsidR="00694684" w:rsidRDefault="00BC6B90">
      <w:pPr>
        <w:jc w:val="center"/>
        <w:rPr>
          <w:sz w:val="22"/>
          <w:szCs w:val="22"/>
        </w:rPr>
      </w:pPr>
      <w:r>
        <w:rPr>
          <w:noProof/>
          <w:sz w:val="22"/>
          <w:szCs w:val="22"/>
        </w:rPr>
        <w:drawing>
          <wp:inline distT="0" distB="0" distL="114300" distR="114300">
            <wp:extent cx="2762250" cy="2038350"/>
            <wp:effectExtent l="0" t="0" r="0" b="0"/>
            <wp:docPr id="1"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lossom:Desktop:客户端模块视图.jpg"/>
                    <pic:cNvPicPr>
                      <a:picLocks noChangeAspect="1"/>
                    </pic:cNvPicPr>
                  </pic:nvPicPr>
                  <pic:blipFill>
                    <a:blip r:embed="rId67" r:link="rId9" cstate="print"/>
                    <a:srcRect/>
                    <a:stretch>
                      <a:fillRect/>
                    </a:stretch>
                  </pic:blipFill>
                  <pic:spPr>
                    <a:xfrm>
                      <a:off x="0" y="0"/>
                      <a:ext cx="2762250" cy="2038350"/>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rPr>
        <w:t>图1客户端模块视图</w:t>
      </w:r>
    </w:p>
    <w:p w:rsidR="00694684" w:rsidRDefault="00BC6B90">
      <w:pPr>
        <w:jc w:val="center"/>
        <w:rPr>
          <w:sz w:val="22"/>
          <w:szCs w:val="22"/>
        </w:rPr>
      </w:pPr>
      <w:r>
        <w:rPr>
          <w:noProof/>
          <w:sz w:val="22"/>
          <w:szCs w:val="22"/>
        </w:rPr>
        <w:drawing>
          <wp:inline distT="0" distB="0" distL="114300" distR="114300">
            <wp:extent cx="2771775" cy="1304925"/>
            <wp:effectExtent l="0" t="0" r="9525" b="9525"/>
            <wp:docPr id="9"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Users:blossom:Desktop:服务器端模块视图.jpg"/>
                    <pic:cNvPicPr>
                      <a:picLocks noChangeAspect="1"/>
                    </pic:cNvPicPr>
                  </pic:nvPicPr>
                  <pic:blipFill>
                    <a:blip r:embed="rId68" r:link="rId9" cstate="print"/>
                    <a:srcRect/>
                    <a:stretch>
                      <a:fillRect/>
                    </a:stretch>
                  </pic:blipFill>
                  <pic:spPr>
                    <a:xfrm>
                      <a:off x="0" y="0"/>
                      <a:ext cx="2771775" cy="130492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rPr>
        <w:t>图2服务器端模块视图</w:t>
      </w:r>
    </w:p>
    <w:p w:rsidR="00694684" w:rsidRDefault="00694684">
      <w:pPr>
        <w:jc w:val="center"/>
        <w:rPr>
          <w:rFonts w:ascii="宋体" w:hAnsi="宋体" w:cs="宋体"/>
        </w:rPr>
      </w:pPr>
    </w:p>
    <w:p w:rsidR="00694684" w:rsidRDefault="00BC6B90">
      <w:pPr>
        <w:jc w:val="center"/>
        <w:rPr>
          <w:rFonts w:ascii="宋体" w:hAnsi="宋体" w:cs="宋体"/>
          <w:b/>
          <w:bCs/>
        </w:rPr>
      </w:pPr>
      <w:r>
        <w:rPr>
          <w:rFonts w:ascii="宋体" w:hAnsi="宋体" w:cs="宋体" w:hint="eastAsia"/>
          <w:b/>
          <w:bCs/>
        </w:rPr>
        <w:t>表1 客户端各层的职责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5998"/>
      </w:tblGrid>
      <w:tr w:rsidR="00694684">
        <w:trPr>
          <w:trHeight w:val="409"/>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rPr>
              <w:t>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rPr>
              <w:t>职责</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启动模块</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负责初始化网络通信机制，启动用户界面。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用户界面层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基于窗口的进销存客户端用户界面。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业务逻辑层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对于用户界面的输入响应和业务处理逻辑。</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客户端网络模块</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利用Java RMI机制查找RMI服务</w:t>
            </w:r>
          </w:p>
        </w:tc>
      </w:tr>
    </w:tbl>
    <w:p w:rsidR="00694684" w:rsidRDefault="00694684">
      <w:pPr>
        <w:jc w:val="center"/>
        <w:rPr>
          <w:b/>
          <w:sz w:val="22"/>
          <w:szCs w:val="22"/>
        </w:rPr>
      </w:pPr>
    </w:p>
    <w:p w:rsidR="00694684" w:rsidRDefault="00BC6B90">
      <w:pPr>
        <w:jc w:val="center"/>
        <w:rPr>
          <w:rFonts w:ascii="宋体" w:hAnsi="宋体" w:cs="宋体"/>
        </w:rPr>
      </w:pPr>
      <w:r>
        <w:rPr>
          <w:rFonts w:ascii="宋体" w:hAnsi="宋体" w:cs="宋体" w:hint="eastAsia"/>
          <w:b/>
          <w:bCs/>
        </w:rPr>
        <w:t>表2 服务器端各层的职责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5998"/>
      </w:tblGrid>
      <w:tr w:rsidR="00694684">
        <w:trPr>
          <w:trHeight w:val="409"/>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rPr>
              <w:t>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rPr>
              <w:t>职责</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启动模块</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负责初始化网络通信机制，启动用户界面。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用户界面层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基于窗口的进销存服务器用户界面。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业务逻辑层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rPr>
              <w:t>对于用户界面的输入响应和业务处理逻辑。</w:t>
            </w:r>
          </w:p>
        </w:tc>
      </w:tr>
    </w:tbl>
    <w:p w:rsidR="00694684" w:rsidRDefault="00694684">
      <w:pPr>
        <w:rPr>
          <w:b/>
          <w:sz w:val="22"/>
          <w:szCs w:val="22"/>
        </w:rPr>
      </w:pPr>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每一层只是使用下方直接接触的层。层与层之间仅仅是通过接口的调用来完成的。</w:t>
      </w:r>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下面，根据以上对客户端和服务器的分解对各个模块进行分析与设计。</w:t>
      </w:r>
    </w:p>
    <w:p w:rsidR="00694684" w:rsidRDefault="00BC6B90">
      <w:pPr>
        <w:pStyle w:val="1"/>
        <w:widowControl/>
        <w:numPr>
          <w:ilvl w:val="1"/>
          <w:numId w:val="1"/>
        </w:numPr>
        <w:rPr>
          <w:sz w:val="32"/>
          <w:szCs w:val="32"/>
        </w:rPr>
      </w:pPr>
      <w:bookmarkStart w:id="51" w:name="_Toc402982459"/>
      <w:r>
        <w:rPr>
          <w:rFonts w:cs="宋体" w:hint="eastAsia"/>
          <w:sz w:val="32"/>
          <w:szCs w:val="32"/>
        </w:rPr>
        <w:lastRenderedPageBreak/>
        <w:t>客户端展示层模块的静态结构和动态职责</w:t>
      </w:r>
      <w:bookmarkEnd w:id="51"/>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客户端展示层由10个模块组成,分别是mainui,userui,nonuserui, insititutionui,logui,commodityui,sheetui,begininfoui,accountui,staffmanageui。mainui模块负责界面的跳转；userui模块包含用户登录和修改密码界面。insititutionui模块包含账户的增删改查、查看经营情况表界面。adjustui模块包含库存报溢报损界面。customerui模块包含客户管理界面。commodityui模块包含商品管理、商品分类管理、库存盘点、库存报警界面。logui模块包含</w:t>
      </w:r>
      <w:r>
        <w:rPr>
          <w:rFonts w:ascii="宋体" w:hAnsi="宋体" w:cs="宋体" w:hint="eastAsia"/>
          <w:sz w:val="22"/>
          <w:szCs w:val="20"/>
        </w:rPr>
        <w:t>操作日志界面</w:t>
      </w:r>
      <w:r>
        <w:rPr>
          <w:rFonts w:ascii="宋体" w:hAnsi="宋体" w:cs="宋体" w:hint="eastAsia"/>
          <w:sz w:val="22"/>
        </w:rPr>
        <w:t>。sheetui模块包含</w:t>
      </w:r>
      <w:r>
        <w:rPr>
          <w:rFonts w:ascii="宋体" w:hAnsi="宋体" w:cs="宋体" w:hint="eastAsia"/>
          <w:sz w:val="22"/>
          <w:szCs w:val="20"/>
        </w:rPr>
        <w:t>所有单据界面</w:t>
      </w:r>
      <w:r>
        <w:rPr>
          <w:rFonts w:ascii="宋体" w:hAnsi="宋体" w:cs="宋体" w:hint="eastAsia"/>
          <w:sz w:val="22"/>
        </w:rPr>
        <w:t>。begininfoui模块包含</w:t>
      </w:r>
      <w:r>
        <w:rPr>
          <w:rFonts w:ascii="宋体" w:hAnsi="宋体" w:cs="宋体" w:hint="eastAsia"/>
          <w:sz w:val="22"/>
          <w:szCs w:val="20"/>
        </w:rPr>
        <w:t>初始化信息界面</w:t>
      </w:r>
      <w:r>
        <w:rPr>
          <w:rFonts w:ascii="宋体" w:hAnsi="宋体" w:cs="宋体" w:hint="eastAsia"/>
          <w:sz w:val="22"/>
        </w:rPr>
        <w:t>。accountui模块包含</w:t>
      </w:r>
      <w:r>
        <w:rPr>
          <w:rFonts w:ascii="宋体" w:hAnsi="宋体" w:cs="宋体" w:hint="eastAsia"/>
          <w:sz w:val="22"/>
          <w:szCs w:val="20"/>
        </w:rPr>
        <w:t>账户管理界面</w:t>
      </w:r>
      <w:r>
        <w:rPr>
          <w:rFonts w:ascii="宋体" w:hAnsi="宋体" w:cs="宋体" w:hint="eastAsia"/>
          <w:sz w:val="22"/>
        </w:rPr>
        <w:t>。staffmanageui模块包含</w:t>
      </w:r>
      <w:r>
        <w:rPr>
          <w:rFonts w:ascii="宋体" w:hAnsi="宋体" w:cs="宋体" w:hint="eastAsia"/>
          <w:sz w:val="22"/>
          <w:szCs w:val="20"/>
        </w:rPr>
        <w:t>包含员工信息管理界面</w:t>
      </w:r>
      <w:r>
        <w:rPr>
          <w:rFonts w:ascii="宋体" w:hAnsi="宋体" w:cs="宋体" w:hint="eastAsia"/>
          <w:sz w:val="22"/>
        </w:rPr>
        <w:t>。</w:t>
      </w:r>
    </w:p>
    <w:p w:rsidR="00694684" w:rsidRDefault="00BC6B90">
      <w:pPr>
        <w:pStyle w:val="1"/>
        <w:widowControl/>
        <w:numPr>
          <w:ilvl w:val="2"/>
          <w:numId w:val="1"/>
        </w:numPr>
        <w:rPr>
          <w:sz w:val="28"/>
          <w:szCs w:val="28"/>
        </w:rPr>
      </w:pPr>
      <w:bookmarkStart w:id="52" w:name="_Toc402982460"/>
      <w:r>
        <w:rPr>
          <w:rFonts w:cs="宋体" w:hint="eastAsia"/>
          <w:sz w:val="28"/>
          <w:szCs w:val="28"/>
        </w:rPr>
        <w:t>客户端展示层模块局部模块的职责</w:t>
      </w:r>
      <w:bookmarkEnd w:id="52"/>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客户端展示层模块的职责如下表所示。</w:t>
      </w:r>
    </w:p>
    <w:p w:rsidR="00694684" w:rsidRDefault="00BC6B90">
      <w:pPr>
        <w:jc w:val="center"/>
        <w:rPr>
          <w:rFonts w:ascii="宋体" w:hAnsi="宋体" w:cs="宋体"/>
          <w:b/>
          <w:bCs/>
        </w:rPr>
      </w:pPr>
      <w:r>
        <w:rPr>
          <w:rFonts w:ascii="宋体" w:hAnsi="宋体" w:cs="宋体" w:hint="eastAsia"/>
          <w:b/>
          <w:bCs/>
        </w:rPr>
        <w:t>表3 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80"/>
        <w:gridCol w:w="5836"/>
      </w:tblGrid>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rPr>
              <w:t>模块</w:t>
            </w:r>
          </w:p>
        </w:tc>
        <w:tc>
          <w:tcPr>
            <w:tcW w:w="58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rPr>
              <w:t>职责</w:t>
            </w:r>
          </w:p>
        </w:tc>
      </w:tr>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left"/>
              <w:rPr>
                <w:sz w:val="22"/>
                <w:szCs w:val="22"/>
              </w:rPr>
            </w:pPr>
            <w:r>
              <w:rPr>
                <w:sz w:val="22"/>
                <w:szCs w:val="22"/>
              </w:rPr>
              <w:t>Mainui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负责界面的跳转</w:t>
            </w:r>
          </w:p>
        </w:tc>
      </w:tr>
      <w:tr w:rsidR="00694684">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rPr>
              <w:t>Userui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rPr>
              <w:t>包含用户</w:t>
            </w:r>
            <w:del w:id="53" w:author="曹姝玥" w:date="2015-12-31T18:01:00Z">
              <w:r w:rsidDel="00405B4E">
                <w:rPr>
                  <w:rFonts w:ascii="宋体" w:hAnsi="宋体" w:cs="宋体" w:hint="eastAsia"/>
                  <w:sz w:val="22"/>
                  <w:szCs w:val="20"/>
                </w:rPr>
                <w:delText>登录和</w:delText>
              </w:r>
            </w:del>
            <w:ins w:id="54" w:author="曹姝玥" w:date="2015-12-31T18:01:00Z">
              <w:r w:rsidR="00405B4E">
                <w:rPr>
                  <w:rFonts w:ascii="宋体" w:hAnsi="宋体" w:cs="宋体" w:hint="eastAsia"/>
                  <w:sz w:val="22"/>
                  <w:szCs w:val="20"/>
                </w:rPr>
                <w:t>信息和</w:t>
              </w:r>
            </w:ins>
            <w:r>
              <w:rPr>
                <w:rFonts w:ascii="宋体" w:hAnsi="宋体" w:cs="宋体" w:hint="eastAsia"/>
                <w:sz w:val="22"/>
                <w:szCs w:val="20"/>
              </w:rPr>
              <w:t>修改密码界面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b/>
                <w:sz w:val="22"/>
                <w:szCs w:val="22"/>
              </w:rPr>
            </w:pPr>
            <w:r>
              <w:rPr>
                <w:rFonts w:hint="eastAsia"/>
                <w:sz w:val="22"/>
                <w:szCs w:val="22"/>
              </w:rPr>
              <w:t>NonUser</w:t>
            </w:r>
            <w:r>
              <w:rPr>
                <w:sz w:val="22"/>
                <w:szCs w:val="22"/>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b/>
                <w:color w:val="FF0000"/>
                <w:sz w:val="22"/>
                <w:szCs w:val="22"/>
              </w:rPr>
            </w:pPr>
            <w:r>
              <w:rPr>
                <w:rFonts w:ascii="宋体" w:hAnsi="宋体" w:cs="宋体" w:hint="eastAsia"/>
                <w:sz w:val="22"/>
                <w:szCs w:val="20"/>
              </w:rPr>
              <w:t>包含非用户信息管理界面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Insititution</w:t>
            </w:r>
            <w:r>
              <w:rPr>
                <w:sz w:val="22"/>
                <w:szCs w:val="22"/>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rPr>
              <w:t>包含机构管理界面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rPr>
              <w:t>Commodityui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rPr>
              <w:t>包含库存查看、库存分区、库存盘点、库存报警，新建出入库单界面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Log</w:t>
            </w:r>
            <w:r>
              <w:rPr>
                <w:sz w:val="22"/>
                <w:szCs w:val="22"/>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rPr>
              <w:t>包含操作日志界面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Sheet</w:t>
            </w:r>
            <w:r>
              <w:rPr>
                <w:sz w:val="22"/>
                <w:szCs w:val="22"/>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rPr>
              <w:t>包含所有单据和常量制定界面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Begininfo</w:t>
            </w:r>
            <w:r>
              <w:rPr>
                <w:sz w:val="22"/>
                <w:szCs w:val="22"/>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rPr>
              <w:t>包含初始化信息界面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Account</w:t>
            </w:r>
            <w:r>
              <w:rPr>
                <w:sz w:val="22"/>
                <w:szCs w:val="22"/>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rPr>
              <w:t>包含账户管理界面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Staffmanage</w:t>
            </w:r>
            <w:r>
              <w:rPr>
                <w:sz w:val="22"/>
                <w:szCs w:val="22"/>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rFonts w:ascii="宋体" w:hAnsi="宋体" w:cs="宋体"/>
                <w:sz w:val="22"/>
                <w:szCs w:val="20"/>
              </w:rPr>
            </w:pPr>
            <w:r>
              <w:rPr>
                <w:rFonts w:ascii="宋体" w:hAnsi="宋体" w:cs="宋体" w:hint="eastAsia"/>
                <w:sz w:val="22"/>
                <w:szCs w:val="20"/>
              </w:rPr>
              <w:t>包含员工信息管理界面</w:t>
            </w:r>
          </w:p>
        </w:tc>
      </w:tr>
      <w:tr w:rsidR="00405B4E">
        <w:trPr>
          <w:trHeight w:val="84"/>
          <w:ins w:id="55" w:author="曹姝玥" w:date="2015-12-31T18:01:00Z"/>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405B4E">
            <w:pPr>
              <w:jc w:val="left"/>
              <w:rPr>
                <w:ins w:id="56" w:author="曹姝玥" w:date="2015-12-31T18:01:00Z"/>
                <w:sz w:val="22"/>
                <w:szCs w:val="22"/>
              </w:rPr>
            </w:pPr>
            <w:ins w:id="57" w:author="曹姝玥" w:date="2015-12-31T18:02:00Z">
              <w:r>
                <w:rPr>
                  <w:rFonts w:hint="eastAsia"/>
                  <w:sz w:val="22"/>
                  <w:szCs w:val="22"/>
                </w:rPr>
                <w:t>Log</w:t>
              </w:r>
            </w:ins>
            <w:ins w:id="58" w:author="曹姝玥" w:date="2015-12-31T18:09:00Z">
              <w:r>
                <w:rPr>
                  <w:rFonts w:hint="eastAsia"/>
                  <w:sz w:val="22"/>
                  <w:szCs w:val="22"/>
                </w:rPr>
                <w:t>I</w:t>
              </w:r>
            </w:ins>
            <w:ins w:id="59" w:author="曹姝玥" w:date="2015-12-31T18:02:00Z">
              <w:r>
                <w:rPr>
                  <w:rFonts w:hint="eastAsia"/>
                  <w:sz w:val="22"/>
                  <w:szCs w:val="22"/>
                </w:rPr>
                <w:t>nui</w:t>
              </w:r>
            </w:ins>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pPr>
              <w:jc w:val="left"/>
              <w:rPr>
                <w:ins w:id="60" w:author="曹姝玥" w:date="2015-12-31T18:01:00Z"/>
                <w:rFonts w:ascii="宋体" w:hAnsi="宋体" w:cs="宋体"/>
                <w:sz w:val="22"/>
                <w:szCs w:val="20"/>
              </w:rPr>
            </w:pPr>
            <w:ins w:id="61" w:author="曹姝玥" w:date="2015-12-31T18:02:00Z">
              <w:r>
                <w:rPr>
                  <w:rFonts w:ascii="宋体" w:hAnsi="宋体" w:cs="宋体" w:hint="eastAsia"/>
                  <w:sz w:val="22"/>
                  <w:szCs w:val="20"/>
                </w:rPr>
                <w:t>包含登录界面</w:t>
              </w:r>
            </w:ins>
          </w:p>
        </w:tc>
      </w:tr>
    </w:tbl>
    <w:p w:rsidR="00694684" w:rsidRDefault="00694684">
      <w:pPr>
        <w:rPr>
          <w:b/>
          <w:sz w:val="22"/>
          <w:szCs w:val="22"/>
        </w:rPr>
      </w:pPr>
    </w:p>
    <w:p w:rsidR="00694684" w:rsidRDefault="00BC6B90">
      <w:pPr>
        <w:pStyle w:val="1"/>
        <w:widowControl/>
        <w:numPr>
          <w:ilvl w:val="2"/>
          <w:numId w:val="1"/>
        </w:numPr>
        <w:rPr>
          <w:sz w:val="28"/>
          <w:szCs w:val="28"/>
        </w:rPr>
      </w:pPr>
      <w:bookmarkStart w:id="62" w:name="_Toc402982461"/>
      <w:r>
        <w:rPr>
          <w:rFonts w:cs="宋体" w:hint="eastAsia"/>
          <w:sz w:val="28"/>
          <w:szCs w:val="28"/>
        </w:rPr>
        <w:t>客户端展示层模块局部模块的接口规范</w:t>
      </w:r>
      <w:bookmarkEnd w:id="62"/>
    </w:p>
    <w:p w:rsidR="00694684" w:rsidRDefault="00BC6B90">
      <w:pPr>
        <w:pStyle w:val="1"/>
        <w:widowControl/>
        <w:numPr>
          <w:ilvl w:val="3"/>
          <w:numId w:val="1"/>
        </w:numPr>
        <w:rPr>
          <w:rFonts w:ascii="宋体" w:hAnsi="宋体" w:cs="宋体"/>
          <w:sz w:val="24"/>
          <w:szCs w:val="28"/>
        </w:rPr>
      </w:pPr>
      <w:bookmarkStart w:id="63" w:name="_Toc402982462"/>
      <w:r>
        <w:rPr>
          <w:rFonts w:ascii="宋体" w:hAnsi="宋体" w:cs="宋体" w:hint="eastAsia"/>
          <w:sz w:val="24"/>
          <w:szCs w:val="28"/>
        </w:rPr>
        <w:t>mainui模块的接口规范</w:t>
      </w:r>
      <w:bookmarkEnd w:id="63"/>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mainui模块的接口规范如下表所示。</w:t>
      </w:r>
    </w:p>
    <w:p w:rsidR="00694684" w:rsidRDefault="00BC6B90">
      <w:pPr>
        <w:jc w:val="center"/>
        <w:rPr>
          <w:rFonts w:ascii="宋体" w:hAnsi="宋体" w:cs="宋体"/>
          <w:b/>
          <w:bCs/>
        </w:rPr>
      </w:pPr>
      <w:r>
        <w:rPr>
          <w:rFonts w:ascii="宋体" w:hAnsi="宋体" w:cs="宋体" w:hint="eastAsia"/>
          <w:b/>
          <w:bCs/>
        </w:rPr>
        <w:t>表4 mainui模块的接口规范</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80"/>
        <w:gridCol w:w="1681"/>
        <w:gridCol w:w="4155"/>
      </w:tblGrid>
      <w:tr w:rsidR="00694684">
        <w:trPr>
          <w:trHeight w:val="365"/>
        </w:trPr>
        <w:tc>
          <w:tcPr>
            <w:tcW w:w="85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rPr>
              <w:lastRenderedPageBreak/>
              <w:t>提供的接口（供接口）</w:t>
            </w:r>
          </w:p>
        </w:tc>
      </w:tr>
      <w:tr w:rsidR="00694684">
        <w:trPr>
          <w:trHeight w:val="365"/>
        </w:trPr>
        <w:tc>
          <w:tcPr>
            <w:tcW w:w="26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left"/>
              <w:rPr>
                <w:sz w:val="22"/>
                <w:szCs w:val="22"/>
              </w:rPr>
            </w:pPr>
            <w:r>
              <w:rPr>
                <w:sz w:val="22"/>
                <w:szCs w:val="22"/>
              </w:rPr>
              <w:t>Mainui.init</w:t>
            </w:r>
          </w:p>
        </w:tc>
        <w:tc>
          <w:tcPr>
            <w:tcW w:w="168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语法</w:t>
            </w:r>
          </w:p>
        </w:tc>
        <w:tc>
          <w:tcPr>
            <w:tcW w:w="415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rPr>
              <w:t>Public void init(String[] args)</w:t>
            </w:r>
          </w:p>
        </w:tc>
      </w:tr>
      <w:tr w:rsidR="00694684">
        <w:tc>
          <w:tcPr>
            <w:tcW w:w="26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694684">
            <w:pPr>
              <w:rPr>
                <w:sz w:val="20"/>
                <w:szCs w:val="20"/>
              </w:rPr>
            </w:pPr>
          </w:p>
        </w:tc>
        <w:tc>
          <w:tcPr>
            <w:tcW w:w="168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前置条件</w:t>
            </w:r>
          </w:p>
        </w:tc>
        <w:tc>
          <w:tcPr>
            <w:tcW w:w="415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无</w:t>
            </w:r>
          </w:p>
        </w:tc>
      </w:tr>
      <w:tr w:rsidR="00694684">
        <w:trPr>
          <w:trHeight w:val="84"/>
        </w:trPr>
        <w:tc>
          <w:tcPr>
            <w:tcW w:w="26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694684">
            <w:pPr>
              <w:rPr>
                <w:sz w:val="20"/>
                <w:szCs w:val="20"/>
              </w:rPr>
            </w:pPr>
          </w:p>
        </w:tc>
        <w:tc>
          <w:tcPr>
            <w:tcW w:w="168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后置条件</w:t>
            </w:r>
          </w:p>
        </w:tc>
        <w:tc>
          <w:tcPr>
            <w:tcW w:w="415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根据逻辑进行界面跳转</w:t>
            </w:r>
          </w:p>
        </w:tc>
      </w:tr>
    </w:tbl>
    <w:p w:rsidR="00694684" w:rsidRDefault="00694684">
      <w:pPr>
        <w:rPr>
          <w:rFonts w:ascii="宋体" w:hAnsi="宋体" w:cs="宋体"/>
        </w:rPr>
      </w:pPr>
    </w:p>
    <w:p w:rsidR="00694684" w:rsidRDefault="00BC6B90">
      <w:pPr>
        <w:pStyle w:val="1"/>
        <w:widowControl/>
        <w:numPr>
          <w:ilvl w:val="3"/>
          <w:numId w:val="1"/>
        </w:numPr>
        <w:rPr>
          <w:sz w:val="24"/>
          <w:szCs w:val="28"/>
        </w:rPr>
      </w:pPr>
      <w:bookmarkStart w:id="64" w:name="_Toc402982463"/>
      <w:r>
        <w:rPr>
          <w:sz w:val="24"/>
          <w:szCs w:val="28"/>
        </w:rPr>
        <w:t>userui</w:t>
      </w:r>
      <w:r>
        <w:rPr>
          <w:rFonts w:cs="宋体" w:hint="eastAsia"/>
          <w:sz w:val="24"/>
          <w:szCs w:val="28"/>
        </w:rPr>
        <w:t>模块的接口规范</w:t>
      </w:r>
      <w:bookmarkEnd w:id="64"/>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userui模块的接口规范如下表所示。</w:t>
      </w:r>
    </w:p>
    <w:p w:rsidR="00694684" w:rsidRDefault="00BC6B90">
      <w:pPr>
        <w:jc w:val="center"/>
        <w:rPr>
          <w:rFonts w:ascii="宋体" w:hAnsi="宋体" w:cs="宋体"/>
          <w:b/>
          <w:bCs/>
        </w:rPr>
      </w:pPr>
      <w:r>
        <w:rPr>
          <w:rFonts w:ascii="宋体" w:hAnsi="宋体" w:cs="宋体" w:hint="eastAsia"/>
          <w:b/>
          <w:bCs/>
        </w:rPr>
        <w:t>表5 userui模块的接口规范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rsidDel="00405B4E">
        <w:trPr>
          <w:del w:id="65" w:author="曹姝玥" w:date="2015-12-31T18:05:00Z"/>
        </w:trPr>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Del="00405B4E" w:rsidRDefault="00BC6B90">
            <w:pPr>
              <w:pStyle w:val="a4"/>
              <w:spacing w:line="276" w:lineRule="auto"/>
              <w:ind w:firstLineChars="0" w:firstLine="0"/>
              <w:rPr>
                <w:del w:id="66" w:author="曹姝玥" w:date="2015-12-31T18:05:00Z"/>
                <w:sz w:val="22"/>
                <w:szCs w:val="22"/>
              </w:rPr>
            </w:pPr>
            <w:del w:id="67" w:author="曹姝玥" w:date="2015-12-31T18:05:00Z">
              <w:r w:rsidDel="00405B4E">
                <w:rPr>
                  <w:rFonts w:ascii="Calibri" w:hAnsi="Calibri" w:cs="Calibri"/>
                  <w:sz w:val="21"/>
                  <w:szCs w:val="21"/>
                </w:rPr>
                <w:delText>UserController.logIn(long UserId,String password)</w:delText>
              </w:r>
            </w:del>
          </w:p>
        </w:tc>
        <w:tc>
          <w:tcPr>
            <w:tcW w:w="4510" w:type="dxa"/>
            <w:tcBorders>
              <w:top w:val="single" w:sz="4" w:space="0" w:color="000000"/>
              <w:left w:val="single" w:sz="4" w:space="0" w:color="000000"/>
              <w:bottom w:val="single" w:sz="4" w:space="0" w:color="000000"/>
              <w:right w:val="single" w:sz="4" w:space="0" w:color="000000"/>
            </w:tcBorders>
            <w:shd w:val="clear" w:color="auto" w:fill="FFFFFF"/>
          </w:tcPr>
          <w:p w:rsidR="00694684" w:rsidDel="00405B4E" w:rsidRDefault="00BC6B90">
            <w:pPr>
              <w:pStyle w:val="a4"/>
              <w:spacing w:line="276" w:lineRule="auto"/>
              <w:ind w:firstLineChars="0" w:firstLine="0"/>
              <w:jc w:val="left"/>
              <w:rPr>
                <w:del w:id="68" w:author="曹姝玥" w:date="2015-12-31T18:05:00Z"/>
                <w:sz w:val="22"/>
                <w:szCs w:val="22"/>
              </w:rPr>
            </w:pPr>
            <w:del w:id="69" w:author="曹姝玥" w:date="2015-12-31T18:05:00Z">
              <w:r w:rsidDel="00405B4E">
                <w:rPr>
                  <w:rFonts w:ascii="宋体" w:hAnsi="宋体" w:cs="宋体" w:hint="eastAsia"/>
                  <w:sz w:val="21"/>
                  <w:szCs w:val="21"/>
                </w:rPr>
                <w:delText>登录</w:delText>
              </w:r>
            </w:del>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UserController.getPersonalInfo</w:t>
            </w:r>
            <w:del w:id="70" w:author="曹姝玥" w:date="2015-12-31T18:13:00Z">
              <w:r w:rsidDel="00BC6B90">
                <w:rPr>
                  <w:rFonts w:ascii="Calibri" w:hAnsi="Calibri" w:cs="Calibri"/>
                  <w:sz w:val="21"/>
                  <w:szCs w:val="21"/>
                </w:rPr>
                <w:delText>(long UserId)</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查看个人帐号信息对象</w:t>
            </w:r>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UserController.changePassword</w:t>
            </w:r>
            <w:del w:id="71" w:author="曹姝玥" w:date="2015-12-31T18:13:00Z">
              <w:r w:rsidDel="00BC6B90">
                <w:rPr>
                  <w:rFonts w:ascii="Calibri" w:hAnsi="Calibri" w:cs="Calibri"/>
                  <w:sz w:val="21"/>
                  <w:szCs w:val="21"/>
                </w:rPr>
                <w:delText>(String password)</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修改密码</w:t>
            </w:r>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UserController.initial</w:t>
            </w:r>
            <w:del w:id="72" w:author="曹姝玥" w:date="2015-12-31T18:13:00Z">
              <w:r w:rsidDel="00BC6B90">
                <w:rPr>
                  <w:rFonts w:ascii="Calibri" w:hAnsi="Calibri" w:cs="Calibri"/>
                  <w:sz w:val="21"/>
                  <w:szCs w:val="21"/>
                </w:rPr>
                <w:delText>(ArrayList&lt;InitUserVO&gt; User)</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初始化</w:t>
            </w:r>
          </w:p>
        </w:tc>
      </w:tr>
      <w:tr w:rsidR="00694684" w:rsidDel="00405B4E">
        <w:trPr>
          <w:del w:id="73" w:author="曹姝玥" w:date="2015-12-31T18:06:00Z"/>
        </w:trPr>
        <w:tc>
          <w:tcPr>
            <w:tcW w:w="3996" w:type="dxa"/>
            <w:shd w:val="clear" w:color="auto" w:fill="FFFFFF"/>
          </w:tcPr>
          <w:p w:rsidR="00694684" w:rsidDel="00405B4E" w:rsidRDefault="00BC6B90">
            <w:pPr>
              <w:pStyle w:val="a4"/>
              <w:spacing w:line="276" w:lineRule="auto"/>
              <w:ind w:firstLineChars="0" w:firstLine="0"/>
              <w:rPr>
                <w:del w:id="74" w:author="曹姝玥" w:date="2015-12-31T18:06:00Z"/>
                <w:sz w:val="22"/>
                <w:szCs w:val="22"/>
              </w:rPr>
            </w:pPr>
            <w:del w:id="75" w:author="曹姝玥" w:date="2015-12-31T18:06:00Z">
              <w:r w:rsidDel="00405B4E">
                <w:rPr>
                  <w:rFonts w:ascii="Calibri" w:hAnsi="Calibri" w:cs="Calibri"/>
                  <w:sz w:val="21"/>
                  <w:szCs w:val="21"/>
                </w:rPr>
                <w:delText>UserController.getCity(long UserId)</w:delText>
              </w:r>
            </w:del>
          </w:p>
        </w:tc>
        <w:tc>
          <w:tcPr>
            <w:tcW w:w="4510" w:type="dxa"/>
            <w:shd w:val="clear" w:color="auto" w:fill="FFFFFF"/>
          </w:tcPr>
          <w:p w:rsidR="00694684" w:rsidDel="00405B4E" w:rsidRDefault="00BC6B90">
            <w:pPr>
              <w:pStyle w:val="a4"/>
              <w:spacing w:line="276" w:lineRule="auto"/>
              <w:ind w:firstLineChars="0" w:firstLine="0"/>
              <w:jc w:val="left"/>
              <w:rPr>
                <w:del w:id="76" w:author="曹姝玥" w:date="2015-12-31T18:06:00Z"/>
                <w:sz w:val="22"/>
                <w:szCs w:val="22"/>
              </w:rPr>
            </w:pPr>
            <w:del w:id="77" w:author="曹姝玥" w:date="2015-12-31T18:06:00Z">
              <w:r w:rsidDel="00405B4E">
                <w:rPr>
                  <w:rFonts w:ascii="宋体" w:hAnsi="宋体" w:cs="宋体" w:hint="eastAsia"/>
                  <w:sz w:val="21"/>
                  <w:szCs w:val="21"/>
                </w:rPr>
                <w:delText>获得所在城市信息</w:delText>
              </w:r>
            </w:del>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UserController.changeInfo</w:t>
            </w:r>
            <w:del w:id="78" w:author="曹姝玥" w:date="2015-12-31T18:13:00Z">
              <w:r w:rsidDel="00BC6B90">
                <w:rPr>
                  <w:rFonts w:ascii="Calibri" w:hAnsi="Calibri" w:cs="Calibri"/>
                  <w:sz w:val="21"/>
                  <w:szCs w:val="21"/>
                </w:rPr>
                <w:delText>(UserVO userVO)</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修改个人帐号信息</w:t>
            </w:r>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w:t>
            </w:r>
            <w:r>
              <w:t xml:space="preserve"> </w:t>
            </w:r>
            <w:r>
              <w:rPr>
                <w:rFonts w:ascii="Calibri" w:hAnsi="Calibri" w:cs="Calibri"/>
                <w:sz w:val="21"/>
                <w:szCs w:val="21"/>
              </w:rPr>
              <w:t>endManagement</w:t>
            </w:r>
            <w:del w:id="79" w:author="曹姝玥" w:date="2015-12-31T18:13:00Z">
              <w:r w:rsidDel="00BC6B90">
                <w:rPr>
                  <w:rFonts w:ascii="Calibri" w:hAnsi="Calibri" w:cs="Calibri"/>
                  <w:sz w:val="21"/>
                  <w:szCs w:val="21"/>
                </w:rPr>
                <w:delText>()</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确认管理</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80" w:name="_Toc402982464"/>
      <w:r>
        <w:rPr>
          <w:rFonts w:hint="eastAsia"/>
          <w:kern w:val="2"/>
          <w:sz w:val="22"/>
          <w:szCs w:val="22"/>
        </w:rPr>
        <w:t>insititution</w:t>
      </w:r>
      <w:r>
        <w:rPr>
          <w:sz w:val="24"/>
          <w:szCs w:val="28"/>
        </w:rPr>
        <w:t>ui</w:t>
      </w:r>
      <w:r>
        <w:rPr>
          <w:rFonts w:cs="宋体" w:hint="eastAsia"/>
          <w:sz w:val="24"/>
          <w:szCs w:val="28"/>
        </w:rPr>
        <w:t>模块的接口规范</w:t>
      </w:r>
      <w:bookmarkEnd w:id="80"/>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insititutionui模块的接口规范如下表所示。</w:t>
      </w:r>
    </w:p>
    <w:p w:rsidR="00694684" w:rsidRDefault="00BC6B90">
      <w:pPr>
        <w:jc w:val="center"/>
        <w:rPr>
          <w:rFonts w:ascii="宋体" w:hAnsi="宋体" w:cs="宋体"/>
        </w:rPr>
      </w:pPr>
      <w:r>
        <w:rPr>
          <w:rFonts w:ascii="宋体" w:hAnsi="宋体" w:cs="宋体" w:hint="eastAsia"/>
          <w:b/>
          <w:bCs/>
        </w:rPr>
        <w:t xml:space="preserve">表6 </w:t>
      </w:r>
      <w:r>
        <w:rPr>
          <w:rFonts w:ascii="宋体" w:hAnsi="宋体" w:cs="宋体" w:hint="eastAsia"/>
          <w:b/>
          <w:bCs/>
          <w:sz w:val="22"/>
        </w:rPr>
        <w:t>insititution</w:t>
      </w:r>
      <w:r>
        <w:rPr>
          <w:rFonts w:ascii="宋体" w:hAnsi="宋体" w:cs="宋体" w:hint="eastAsia"/>
          <w:b/>
          <w:bCs/>
        </w:rPr>
        <w:t>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024"/>
        <w:gridCol w:w="4482"/>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4024" w:type="dxa"/>
            <w:tcBorders>
              <w:top w:val="single" w:sz="4" w:space="0" w:color="000000"/>
              <w:left w:val="single" w:sz="4" w:space="0" w:color="000000"/>
              <w:bottom w:val="single" w:sz="4" w:space="0" w:color="auto"/>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4482" w:type="dxa"/>
            <w:tcBorders>
              <w:top w:val="single" w:sz="4" w:space="0" w:color="000000"/>
              <w:left w:val="single" w:sz="4" w:space="0" w:color="000000"/>
              <w:bottom w:val="single" w:sz="4" w:space="0" w:color="auto"/>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81" w:author="曹姝玥" w:date="2015-12-31T18:02:00Z">
              <w:r w:rsidR="00405B4E">
                <w:rPr>
                  <w:rFonts w:hint="eastAsia"/>
                  <w:color w:val="000000"/>
                </w:rPr>
                <w:t>Controller</w:t>
              </w:r>
            </w:ins>
            <w:r>
              <w:rPr>
                <w:rFonts w:hint="eastAsia"/>
                <w:color w:val="000000"/>
              </w:rPr>
              <w:t>.getInstitutionInfo</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r>
              <w:rPr>
                <w:rFonts w:ascii="宋体" w:hAnsi="宋体" w:cs="宋体" w:hint="eastAsia"/>
                <w:color w:val="000000"/>
                <w:sz w:val="21"/>
                <w:szCs w:val="21"/>
              </w:rPr>
              <w:t>查看单一机构对象</w:t>
            </w:r>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82" w:author="曹姝玥" w:date="2015-12-31T18:02:00Z">
              <w:r w:rsidR="00405B4E">
                <w:rPr>
                  <w:rFonts w:hint="eastAsia"/>
                  <w:color w:val="000000"/>
                </w:rPr>
                <w:t>Controller</w:t>
              </w:r>
            </w:ins>
            <w:r>
              <w:rPr>
                <w:rFonts w:hint="eastAsia"/>
                <w:color w:val="000000"/>
              </w:rPr>
              <w:t>.addInstitution</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moveFromRangeStart w:id="83" w:author="曹姝玥" w:date="2015-12-31T18:04:00Z" w:name="move439348400"/>
            <w:moveFrom w:id="84" w:author="曹姝玥" w:date="2015-12-31T18:04:00Z">
              <w:r w:rsidDel="00405B4E">
                <w:rPr>
                  <w:rFonts w:ascii="宋体" w:hAnsi="宋体" w:cs="宋体" w:hint="eastAsia"/>
                  <w:color w:val="000000"/>
                  <w:sz w:val="21"/>
                  <w:szCs w:val="21"/>
                </w:rPr>
                <w:t>查看所有机构对象</w:t>
              </w:r>
            </w:moveFrom>
            <w:moveFromRangeEnd w:id="83"/>
            <w:ins w:id="85" w:author="曹姝玥" w:date="2015-12-31T18:05:00Z">
              <w:r w:rsidR="00405B4E">
                <w:rPr>
                  <w:rFonts w:ascii="宋体" w:hAnsi="宋体" w:cs="宋体" w:hint="eastAsia"/>
                  <w:color w:val="000000"/>
                  <w:sz w:val="21"/>
                  <w:szCs w:val="21"/>
                </w:rPr>
                <w:t>增加机构</w:t>
              </w:r>
            </w:ins>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rsidP="00405B4E">
            <w:pPr>
              <w:rPr>
                <w:color w:val="000000"/>
                <w:sz w:val="22"/>
                <w:szCs w:val="22"/>
              </w:rPr>
            </w:pPr>
            <w:r>
              <w:rPr>
                <w:rFonts w:hint="eastAsia"/>
                <w:color w:val="000000"/>
              </w:rPr>
              <w:t>Institution</w:t>
            </w:r>
            <w:ins w:id="86" w:author="曹姝玥" w:date="2015-12-31T18:02:00Z">
              <w:r w:rsidR="00405B4E">
                <w:rPr>
                  <w:rFonts w:hint="eastAsia"/>
                  <w:color w:val="000000"/>
                </w:rPr>
                <w:t>Controller</w:t>
              </w:r>
            </w:ins>
            <w:r>
              <w:rPr>
                <w:rFonts w:hint="eastAsia"/>
                <w:color w:val="000000"/>
              </w:rPr>
              <w:t>.</w:t>
            </w:r>
            <w:r>
              <w:rPr>
                <w:color w:val="000000"/>
              </w:rPr>
              <w:t xml:space="preserve"> </w:t>
            </w:r>
            <w:del w:id="87" w:author="曹姝玥" w:date="2015-12-31T18:05:00Z">
              <w:r w:rsidDel="00405B4E">
                <w:rPr>
                  <w:color w:val="000000"/>
                </w:rPr>
                <w:delText>changeStaffPosition</w:delText>
              </w:r>
            </w:del>
            <w:ins w:id="88" w:author="曹姝玥" w:date="2015-12-31T18:05:00Z">
              <w:r w:rsidR="00405B4E">
                <w:rPr>
                  <w:color w:val="000000"/>
                </w:rPr>
                <w:t>change</w:t>
              </w:r>
              <w:r w:rsidR="00405B4E">
                <w:rPr>
                  <w:rFonts w:hint="eastAsia"/>
                  <w:color w:val="000000"/>
                </w:rPr>
                <w:t>InstitutionInfo</w:t>
              </w:r>
            </w:ins>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405B4E" w:rsidP="00405B4E">
            <w:pPr>
              <w:pStyle w:val="a4"/>
              <w:spacing w:line="276" w:lineRule="auto"/>
              <w:ind w:firstLineChars="0" w:firstLine="0"/>
              <w:jc w:val="left"/>
              <w:rPr>
                <w:color w:val="000000"/>
                <w:sz w:val="22"/>
                <w:szCs w:val="22"/>
              </w:rPr>
            </w:pPr>
            <w:ins w:id="89" w:author="曹姝玥" w:date="2015-12-31T18:05:00Z">
              <w:r>
                <w:rPr>
                  <w:rFonts w:ascii="宋体" w:hAnsi="宋体" w:cs="宋体" w:hint="eastAsia"/>
                  <w:color w:val="000000"/>
                  <w:sz w:val="21"/>
                  <w:szCs w:val="21"/>
                </w:rPr>
                <w:t>修改机构信息</w:t>
              </w:r>
            </w:ins>
            <w:del w:id="90" w:author="曹姝玥" w:date="2015-12-31T18:05:00Z">
              <w:r w:rsidR="00BC6B90" w:rsidDel="00405B4E">
                <w:rPr>
                  <w:rFonts w:ascii="宋体" w:hAnsi="宋体" w:cs="宋体" w:hint="eastAsia"/>
                  <w:color w:val="000000"/>
                  <w:sz w:val="21"/>
                  <w:szCs w:val="21"/>
                </w:rPr>
                <w:delText>增加机构</w:delText>
              </w:r>
            </w:del>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91" w:author="曹姝玥" w:date="2015-12-31T18:02:00Z">
              <w:r w:rsidR="00405B4E">
                <w:rPr>
                  <w:rFonts w:hint="eastAsia"/>
                  <w:color w:val="000000"/>
                </w:rPr>
                <w:t>Controller</w:t>
              </w:r>
            </w:ins>
            <w:r>
              <w:rPr>
                <w:rFonts w:hint="eastAsia"/>
                <w:color w:val="000000"/>
              </w:rPr>
              <w:t>.</w:t>
            </w:r>
            <w:r>
              <w:rPr>
                <w:color w:val="000000"/>
              </w:rPr>
              <w:t xml:space="preserve"> deleteInstitution</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del w:id="92" w:author="曹姝玥" w:date="2015-12-31T18:05:00Z">
              <w:r w:rsidDel="00405B4E">
                <w:rPr>
                  <w:rFonts w:ascii="宋体" w:hAnsi="宋体" w:cs="宋体" w:hint="eastAsia"/>
                  <w:color w:val="000000"/>
                  <w:sz w:val="21"/>
                  <w:szCs w:val="21"/>
                </w:rPr>
                <w:delText>修改人员职位</w:delText>
              </w:r>
            </w:del>
            <w:ins w:id="93" w:author="曹姝玥" w:date="2015-12-31T18:05:00Z">
              <w:r w:rsidR="00405B4E">
                <w:rPr>
                  <w:rFonts w:ascii="宋体" w:hAnsi="宋体" w:cs="宋体" w:hint="eastAsia"/>
                  <w:color w:val="000000"/>
                  <w:sz w:val="21"/>
                  <w:szCs w:val="21"/>
                </w:rPr>
                <w:t>删除机构</w:t>
              </w:r>
            </w:ins>
          </w:p>
        </w:tc>
      </w:tr>
      <w:tr w:rsidR="00694684" w:rsidDel="00405B4E">
        <w:trPr>
          <w:del w:id="94" w:author="曹姝玥" w:date="2015-12-31T18:04:00Z"/>
        </w:trPr>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Del="00405B4E" w:rsidRDefault="00BC6B90">
            <w:pPr>
              <w:rPr>
                <w:del w:id="95" w:author="曹姝玥" w:date="2015-12-31T18:04:00Z"/>
                <w:color w:val="000000"/>
                <w:sz w:val="22"/>
                <w:szCs w:val="22"/>
              </w:rPr>
            </w:pPr>
            <w:del w:id="96" w:author="曹姝玥" w:date="2015-12-31T18:04:00Z">
              <w:r w:rsidDel="00405B4E">
                <w:rPr>
                  <w:rFonts w:hint="eastAsia"/>
                  <w:color w:val="000000"/>
                </w:rPr>
                <w:delText>Institution.</w:delText>
              </w:r>
              <w:r w:rsidDel="00405B4E">
                <w:rPr>
                  <w:color w:val="000000"/>
                </w:rPr>
                <w:delText xml:space="preserve"> changeSalary</w:delText>
              </w:r>
            </w:del>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Del="00405B4E" w:rsidRDefault="00BC6B90">
            <w:pPr>
              <w:pStyle w:val="a4"/>
              <w:spacing w:line="276" w:lineRule="auto"/>
              <w:ind w:firstLineChars="0" w:firstLine="0"/>
              <w:jc w:val="left"/>
              <w:rPr>
                <w:del w:id="97" w:author="曹姝玥" w:date="2015-12-31T18:04:00Z"/>
                <w:color w:val="000000"/>
                <w:sz w:val="22"/>
                <w:szCs w:val="22"/>
              </w:rPr>
            </w:pPr>
            <w:del w:id="98" w:author="曹姝玥" w:date="2015-12-31T18:04:00Z">
              <w:r w:rsidDel="00405B4E">
                <w:rPr>
                  <w:rFonts w:ascii="宋体" w:hAnsi="宋体" w:cs="宋体" w:hint="eastAsia"/>
                  <w:color w:val="000000"/>
                  <w:sz w:val="21"/>
                  <w:szCs w:val="21"/>
                </w:rPr>
                <w:delText>人员工资调整</w:delText>
              </w:r>
            </w:del>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99" w:author="曹姝玥" w:date="2015-12-31T18:02:00Z">
              <w:r w:rsidR="00405B4E">
                <w:rPr>
                  <w:rFonts w:hint="eastAsia"/>
                  <w:color w:val="000000"/>
                </w:rPr>
                <w:t>Controller</w:t>
              </w:r>
            </w:ins>
            <w:r>
              <w:rPr>
                <w:rFonts w:hint="eastAsia"/>
                <w:color w:val="000000"/>
              </w:rPr>
              <w:t>.</w:t>
            </w:r>
            <w:r>
              <w:rPr>
                <w:color w:val="000000"/>
              </w:rPr>
              <w:t>endManagement</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del w:id="100" w:author="曹姝玥" w:date="2015-12-31T18:04:00Z">
              <w:r w:rsidDel="00405B4E">
                <w:rPr>
                  <w:rFonts w:ascii="宋体" w:hAnsi="宋体" w:cs="宋体" w:hint="eastAsia"/>
                  <w:color w:val="000000"/>
                  <w:sz w:val="21"/>
                  <w:szCs w:val="21"/>
                </w:rPr>
                <w:delText>删除机构</w:delText>
              </w:r>
            </w:del>
            <w:ins w:id="101" w:author="曹姝玥" w:date="2015-12-31T18:05:00Z">
              <w:r w:rsidR="00405B4E">
                <w:rPr>
                  <w:rFonts w:ascii="宋体" w:hAnsi="宋体" w:cs="宋体" w:hint="eastAsia"/>
                  <w:color w:val="000000"/>
                  <w:sz w:val="21"/>
                  <w:szCs w:val="21"/>
                </w:rPr>
                <w:t>确认</w:t>
              </w:r>
            </w:ins>
            <w:ins w:id="102" w:author="曹姝玥" w:date="2015-12-31T18:04:00Z">
              <w:r w:rsidR="00405B4E">
                <w:rPr>
                  <w:rFonts w:ascii="宋体" w:hAnsi="宋体" w:cs="宋体" w:hint="eastAsia"/>
                  <w:color w:val="000000"/>
                  <w:sz w:val="21"/>
                  <w:szCs w:val="21"/>
                </w:rPr>
                <w:t>管理</w:t>
              </w:r>
            </w:ins>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lastRenderedPageBreak/>
              <w:t>Institution</w:t>
            </w:r>
            <w:ins w:id="103" w:author="曹姝玥" w:date="2015-12-31T18:02:00Z">
              <w:r w:rsidR="00405B4E">
                <w:rPr>
                  <w:rFonts w:hint="eastAsia"/>
                  <w:color w:val="000000"/>
                </w:rPr>
                <w:t>Controller</w:t>
              </w:r>
            </w:ins>
            <w:r>
              <w:rPr>
                <w:rFonts w:hint="eastAsia"/>
                <w:color w:val="000000"/>
              </w:rPr>
              <w:t>.getAllInstitution</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405B4E">
            <w:pPr>
              <w:pStyle w:val="a4"/>
              <w:spacing w:line="276" w:lineRule="auto"/>
              <w:ind w:firstLineChars="0" w:firstLine="0"/>
              <w:jc w:val="left"/>
              <w:rPr>
                <w:color w:val="000000"/>
                <w:sz w:val="22"/>
                <w:szCs w:val="22"/>
              </w:rPr>
            </w:pPr>
            <w:moveToRangeStart w:id="104" w:author="曹姝玥" w:date="2015-12-31T18:04:00Z" w:name="move439348400"/>
            <w:moveTo w:id="105" w:author="曹姝玥" w:date="2015-12-31T18:04:00Z">
              <w:r>
                <w:rPr>
                  <w:rFonts w:ascii="宋体" w:hAnsi="宋体" w:cs="宋体" w:hint="eastAsia"/>
                  <w:color w:val="000000"/>
                  <w:sz w:val="21"/>
                  <w:szCs w:val="21"/>
                </w:rPr>
                <w:t>查看所有机构对象</w:t>
              </w:r>
            </w:moveTo>
            <w:moveToRangeEnd w:id="104"/>
            <w:del w:id="106" w:author="曹姝玥" w:date="2015-12-31T18:04:00Z">
              <w:r w:rsidR="00BC6B90" w:rsidDel="00405B4E">
                <w:rPr>
                  <w:rFonts w:ascii="宋体" w:hAnsi="宋体" w:cs="宋体" w:hint="eastAsia"/>
                  <w:color w:val="000000"/>
                  <w:sz w:val="21"/>
                  <w:szCs w:val="21"/>
                </w:rPr>
                <w:delText>确认管理</w:delText>
              </w:r>
            </w:del>
          </w:p>
        </w:tc>
      </w:tr>
    </w:tbl>
    <w:p w:rsidR="00694684" w:rsidRDefault="00694684">
      <w:pPr>
        <w:rPr>
          <w:b/>
          <w:sz w:val="22"/>
          <w:szCs w:val="22"/>
        </w:rPr>
      </w:pPr>
    </w:p>
    <w:p w:rsidR="00694684" w:rsidRDefault="00BC6B90">
      <w:pPr>
        <w:pStyle w:val="1"/>
        <w:widowControl/>
        <w:numPr>
          <w:ilvl w:val="3"/>
          <w:numId w:val="1"/>
        </w:numPr>
        <w:rPr>
          <w:sz w:val="24"/>
          <w:szCs w:val="28"/>
        </w:rPr>
      </w:pPr>
      <w:bookmarkStart w:id="107" w:name="_Toc402982465"/>
      <w:r>
        <w:rPr>
          <w:rFonts w:hint="eastAsia"/>
          <w:sz w:val="24"/>
          <w:szCs w:val="28"/>
        </w:rPr>
        <w:t>nonuser</w:t>
      </w:r>
      <w:r>
        <w:rPr>
          <w:sz w:val="24"/>
          <w:szCs w:val="28"/>
        </w:rPr>
        <w:t>ui</w:t>
      </w:r>
      <w:r>
        <w:rPr>
          <w:rFonts w:cs="宋体" w:hint="eastAsia"/>
          <w:sz w:val="24"/>
          <w:szCs w:val="28"/>
        </w:rPr>
        <w:t>模块的接口规范</w:t>
      </w:r>
      <w:bookmarkEnd w:id="107"/>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nonuserui模块的接口规范如下表所示。</w:t>
      </w:r>
    </w:p>
    <w:p w:rsidR="00694684" w:rsidRDefault="00BC6B90">
      <w:pPr>
        <w:jc w:val="center"/>
        <w:rPr>
          <w:rFonts w:ascii="宋体" w:hAnsi="宋体" w:cs="宋体"/>
          <w:b/>
          <w:bCs/>
        </w:rPr>
      </w:pPr>
      <w:r>
        <w:rPr>
          <w:rFonts w:ascii="宋体" w:hAnsi="宋体" w:cs="宋体" w:hint="eastAsia"/>
          <w:b/>
          <w:bCs/>
        </w:rPr>
        <w:t>表7 nonuserui模块的接口规范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798"/>
        <w:gridCol w:w="3708"/>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370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47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spacing w:line="105" w:lineRule="atLeast"/>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.getTruckInfo</w:t>
            </w:r>
          </w:p>
        </w:tc>
        <w:tc>
          <w:tcPr>
            <w:tcW w:w="370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得到单个车辆信息</w:t>
            </w:r>
          </w:p>
        </w:tc>
      </w:tr>
      <w:tr w:rsidR="00694684">
        <w:tc>
          <w:tcPr>
            <w:tcW w:w="4798" w:type="dxa"/>
            <w:shd w:val="clear" w:color="auto" w:fill="FFFFFF"/>
            <w:vAlign w:val="center"/>
          </w:tcPr>
          <w:p w:rsidR="00694684" w:rsidRDefault="00BC6B90">
            <w:pPr>
              <w:spacing w:line="105" w:lineRule="atLeast"/>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.getAllTruckInfo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得到所有车辆信息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.addTruckInfo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增加一个车辆</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.deleteTruckInfo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删除一个车辆</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.changeTruckInfo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修改车辆信息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.getDriverInfo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得到单个司机信息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.getAllDriverInfo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得到所有司机信息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.addDriverInfo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增加一个司机</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.deleteDriverInfo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删除一个司机</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.changeDriverInfo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修改司机信息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.getBussinessHallInfo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得到单个营业厅信息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.getAllBussinessHallInfo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得到所有营业厅信息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w:t>
            </w:r>
            <w:r>
              <w:rPr>
                <w:rFonts w:ascii="Calibri" w:eastAsiaTheme="majorEastAsia" w:hAnsi="Calibri" w:cs="Calibri"/>
                <w:color w:val="000000"/>
                <w:szCs w:val="20"/>
              </w:rPr>
              <w:t>addBussinessHallInfo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增加一个营业厅</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.deleteBussinessHallInfo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删除一个营业厅</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w:t>
            </w:r>
            <w:r>
              <w:rPr>
                <w:rFonts w:ascii="Calibri" w:eastAsiaTheme="majorEastAsia" w:hAnsi="Calibri" w:cs="Calibri"/>
                <w:color w:val="000000"/>
                <w:szCs w:val="20"/>
              </w:rPr>
              <w:t>changeLogisticsState</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修改物流状态</w:t>
            </w:r>
          </w:p>
        </w:tc>
      </w:tr>
      <w:tr w:rsidR="00694684">
        <w:tc>
          <w:tcPr>
            <w:tcW w:w="4798" w:type="dxa"/>
            <w:shd w:val="clear" w:color="auto" w:fill="FFFFFF"/>
            <w:vAlign w:val="center"/>
          </w:tcPr>
          <w:p w:rsidR="00694684" w:rsidRDefault="00BC6B90">
            <w:pPr>
              <w:rPr>
                <w:rFonts w:ascii="Calibri" w:eastAsiaTheme="majorEastAsia" w:hAnsi="Calibri" w:cs="Calibri"/>
                <w:color w:val="000000"/>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w:t>
            </w:r>
            <w:r>
              <w:rPr>
                <w:rFonts w:ascii="Calibri" w:eastAsiaTheme="majorEastAsia" w:hAnsi="Calibri" w:cs="Calibri"/>
                <w:color w:val="000000"/>
                <w:szCs w:val="20"/>
              </w:rPr>
              <w:t>initTruck</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初始化车辆信息</w:t>
            </w:r>
          </w:p>
        </w:tc>
      </w:tr>
      <w:tr w:rsidR="00694684">
        <w:tc>
          <w:tcPr>
            <w:tcW w:w="4798" w:type="dxa"/>
            <w:shd w:val="clear" w:color="auto" w:fill="FFFFFF"/>
            <w:vAlign w:val="center"/>
          </w:tcPr>
          <w:p w:rsidR="00694684" w:rsidRDefault="00BC6B90">
            <w:pPr>
              <w:rPr>
                <w:rFonts w:ascii="Calibri" w:eastAsiaTheme="majorEastAsia" w:hAnsi="Calibri" w:cs="Calibri"/>
                <w:color w:val="000000"/>
              </w:rPr>
            </w:pPr>
            <w:r>
              <w:rPr>
                <w:rFonts w:ascii="Calibri" w:eastAsiaTheme="majorEastAsia" w:hAnsi="Calibri" w:cs="Calibri"/>
                <w:color w:val="000000"/>
              </w:rPr>
              <w:t>NonUser</w:t>
            </w:r>
            <w:r>
              <w:rPr>
                <w:rFonts w:ascii="Calibri" w:eastAsiaTheme="majorEastAsia" w:hAnsi="Calibri" w:cs="Calibri"/>
              </w:rPr>
              <w:t>Controller</w:t>
            </w:r>
            <w:r>
              <w:rPr>
                <w:rFonts w:ascii="Calibri" w:eastAsiaTheme="majorEastAsia" w:hAnsi="Calibri" w:cs="Calibri"/>
                <w:color w:val="000000"/>
              </w:rPr>
              <w:t>.</w:t>
            </w:r>
            <w:r>
              <w:rPr>
                <w:rFonts w:ascii="Calibri" w:eastAsiaTheme="majorEastAsia" w:hAnsi="Calibri" w:cs="Calibri"/>
                <w:color w:val="000000"/>
                <w:szCs w:val="20"/>
              </w:rPr>
              <w:t>initDriver</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初始化司机信息</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108" w:name="_Toc402982466"/>
      <w:r>
        <w:rPr>
          <w:sz w:val="24"/>
          <w:szCs w:val="28"/>
        </w:rPr>
        <w:t>commodity</w:t>
      </w:r>
      <w:r>
        <w:rPr>
          <w:rFonts w:cs="宋体" w:hint="eastAsia"/>
          <w:sz w:val="24"/>
          <w:szCs w:val="28"/>
        </w:rPr>
        <w:t>模块的接口规范</w:t>
      </w:r>
      <w:bookmarkEnd w:id="108"/>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commodity模块的接口规范如下表所示。</w:t>
      </w:r>
    </w:p>
    <w:p w:rsidR="00694684" w:rsidRDefault="00BC6B90">
      <w:pPr>
        <w:jc w:val="center"/>
        <w:rPr>
          <w:rFonts w:ascii="宋体" w:hAnsi="宋体" w:cs="宋体"/>
          <w:b/>
          <w:bCs/>
        </w:rPr>
      </w:pPr>
      <w:r>
        <w:rPr>
          <w:rFonts w:ascii="宋体" w:hAnsi="宋体" w:cs="宋体" w:hint="eastAsia"/>
          <w:b/>
          <w:bCs/>
        </w:rPr>
        <w:t>表8 commodityui模块的接口规范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061"/>
        <w:gridCol w:w="4445"/>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406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444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40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spacing w:line="105" w:lineRule="atLeast"/>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getStorageId</w:t>
            </w:r>
          </w:p>
        </w:tc>
        <w:tc>
          <w:tcPr>
            <w:tcW w:w="444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得到仓库</w:t>
            </w:r>
            <w:r>
              <w:rPr>
                <w:rFonts w:cs="宋体" w:hint="eastAsia"/>
                <w:sz w:val="22"/>
                <w:szCs w:val="22"/>
              </w:rPr>
              <w:t>id</w:t>
            </w:r>
          </w:p>
        </w:tc>
      </w:tr>
      <w:tr w:rsidR="00694684">
        <w:tc>
          <w:tcPr>
            <w:tcW w:w="4061" w:type="dxa"/>
            <w:shd w:val="clear" w:color="auto" w:fill="FFFFFF"/>
            <w:vAlign w:val="center"/>
          </w:tcPr>
          <w:p w:rsidR="00694684" w:rsidRDefault="00BC6B90">
            <w:pPr>
              <w:spacing w:line="105" w:lineRule="atLeast"/>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stockTaking</w:t>
            </w:r>
          </w:p>
        </w:tc>
        <w:tc>
          <w:tcPr>
            <w:tcW w:w="4445" w:type="dxa"/>
          </w:tcPr>
          <w:p w:rsidR="00694684" w:rsidRDefault="00BC6B90">
            <w:pPr>
              <w:jc w:val="left"/>
              <w:rPr>
                <w:sz w:val="22"/>
                <w:szCs w:val="22"/>
              </w:rPr>
            </w:pPr>
            <w:r>
              <w:rPr>
                <w:rFonts w:hint="eastAsia"/>
                <w:sz w:val="22"/>
                <w:szCs w:val="22"/>
              </w:rPr>
              <w:t>库存盘点</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exportExcel</w:t>
            </w:r>
          </w:p>
        </w:tc>
        <w:tc>
          <w:tcPr>
            <w:tcW w:w="4445" w:type="dxa"/>
          </w:tcPr>
          <w:p w:rsidR="00694684" w:rsidRDefault="00BC6B90">
            <w:pPr>
              <w:jc w:val="left"/>
              <w:rPr>
                <w:sz w:val="22"/>
                <w:szCs w:val="22"/>
              </w:rPr>
            </w:pPr>
            <w:r>
              <w:rPr>
                <w:rFonts w:hint="eastAsia"/>
                <w:sz w:val="22"/>
                <w:szCs w:val="22"/>
              </w:rPr>
              <w:t>导出</w:t>
            </w:r>
            <w:r>
              <w:rPr>
                <w:rFonts w:hint="eastAsia"/>
                <w:sz w:val="22"/>
                <w:szCs w:val="22"/>
              </w:rPr>
              <w:t>Excel</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changeAlarmScale</w:t>
            </w:r>
          </w:p>
        </w:tc>
        <w:tc>
          <w:tcPr>
            <w:tcW w:w="4445" w:type="dxa"/>
          </w:tcPr>
          <w:p w:rsidR="00694684" w:rsidRDefault="00BC6B90">
            <w:pPr>
              <w:jc w:val="left"/>
              <w:rPr>
                <w:sz w:val="22"/>
                <w:szCs w:val="22"/>
              </w:rPr>
            </w:pPr>
            <w:r>
              <w:rPr>
                <w:rFonts w:hint="eastAsia"/>
                <w:sz w:val="22"/>
                <w:szCs w:val="22"/>
              </w:rPr>
              <w:t>修改警戒比例</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checkStorageMessage</w:t>
            </w:r>
          </w:p>
        </w:tc>
        <w:tc>
          <w:tcPr>
            <w:tcW w:w="4445" w:type="dxa"/>
          </w:tcPr>
          <w:p w:rsidR="00694684" w:rsidRDefault="00BC6B90">
            <w:pPr>
              <w:jc w:val="left"/>
              <w:rPr>
                <w:sz w:val="22"/>
                <w:szCs w:val="22"/>
              </w:rPr>
            </w:pPr>
            <w:r>
              <w:rPr>
                <w:rFonts w:hint="eastAsia"/>
                <w:sz w:val="22"/>
                <w:szCs w:val="22"/>
              </w:rPr>
              <w:t>查看库存信息</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getStorageNum</w:t>
            </w:r>
          </w:p>
        </w:tc>
        <w:tc>
          <w:tcPr>
            <w:tcW w:w="4445" w:type="dxa"/>
          </w:tcPr>
          <w:p w:rsidR="00694684" w:rsidRDefault="00BC6B90">
            <w:pPr>
              <w:jc w:val="left"/>
              <w:rPr>
                <w:sz w:val="22"/>
                <w:szCs w:val="22"/>
              </w:rPr>
            </w:pPr>
            <w:r>
              <w:rPr>
                <w:rFonts w:hint="eastAsia"/>
                <w:sz w:val="22"/>
                <w:szCs w:val="22"/>
              </w:rPr>
              <w:t>得到库存数量</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lastRenderedPageBreak/>
              <w:t>Commodity</w:t>
            </w:r>
            <w:r>
              <w:rPr>
                <w:rFonts w:hint="eastAsia"/>
                <w:color w:val="000000"/>
              </w:rPr>
              <w:t>Controller</w:t>
            </w:r>
            <w:r>
              <w:rPr>
                <w:rFonts w:eastAsia="Times New Roman"/>
                <w:color w:val="000000"/>
              </w:rPr>
              <w:t>.</w:t>
            </w:r>
            <w:r>
              <w:rPr>
                <w:color w:val="000000"/>
              </w:rPr>
              <w:t>alarm</w:t>
            </w:r>
          </w:p>
        </w:tc>
        <w:tc>
          <w:tcPr>
            <w:tcW w:w="4445" w:type="dxa"/>
          </w:tcPr>
          <w:p w:rsidR="00694684" w:rsidRDefault="00BC6B90">
            <w:pPr>
              <w:jc w:val="left"/>
              <w:rPr>
                <w:sz w:val="22"/>
                <w:szCs w:val="22"/>
              </w:rPr>
            </w:pPr>
            <w:r>
              <w:rPr>
                <w:rFonts w:hint="eastAsia"/>
                <w:sz w:val="22"/>
                <w:szCs w:val="22"/>
              </w:rPr>
              <w:t>库存报警</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divide</w:t>
            </w:r>
          </w:p>
        </w:tc>
        <w:tc>
          <w:tcPr>
            <w:tcW w:w="4445" w:type="dxa"/>
          </w:tcPr>
          <w:p w:rsidR="00694684" w:rsidRDefault="00BC6B90">
            <w:pPr>
              <w:jc w:val="left"/>
              <w:rPr>
                <w:sz w:val="22"/>
                <w:szCs w:val="22"/>
              </w:rPr>
            </w:pPr>
            <w:r>
              <w:rPr>
                <w:rFonts w:hint="eastAsia"/>
                <w:sz w:val="22"/>
                <w:szCs w:val="22"/>
              </w:rPr>
              <w:t>库存分区</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endCommodityManagement</w:t>
            </w:r>
          </w:p>
        </w:tc>
        <w:tc>
          <w:tcPr>
            <w:tcW w:w="4445" w:type="dxa"/>
          </w:tcPr>
          <w:p w:rsidR="00694684" w:rsidRDefault="00BC6B90">
            <w:pPr>
              <w:jc w:val="left"/>
              <w:rPr>
                <w:sz w:val="22"/>
                <w:szCs w:val="22"/>
              </w:rPr>
            </w:pPr>
            <w:r>
              <w:rPr>
                <w:rFonts w:hint="eastAsia"/>
                <w:sz w:val="22"/>
                <w:szCs w:val="22"/>
              </w:rPr>
              <w:t>结束库存操作</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changeStorageInInfo</w:t>
            </w:r>
          </w:p>
        </w:tc>
        <w:tc>
          <w:tcPr>
            <w:tcW w:w="4445" w:type="dxa"/>
          </w:tcPr>
          <w:p w:rsidR="00694684" w:rsidRDefault="00BC6B90">
            <w:pPr>
              <w:jc w:val="left"/>
              <w:rPr>
                <w:sz w:val="22"/>
                <w:szCs w:val="22"/>
              </w:rPr>
            </w:pPr>
            <w:r>
              <w:rPr>
                <w:rFonts w:hint="eastAsia"/>
                <w:sz w:val="22"/>
                <w:szCs w:val="22"/>
              </w:rPr>
              <w:t>修改库存信息</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initStorageInfo</w:t>
            </w:r>
          </w:p>
        </w:tc>
        <w:tc>
          <w:tcPr>
            <w:tcW w:w="4445" w:type="dxa"/>
          </w:tcPr>
          <w:p w:rsidR="00694684" w:rsidRDefault="00BC6B90">
            <w:pPr>
              <w:jc w:val="left"/>
              <w:rPr>
                <w:sz w:val="22"/>
                <w:szCs w:val="22"/>
              </w:rPr>
            </w:pPr>
            <w:r>
              <w:rPr>
                <w:rFonts w:hint="eastAsia"/>
                <w:sz w:val="22"/>
                <w:szCs w:val="22"/>
              </w:rPr>
              <w:t>初始化库存信息</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109" w:name="_Toc402982467"/>
      <w:r>
        <w:rPr>
          <w:rFonts w:hint="eastAsia"/>
          <w:sz w:val="24"/>
          <w:szCs w:val="28"/>
        </w:rPr>
        <w:t>log</w:t>
      </w:r>
      <w:r>
        <w:rPr>
          <w:sz w:val="24"/>
          <w:szCs w:val="28"/>
        </w:rPr>
        <w:t>ui</w:t>
      </w:r>
      <w:r>
        <w:rPr>
          <w:rFonts w:cs="宋体" w:hint="eastAsia"/>
          <w:sz w:val="24"/>
          <w:szCs w:val="28"/>
        </w:rPr>
        <w:t>模块的接口规范</w:t>
      </w:r>
      <w:bookmarkEnd w:id="109"/>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logui模块的接口规范如下表所示。</w:t>
      </w:r>
    </w:p>
    <w:p w:rsidR="00694684" w:rsidRDefault="00BC6B90">
      <w:pPr>
        <w:jc w:val="center"/>
        <w:rPr>
          <w:rFonts w:ascii="宋体" w:hAnsi="宋体" w:cs="宋体"/>
          <w:b/>
          <w:bCs/>
        </w:rPr>
      </w:pPr>
      <w:r>
        <w:rPr>
          <w:rFonts w:ascii="宋体" w:hAnsi="宋体" w:cs="宋体" w:hint="eastAsia"/>
          <w:b/>
          <w:bCs/>
        </w:rPr>
        <w:t>表9 logui模块的接口规范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ascii="Calibri" w:hAnsi="Calibri" w:cs="Calibri" w:hint="eastAsia"/>
                <w:color w:val="000000"/>
              </w:rPr>
              <w:t>LogController</w:t>
            </w:r>
            <w:r>
              <w:rPr>
                <w:rFonts w:ascii="Calibri" w:hAnsi="Calibri" w:cs="Calibri"/>
                <w:color w:val="000000"/>
              </w:rPr>
              <w:t>.check</w:t>
            </w:r>
            <w:r>
              <w:rPr>
                <w:rFonts w:ascii="Calibri" w:hAnsi="Calibri" w:cs="Calibri" w:hint="eastAsia"/>
                <w:color w:val="000000"/>
              </w:rPr>
              <w:t>Log(String date)</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sz w:val="22"/>
                <w:szCs w:val="22"/>
              </w:rPr>
            </w:pPr>
            <w:r>
              <w:rPr>
                <w:rFonts w:hint="eastAsia"/>
                <w:sz w:val="22"/>
                <w:szCs w:val="22"/>
              </w:rPr>
              <w:t>查看日志对象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rFonts w:ascii="Calibri" w:hAnsi="Calibri" w:cs="Calibri"/>
                <w:color w:val="000000"/>
              </w:rPr>
            </w:pPr>
            <w:r>
              <w:rPr>
                <w:rFonts w:ascii="Calibri" w:hAnsi="Calibri" w:cs="Calibri" w:hint="eastAsia"/>
                <w:color w:val="000000"/>
              </w:rPr>
              <w:t>LogController</w:t>
            </w:r>
            <w:r>
              <w:rPr>
                <w:rFonts w:ascii="Calibri" w:hAnsi="Calibri" w:cs="Calibri"/>
                <w:color w:val="000000"/>
              </w:rPr>
              <w:t>.</w:t>
            </w:r>
            <w:r>
              <w:rPr>
                <w:rFonts w:ascii="Calibri" w:hAnsi="Calibri" w:cs="Calibri" w:hint="eastAsia"/>
                <w:color w:val="000000"/>
              </w:rPr>
              <w:t>generateLog(String position, String name, String operation)</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sz w:val="22"/>
                <w:szCs w:val="22"/>
              </w:rPr>
            </w:pPr>
            <w:r>
              <w:rPr>
                <w:rFonts w:hint="eastAsia"/>
                <w:sz w:val="22"/>
                <w:szCs w:val="22"/>
              </w:rPr>
              <w:t>生成日志对象</w:t>
            </w:r>
          </w:p>
        </w:tc>
      </w:tr>
    </w:tbl>
    <w:p w:rsidR="00694684" w:rsidRDefault="00694684">
      <w:pPr>
        <w:rPr>
          <w:rFonts w:ascii="宋体" w:hAnsi="宋体" w:cs="宋体"/>
        </w:rPr>
      </w:pPr>
    </w:p>
    <w:p w:rsidR="00694684" w:rsidRDefault="00BC6B90">
      <w:pPr>
        <w:pStyle w:val="1"/>
        <w:widowControl/>
        <w:numPr>
          <w:ilvl w:val="3"/>
          <w:numId w:val="1"/>
        </w:numPr>
        <w:rPr>
          <w:sz w:val="24"/>
          <w:szCs w:val="28"/>
        </w:rPr>
      </w:pPr>
      <w:bookmarkStart w:id="110" w:name="_Toc402982468"/>
      <w:r>
        <w:rPr>
          <w:rFonts w:hint="eastAsia"/>
          <w:sz w:val="24"/>
          <w:szCs w:val="28"/>
        </w:rPr>
        <w:t>sheet</w:t>
      </w:r>
      <w:r>
        <w:rPr>
          <w:sz w:val="24"/>
          <w:szCs w:val="28"/>
        </w:rPr>
        <w:t>ui</w:t>
      </w:r>
      <w:r>
        <w:rPr>
          <w:rFonts w:cs="宋体" w:hint="eastAsia"/>
          <w:sz w:val="24"/>
          <w:szCs w:val="28"/>
        </w:rPr>
        <w:t>模块的接口规范</w:t>
      </w:r>
      <w:bookmarkEnd w:id="110"/>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sheetui模块的接口规范如下表所示。</w:t>
      </w:r>
    </w:p>
    <w:p w:rsidR="00694684" w:rsidRDefault="00BC6B90">
      <w:pPr>
        <w:jc w:val="center"/>
        <w:rPr>
          <w:rFonts w:ascii="宋体" w:hAnsi="宋体" w:cs="宋体"/>
          <w:b/>
          <w:bCs/>
        </w:rPr>
      </w:pPr>
      <w:r>
        <w:rPr>
          <w:rFonts w:ascii="宋体" w:hAnsi="宋体" w:cs="宋体" w:hint="eastAsia"/>
          <w:b/>
          <w:bCs/>
        </w:rPr>
        <w:t>表10 sheetui模块的接口规范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jc w:val="center"/>
              <w:rPr>
                <w:sz w:val="22"/>
                <w:szCs w:val="22"/>
              </w:rPr>
            </w:pPr>
            <w:r>
              <w:rPr>
                <w:rFonts w:ascii="Calibri" w:hAnsi="Calibri" w:cs="Calibri" w:hint="eastAsia"/>
                <w:color w:val="000000"/>
              </w:rPr>
              <w:t>SheetController</w:t>
            </w:r>
            <w:r>
              <w:rPr>
                <w:rFonts w:ascii="Calibri" w:hAnsi="Calibri" w:cs="Calibri"/>
                <w:color w:val="000000"/>
              </w:rPr>
              <w:t>.check</w:t>
            </w:r>
            <w:r>
              <w:rPr>
                <w:rFonts w:ascii="Calibri" w:hAnsi="Calibri" w:cs="Calibri" w:hint="eastAsia"/>
                <w:color w:val="000000"/>
              </w:rPr>
              <w:t>Sheet(</w:t>
            </w:r>
            <w:r>
              <w:rPr>
                <w:rFonts w:ascii="Calibri" w:hAnsi="Calibri" w:cs="Calibri" w:hint="eastAsia"/>
              </w:rPr>
              <w:t>long ID</w:t>
            </w:r>
            <w:r>
              <w:rPr>
                <w:rFonts w:ascii="Calibri" w:hAnsi="Calibri" w:cs="Calibri" w:hint="eastAsia"/>
                <w:color w:val="000000"/>
              </w:rPr>
              <w:t>)</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查看表格对象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jc w:val="center"/>
              <w:rPr>
                <w:sz w:val="22"/>
                <w:szCs w:val="22"/>
              </w:rPr>
            </w:pPr>
            <w:r>
              <w:rPr>
                <w:rFonts w:ascii="Calibri" w:hAnsi="Calibri" w:cs="Calibri" w:hint="eastAsia"/>
                <w:color w:val="000000"/>
              </w:rPr>
              <w:t>SheetController</w:t>
            </w:r>
            <w:r>
              <w:rPr>
                <w:rFonts w:ascii="Calibri" w:hAnsi="Calibri" w:cs="Calibri"/>
                <w:color w:val="000000"/>
              </w:rPr>
              <w:t>.examine</w:t>
            </w:r>
            <w:r>
              <w:rPr>
                <w:rFonts w:ascii="Calibri" w:hAnsi="Calibri" w:cs="Calibri" w:hint="eastAsia"/>
                <w:color w:val="000000"/>
              </w:rPr>
              <w:t>Sheet(</w:t>
            </w:r>
            <w:r>
              <w:rPr>
                <w:rFonts w:ascii="Calibri" w:hAnsi="Calibri" w:cs="Calibri" w:hint="eastAsia"/>
              </w:rPr>
              <w:t>long ID,boolean passed</w:t>
            </w:r>
            <w:r>
              <w:rPr>
                <w:rFonts w:ascii="Calibri" w:hAnsi="Calibri" w:cs="Calibri" w:hint="eastAsia"/>
                <w:color w:val="000000"/>
              </w:rPr>
              <w:t>)</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rFonts w:cs="宋体"/>
                <w:sz w:val="22"/>
                <w:szCs w:val="22"/>
              </w:rPr>
            </w:pPr>
            <w:r>
              <w:rPr>
                <w:rFonts w:cs="宋体" w:hint="eastAsia"/>
                <w:sz w:val="22"/>
                <w:szCs w:val="22"/>
              </w:rPr>
              <w:t>审批表格</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jc w:val="center"/>
              <w:rPr>
                <w:sz w:val="22"/>
                <w:szCs w:val="22"/>
              </w:rPr>
            </w:pPr>
            <w:r>
              <w:rPr>
                <w:rFonts w:ascii="Calibri" w:hAnsi="Calibri" w:cs="Calibri" w:hint="eastAsia"/>
                <w:color w:val="000000"/>
              </w:rPr>
              <w:t>SheetController</w:t>
            </w:r>
            <w:r>
              <w:rPr>
                <w:rFonts w:ascii="Calibri" w:hAnsi="Calibri" w:cs="Calibri"/>
                <w:color w:val="000000"/>
              </w:rPr>
              <w:t>.</w:t>
            </w:r>
            <w:r>
              <w:rPr>
                <w:rFonts w:ascii="Calibri" w:hAnsi="Calibri" w:cs="Calibri" w:hint="eastAsia"/>
                <w:color w:val="000000"/>
              </w:rPr>
              <w:t>confirmSheet(SheetVO sheet,SheetType type)</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rFonts w:cs="宋体"/>
                <w:sz w:val="22"/>
                <w:szCs w:val="22"/>
              </w:rPr>
            </w:pPr>
            <w:r>
              <w:rPr>
                <w:rFonts w:cs="宋体" w:hint="eastAsia"/>
                <w:sz w:val="22"/>
                <w:szCs w:val="22"/>
              </w:rPr>
              <w:t>确认提交表格</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jc w:val="center"/>
              <w:rPr>
                <w:sz w:val="22"/>
                <w:szCs w:val="22"/>
              </w:rPr>
            </w:pPr>
            <w:r>
              <w:rPr>
                <w:rFonts w:ascii="Calibri" w:hAnsi="Calibri" w:cs="Calibri"/>
                <w:color w:val="000000"/>
              </w:rPr>
              <w:t>Sheet</w:t>
            </w:r>
            <w:r>
              <w:rPr>
                <w:rFonts w:ascii="Calibri" w:hAnsi="Calibri" w:cs="Calibri" w:hint="eastAsia"/>
                <w:color w:val="000000"/>
              </w:rPr>
              <w:t>Controller</w:t>
            </w:r>
            <w:r>
              <w:rPr>
                <w:rFonts w:ascii="Calibri" w:hAnsi="Calibri" w:cs="Calibri"/>
                <w:color w:val="000000"/>
              </w:rPr>
              <w:t>.formulateConstant</w:t>
            </w:r>
            <w:r>
              <w:rPr>
                <w:rFonts w:ascii="Calibri" w:hAnsi="Calibri" w:cs="Calibri" w:hint="eastAsia"/>
                <w:color w:val="000000"/>
              </w:rPr>
              <w:t>(</w:t>
            </w:r>
            <w:r>
              <w:rPr>
                <w:rFonts w:ascii="Calibri" w:eastAsia="Consolas" w:hAnsi="Calibri" w:cs="Calibri"/>
                <w:bCs/>
              </w:rPr>
              <w:t>ArrayList&lt;Double&gt; distant</w:t>
            </w:r>
            <w:r>
              <w:rPr>
                <w:rFonts w:ascii="Calibri" w:hAnsi="Calibri" w:cs="Calibri"/>
                <w:color w:val="000000"/>
              </w:rPr>
              <w:t>, double price</w:t>
            </w:r>
            <w:r>
              <w:rPr>
                <w:rFonts w:ascii="Calibri" w:hAnsi="Calibri" w:cs="Calibri" w:hint="eastAsia"/>
                <w:color w:val="000000"/>
              </w:rPr>
              <w:t>)</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rFonts w:cs="宋体"/>
                <w:sz w:val="22"/>
                <w:szCs w:val="22"/>
              </w:rPr>
            </w:pPr>
            <w:r>
              <w:rPr>
                <w:rFonts w:cs="宋体" w:hint="eastAsia"/>
                <w:sz w:val="22"/>
                <w:szCs w:val="22"/>
              </w:rPr>
              <w:t>确认制定常量</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111" w:name="_Toc402982469"/>
      <w:r>
        <w:rPr>
          <w:rFonts w:hint="eastAsia"/>
          <w:sz w:val="24"/>
          <w:szCs w:val="28"/>
        </w:rPr>
        <w:t>begininfo</w:t>
      </w:r>
      <w:r>
        <w:rPr>
          <w:sz w:val="24"/>
          <w:szCs w:val="28"/>
        </w:rPr>
        <w:t>ui</w:t>
      </w:r>
      <w:r>
        <w:rPr>
          <w:rFonts w:cs="宋体" w:hint="eastAsia"/>
          <w:sz w:val="24"/>
          <w:szCs w:val="28"/>
        </w:rPr>
        <w:t>模块的接口规范</w:t>
      </w:r>
      <w:bookmarkEnd w:id="111"/>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begininfoui模块的接口规范如下表所示。</w:t>
      </w:r>
    </w:p>
    <w:p w:rsidR="00694684" w:rsidRDefault="00BC6B90">
      <w:pPr>
        <w:jc w:val="center"/>
        <w:rPr>
          <w:rFonts w:ascii="宋体" w:hAnsi="宋体" w:cs="宋体"/>
          <w:b/>
          <w:bCs/>
        </w:rPr>
      </w:pPr>
      <w:r>
        <w:rPr>
          <w:rFonts w:ascii="宋体" w:hAnsi="宋体" w:cs="宋体" w:hint="eastAsia"/>
          <w:b/>
          <w:bCs/>
        </w:rPr>
        <w:t>表11 begininfoui模块的接口规范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lastRenderedPageBreak/>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rPr>
                <w:rFonts w:ascii="Calibri" w:hAnsi="Calibri" w:cs="Calibri"/>
                <w:color w:val="000000"/>
                <w:sz w:val="21"/>
                <w:szCs w:val="21"/>
              </w:rPr>
              <w:t>fillInfo(BeginInfoVO vo)</w:t>
            </w:r>
          </w:p>
        </w:tc>
        <w:tc>
          <w:tcPr>
            <w:tcW w:w="4510"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创建期初信息对象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t xml:space="preserve"> </w:t>
            </w:r>
            <w:r>
              <w:rPr>
                <w:rFonts w:ascii="Calibri" w:hAnsi="Calibri" w:cs="Calibri"/>
                <w:color w:val="000000"/>
                <w:sz w:val="21"/>
                <w:szCs w:val="21"/>
              </w:rPr>
              <w:t>getInfo()</w:t>
            </w:r>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获得一个期初信息对象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t xml:space="preserve"> </w:t>
            </w:r>
            <w:r>
              <w:rPr>
                <w:rFonts w:ascii="Calibri" w:hAnsi="Calibri" w:cs="Calibri"/>
                <w:color w:val="000000"/>
                <w:sz w:val="21"/>
                <w:szCs w:val="21"/>
              </w:rPr>
              <w:t>endBeginInfo()</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结束任务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rPr>
                <w:rFonts w:ascii="Calibri" w:hAnsi="Calibri" w:cs="Calibri"/>
                <w:color w:val="000000"/>
                <w:sz w:val="21"/>
                <w:szCs w:val="21"/>
              </w:rPr>
              <w:t>fillInfo(BeginInfoVO vo)</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检测所填写的期初信息信息是否合法</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112" w:name="_Toc402982470"/>
      <w:r>
        <w:rPr>
          <w:rFonts w:hint="eastAsia"/>
          <w:sz w:val="24"/>
          <w:szCs w:val="28"/>
        </w:rPr>
        <w:t>account</w:t>
      </w:r>
      <w:r>
        <w:rPr>
          <w:sz w:val="24"/>
          <w:szCs w:val="28"/>
        </w:rPr>
        <w:t>ui</w:t>
      </w:r>
      <w:r>
        <w:rPr>
          <w:rFonts w:cs="宋体" w:hint="eastAsia"/>
          <w:sz w:val="24"/>
          <w:szCs w:val="28"/>
        </w:rPr>
        <w:t>模块的接口规范</w:t>
      </w:r>
      <w:bookmarkEnd w:id="112"/>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accountui模块的接口规范如下表所示。</w:t>
      </w:r>
    </w:p>
    <w:p w:rsidR="00694684" w:rsidRDefault="00BC6B90">
      <w:pPr>
        <w:jc w:val="center"/>
        <w:rPr>
          <w:rFonts w:ascii="宋体" w:hAnsi="宋体" w:cs="宋体"/>
          <w:b/>
          <w:bCs/>
        </w:rPr>
      </w:pPr>
      <w:r>
        <w:rPr>
          <w:rFonts w:ascii="宋体" w:hAnsi="宋体" w:cs="宋体" w:hint="eastAsia"/>
          <w:b/>
          <w:bCs/>
        </w:rPr>
        <w:t>表12 accountui模块的接口规范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加入一个账户对象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AccountController.del</w:t>
            </w:r>
            <w:r>
              <w:rPr>
                <w:rFonts w:ascii="Calibri" w:hAnsi="Calibri" w:cs="Calibri"/>
                <w:color w:val="000000"/>
                <w:sz w:val="21"/>
                <w:szCs w:val="21"/>
              </w:rPr>
              <w:t>Account</w:t>
            </w:r>
            <w:r>
              <w:rPr>
                <w:rFonts w:ascii="Calibri" w:hAnsi="Calibri" w:cs="宋体"/>
                <w:color w:val="000000"/>
                <w:sz w:val="21"/>
                <w:szCs w:val="21"/>
              </w:rPr>
              <w:t>(long num)</w:t>
            </w:r>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删除一个账户对象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AccountController.mod</w:t>
            </w:r>
            <w:r>
              <w:rPr>
                <w:rFonts w:ascii="Calibri" w:hAnsi="Calibri" w:cs="Calibri"/>
                <w:color w:val="000000"/>
                <w:sz w:val="21"/>
                <w:szCs w:val="21"/>
              </w:rPr>
              <w:t>Accoun</w:t>
            </w:r>
            <w:r>
              <w:rPr>
                <w:rFonts w:ascii="Calibri" w:hAnsi="Calibri" w:cs="Calibri" w:hint="eastAsia"/>
                <w:color w:val="000000"/>
                <w:sz w:val="21"/>
                <w:szCs w:val="21"/>
              </w:rPr>
              <w:t>t</w:t>
            </w:r>
            <w:r>
              <w:rPr>
                <w:rFonts w:ascii="Calibri" w:hAnsi="Calibri" w:cs="宋体"/>
                <w:color w:val="000000"/>
                <w:sz w:val="21"/>
                <w:szCs w:val="21"/>
              </w:rPr>
              <w:t>(long oldID,String name,long ID)</w:t>
            </w:r>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修改一个账户对象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w:t>
            </w:r>
            <w:r>
              <w:rPr>
                <w:rFonts w:ascii="Calibri" w:hAnsi="Calibri" w:cs="Calibri"/>
                <w:color w:val="000000"/>
                <w:sz w:val="21"/>
                <w:szCs w:val="21"/>
              </w:rPr>
              <w:t>getAccoun</w:t>
            </w:r>
            <w:r>
              <w:rPr>
                <w:rFonts w:ascii="Calibri" w:hAnsi="Calibri" w:cs="Calibri" w:hint="eastAsia"/>
                <w:color w:val="000000"/>
                <w:sz w:val="21"/>
                <w:szCs w:val="21"/>
              </w:rPr>
              <w:t>tList</w:t>
            </w:r>
            <w:r>
              <w:rPr>
                <w:rFonts w:ascii="Calibri" w:hAnsi="Calibri" w:cs="Calibri"/>
                <w:color w:val="000000"/>
                <w:sz w:val="21"/>
                <w:szCs w:val="21"/>
              </w:rPr>
              <w:t>()</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检测所填写的账户信息是否合法</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color w:val="000000"/>
                <w:sz w:val="21"/>
              </w:rPr>
              <w:t>Account</w:t>
            </w:r>
            <w:r>
              <w:rPr>
                <w:rFonts w:ascii="Calibri" w:hAnsi="Calibri" w:cs="Calibri" w:hint="eastAsia"/>
                <w:color w:val="000000"/>
                <w:sz w:val="21"/>
                <w:szCs w:val="21"/>
              </w:rPr>
              <w:t>Controller</w:t>
            </w:r>
            <w:r>
              <w:rPr>
                <w:rFonts w:ascii="Calibri" w:hAnsi="Calibri" w:cs="Calibri"/>
                <w:color w:val="000000"/>
                <w:sz w:val="21"/>
              </w:rPr>
              <w:t>.endAccountManagement()</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获得账户对象列表</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结束一次银行账户管理</w:t>
            </w:r>
          </w:p>
        </w:tc>
      </w:tr>
    </w:tbl>
    <w:p w:rsidR="00694684" w:rsidRDefault="00694684">
      <w:pPr>
        <w:rPr>
          <w:rFonts w:ascii="宋体" w:hAnsi="宋体" w:cs="宋体"/>
        </w:rPr>
      </w:pPr>
    </w:p>
    <w:p w:rsidR="00694684" w:rsidRDefault="00BC6B90">
      <w:pPr>
        <w:pStyle w:val="1"/>
        <w:widowControl/>
        <w:numPr>
          <w:ilvl w:val="3"/>
          <w:numId w:val="1"/>
        </w:numPr>
        <w:rPr>
          <w:sz w:val="24"/>
          <w:szCs w:val="28"/>
        </w:rPr>
      </w:pPr>
      <w:bookmarkStart w:id="113" w:name="_Toc402982471"/>
      <w:r>
        <w:rPr>
          <w:rFonts w:hint="eastAsia"/>
          <w:sz w:val="24"/>
          <w:szCs w:val="28"/>
        </w:rPr>
        <w:t>staffmanage</w:t>
      </w:r>
      <w:r>
        <w:rPr>
          <w:sz w:val="24"/>
          <w:szCs w:val="28"/>
        </w:rPr>
        <w:t>ui</w:t>
      </w:r>
      <w:r>
        <w:rPr>
          <w:rFonts w:cs="宋体" w:hint="eastAsia"/>
          <w:sz w:val="24"/>
          <w:szCs w:val="28"/>
        </w:rPr>
        <w:t>模块的接口规范</w:t>
      </w:r>
      <w:bookmarkEnd w:id="113"/>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staffmanageui模块的接口规范如下表所示。</w:t>
      </w:r>
    </w:p>
    <w:p w:rsidR="00694684" w:rsidRDefault="00BC6B90">
      <w:pPr>
        <w:jc w:val="center"/>
        <w:rPr>
          <w:rFonts w:ascii="宋体" w:hAnsi="宋体" w:cs="宋体"/>
          <w:b/>
          <w:bCs/>
        </w:rPr>
      </w:pPr>
      <w:r>
        <w:rPr>
          <w:rFonts w:ascii="宋体" w:hAnsi="宋体" w:cs="宋体" w:hint="eastAsia"/>
          <w:b/>
          <w:bCs/>
        </w:rPr>
        <w:t>表13 staffmanageui模块的接口规范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129"/>
        <w:gridCol w:w="4377"/>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需要的接口（需接口）</w:t>
            </w:r>
          </w:p>
        </w:tc>
      </w:tr>
      <w:tr w:rsidR="00694684">
        <w:tc>
          <w:tcPr>
            <w:tcW w:w="412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服务名</w:t>
            </w:r>
          </w:p>
        </w:tc>
        <w:tc>
          <w:tcPr>
            <w:tcW w:w="437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服务</w:t>
            </w:r>
          </w:p>
        </w:tc>
      </w:tr>
      <w:tr w:rsidR="00694684">
        <w:tc>
          <w:tcPr>
            <w:tcW w:w="4129"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StaffManageController.getStaffInfo</w:t>
            </w:r>
            <w:del w:id="114" w:author="曹姝玥" w:date="2015-12-31T18:14:00Z">
              <w:r w:rsidDel="00BC6B90">
                <w:rPr>
                  <w:rFonts w:ascii="Calibri" w:hAnsi="Calibri" w:cs="Calibri"/>
                  <w:sz w:val="21"/>
                  <w:szCs w:val="21"/>
                </w:rPr>
                <w:delText>(long StaffId)</w:delText>
              </w:r>
            </w:del>
          </w:p>
        </w:tc>
        <w:tc>
          <w:tcPr>
            <w:tcW w:w="4377"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查看单一员工信息对象</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StaffManageController.getAllStaff</w:t>
            </w:r>
            <w:del w:id="115" w:author="曹姝玥" w:date="2015-12-31T18:13:00Z">
              <w:r w:rsidDel="00BC6B90">
                <w:rPr>
                  <w:rFonts w:ascii="Calibri" w:hAnsi="Calibri" w:cs="Calibri"/>
                  <w:sz w:val="21"/>
                  <w:szCs w:val="21"/>
                </w:rPr>
                <w:delText>()</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查看所有员工信息对象</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StaffManageController.addStaffInfo</w:t>
            </w:r>
            <w:del w:id="116" w:author="曹姝玥" w:date="2015-12-31T18:14:00Z">
              <w:r w:rsidDel="00BC6B90">
                <w:rPr>
                  <w:rFonts w:ascii="Calibri" w:hAnsi="Calibri" w:cs="Calibri"/>
                  <w:sz w:val="21"/>
                  <w:szCs w:val="21"/>
                </w:rPr>
                <w:delText>(</w:delText>
              </w:r>
            </w:del>
            <w:del w:id="117" w:author="曹姝玥" w:date="2015-12-31T18:12:00Z">
              <w:r w:rsidDel="00BC6B90">
                <w:rPr>
                  <w:rFonts w:ascii="Calibri" w:hAnsi="Calibri" w:cs="Calibri" w:hint="eastAsia"/>
                  <w:sz w:val="21"/>
                  <w:szCs w:val="21"/>
                </w:rPr>
                <w:delText>User</w:delText>
              </w:r>
            </w:del>
            <w:del w:id="118" w:author="曹姝玥" w:date="2015-12-31T18:14:00Z">
              <w:r w:rsidDel="00BC6B90">
                <w:rPr>
                  <w:rFonts w:ascii="Calibri" w:hAnsi="Calibri" w:cs="Calibri"/>
                  <w:sz w:val="21"/>
                  <w:szCs w:val="21"/>
                </w:rPr>
                <w:delText>VO StaffInfo)</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增加员工帐号</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StaffManageController.changeAuthority</w:t>
            </w:r>
            <w:del w:id="119" w:author="曹姝玥" w:date="2015-12-31T18:14:00Z">
              <w:r w:rsidDel="00BC6B90">
                <w:rPr>
                  <w:rFonts w:ascii="Calibri" w:hAnsi="Calibri" w:cs="Calibri"/>
                  <w:sz w:val="21"/>
                  <w:szCs w:val="21"/>
                </w:rPr>
                <w:delText>(Array</w:delText>
              </w:r>
              <w:r w:rsidDel="00BC6B90">
                <w:rPr>
                  <w:rFonts w:ascii="Calibri" w:hAnsi="Calibri" w:cs="Calibri"/>
                  <w:sz w:val="21"/>
                  <w:szCs w:val="21"/>
                </w:rPr>
                <w:lastRenderedPageBreak/>
                <w:delText>List&lt;Integer&gt; authority, String position)</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lastRenderedPageBreak/>
              <w:t>修改职位权限</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lastRenderedPageBreak/>
              <w:t>StaffManageController.deleteStaff</w:t>
            </w:r>
            <w:del w:id="120" w:author="曹姝玥" w:date="2015-12-31T18:14:00Z">
              <w:r w:rsidDel="00BC6B90">
                <w:rPr>
                  <w:rFonts w:ascii="Calibri" w:hAnsi="Calibri" w:cs="Calibri"/>
                  <w:sz w:val="21"/>
                  <w:szCs w:val="21"/>
                </w:rPr>
                <w:delText>(long StaffId)</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删除员工帐号</w:t>
            </w:r>
          </w:p>
        </w:tc>
      </w:tr>
      <w:tr w:rsidR="00694684">
        <w:tc>
          <w:tcPr>
            <w:tcW w:w="4129" w:type="dxa"/>
            <w:shd w:val="clear" w:color="auto" w:fill="FFFFFF"/>
          </w:tcPr>
          <w:p w:rsidR="00694684" w:rsidRDefault="00BC6B90">
            <w:pPr>
              <w:pStyle w:val="a4"/>
              <w:spacing w:line="276" w:lineRule="auto"/>
              <w:ind w:firstLineChars="0" w:firstLine="0"/>
              <w:rPr>
                <w:sz w:val="22"/>
                <w:szCs w:val="22"/>
              </w:rPr>
            </w:pPr>
            <w:r>
              <w:rPr>
                <w:rFonts w:ascii="Calibri" w:hAnsi="Calibri" w:cs="Calibri"/>
                <w:sz w:val="21"/>
                <w:szCs w:val="21"/>
              </w:rPr>
              <w:t>StaffManageController.endManagement</w:t>
            </w:r>
            <w:del w:id="121" w:author="曹姝玥" w:date="2015-12-31T18:14:00Z">
              <w:r w:rsidDel="00BC6B90">
                <w:rPr>
                  <w:rFonts w:ascii="Calibri" w:hAnsi="Calibri" w:cs="Calibri"/>
                  <w:sz w:val="21"/>
                  <w:szCs w:val="21"/>
                </w:rPr>
                <w:delText>()</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确认管理</w:t>
            </w:r>
          </w:p>
        </w:tc>
      </w:tr>
    </w:tbl>
    <w:p w:rsidR="00405B4E" w:rsidRDefault="00405B4E" w:rsidP="00405B4E">
      <w:pPr>
        <w:pStyle w:val="1"/>
        <w:widowControl/>
        <w:numPr>
          <w:ilvl w:val="3"/>
          <w:numId w:val="1"/>
        </w:numPr>
        <w:rPr>
          <w:ins w:id="122" w:author="曹姝玥" w:date="2015-12-31T18:06:00Z"/>
          <w:sz w:val="24"/>
          <w:szCs w:val="28"/>
        </w:rPr>
      </w:pPr>
      <w:ins w:id="123" w:author="曹姝玥" w:date="2015-12-31T18:07:00Z">
        <w:r>
          <w:rPr>
            <w:rFonts w:hint="eastAsia"/>
            <w:sz w:val="24"/>
            <w:szCs w:val="28"/>
          </w:rPr>
          <w:t>Log</w:t>
        </w:r>
      </w:ins>
      <w:ins w:id="124" w:author="曹姝玥" w:date="2015-12-31T18:09:00Z">
        <w:r>
          <w:rPr>
            <w:rFonts w:hint="eastAsia"/>
            <w:sz w:val="24"/>
            <w:szCs w:val="28"/>
          </w:rPr>
          <w:t>I</w:t>
        </w:r>
      </w:ins>
      <w:ins w:id="125" w:author="曹姝玥" w:date="2015-12-31T18:07:00Z">
        <w:r>
          <w:rPr>
            <w:rFonts w:hint="eastAsia"/>
            <w:sz w:val="24"/>
            <w:szCs w:val="28"/>
          </w:rPr>
          <w:t>n</w:t>
        </w:r>
      </w:ins>
      <w:ins w:id="126" w:author="曹姝玥" w:date="2015-12-31T18:06:00Z">
        <w:r>
          <w:rPr>
            <w:sz w:val="24"/>
            <w:szCs w:val="28"/>
          </w:rPr>
          <w:t>ui</w:t>
        </w:r>
        <w:r>
          <w:rPr>
            <w:rFonts w:cs="宋体" w:hint="eastAsia"/>
            <w:sz w:val="24"/>
            <w:szCs w:val="28"/>
          </w:rPr>
          <w:t>模块的接口规范</w:t>
        </w:r>
      </w:ins>
    </w:p>
    <w:p w:rsidR="00000000" w:rsidRDefault="00405B4E">
      <w:pPr>
        <w:pStyle w:val="a4"/>
        <w:widowControl/>
        <w:spacing w:line="276" w:lineRule="auto"/>
        <w:ind w:left="420" w:firstLineChars="0" w:firstLine="0"/>
        <w:rPr>
          <w:ins w:id="127" w:author="曹姝玥" w:date="2015-12-31T18:08:00Z"/>
          <w:rFonts w:ascii="宋体" w:hAnsi="宋体" w:cs="宋体"/>
          <w:sz w:val="22"/>
          <w:szCs w:val="21"/>
        </w:rPr>
        <w:pPrChange w:id="128" w:author="曹姝玥" w:date="2015-12-31T18:08:00Z">
          <w:pPr>
            <w:pStyle w:val="a4"/>
            <w:widowControl/>
            <w:numPr>
              <w:numId w:val="1"/>
            </w:numPr>
            <w:spacing w:line="276" w:lineRule="auto"/>
            <w:ind w:left="425" w:firstLineChars="0" w:hanging="425"/>
          </w:pPr>
        </w:pPrChange>
      </w:pPr>
      <w:ins w:id="129" w:author="曹姝玥" w:date="2015-12-31T18:08:00Z">
        <w:r>
          <w:rPr>
            <w:rFonts w:ascii="宋体" w:hAnsi="宋体" w:cs="宋体" w:hint="eastAsia"/>
            <w:sz w:val="22"/>
            <w:szCs w:val="21"/>
          </w:rPr>
          <w:t>Log</w:t>
        </w:r>
      </w:ins>
      <w:ins w:id="130" w:author="曹姝玥" w:date="2015-12-31T18:09:00Z">
        <w:r>
          <w:rPr>
            <w:rFonts w:ascii="宋体" w:hAnsi="宋体" w:cs="宋体" w:hint="eastAsia"/>
            <w:sz w:val="22"/>
            <w:szCs w:val="21"/>
          </w:rPr>
          <w:t>I</w:t>
        </w:r>
      </w:ins>
      <w:ins w:id="131" w:author="曹姝玥" w:date="2015-12-31T18:08:00Z">
        <w:r>
          <w:rPr>
            <w:rFonts w:ascii="宋体" w:hAnsi="宋体" w:cs="宋体" w:hint="eastAsia"/>
            <w:sz w:val="22"/>
            <w:szCs w:val="21"/>
          </w:rPr>
          <w:t>nui模块的接口规范如下表所示。</w:t>
        </w:r>
      </w:ins>
    </w:p>
    <w:p w:rsidR="00000000" w:rsidRDefault="00405B4E">
      <w:pPr>
        <w:pStyle w:val="af"/>
        <w:ind w:left="1685" w:firstLineChars="0" w:firstLine="415"/>
        <w:rPr>
          <w:ins w:id="132" w:author="曹姝玥" w:date="2015-12-31T18:08:00Z"/>
          <w:rFonts w:ascii="宋体" w:hAnsi="宋体" w:cs="宋体"/>
          <w:b/>
          <w:bCs/>
        </w:rPr>
        <w:pPrChange w:id="133" w:author="曹姝玥" w:date="2015-12-31T18:08:00Z">
          <w:pPr>
            <w:pStyle w:val="af"/>
            <w:numPr>
              <w:numId w:val="1"/>
            </w:numPr>
            <w:ind w:left="425" w:firstLineChars="0" w:hanging="425"/>
            <w:jc w:val="center"/>
          </w:pPr>
        </w:pPrChange>
      </w:pPr>
      <w:ins w:id="134" w:author="曹姝玥" w:date="2015-12-31T18:08:00Z">
        <w:r w:rsidRPr="00405B4E">
          <w:rPr>
            <w:rFonts w:ascii="宋体" w:hAnsi="宋体" w:cs="宋体" w:hint="eastAsia"/>
            <w:b/>
            <w:bCs/>
          </w:rPr>
          <w:t xml:space="preserve">表13 </w:t>
        </w:r>
        <w:r>
          <w:rPr>
            <w:rFonts w:ascii="宋体" w:hAnsi="宋体" w:cs="宋体" w:hint="eastAsia"/>
            <w:sz w:val="22"/>
          </w:rPr>
          <w:t>Log</w:t>
        </w:r>
      </w:ins>
      <w:ins w:id="135" w:author="曹姝玥" w:date="2015-12-31T18:09:00Z">
        <w:r>
          <w:rPr>
            <w:rFonts w:ascii="宋体" w:hAnsi="宋体" w:cs="宋体" w:hint="eastAsia"/>
            <w:sz w:val="22"/>
          </w:rPr>
          <w:t>I</w:t>
        </w:r>
      </w:ins>
      <w:ins w:id="136" w:author="曹姝玥" w:date="2015-12-31T18:08:00Z">
        <w:r>
          <w:rPr>
            <w:rFonts w:ascii="宋体" w:hAnsi="宋体" w:cs="宋体" w:hint="eastAsia"/>
            <w:sz w:val="22"/>
          </w:rPr>
          <w:t>nui</w:t>
        </w:r>
        <w:r w:rsidRPr="00405B4E">
          <w:rPr>
            <w:rFonts w:ascii="宋体" w:hAnsi="宋体" w:cs="宋体" w:hint="eastAsia"/>
            <w:b/>
            <w:bCs/>
          </w:rPr>
          <w:t>模块的接口规范</w:t>
        </w:r>
      </w:ins>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129"/>
        <w:gridCol w:w="4377"/>
      </w:tblGrid>
      <w:tr w:rsidR="00405B4E" w:rsidTr="00BC6B90">
        <w:trPr>
          <w:ins w:id="137" w:author="曹姝玥" w:date="2015-12-31T18:08:00Z"/>
        </w:trPr>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BC6B90">
            <w:pPr>
              <w:jc w:val="center"/>
              <w:rPr>
                <w:ins w:id="138" w:author="曹姝玥" w:date="2015-12-31T18:08:00Z"/>
                <w:b/>
                <w:sz w:val="22"/>
                <w:szCs w:val="22"/>
              </w:rPr>
            </w:pPr>
            <w:ins w:id="139" w:author="曹姝玥" w:date="2015-12-31T18:08:00Z">
              <w:r>
                <w:rPr>
                  <w:rFonts w:cs="宋体" w:hint="eastAsia"/>
                  <w:b/>
                  <w:sz w:val="22"/>
                  <w:szCs w:val="22"/>
                </w:rPr>
                <w:t>需要的接口（需接口）</w:t>
              </w:r>
            </w:ins>
          </w:p>
        </w:tc>
      </w:tr>
      <w:tr w:rsidR="00405B4E" w:rsidTr="00BC6B90">
        <w:trPr>
          <w:ins w:id="140" w:author="曹姝玥" w:date="2015-12-31T18:08:00Z"/>
        </w:trPr>
        <w:tc>
          <w:tcPr>
            <w:tcW w:w="4129"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BC6B90">
            <w:pPr>
              <w:jc w:val="center"/>
              <w:rPr>
                <w:ins w:id="141" w:author="曹姝玥" w:date="2015-12-31T18:08:00Z"/>
                <w:b/>
                <w:sz w:val="22"/>
                <w:szCs w:val="22"/>
              </w:rPr>
            </w:pPr>
            <w:ins w:id="142" w:author="曹姝玥" w:date="2015-12-31T18:08:00Z">
              <w:r>
                <w:rPr>
                  <w:rFonts w:cs="宋体" w:hint="eastAsia"/>
                  <w:b/>
                  <w:sz w:val="22"/>
                  <w:szCs w:val="22"/>
                </w:rPr>
                <w:t>服务名</w:t>
              </w:r>
            </w:ins>
          </w:p>
        </w:tc>
        <w:tc>
          <w:tcPr>
            <w:tcW w:w="4377"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BC6B90">
            <w:pPr>
              <w:jc w:val="center"/>
              <w:rPr>
                <w:ins w:id="143" w:author="曹姝玥" w:date="2015-12-31T18:08:00Z"/>
                <w:b/>
                <w:sz w:val="22"/>
                <w:szCs w:val="22"/>
              </w:rPr>
            </w:pPr>
            <w:ins w:id="144" w:author="曹姝玥" w:date="2015-12-31T18:08:00Z">
              <w:r>
                <w:rPr>
                  <w:rFonts w:cs="宋体" w:hint="eastAsia"/>
                  <w:b/>
                  <w:sz w:val="22"/>
                  <w:szCs w:val="22"/>
                </w:rPr>
                <w:t>服务</w:t>
              </w:r>
            </w:ins>
          </w:p>
        </w:tc>
      </w:tr>
      <w:tr w:rsidR="00405B4E" w:rsidTr="00BC6B90">
        <w:trPr>
          <w:ins w:id="145" w:author="曹姝玥" w:date="2015-12-31T18:08:00Z"/>
        </w:trPr>
        <w:tc>
          <w:tcPr>
            <w:tcW w:w="4129" w:type="dxa"/>
            <w:tcBorders>
              <w:top w:val="single" w:sz="4" w:space="0" w:color="000000"/>
              <w:left w:val="single" w:sz="4" w:space="0" w:color="000000"/>
              <w:bottom w:val="single" w:sz="4" w:space="0" w:color="000000"/>
              <w:right w:val="single" w:sz="4" w:space="0" w:color="000000"/>
            </w:tcBorders>
            <w:shd w:val="clear" w:color="auto" w:fill="FFFFFF"/>
          </w:tcPr>
          <w:p w:rsidR="00405B4E" w:rsidRDefault="00405B4E" w:rsidP="00BC6B90">
            <w:pPr>
              <w:pStyle w:val="a4"/>
              <w:spacing w:line="276" w:lineRule="auto"/>
              <w:ind w:firstLineChars="0" w:firstLine="0"/>
              <w:rPr>
                <w:ins w:id="146" w:author="曹姝玥" w:date="2015-12-31T18:08:00Z"/>
                <w:sz w:val="22"/>
                <w:szCs w:val="22"/>
              </w:rPr>
            </w:pPr>
            <w:ins w:id="147" w:author="曹姝玥" w:date="2015-12-31T18:09:00Z">
              <w:r>
                <w:rPr>
                  <w:rFonts w:ascii="Calibri" w:hAnsi="Calibri" w:cs="Calibri" w:hint="eastAsia"/>
                  <w:sz w:val="21"/>
                  <w:szCs w:val="21"/>
                </w:rPr>
                <w:t>LogInController.</w:t>
              </w:r>
            </w:ins>
            <w:ins w:id="148" w:author="曹姝玥" w:date="2015-12-31T18:10:00Z">
              <w:r>
                <w:rPr>
                  <w:rFonts w:ascii="Calibri" w:hAnsi="Calibri" w:cs="Calibri" w:hint="eastAsia"/>
                  <w:sz w:val="21"/>
                  <w:szCs w:val="21"/>
                </w:rPr>
                <w:t>logIn</w:t>
              </w:r>
            </w:ins>
          </w:p>
        </w:tc>
        <w:tc>
          <w:tcPr>
            <w:tcW w:w="4377" w:type="dxa"/>
            <w:tcBorders>
              <w:top w:val="single" w:sz="4" w:space="0" w:color="000000"/>
              <w:left w:val="single" w:sz="4" w:space="0" w:color="000000"/>
              <w:bottom w:val="single" w:sz="4" w:space="0" w:color="000000"/>
              <w:right w:val="single" w:sz="4" w:space="0" w:color="000000"/>
            </w:tcBorders>
            <w:shd w:val="clear" w:color="auto" w:fill="FFFFFF"/>
          </w:tcPr>
          <w:p w:rsidR="00405B4E" w:rsidRDefault="00405B4E" w:rsidP="00BC6B90">
            <w:pPr>
              <w:pStyle w:val="a4"/>
              <w:spacing w:line="276" w:lineRule="auto"/>
              <w:ind w:firstLineChars="0" w:firstLine="0"/>
              <w:jc w:val="left"/>
              <w:rPr>
                <w:ins w:id="149" w:author="曹姝玥" w:date="2015-12-31T18:08:00Z"/>
                <w:sz w:val="22"/>
                <w:szCs w:val="22"/>
              </w:rPr>
            </w:pPr>
            <w:ins w:id="150" w:author="曹姝玥" w:date="2015-12-31T18:10:00Z">
              <w:r>
                <w:rPr>
                  <w:rFonts w:ascii="宋体" w:hAnsi="宋体" w:cs="宋体" w:hint="eastAsia"/>
                  <w:sz w:val="21"/>
                  <w:szCs w:val="21"/>
                </w:rPr>
                <w:t>登录</w:t>
              </w:r>
            </w:ins>
          </w:p>
        </w:tc>
      </w:tr>
      <w:tr w:rsidR="00405B4E" w:rsidTr="00BC6B90">
        <w:trPr>
          <w:ins w:id="151" w:author="曹姝玥" w:date="2015-12-31T18:08:00Z"/>
        </w:trPr>
        <w:tc>
          <w:tcPr>
            <w:tcW w:w="4129" w:type="dxa"/>
            <w:shd w:val="clear" w:color="auto" w:fill="FFFFFF"/>
          </w:tcPr>
          <w:p w:rsidR="00405B4E" w:rsidRDefault="00405B4E" w:rsidP="00405B4E">
            <w:pPr>
              <w:pStyle w:val="a4"/>
              <w:spacing w:line="276" w:lineRule="auto"/>
              <w:ind w:firstLineChars="0" w:firstLine="0"/>
              <w:rPr>
                <w:ins w:id="152" w:author="曹姝玥" w:date="2015-12-31T18:08:00Z"/>
                <w:sz w:val="22"/>
                <w:szCs w:val="22"/>
              </w:rPr>
            </w:pPr>
            <w:ins w:id="153" w:author="曹姝玥" w:date="2015-12-31T18:10:00Z">
              <w:r>
                <w:rPr>
                  <w:rFonts w:ascii="Calibri" w:hAnsi="Calibri" w:cs="Calibri" w:hint="eastAsia"/>
                  <w:sz w:val="21"/>
                  <w:szCs w:val="21"/>
                </w:rPr>
                <w:t>LogInController.</w:t>
              </w:r>
              <w:r>
                <w:t xml:space="preserve"> </w:t>
              </w:r>
              <w:r w:rsidRPr="00405B4E">
                <w:rPr>
                  <w:rFonts w:ascii="Calibri" w:hAnsi="Calibri" w:cs="Calibri"/>
                  <w:sz w:val="21"/>
                  <w:szCs w:val="21"/>
                </w:rPr>
                <w:t>getCurrentUser</w:t>
              </w:r>
            </w:ins>
          </w:p>
        </w:tc>
        <w:tc>
          <w:tcPr>
            <w:tcW w:w="4377" w:type="dxa"/>
            <w:shd w:val="clear" w:color="auto" w:fill="FFFFFF"/>
          </w:tcPr>
          <w:p w:rsidR="00405B4E" w:rsidRDefault="00405B4E" w:rsidP="00BC6B90">
            <w:pPr>
              <w:pStyle w:val="a4"/>
              <w:spacing w:line="276" w:lineRule="auto"/>
              <w:ind w:firstLineChars="0" w:firstLine="0"/>
              <w:jc w:val="left"/>
              <w:rPr>
                <w:ins w:id="154" w:author="曹姝玥" w:date="2015-12-31T18:08:00Z"/>
                <w:sz w:val="22"/>
                <w:szCs w:val="22"/>
              </w:rPr>
            </w:pPr>
            <w:ins w:id="155" w:author="曹姝玥" w:date="2015-12-31T18:10:00Z">
              <w:r>
                <w:rPr>
                  <w:rFonts w:ascii="宋体" w:hAnsi="宋体" w:cs="宋体" w:hint="eastAsia"/>
                  <w:sz w:val="21"/>
                  <w:szCs w:val="21"/>
                </w:rPr>
                <w:t>获得当前登陆者</w:t>
              </w:r>
            </w:ins>
            <w:ins w:id="156" w:author="曹姝玥" w:date="2015-12-31T18:11:00Z">
              <w:r w:rsidR="00BC6B90">
                <w:rPr>
                  <w:rFonts w:ascii="宋体" w:hAnsi="宋体" w:cs="宋体" w:hint="eastAsia"/>
                  <w:sz w:val="21"/>
                  <w:szCs w:val="21"/>
                </w:rPr>
                <w:t>信息</w:t>
              </w:r>
            </w:ins>
          </w:p>
        </w:tc>
      </w:tr>
    </w:tbl>
    <w:p w:rsidR="00694684" w:rsidRDefault="00694684">
      <w:pPr>
        <w:rPr>
          <w:rFonts w:ascii="宋体" w:hAnsi="宋体" w:cs="宋体"/>
        </w:rPr>
      </w:pPr>
    </w:p>
    <w:p w:rsidR="00694684" w:rsidRDefault="00BC6B90">
      <w:pPr>
        <w:pStyle w:val="1"/>
        <w:widowControl/>
        <w:numPr>
          <w:ilvl w:val="2"/>
          <w:numId w:val="1"/>
        </w:numPr>
        <w:rPr>
          <w:sz w:val="28"/>
          <w:szCs w:val="28"/>
        </w:rPr>
      </w:pPr>
      <w:bookmarkStart w:id="157" w:name="_Toc402982473"/>
      <w:r>
        <w:rPr>
          <w:rFonts w:cs="宋体" w:hint="eastAsia"/>
          <w:sz w:val="28"/>
          <w:szCs w:val="28"/>
        </w:rPr>
        <w:t>客户端展示层模块局部模块的设计原理</w:t>
      </w:r>
      <w:bookmarkEnd w:id="157"/>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客户端展示层模块使用了集中式的控制风格。每个界面都通过mainui模块实现跳转。</w:t>
      </w:r>
    </w:p>
    <w:p w:rsidR="00694684" w:rsidRDefault="00BC6B90">
      <w:pPr>
        <w:pStyle w:val="a4"/>
        <w:widowControl/>
        <w:spacing w:line="276" w:lineRule="auto"/>
        <w:ind w:firstLine="440"/>
        <w:rPr>
          <w:rFonts w:ascii="宋体" w:hAnsi="宋体" w:cs="宋体"/>
          <w:szCs w:val="21"/>
        </w:rPr>
      </w:pPr>
      <w:r>
        <w:rPr>
          <w:rFonts w:ascii="宋体" w:hAnsi="宋体" w:cs="宋体" w:hint="eastAsia"/>
          <w:sz w:val="22"/>
          <w:szCs w:val="21"/>
        </w:rPr>
        <w:t>客户端展示层模块使用了集中式的控制风格。每一个界面的职责从mainui之中分离并通过mainui模块实现跳转。</w:t>
      </w:r>
    </w:p>
    <w:p w:rsidR="00694684" w:rsidRDefault="00BC6B90">
      <w:pPr>
        <w:pStyle w:val="1"/>
        <w:widowControl/>
        <w:numPr>
          <w:ilvl w:val="1"/>
          <w:numId w:val="1"/>
        </w:numPr>
        <w:rPr>
          <w:sz w:val="32"/>
          <w:szCs w:val="32"/>
        </w:rPr>
      </w:pPr>
      <w:bookmarkStart w:id="158" w:name="_Toc402982474"/>
      <w:r>
        <w:rPr>
          <w:rFonts w:cs="宋体" w:hint="eastAsia"/>
          <w:sz w:val="32"/>
          <w:szCs w:val="32"/>
        </w:rPr>
        <w:t>客户端业务逻辑层模块的静态结构和动态职责</w:t>
      </w:r>
      <w:bookmarkEnd w:id="158"/>
    </w:p>
    <w:p w:rsidR="00694684" w:rsidRDefault="00BC6B90">
      <w:pPr>
        <w:pStyle w:val="a4"/>
        <w:widowControl/>
        <w:spacing w:line="276" w:lineRule="auto"/>
        <w:ind w:firstLine="440"/>
        <w:rPr>
          <w:rFonts w:ascii="宋体" w:hAnsi="宋体" w:cs="宋体"/>
          <w:sz w:val="20"/>
          <w:szCs w:val="21"/>
        </w:rPr>
      </w:pPr>
      <w:r>
        <w:rPr>
          <w:rFonts w:ascii="宋体" w:hAnsi="宋体" w:cs="宋体" w:hint="eastAsia"/>
          <w:sz w:val="22"/>
          <w:szCs w:val="21"/>
        </w:rPr>
        <w:t>客户端业务逻辑层由9个模块组成，分别是</w:t>
      </w:r>
      <w:r>
        <w:rPr>
          <w:rFonts w:ascii="宋体" w:hAnsi="宋体" w:cs="宋体" w:hint="eastAsia"/>
          <w:sz w:val="22"/>
        </w:rPr>
        <w:t>userbl,nonuserbl, insititutionbl,logbl,commoditybl,sheetbl,begininfobl,accountbl,staffmanagebl</w:t>
      </w:r>
      <w:r>
        <w:rPr>
          <w:rFonts w:ascii="宋体" w:hAnsi="宋体" w:cs="宋体" w:hint="eastAsia"/>
          <w:sz w:val="22"/>
          <w:szCs w:val="21"/>
        </w:rPr>
        <w:t>。userbl模块负责</w:t>
      </w:r>
      <w:r>
        <w:rPr>
          <w:rFonts w:cs="宋体" w:hint="eastAsia"/>
          <w:sz w:val="22"/>
          <w:szCs w:val="22"/>
        </w:rPr>
        <w:t>实现对应登录界面和密码修改界面的服务</w:t>
      </w:r>
      <w:r>
        <w:rPr>
          <w:rFonts w:ascii="宋体" w:hAnsi="宋体" w:cs="宋体" w:hint="eastAsia"/>
          <w:sz w:val="22"/>
          <w:szCs w:val="21"/>
        </w:rPr>
        <w:t>；</w:t>
      </w:r>
      <w:r>
        <w:rPr>
          <w:rFonts w:ascii="宋体" w:hAnsi="宋体" w:cs="宋体" w:hint="eastAsia"/>
          <w:sz w:val="22"/>
        </w:rPr>
        <w:t>nonuser</w:t>
      </w:r>
      <w:r>
        <w:rPr>
          <w:rFonts w:ascii="宋体" w:hAnsi="宋体" w:cs="宋体" w:hint="eastAsia"/>
          <w:sz w:val="22"/>
          <w:szCs w:val="21"/>
        </w:rPr>
        <w:t>bl模块负责</w:t>
      </w:r>
      <w:r>
        <w:rPr>
          <w:rFonts w:cs="宋体" w:hint="eastAsia"/>
          <w:sz w:val="22"/>
          <w:szCs w:val="22"/>
        </w:rPr>
        <w:t>实现对应司机车辆营业厅信息管理的服务</w:t>
      </w:r>
      <w:r>
        <w:rPr>
          <w:rFonts w:ascii="宋体" w:hAnsi="宋体" w:cs="宋体" w:hint="eastAsia"/>
          <w:sz w:val="22"/>
          <w:szCs w:val="21"/>
        </w:rPr>
        <w:t>；</w:t>
      </w:r>
      <w:r>
        <w:rPr>
          <w:rFonts w:ascii="宋体" w:hAnsi="宋体" w:cs="宋体" w:hint="eastAsia"/>
          <w:sz w:val="22"/>
        </w:rPr>
        <w:t>insititution</w:t>
      </w:r>
      <w:r>
        <w:rPr>
          <w:rFonts w:ascii="宋体" w:hAnsi="宋体" w:cs="宋体" w:hint="eastAsia"/>
          <w:sz w:val="22"/>
          <w:szCs w:val="21"/>
        </w:rPr>
        <w:t>bl模块负责</w:t>
      </w:r>
      <w:r>
        <w:rPr>
          <w:rFonts w:cs="宋体" w:hint="eastAsia"/>
          <w:sz w:val="22"/>
          <w:szCs w:val="22"/>
        </w:rPr>
        <w:t>实现对应机构管理的服务</w:t>
      </w:r>
      <w:r>
        <w:rPr>
          <w:rFonts w:ascii="宋体" w:hAnsi="宋体" w:cs="宋体" w:hint="eastAsia"/>
          <w:sz w:val="22"/>
          <w:szCs w:val="21"/>
        </w:rPr>
        <w:t>；commoditybl模块负责</w:t>
      </w:r>
      <w:r>
        <w:rPr>
          <w:rFonts w:cs="宋体" w:hint="eastAsia"/>
          <w:sz w:val="22"/>
          <w:szCs w:val="22"/>
        </w:rPr>
        <w:t>实现对应库存查看、库存分区、库存盘点和库存报警的服务</w:t>
      </w:r>
      <w:r>
        <w:rPr>
          <w:rFonts w:ascii="宋体" w:hAnsi="宋体" w:cs="宋体" w:hint="eastAsia"/>
          <w:sz w:val="22"/>
          <w:szCs w:val="21"/>
        </w:rPr>
        <w:t>；</w:t>
      </w:r>
      <w:r>
        <w:rPr>
          <w:rFonts w:ascii="宋体" w:hAnsi="宋体" w:cs="宋体" w:hint="eastAsia"/>
          <w:sz w:val="22"/>
        </w:rPr>
        <w:t>logbl</w:t>
      </w:r>
      <w:r>
        <w:rPr>
          <w:rFonts w:ascii="宋体" w:hAnsi="宋体" w:cs="宋体" w:hint="eastAsia"/>
          <w:sz w:val="22"/>
          <w:szCs w:val="21"/>
        </w:rPr>
        <w:t>模块负责</w:t>
      </w:r>
      <w:r>
        <w:rPr>
          <w:rFonts w:cs="宋体" w:hint="eastAsia"/>
          <w:sz w:val="22"/>
          <w:szCs w:val="22"/>
        </w:rPr>
        <w:t>实现对应日志操作的服务</w:t>
      </w:r>
      <w:r>
        <w:rPr>
          <w:rFonts w:ascii="宋体" w:hAnsi="宋体" w:cs="宋体" w:hint="eastAsia"/>
          <w:sz w:val="22"/>
          <w:szCs w:val="21"/>
        </w:rPr>
        <w:t>；</w:t>
      </w:r>
      <w:r>
        <w:rPr>
          <w:rFonts w:ascii="宋体" w:hAnsi="宋体" w:cs="宋体" w:hint="eastAsia"/>
          <w:sz w:val="22"/>
        </w:rPr>
        <w:t>sheetbl</w:t>
      </w:r>
      <w:r>
        <w:rPr>
          <w:rFonts w:ascii="宋体" w:hAnsi="宋体" w:cs="宋体" w:hint="eastAsia"/>
          <w:sz w:val="22"/>
          <w:szCs w:val="21"/>
        </w:rPr>
        <w:t>模块负责</w:t>
      </w:r>
      <w:r>
        <w:rPr>
          <w:rFonts w:cs="宋体" w:hint="eastAsia"/>
          <w:sz w:val="22"/>
          <w:szCs w:val="22"/>
        </w:rPr>
        <w:t>实现对应所有单据操作的服务</w:t>
      </w:r>
      <w:r>
        <w:rPr>
          <w:rFonts w:ascii="宋体" w:hAnsi="宋体" w:cs="宋体" w:hint="eastAsia"/>
          <w:sz w:val="22"/>
          <w:szCs w:val="21"/>
        </w:rPr>
        <w:t>；</w:t>
      </w:r>
      <w:r>
        <w:rPr>
          <w:rFonts w:ascii="宋体" w:hAnsi="宋体" w:cs="宋体" w:hint="eastAsia"/>
          <w:sz w:val="22"/>
        </w:rPr>
        <w:t>begininfobl</w:t>
      </w:r>
      <w:r>
        <w:rPr>
          <w:rFonts w:ascii="宋体" w:hAnsi="宋体" w:cs="宋体" w:hint="eastAsia"/>
          <w:sz w:val="22"/>
          <w:szCs w:val="21"/>
        </w:rPr>
        <w:t>模块负责</w:t>
      </w:r>
      <w:r>
        <w:rPr>
          <w:rFonts w:cs="宋体" w:hint="eastAsia"/>
          <w:sz w:val="22"/>
          <w:szCs w:val="22"/>
        </w:rPr>
        <w:t>实现对应初始化信息的服务</w:t>
      </w:r>
      <w:r>
        <w:rPr>
          <w:rFonts w:ascii="宋体" w:hAnsi="宋体" w:cs="宋体" w:hint="eastAsia"/>
          <w:sz w:val="22"/>
          <w:szCs w:val="21"/>
        </w:rPr>
        <w:t>；</w:t>
      </w:r>
      <w:r>
        <w:rPr>
          <w:rFonts w:ascii="宋体" w:hAnsi="宋体" w:cs="宋体" w:hint="eastAsia"/>
          <w:sz w:val="22"/>
        </w:rPr>
        <w:t>accountbl</w:t>
      </w:r>
      <w:r>
        <w:rPr>
          <w:rFonts w:ascii="宋体" w:hAnsi="宋体" w:cs="宋体" w:hint="eastAsia"/>
          <w:sz w:val="22"/>
          <w:szCs w:val="21"/>
        </w:rPr>
        <w:t>模块负责</w:t>
      </w:r>
      <w:r>
        <w:rPr>
          <w:rFonts w:cs="宋体" w:hint="eastAsia"/>
          <w:sz w:val="22"/>
          <w:szCs w:val="22"/>
        </w:rPr>
        <w:t>实现对应账户管理的服务</w:t>
      </w:r>
      <w:r>
        <w:rPr>
          <w:rFonts w:ascii="宋体" w:hAnsi="宋体" w:cs="宋体" w:hint="eastAsia"/>
          <w:sz w:val="22"/>
          <w:szCs w:val="21"/>
        </w:rPr>
        <w:t>；</w:t>
      </w:r>
      <w:r>
        <w:rPr>
          <w:rFonts w:ascii="宋体" w:hAnsi="宋体" w:cs="宋体" w:hint="eastAsia"/>
          <w:sz w:val="22"/>
        </w:rPr>
        <w:t>staffmanagebl</w:t>
      </w:r>
      <w:r>
        <w:rPr>
          <w:rFonts w:ascii="宋体" w:hAnsi="宋体" w:cs="宋体" w:hint="eastAsia"/>
          <w:sz w:val="22"/>
          <w:szCs w:val="21"/>
        </w:rPr>
        <w:t>模块负责</w:t>
      </w:r>
      <w:r>
        <w:rPr>
          <w:rFonts w:cs="宋体" w:hint="eastAsia"/>
          <w:sz w:val="22"/>
          <w:szCs w:val="22"/>
        </w:rPr>
        <w:t>实现对应员工信息管理的服务</w:t>
      </w:r>
      <w:r>
        <w:rPr>
          <w:rFonts w:ascii="宋体" w:hAnsi="宋体" w:cs="宋体" w:hint="eastAsia"/>
          <w:sz w:val="22"/>
          <w:szCs w:val="21"/>
        </w:rPr>
        <w:t>。</w:t>
      </w:r>
    </w:p>
    <w:p w:rsidR="00694684" w:rsidRDefault="00BC6B90">
      <w:pPr>
        <w:pStyle w:val="1"/>
        <w:widowControl/>
        <w:numPr>
          <w:ilvl w:val="2"/>
          <w:numId w:val="1"/>
        </w:numPr>
        <w:rPr>
          <w:sz w:val="28"/>
          <w:szCs w:val="28"/>
        </w:rPr>
      </w:pPr>
      <w:bookmarkStart w:id="159" w:name="_Toc402982475"/>
      <w:r>
        <w:rPr>
          <w:rFonts w:cs="宋体" w:hint="eastAsia"/>
          <w:sz w:val="28"/>
          <w:szCs w:val="28"/>
        </w:rPr>
        <w:lastRenderedPageBreak/>
        <w:t>客户端业务逻辑层模块局部模块的职责</w:t>
      </w:r>
      <w:bookmarkEnd w:id="159"/>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客户端业务逻辑层层模块的职责如下表所示。</w:t>
      </w:r>
    </w:p>
    <w:p w:rsidR="00694684" w:rsidRDefault="00BC6B90">
      <w:pPr>
        <w:jc w:val="center"/>
        <w:rPr>
          <w:rFonts w:ascii="宋体" w:hAnsi="宋体" w:cs="宋体"/>
          <w:b/>
          <w:bCs/>
        </w:rPr>
      </w:pPr>
      <w:r>
        <w:rPr>
          <w:rFonts w:ascii="宋体" w:hAnsi="宋体" w:cs="宋体" w:hint="eastAsia"/>
          <w:b/>
          <w:bCs/>
        </w:rPr>
        <w:t>表14 客户端业务逻辑层模块的职责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80"/>
        <w:gridCol w:w="5836"/>
      </w:tblGrid>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rPr>
              <w:t>模块</w:t>
            </w:r>
          </w:p>
        </w:tc>
        <w:tc>
          <w:tcPr>
            <w:tcW w:w="58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rPr>
              <w:t>职责</w:t>
            </w:r>
          </w:p>
        </w:tc>
      </w:tr>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left"/>
              <w:rPr>
                <w:sz w:val="22"/>
                <w:szCs w:val="22"/>
              </w:rPr>
            </w:pPr>
            <w:r>
              <w:rPr>
                <w:sz w:val="22"/>
                <w:szCs w:val="22"/>
              </w:rPr>
              <w:t>Userbl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rsidP="00BC6B90">
            <w:pPr>
              <w:rPr>
                <w:sz w:val="22"/>
                <w:szCs w:val="22"/>
              </w:rPr>
            </w:pPr>
            <w:del w:id="160" w:author="曹姝玥" w:date="2015-12-31T18:14:00Z">
              <w:r w:rsidDel="00BC6B90">
                <w:rPr>
                  <w:rFonts w:cs="宋体" w:hint="eastAsia"/>
                  <w:sz w:val="22"/>
                  <w:szCs w:val="22"/>
                </w:rPr>
                <w:delText>负责实现对应登录界面和密码修改界面的服务</w:delText>
              </w:r>
            </w:del>
            <w:ins w:id="161" w:author="曹姝玥" w:date="2015-12-31T18:14:00Z">
              <w:r>
                <w:rPr>
                  <w:rFonts w:cs="宋体" w:hint="eastAsia"/>
                  <w:sz w:val="22"/>
                  <w:szCs w:val="22"/>
                </w:rPr>
                <w:t>负责实现对应用户信息和密码修改界面的服务</w:t>
              </w:r>
            </w:ins>
          </w:p>
        </w:tc>
      </w:tr>
      <w:tr w:rsidR="00694684">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NonUser</w:t>
            </w:r>
            <w:r>
              <w:rPr>
                <w:sz w:val="22"/>
                <w:szCs w:val="22"/>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负责实现对应司机车辆营业厅信息管理的服务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sz w:val="22"/>
                <w:szCs w:val="22"/>
              </w:rPr>
            </w:pPr>
            <w:r>
              <w:rPr>
                <w:rFonts w:hint="eastAsia"/>
                <w:sz w:val="22"/>
                <w:szCs w:val="22"/>
              </w:rPr>
              <w:t>Insititution</w:t>
            </w:r>
            <w:r>
              <w:rPr>
                <w:sz w:val="22"/>
                <w:szCs w:val="22"/>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b/>
                <w:sz w:val="22"/>
                <w:szCs w:val="22"/>
              </w:rPr>
            </w:pPr>
            <w:r>
              <w:rPr>
                <w:rFonts w:cs="宋体" w:hint="eastAsia"/>
                <w:sz w:val="22"/>
                <w:szCs w:val="22"/>
              </w:rPr>
              <w:t>负责实现对应机构管理的服务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C</w:t>
            </w:r>
            <w:r>
              <w:rPr>
                <w:sz w:val="22"/>
                <w:szCs w:val="22"/>
              </w:rPr>
              <w:t>ommoditybl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负责实现对应库存查看、库存分区、库存盘点和库存报警的服务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Log</w:t>
            </w:r>
            <w:r>
              <w:rPr>
                <w:sz w:val="22"/>
                <w:szCs w:val="22"/>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负责实现对应日志操作的服务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Sheet</w:t>
            </w:r>
            <w:r>
              <w:rPr>
                <w:sz w:val="22"/>
                <w:szCs w:val="22"/>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负责实现对应所有单据操作的服务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Begininfo</w:t>
            </w:r>
            <w:r>
              <w:rPr>
                <w:sz w:val="22"/>
                <w:szCs w:val="22"/>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负责实现对应初始化信息的服务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Account</w:t>
            </w:r>
            <w:r>
              <w:rPr>
                <w:sz w:val="22"/>
                <w:szCs w:val="22"/>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负责实现对应账户管理的服务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Staffmanage</w:t>
            </w:r>
            <w:r>
              <w:rPr>
                <w:sz w:val="22"/>
                <w:szCs w:val="22"/>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负责实现对应员工信息管理的服务</w:t>
            </w:r>
          </w:p>
        </w:tc>
      </w:tr>
      <w:tr w:rsidR="00BC6B90">
        <w:trPr>
          <w:trHeight w:val="84"/>
          <w:ins w:id="162" w:author="曹姝玥" w:date="2015-12-31T18:14:00Z"/>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BC6B90" w:rsidRDefault="00BC6B90">
            <w:pPr>
              <w:jc w:val="left"/>
              <w:rPr>
                <w:ins w:id="163" w:author="曹姝玥" w:date="2015-12-31T18:14:00Z"/>
                <w:sz w:val="22"/>
                <w:szCs w:val="22"/>
              </w:rPr>
            </w:pPr>
            <w:ins w:id="164" w:author="曹姝玥" w:date="2015-12-31T18:14:00Z">
              <w:r>
                <w:rPr>
                  <w:rFonts w:hint="eastAsia"/>
                  <w:sz w:val="22"/>
                  <w:szCs w:val="22"/>
                </w:rPr>
                <w:t>LogInbl</w:t>
              </w:r>
            </w:ins>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BC6B90" w:rsidRDefault="00BC6B90">
            <w:pPr>
              <w:jc w:val="left"/>
              <w:rPr>
                <w:ins w:id="165" w:author="曹姝玥" w:date="2015-12-31T18:14:00Z"/>
                <w:rFonts w:cs="宋体"/>
                <w:sz w:val="22"/>
                <w:szCs w:val="22"/>
              </w:rPr>
            </w:pPr>
            <w:ins w:id="166" w:author="曹姝玥" w:date="2015-12-31T18:14:00Z">
              <w:r>
                <w:rPr>
                  <w:rFonts w:cs="宋体" w:hint="eastAsia"/>
                  <w:sz w:val="22"/>
                  <w:szCs w:val="22"/>
                </w:rPr>
                <w:t>负责实现对应</w:t>
              </w:r>
            </w:ins>
            <w:ins w:id="167" w:author="曹姝玥" w:date="2015-12-31T18:15:00Z">
              <w:r>
                <w:rPr>
                  <w:rFonts w:cs="宋体" w:hint="eastAsia"/>
                  <w:sz w:val="22"/>
                  <w:szCs w:val="22"/>
                </w:rPr>
                <w:t>登陆界面</w:t>
              </w:r>
            </w:ins>
          </w:p>
        </w:tc>
      </w:tr>
    </w:tbl>
    <w:p w:rsidR="00694684" w:rsidRDefault="00694684">
      <w:pPr>
        <w:rPr>
          <w:b/>
          <w:sz w:val="22"/>
          <w:szCs w:val="22"/>
        </w:rPr>
      </w:pPr>
    </w:p>
    <w:p w:rsidR="00694684" w:rsidRDefault="00BC6B90">
      <w:pPr>
        <w:pStyle w:val="1"/>
        <w:widowControl/>
        <w:numPr>
          <w:ilvl w:val="2"/>
          <w:numId w:val="1"/>
        </w:numPr>
        <w:rPr>
          <w:sz w:val="28"/>
          <w:szCs w:val="28"/>
        </w:rPr>
      </w:pPr>
      <w:bookmarkStart w:id="168" w:name="_Toc402982476"/>
      <w:r>
        <w:rPr>
          <w:rFonts w:cs="宋体" w:hint="eastAsia"/>
          <w:sz w:val="28"/>
          <w:szCs w:val="28"/>
        </w:rPr>
        <w:t>客户端业务逻辑层模块局部模块的接口规范</w:t>
      </w:r>
      <w:bookmarkEnd w:id="168"/>
    </w:p>
    <w:p w:rsidR="00694684" w:rsidRDefault="00BC6B90">
      <w:pPr>
        <w:pStyle w:val="1"/>
        <w:widowControl/>
        <w:numPr>
          <w:ilvl w:val="3"/>
          <w:numId w:val="1"/>
        </w:numPr>
        <w:rPr>
          <w:rFonts w:ascii="宋体" w:hAnsi="宋体" w:cs="宋体"/>
          <w:sz w:val="24"/>
          <w:szCs w:val="28"/>
        </w:rPr>
      </w:pPr>
      <w:bookmarkStart w:id="169" w:name="_Toc402982477"/>
      <w:r>
        <w:rPr>
          <w:rFonts w:ascii="宋体" w:hAnsi="宋体" w:cs="宋体" w:hint="eastAsia"/>
          <w:sz w:val="24"/>
          <w:szCs w:val="28"/>
        </w:rPr>
        <w:t>userbl模块</w:t>
      </w:r>
      <w:bookmarkEnd w:id="169"/>
    </w:p>
    <w:p w:rsidR="00694684" w:rsidRDefault="00BC6B90">
      <w:pPr>
        <w:pStyle w:val="12"/>
        <w:ind w:firstLineChars="0" w:firstLine="0"/>
      </w:pPr>
      <w:bookmarkStart w:id="170" w:name="_Toc402982478"/>
      <w:r>
        <w:rPr>
          <w:rFonts w:hint="eastAsia"/>
        </w:rPr>
        <w:t>（</w:t>
      </w:r>
      <w:r>
        <w:rPr>
          <w:rFonts w:hint="eastAsia"/>
        </w:rPr>
        <w:t>1</w:t>
      </w:r>
      <w:r>
        <w:rPr>
          <w:rFonts w:hint="eastAsia"/>
        </w:rPr>
        <w:t>）模块概述</w:t>
      </w:r>
    </w:p>
    <w:p w:rsidR="00694684" w:rsidRDefault="00BC6B90">
      <w:pPr>
        <w:pStyle w:val="12"/>
        <w:ind w:firstLineChars="0" w:firstLine="0"/>
      </w:pPr>
      <w:r>
        <w:rPr>
          <w:rFonts w:hint="eastAsia"/>
        </w:rPr>
        <w:t xml:space="preserve">     </w:t>
      </w:r>
      <w:r>
        <w:t>U</w:t>
      </w:r>
      <w:r>
        <w:rPr>
          <w:rFonts w:hint="eastAsia"/>
        </w:rPr>
        <w:t>serbl</w:t>
      </w:r>
      <w:r>
        <w:rPr>
          <w:rFonts w:hint="eastAsia"/>
        </w:rPr>
        <w:t>模块承担的需求参见需求规格说明文档功能需求及相关非功能需求</w:t>
      </w:r>
    </w:p>
    <w:p w:rsidR="00694684" w:rsidRDefault="00BC6B90">
      <w:pPr>
        <w:pStyle w:val="12"/>
        <w:ind w:firstLineChars="0" w:firstLine="0"/>
      </w:pPr>
      <w:r>
        <w:rPr>
          <w:rFonts w:hint="eastAsia"/>
        </w:rPr>
        <w:t xml:space="preserve">     Userbl</w:t>
      </w:r>
      <w:r>
        <w:rPr>
          <w:rFonts w:hint="eastAsia"/>
        </w:rPr>
        <w:t>模块的职责及接口参见软件系统结构描述文档表</w:t>
      </w:r>
      <w:r>
        <w:rPr>
          <w:rFonts w:hint="eastAsia"/>
        </w:rPr>
        <w:t>13</w:t>
      </w:r>
    </w:p>
    <w:p w:rsidR="00694684" w:rsidRDefault="00BC6B90">
      <w:pPr>
        <w:pStyle w:val="12"/>
        <w:ind w:firstLineChars="0" w:firstLine="0"/>
      </w:pPr>
      <w:r>
        <w:rPr>
          <w:rFonts w:hint="eastAsia"/>
        </w:rPr>
        <w:t>（</w:t>
      </w:r>
      <w:r>
        <w:rPr>
          <w:rFonts w:hint="eastAsia"/>
        </w:rPr>
        <w:t>2</w:t>
      </w:r>
      <w:r>
        <w:rPr>
          <w:rFonts w:hint="eastAsia"/>
        </w:rPr>
        <w:t>）整体结构</w:t>
      </w:r>
    </w:p>
    <w:p w:rsidR="00694684" w:rsidRDefault="00BC6B90">
      <w:pPr>
        <w:pStyle w:val="12"/>
        <w:ind w:left="420"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businesslogicservice.userblservice</w:t>
      </w:r>
      <w:r>
        <w:rPr>
          <w:rFonts w:hint="eastAsia"/>
        </w:rPr>
        <w:t>接口。业务逻辑层和数据层之间添加</w:t>
      </w:r>
      <w:r>
        <w:rPr>
          <w:rFonts w:hint="eastAsia"/>
        </w:rPr>
        <w:t>dataservice.userdataservice</w:t>
      </w:r>
      <w:r>
        <w:rPr>
          <w:rFonts w:hint="eastAsia"/>
        </w:rPr>
        <w:t>接口。为了隔离业务逻辑指责和逻辑控制职责，我们增加了</w:t>
      </w:r>
      <w:r>
        <w:rPr>
          <w:rFonts w:hint="eastAsia"/>
        </w:rPr>
        <w:t>userController</w:t>
      </w:r>
      <w:r>
        <w:rPr>
          <w:rFonts w:hint="eastAsia"/>
        </w:rPr>
        <w:t>。</w:t>
      </w:r>
      <w:r>
        <w:rPr>
          <w:rFonts w:hint="eastAsia"/>
        </w:rPr>
        <w:t>UserPO</w:t>
      </w:r>
      <w:r>
        <w:rPr>
          <w:rFonts w:hint="eastAsia"/>
        </w:rPr>
        <w:t>是作为个人帐号信息的持久化对象被添加到设计模型中去的。</w:t>
      </w:r>
    </w:p>
    <w:p w:rsidR="00694684" w:rsidRDefault="00694684">
      <w:pPr>
        <w:ind w:firstLineChars="100" w:firstLine="210"/>
      </w:pPr>
    </w:p>
    <w:p w:rsidR="00694684" w:rsidRDefault="00BC6B90">
      <w:pPr>
        <w:ind w:firstLineChars="100" w:firstLine="211"/>
        <w:jc w:val="center"/>
        <w:rPr>
          <w:b/>
          <w:bCs/>
        </w:rPr>
      </w:pPr>
      <w:r>
        <w:rPr>
          <w:rFonts w:hint="eastAsia"/>
          <w:b/>
          <w:bCs/>
        </w:rPr>
        <w:t>表</w:t>
      </w:r>
      <w:r>
        <w:rPr>
          <w:rFonts w:hint="eastAsia"/>
          <w:b/>
          <w:bCs/>
        </w:rPr>
        <w:t xml:space="preserve">15 </w:t>
      </w:r>
      <w:r>
        <w:rPr>
          <w:rFonts w:hint="eastAsia"/>
          <w:b/>
          <w:bCs/>
        </w:rPr>
        <w:t>个人帐号管理业务逻辑层详细设计的上下文</w:t>
      </w:r>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t>参见：快递物流系统用例文档</w:t>
            </w:r>
            <w:r>
              <w:rPr>
                <w:rFonts w:hint="eastAsia"/>
              </w:rPr>
              <w:t xml:space="preserve">V3.3 </w:t>
            </w:r>
            <w:r>
              <w:rPr>
                <w:rFonts w:hint="eastAsia"/>
              </w:rPr>
              <w:t>“用例三十一</w:t>
            </w:r>
            <w:r>
              <w:rPr>
                <w:rFonts w:hint="eastAsia"/>
              </w:rPr>
              <w:t xml:space="preserve"> </w:t>
            </w:r>
            <w:r>
              <w:rPr>
                <w:rFonts w:hint="eastAsia"/>
              </w:rPr>
              <w:t>账号信息管理”</w:t>
            </w:r>
          </w:p>
          <w:p w:rsidR="00694684" w:rsidRDefault="00BC6B90">
            <w:pPr>
              <w:ind w:firstLineChars="300" w:firstLine="630"/>
            </w:pPr>
            <w:r>
              <w:rPr>
                <w:rFonts w:hint="eastAsia"/>
              </w:rPr>
              <w:t>快递物流系统需求规格说明文档</w:t>
            </w:r>
            <w:r>
              <w:rPr>
                <w:rFonts w:hint="eastAsia"/>
              </w:rPr>
              <w:t>V1.6</w:t>
            </w:r>
            <w:r>
              <w:rPr>
                <w:rFonts w:hint="eastAsia"/>
              </w:rPr>
              <w:t>中的</w:t>
            </w:r>
            <w:r>
              <w:rPr>
                <w:rFonts w:hint="eastAsia"/>
              </w:rPr>
              <w:t>3.2</w:t>
            </w:r>
            <w:r>
              <w:rPr>
                <w:rFonts w:hint="eastAsia"/>
              </w:rPr>
              <w:t>及</w:t>
            </w:r>
            <w:r>
              <w:rPr>
                <w:rFonts w:hint="eastAsia"/>
              </w:rPr>
              <w:t>3.3</w:t>
            </w:r>
            <w:r>
              <w:rPr>
                <w:rFonts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rFonts w:hint="eastAsia"/>
              </w:rPr>
              <w:t>//</w:t>
            </w:r>
            <w:r>
              <w:rPr>
                <w:rFonts w:hint="eastAsia"/>
              </w:rPr>
              <w:t>被</w:t>
            </w:r>
            <w:r>
              <w:rPr>
                <w:rFonts w:hint="eastAsia"/>
              </w:rPr>
              <w:t>Presentation</w:t>
            </w:r>
            <w:r>
              <w:rPr>
                <w:rFonts w:hint="eastAsia"/>
              </w:rPr>
              <w:t>层调用的接口</w:t>
            </w:r>
          </w:p>
          <w:p w:rsidR="00694684" w:rsidRDefault="00BC6B90">
            <w:r>
              <w:t>public interface UserBLService {</w:t>
            </w:r>
          </w:p>
          <w:p w:rsidR="00694684" w:rsidRDefault="00BC6B90">
            <w:r>
              <w:rPr>
                <w:rFonts w:hint="eastAsia"/>
              </w:rPr>
              <w:t xml:space="preserve">   </w:t>
            </w:r>
            <w:del w:id="171" w:author="曹姝玥" w:date="2015-12-31T18:15:00Z">
              <w:r w:rsidDel="00BC6B90">
                <w:rPr>
                  <w:rFonts w:hint="eastAsia"/>
                </w:rPr>
                <w:delText xml:space="preserve"> </w:delText>
              </w:r>
              <w:r w:rsidDel="00BC6B90">
                <w:delText>public ResultMessage logIn(long UserId,String password);</w:delText>
              </w:r>
            </w:del>
          </w:p>
          <w:p w:rsidR="00694684" w:rsidRDefault="00BC6B90">
            <w:pPr>
              <w:ind w:firstLineChars="200" w:firstLine="420"/>
            </w:pPr>
            <w:r>
              <w:t>public UserVO getPersonalInfo(long UserId);</w:t>
            </w:r>
          </w:p>
          <w:p w:rsidR="00694684" w:rsidRDefault="00BC6B90">
            <w:pPr>
              <w:ind w:firstLineChars="200" w:firstLine="420"/>
            </w:pPr>
            <w:r>
              <w:t xml:space="preserve">public </w:t>
            </w:r>
            <w:del w:id="172" w:author="曹姝玥" w:date="2015-12-31T18:15:00Z">
              <w:r w:rsidDel="00BC6B90">
                <w:rPr>
                  <w:rFonts w:hint="eastAsia"/>
                </w:rPr>
                <w:delText>void</w:delText>
              </w:r>
            </w:del>
            <w:ins w:id="173" w:author="曹姝玥" w:date="2015-12-31T18:15:00Z">
              <w:r>
                <w:rPr>
                  <w:rFonts w:hint="eastAsia"/>
                </w:rPr>
                <w:t>boolean</w:t>
              </w:r>
            </w:ins>
            <w:r>
              <w:t xml:space="preserve"> changePassword(String password</w:t>
            </w:r>
            <w:ins w:id="174" w:author="曹姝玥" w:date="2015-12-31T18:15:00Z">
              <w:r>
                <w:rPr>
                  <w:rFonts w:hint="eastAsia"/>
                </w:rPr>
                <w:t>,long UserId</w:t>
              </w:r>
            </w:ins>
            <w:r>
              <w:t>);</w:t>
            </w:r>
          </w:p>
          <w:p w:rsidR="00694684" w:rsidRDefault="00BC6B90">
            <w:pPr>
              <w:ind w:firstLineChars="200" w:firstLine="420"/>
            </w:pPr>
            <w:r>
              <w:t xml:space="preserve">public </w:t>
            </w:r>
            <w:ins w:id="175" w:author="曹姝玥" w:date="2015-12-31T18:15:00Z">
              <w:r>
                <w:rPr>
                  <w:rFonts w:hint="eastAsia"/>
                </w:rPr>
                <w:t>boolean</w:t>
              </w:r>
            </w:ins>
            <w:del w:id="176" w:author="曹姝玥" w:date="2015-12-31T18:15:00Z">
              <w:r w:rsidDel="00BC6B90">
                <w:delText>void</w:delText>
              </w:r>
            </w:del>
            <w:r>
              <w:t xml:space="preserve"> initial(ArrayList&lt;InitUserVO&gt; User);</w:t>
            </w:r>
          </w:p>
          <w:p w:rsidR="00694684" w:rsidRDefault="00BC6B90">
            <w:pPr>
              <w:ind w:firstLineChars="200" w:firstLine="420"/>
            </w:pPr>
            <w:r>
              <w:t xml:space="preserve">public </w:t>
            </w:r>
            <w:ins w:id="177" w:author="曹姝玥" w:date="2015-12-31T18:15:00Z">
              <w:r>
                <w:rPr>
                  <w:rFonts w:hint="eastAsia"/>
                </w:rPr>
                <w:t>boolean</w:t>
              </w:r>
            </w:ins>
            <w:del w:id="178" w:author="曹姝玥" w:date="2015-12-31T18:15:00Z">
              <w:r w:rsidDel="00BC6B90">
                <w:delText>void</w:delText>
              </w:r>
            </w:del>
            <w:r>
              <w:t xml:space="preserve"> endManagement();</w:t>
            </w:r>
          </w:p>
          <w:p w:rsidR="00694684" w:rsidRDefault="00BC6B90">
            <w:r>
              <w:rPr>
                <w:rFonts w:hint="eastAsia"/>
              </w:rPr>
              <w:t>}</w:t>
            </w:r>
          </w:p>
          <w:p w:rsidR="00694684" w:rsidRDefault="00694684"/>
          <w:p w:rsidR="00694684" w:rsidRDefault="00BC6B90">
            <w:r>
              <w:rPr>
                <w:rFonts w:hint="eastAsia"/>
              </w:rPr>
              <w:t>//</w:t>
            </w:r>
            <w:r>
              <w:rPr>
                <w:rFonts w:hint="eastAsia"/>
              </w:rPr>
              <w:t>调用</w:t>
            </w:r>
            <w:r>
              <w:rPr>
                <w:rFonts w:hint="eastAsia"/>
              </w:rPr>
              <w:t>DataService</w:t>
            </w:r>
            <w:r>
              <w:rPr>
                <w:rFonts w:hint="eastAsia"/>
              </w:rPr>
              <w:t>层的接口</w:t>
            </w:r>
          </w:p>
          <w:p w:rsidR="00694684" w:rsidRDefault="00BC6B90">
            <w:pPr>
              <w:rPr>
                <w:ins w:id="179" w:author="曹姝玥" w:date="2015-12-31T18:16:00Z"/>
              </w:rPr>
            </w:pPr>
            <w:r>
              <w:t>public interface UserDataService extends Remote{</w:t>
            </w:r>
          </w:p>
          <w:p w:rsidR="00BC6B90" w:rsidRDefault="00BC6B90">
            <w:ins w:id="180" w:author="曹姝玥" w:date="2015-12-31T18:16:00Z">
              <w:r w:rsidRPr="00BC6B90">
                <w:t>public void insert(ArrayList&lt;UserPO&gt; User) throws RemoteException;</w:t>
              </w:r>
            </w:ins>
          </w:p>
          <w:p w:rsidR="00694684" w:rsidRDefault="00BC6B90">
            <w:pPr>
              <w:ind w:firstLineChars="200" w:firstLine="420"/>
            </w:pPr>
            <w:r>
              <w:t>public UserPO find(long UserId) throws RemoteException;</w:t>
            </w:r>
          </w:p>
          <w:p w:rsidR="00694684" w:rsidRDefault="00BC6B90">
            <w:pPr>
              <w:ind w:firstLineChars="200" w:firstLine="420"/>
            </w:pPr>
            <w:r>
              <w:t>public void update(UserPO po) throws RemoteException;</w:t>
            </w:r>
          </w:p>
          <w:p w:rsidR="00694684" w:rsidRDefault="00BC6B90">
            <w:pPr>
              <w:ind w:firstLineChars="200" w:firstLine="420"/>
              <w:rPr>
                <w:ins w:id="181" w:author="曹姝玥" w:date="2015-12-31T18:17:00Z"/>
              </w:rPr>
            </w:pPr>
            <w:r>
              <w:t>public void finish() throws RemoteException;</w:t>
            </w:r>
          </w:p>
          <w:p w:rsidR="00BC6B90" w:rsidRDefault="00BC6B90">
            <w:pPr>
              <w:ind w:firstLineChars="200" w:firstLine="420"/>
              <w:rPr>
                <w:ins w:id="182" w:author="曹姝玥" w:date="2015-12-31T18:17:00Z"/>
              </w:rPr>
            </w:pPr>
            <w:ins w:id="183" w:author="曹姝玥" w:date="2015-12-31T18:17:00Z">
              <w:r w:rsidRPr="00BC6B90">
                <w:t xml:space="preserve">public void InitialInsert(ArrayList&lt;UserPO&gt; User) throws RemoteException </w:t>
              </w:r>
              <w:r>
                <w:rPr>
                  <w:rFonts w:hint="eastAsia"/>
                </w:rPr>
                <w:t>;</w:t>
              </w:r>
            </w:ins>
          </w:p>
          <w:p w:rsidR="00BC6B90" w:rsidRDefault="00BC6B90">
            <w:pPr>
              <w:ind w:firstLineChars="200" w:firstLine="420"/>
              <w:rPr>
                <w:ins w:id="184" w:author="曹姝玥" w:date="2015-12-31T18:18:00Z"/>
              </w:rPr>
            </w:pPr>
            <w:ins w:id="185" w:author="曹姝玥" w:date="2015-12-31T18:17:00Z">
              <w:r w:rsidRPr="00BC6B90">
                <w:t>public void delete(UserPO po) throws RemoteException</w:t>
              </w:r>
              <w:r>
                <w:rPr>
                  <w:rFonts w:hint="eastAsia"/>
                </w:rPr>
                <w:t>;</w:t>
              </w:r>
            </w:ins>
          </w:p>
          <w:p w:rsidR="00BC6B90" w:rsidRDefault="00BC6B90">
            <w:pPr>
              <w:ind w:firstLineChars="200" w:firstLine="420"/>
            </w:pPr>
            <w:ins w:id="186" w:author="曹姝玥" w:date="2015-12-31T18:18:00Z">
              <w:r w:rsidRPr="00BC6B90">
                <w:t>public ArrayList&lt;UserPO&gt; finds() throws RemoteException;</w:t>
              </w:r>
            </w:ins>
          </w:p>
          <w:p w:rsidR="00694684" w:rsidRDefault="00BC6B90">
            <w: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noProof/>
              </w:rPr>
              <w:drawing>
                <wp:inline distT="0" distB="0" distL="0" distR="0">
                  <wp:extent cx="4486275" cy="255270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noChangeArrowheads="1"/>
                          </pic:cNvPicPr>
                        </pic:nvPicPr>
                        <pic:blipFill>
                          <a:blip r:embed="rId69" cstate="print"/>
                          <a:srcRect/>
                          <a:stretch>
                            <a:fillRect/>
                          </a:stretch>
                        </pic:blipFill>
                        <pic:spPr>
                          <a:xfrm>
                            <a:off x="0" y="0"/>
                            <a:ext cx="4486275" cy="2552700"/>
                          </a:xfrm>
                          <a:prstGeom prst="rect">
                            <a:avLst/>
                          </a:prstGeom>
                          <a:noFill/>
                          <a:ln w="9525">
                            <a:noFill/>
                            <a:miter lim="800000"/>
                            <a:headEnd/>
                            <a:tailEnd/>
                          </a:ln>
                        </pic:spPr>
                      </pic:pic>
                    </a:graphicData>
                  </a:graphic>
                </wp:inline>
              </w:drawing>
            </w:r>
          </w:p>
        </w:tc>
      </w:tr>
    </w:tbl>
    <w:p w:rsidR="00694684" w:rsidRDefault="00694684">
      <w:pPr>
        <w:pStyle w:val="12"/>
        <w:ind w:firstLineChars="0" w:firstLine="0"/>
      </w:pPr>
    </w:p>
    <w:p w:rsidR="00694684" w:rsidRDefault="00694684">
      <w:pPr>
        <w:pStyle w:val="12"/>
        <w:ind w:firstLineChars="0" w:firstLine="0"/>
      </w:pPr>
    </w:p>
    <w:p w:rsidR="00694684" w:rsidRDefault="00BC6B90">
      <w:pPr>
        <w:pStyle w:val="12"/>
        <w:ind w:firstLineChars="0" w:firstLine="0"/>
      </w:pPr>
      <w:r>
        <w:t>（</w:t>
      </w:r>
      <w:r>
        <w:t>3</w:t>
      </w:r>
      <w:r>
        <w:t>）</w:t>
      </w:r>
      <w:r>
        <w:rPr>
          <w:rFonts w:hint="eastAsia"/>
        </w:rPr>
        <w:t>模块内部类的接口规范</w:t>
      </w:r>
      <w:r>
        <w:rPr>
          <w:rFonts w:hint="eastAsia"/>
        </w:rPr>
        <w:tab/>
      </w:r>
      <w:r>
        <w:rPr>
          <w:rFonts w:hint="eastAsia"/>
        </w:rPr>
        <w:tab/>
      </w:r>
    </w:p>
    <w:p w:rsidR="00000000" w:rsidRDefault="00BC6B90">
      <w:pPr>
        <w:rPr>
          <w:ins w:id="187" w:author="曹姝玥" w:date="2015-12-31T18:25:00Z"/>
          <w:b/>
          <w:bCs/>
          <w:rPrChange w:id="188" w:author="曹姝玥" w:date="2015-12-31T18:52:00Z">
            <w:rPr>
              <w:ins w:id="189" w:author="曹姝玥" w:date="2015-12-31T18:25:00Z"/>
            </w:rPr>
          </w:rPrChange>
        </w:rPr>
        <w:pPrChange w:id="190" w:author="曹姝玥" w:date="2015-12-31T18:52:00Z">
          <w:pPr>
            <w:ind w:left="1680" w:firstLine="420"/>
          </w:pPr>
        </w:pPrChange>
      </w:pPr>
      <w:r>
        <w:rPr>
          <w:rFonts w:hint="eastAsia"/>
        </w:rPr>
        <w:tab/>
      </w:r>
      <w:r>
        <w:rPr>
          <w:rFonts w:hint="eastAsia"/>
        </w:rPr>
        <w:tab/>
      </w:r>
      <w:r>
        <w:rPr>
          <w:rFonts w:hint="eastAsia"/>
        </w:rPr>
        <w:tab/>
      </w:r>
      <w:r>
        <w:rPr>
          <w:rFonts w:hint="eastAsia"/>
        </w:rPr>
        <w:tab/>
      </w:r>
      <w:r>
        <w:rPr>
          <w:rFonts w:hint="eastAsia"/>
        </w:rPr>
        <w:tab/>
        <w:t xml:space="preserve">         </w:t>
      </w:r>
      <w:r>
        <w:rPr>
          <w:rFonts w:hint="eastAsia"/>
          <w:b/>
          <w:bCs/>
        </w:rPr>
        <w:t>表</w:t>
      </w:r>
      <w:r>
        <w:rPr>
          <w:rFonts w:hint="eastAsia"/>
          <w:b/>
          <w:bCs/>
        </w:rPr>
        <w:t>16 User</w:t>
      </w:r>
      <w:ins w:id="191" w:author="曹姝玥" w:date="2015-12-31T18:25:00Z">
        <w:r w:rsidR="008605FC">
          <w:rPr>
            <w:rFonts w:hint="eastAsia"/>
            <w:b/>
            <w:bCs/>
          </w:rPr>
          <w:t>Controller</w:t>
        </w:r>
      </w:ins>
      <w:r>
        <w:rPr>
          <w:rFonts w:hint="eastAsia"/>
          <w:b/>
          <w:bCs/>
        </w:rPr>
        <w:t>的接口规范</w:t>
      </w:r>
    </w:p>
    <w:tbl>
      <w:tblPr>
        <w:tblStyle w:val="14"/>
        <w:tblW w:w="8472" w:type="dxa"/>
        <w:tblLayout w:type="fixed"/>
        <w:tblLook w:val="04A0"/>
      </w:tblPr>
      <w:tblGrid>
        <w:gridCol w:w="2943"/>
        <w:gridCol w:w="641"/>
        <w:gridCol w:w="4888"/>
      </w:tblGrid>
      <w:tr w:rsidR="008605FC" w:rsidTr="00A06AC7">
        <w:trPr>
          <w:ins w:id="192" w:author="曹姝玥" w:date="2015-12-31T18:2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193" w:author="曹姝玥" w:date="2015-12-31T18:25:00Z"/>
                <w:color w:val="FFFFFF"/>
              </w:rPr>
            </w:pPr>
            <w:ins w:id="194" w:author="曹姝玥" w:date="2015-12-31T18:25:00Z">
              <w:r>
                <w:rPr>
                  <w:rFonts w:hint="eastAsia"/>
                  <w:b/>
                  <w:color w:val="FFFFFF"/>
                </w:rPr>
                <w:t>提供的服务（供接口）</w:t>
              </w:r>
            </w:ins>
          </w:p>
        </w:tc>
      </w:tr>
      <w:tr w:rsidR="008605FC" w:rsidTr="00A06AC7">
        <w:trPr>
          <w:ins w:id="195"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196" w:author="曹姝玥" w:date="2015-12-31T18:25:00Z"/>
                <w:color w:val="000000"/>
              </w:rPr>
            </w:pPr>
            <w:ins w:id="197" w:author="曹姝玥" w:date="2015-12-31T18:25:00Z">
              <w:r>
                <w:rPr>
                  <w:rFonts w:hint="eastAsia"/>
                  <w:color w:val="000000"/>
                </w:rPr>
                <w:t>User</w:t>
              </w:r>
            </w:ins>
            <w:ins w:id="198" w:author="曹姝玥" w:date="2015-12-31T18:35:00Z">
              <w:r w:rsidR="00055CAE">
                <w:rPr>
                  <w:rFonts w:hint="eastAsia"/>
                  <w:color w:val="000000"/>
                </w:rPr>
                <w:t>Controller</w:t>
              </w:r>
            </w:ins>
            <w:ins w:id="199" w:author="曹姝玥" w:date="2015-12-31T18:25:00Z">
              <w:r>
                <w:rPr>
                  <w:rFonts w:hint="eastAsia"/>
                  <w:color w:val="000000"/>
                </w:rPr>
                <w:t>.</w:t>
              </w:r>
              <w:r>
                <w:rPr>
                  <w:color w:val="000000"/>
                </w:rPr>
                <w:t xml:space="preserve"> getPersonalInfo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00" w:author="曹姝玥" w:date="2015-12-31T18:25:00Z"/>
                <w:color w:val="000000"/>
              </w:rPr>
            </w:pPr>
            <w:ins w:id="201"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02" w:author="曹姝玥" w:date="2015-12-31T18:25:00Z"/>
                <w:color w:val="000000"/>
              </w:rPr>
            </w:pPr>
            <w:ins w:id="203" w:author="曹姝玥" w:date="2015-12-31T18:25:00Z">
              <w:r>
                <w:rPr>
                  <w:color w:val="000000"/>
                </w:rPr>
                <w:t>P</w:t>
              </w:r>
              <w:r>
                <w:rPr>
                  <w:rFonts w:hint="eastAsia"/>
                  <w:color w:val="000000"/>
                </w:rPr>
                <w:t>ublic</w:t>
              </w:r>
              <w:r>
                <w:rPr>
                  <w:color w:val="000000"/>
                </w:rPr>
                <w:t xml:space="preserve"> StaffInfoVO</w:t>
              </w:r>
              <w:r>
                <w:rPr>
                  <w:rFonts w:hint="eastAsia"/>
                  <w:color w:val="000000"/>
                </w:rPr>
                <w:t xml:space="preserve"> </w:t>
              </w:r>
              <w:r>
                <w:rPr>
                  <w:color w:val="000000"/>
                </w:rPr>
                <w:t>getPersonalInfo(long UserId)</w:t>
              </w:r>
            </w:ins>
          </w:p>
        </w:tc>
      </w:tr>
      <w:tr w:rsidR="008605FC" w:rsidTr="00A06AC7">
        <w:trPr>
          <w:ins w:id="204"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05"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06" w:author="曹姝玥" w:date="2015-12-31T18:25:00Z"/>
                <w:color w:val="000000"/>
              </w:rPr>
            </w:pPr>
            <w:ins w:id="207"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08" w:author="曹姝玥" w:date="2015-12-31T18:25:00Z"/>
                <w:color w:val="000000"/>
              </w:rPr>
            </w:pPr>
            <w:ins w:id="209" w:author="曹姝玥" w:date="2015-12-31T18:25:00Z">
              <w:r>
                <w:rPr>
                  <w:rFonts w:hint="eastAsia"/>
                  <w:color w:val="000000"/>
                </w:rPr>
                <w:t>个人帐号拥有者启动账号信息管理</w:t>
              </w:r>
            </w:ins>
          </w:p>
        </w:tc>
      </w:tr>
      <w:tr w:rsidR="008605FC" w:rsidTr="00A06AC7">
        <w:trPr>
          <w:ins w:id="210"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11"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12" w:author="曹姝玥" w:date="2015-12-31T18:25:00Z"/>
                <w:color w:val="000000"/>
              </w:rPr>
            </w:pPr>
            <w:ins w:id="213"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14" w:author="曹姝玥" w:date="2015-12-31T18:25:00Z"/>
                <w:color w:val="000000"/>
              </w:rPr>
            </w:pPr>
            <w:ins w:id="215" w:author="曹姝玥" w:date="2015-12-31T18:25:00Z">
              <w:r>
                <w:rPr>
                  <w:rFonts w:hint="eastAsia"/>
                  <w:color w:val="000000"/>
                </w:rPr>
                <w:t>在一次个人账号信息管理中获得个人帐号信息</w:t>
              </w:r>
            </w:ins>
          </w:p>
        </w:tc>
      </w:tr>
      <w:tr w:rsidR="008605FC" w:rsidTr="00A06AC7">
        <w:trPr>
          <w:trHeight w:val="105"/>
          <w:ins w:id="216"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17" w:author="曹姝玥" w:date="2015-12-31T18:25:00Z"/>
                <w:color w:val="000000"/>
              </w:rPr>
            </w:pPr>
            <w:ins w:id="218" w:author="曹姝玥" w:date="2015-12-31T18:25:00Z">
              <w:r>
                <w:rPr>
                  <w:rFonts w:hint="eastAsia"/>
                  <w:color w:val="000000"/>
                </w:rPr>
                <w:t>User</w:t>
              </w:r>
            </w:ins>
            <w:ins w:id="219" w:author="曹姝玥" w:date="2015-12-31T18:35:00Z">
              <w:r w:rsidR="00055CAE">
                <w:rPr>
                  <w:rFonts w:hint="eastAsia"/>
                  <w:color w:val="000000"/>
                </w:rPr>
                <w:t>Controller</w:t>
              </w:r>
            </w:ins>
            <w:ins w:id="220" w:author="曹姝玥" w:date="2015-12-31T18:25:00Z">
              <w:r>
                <w:rPr>
                  <w:rFonts w:hint="eastAsia"/>
                  <w:color w:val="000000"/>
                </w:rPr>
                <w:t>.</w:t>
              </w:r>
              <w:r>
                <w:rPr>
                  <w:color w:val="000000"/>
                </w:rPr>
                <w:t xml:space="preserve"> changePassword</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21" w:author="曹姝玥" w:date="2015-12-31T18:25:00Z"/>
                <w:color w:val="000000"/>
              </w:rPr>
            </w:pPr>
            <w:ins w:id="222"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23" w:author="曹姝玥" w:date="2015-12-31T18:25:00Z"/>
                <w:color w:val="000000"/>
              </w:rPr>
            </w:pPr>
            <w:ins w:id="224" w:author="曹姝玥" w:date="2015-12-31T18:25:00Z">
              <w:r>
                <w:rPr>
                  <w:color w:val="000000"/>
                </w:rPr>
                <w:t>P</w:t>
              </w:r>
              <w:r>
                <w:rPr>
                  <w:rFonts w:hint="eastAsia"/>
                  <w:color w:val="000000"/>
                </w:rPr>
                <w:t>ublic boolean</w:t>
              </w:r>
              <w:r>
                <w:rPr>
                  <w:color w:val="000000"/>
                </w:rPr>
                <w:t xml:space="preserve"> changePassword</w:t>
              </w:r>
              <w:r>
                <w:rPr>
                  <w:rFonts w:hint="eastAsia"/>
                  <w:color w:val="000000"/>
                </w:rPr>
                <w:t>(</w:t>
              </w:r>
              <w:r>
                <w:rPr>
                  <w:color w:val="000000"/>
                </w:rPr>
                <w:t>String password</w:t>
              </w:r>
              <w:r>
                <w:rPr>
                  <w:rFonts w:hint="eastAsia"/>
                  <w:color w:val="000000"/>
                </w:rPr>
                <w:t>,long userId)</w:t>
              </w:r>
            </w:ins>
          </w:p>
        </w:tc>
      </w:tr>
      <w:tr w:rsidR="008605FC" w:rsidTr="00A06AC7">
        <w:trPr>
          <w:trHeight w:val="105"/>
          <w:ins w:id="225"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26"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27" w:author="曹姝玥" w:date="2015-12-31T18:25:00Z"/>
                <w:color w:val="000000"/>
              </w:rPr>
            </w:pPr>
            <w:ins w:id="228"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29" w:author="曹姝玥" w:date="2015-12-31T18:25:00Z"/>
                <w:color w:val="000000"/>
              </w:rPr>
            </w:pPr>
            <w:ins w:id="230" w:author="曹姝玥" w:date="2015-12-31T18:25:00Z">
              <w:r>
                <w:rPr>
                  <w:rFonts w:hint="eastAsia"/>
                  <w:color w:val="000000"/>
                </w:rPr>
                <w:t>个人帐号拥有者启动账号信息管理</w:t>
              </w:r>
            </w:ins>
          </w:p>
        </w:tc>
      </w:tr>
      <w:tr w:rsidR="008605FC" w:rsidTr="00A06AC7">
        <w:trPr>
          <w:trHeight w:val="105"/>
          <w:ins w:id="231"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32"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33" w:author="曹姝玥" w:date="2015-12-31T18:25:00Z"/>
                <w:color w:val="000000"/>
              </w:rPr>
            </w:pPr>
            <w:ins w:id="234"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35" w:author="曹姝玥" w:date="2015-12-31T18:25:00Z"/>
                <w:color w:val="000000"/>
              </w:rPr>
            </w:pPr>
            <w:ins w:id="236" w:author="曹姝玥" w:date="2015-12-31T18:25:00Z">
              <w:r>
                <w:rPr>
                  <w:rFonts w:hint="eastAsia"/>
                  <w:color w:val="000000"/>
                </w:rPr>
                <w:t>员工在一次帐号信息管理中更改密码</w:t>
              </w:r>
            </w:ins>
          </w:p>
        </w:tc>
      </w:tr>
      <w:tr w:rsidR="008605FC" w:rsidTr="00A06AC7">
        <w:trPr>
          <w:ins w:id="237"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38" w:author="曹姝玥" w:date="2015-12-31T18:25:00Z"/>
                <w:color w:val="000000"/>
              </w:rPr>
            </w:pPr>
            <w:ins w:id="239" w:author="曹姝玥" w:date="2015-12-31T18:25:00Z">
              <w:r>
                <w:rPr>
                  <w:rFonts w:hint="eastAsia"/>
                  <w:color w:val="000000"/>
                </w:rPr>
                <w:t>User</w:t>
              </w:r>
            </w:ins>
            <w:ins w:id="240" w:author="曹姝玥" w:date="2015-12-31T18:35:00Z">
              <w:r w:rsidR="00055CAE">
                <w:rPr>
                  <w:rFonts w:hint="eastAsia"/>
                  <w:color w:val="000000"/>
                </w:rPr>
                <w:t>Controller</w:t>
              </w:r>
            </w:ins>
            <w:ins w:id="241" w:author="曹姝玥" w:date="2015-12-31T18:25:00Z">
              <w:r>
                <w:rPr>
                  <w:rFonts w:hint="eastAsia"/>
                  <w:color w:val="000000"/>
                </w:rPr>
                <w:t>.</w:t>
              </w:r>
              <w:r>
                <w:rPr>
                  <w:color w:val="000000"/>
                </w:rPr>
                <w:t xml:space="preserve"> 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42" w:author="曹姝玥" w:date="2015-12-31T18:25:00Z"/>
                <w:color w:val="000000"/>
              </w:rPr>
            </w:pPr>
            <w:ins w:id="243"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44" w:author="曹姝玥" w:date="2015-12-31T18:25:00Z"/>
                <w:color w:val="000000"/>
              </w:rPr>
            </w:pPr>
            <w:ins w:id="245" w:author="曹姝玥" w:date="2015-12-31T18:25: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8605FC" w:rsidTr="00A06AC7">
        <w:trPr>
          <w:ins w:id="246"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47"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48" w:author="曹姝玥" w:date="2015-12-31T18:25:00Z"/>
                <w:color w:val="000000"/>
              </w:rPr>
            </w:pPr>
            <w:ins w:id="249"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50" w:author="曹姝玥" w:date="2015-12-31T18:25:00Z"/>
                <w:color w:val="000000"/>
              </w:rPr>
            </w:pPr>
            <w:ins w:id="251" w:author="曹姝玥" w:date="2015-12-31T18:25:00Z">
              <w:r>
                <w:rPr>
                  <w:rFonts w:hint="eastAsia"/>
                  <w:color w:val="000000"/>
                </w:rPr>
                <w:t>已确认所有个人信息的管理</w:t>
              </w:r>
            </w:ins>
          </w:p>
        </w:tc>
      </w:tr>
      <w:tr w:rsidR="008605FC" w:rsidTr="00A06AC7">
        <w:trPr>
          <w:ins w:id="252"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53"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54" w:author="曹姝玥" w:date="2015-12-31T18:25:00Z"/>
                <w:color w:val="000000"/>
              </w:rPr>
            </w:pPr>
            <w:ins w:id="255"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56" w:author="曹姝玥" w:date="2015-12-31T18:25:00Z"/>
                <w:color w:val="000000"/>
              </w:rPr>
            </w:pPr>
            <w:ins w:id="257" w:author="曹姝玥" w:date="2015-12-31T18:25:00Z">
              <w:r>
                <w:rPr>
                  <w:rFonts w:hint="eastAsia"/>
                  <w:color w:val="000000"/>
                </w:rPr>
                <w:t>保存操作日志，保存所有已更新数据</w:t>
              </w:r>
            </w:ins>
          </w:p>
        </w:tc>
      </w:tr>
      <w:tr w:rsidR="008605FC" w:rsidTr="00A06AC7">
        <w:trPr>
          <w:ins w:id="258"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59" w:author="曹姝玥" w:date="2015-12-31T18:25:00Z"/>
                <w:color w:val="000000"/>
              </w:rPr>
            </w:pPr>
            <w:ins w:id="260" w:author="曹姝玥" w:date="2015-12-31T18:25:00Z">
              <w:r>
                <w:rPr>
                  <w:rFonts w:hint="eastAsia"/>
                  <w:color w:val="000000"/>
                </w:rPr>
                <w:t>User</w:t>
              </w:r>
            </w:ins>
            <w:ins w:id="261" w:author="曹姝玥" w:date="2015-12-31T18:36:00Z">
              <w:r w:rsidR="00055CAE">
                <w:rPr>
                  <w:rFonts w:hint="eastAsia"/>
                  <w:color w:val="000000"/>
                </w:rPr>
                <w:t>Controller</w:t>
              </w:r>
            </w:ins>
            <w:ins w:id="262" w:author="曹姝玥" w:date="2015-12-31T18:25:00Z">
              <w:r>
                <w:rPr>
                  <w:rFonts w:hint="eastAsia"/>
                  <w:color w:val="000000"/>
                </w:rPr>
                <w:t>.</w:t>
              </w:r>
              <w:r>
                <w:rPr>
                  <w:color w:val="000000"/>
                </w:rPr>
                <w:t xml:space="preserve"> initial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63" w:author="曹姝玥" w:date="2015-12-31T18:25:00Z"/>
                <w:color w:val="000000"/>
              </w:rPr>
            </w:pPr>
            <w:ins w:id="264"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65" w:author="曹姝玥" w:date="2015-12-31T18:25:00Z"/>
                <w:color w:val="000000"/>
              </w:rPr>
            </w:pPr>
            <w:ins w:id="266" w:author="曹姝玥" w:date="2015-12-31T18:25:00Z">
              <w:r>
                <w:rPr>
                  <w:rFonts w:hint="eastAsia"/>
                  <w:color w:val="000000"/>
                </w:rPr>
                <w:t xml:space="preserve">Public boolean </w:t>
              </w:r>
              <w:r>
                <w:rPr>
                  <w:color w:val="000000"/>
                </w:rPr>
                <w:t>initial(ArrayList&lt;InitUserVO&gt;</w:t>
              </w:r>
              <w:r>
                <w:rPr>
                  <w:rFonts w:hint="eastAsia"/>
                  <w:color w:val="000000"/>
                </w:rPr>
                <w:t xml:space="preserve"> User</w:t>
              </w:r>
              <w:r>
                <w:rPr>
                  <w:color w:val="000000"/>
                </w:rPr>
                <w:t>)</w:t>
              </w:r>
            </w:ins>
          </w:p>
        </w:tc>
      </w:tr>
      <w:tr w:rsidR="008605FC" w:rsidTr="00A06AC7">
        <w:trPr>
          <w:ins w:id="267"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68"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69" w:author="曹姝玥" w:date="2015-12-31T18:25:00Z"/>
                <w:color w:val="000000"/>
              </w:rPr>
            </w:pPr>
            <w:ins w:id="270"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71" w:author="曹姝玥" w:date="2015-12-31T18:25:00Z"/>
                <w:color w:val="000000"/>
              </w:rPr>
            </w:pPr>
            <w:ins w:id="272" w:author="曹姝玥" w:date="2015-12-31T18:25:00Z">
              <w:r>
                <w:rPr>
                  <w:rFonts w:hint="eastAsia"/>
                  <w:color w:val="000000"/>
                </w:rPr>
                <w:t>期初建账</w:t>
              </w:r>
            </w:ins>
          </w:p>
        </w:tc>
      </w:tr>
      <w:tr w:rsidR="008605FC" w:rsidTr="00A06AC7">
        <w:trPr>
          <w:ins w:id="273"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74"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75" w:author="曹姝玥" w:date="2015-12-31T18:25:00Z"/>
                <w:color w:val="000000"/>
              </w:rPr>
            </w:pPr>
            <w:ins w:id="276"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77" w:author="曹姝玥" w:date="2015-12-31T18:25:00Z"/>
                <w:color w:val="000000"/>
              </w:rPr>
            </w:pPr>
            <w:ins w:id="278" w:author="曹姝玥" w:date="2015-12-31T18:25:00Z">
              <w:r>
                <w:rPr>
                  <w:rFonts w:hint="eastAsia"/>
                  <w:color w:val="000000"/>
                </w:rPr>
                <w:t>在期初建账中初始化信息</w:t>
              </w:r>
            </w:ins>
          </w:p>
        </w:tc>
      </w:tr>
      <w:tr w:rsidR="008605FC" w:rsidTr="00A06AC7">
        <w:trPr>
          <w:ins w:id="279"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80" w:author="曹姝玥" w:date="2015-12-31T18:25:00Z"/>
                <w:color w:val="000000"/>
              </w:rPr>
            </w:pPr>
            <w:ins w:id="281" w:author="曹姝玥" w:date="2015-12-31T18:25:00Z">
              <w:r>
                <w:rPr>
                  <w:rFonts w:hint="eastAsia"/>
                  <w:color w:val="000000"/>
                </w:rPr>
                <w:t>User</w:t>
              </w:r>
            </w:ins>
            <w:ins w:id="282" w:author="曹姝玥" w:date="2015-12-31T18:36:00Z">
              <w:r w:rsidR="00055CAE">
                <w:rPr>
                  <w:rFonts w:hint="eastAsia"/>
                  <w:color w:val="000000"/>
                </w:rPr>
                <w:t>Controller</w:t>
              </w:r>
            </w:ins>
            <w:ins w:id="283" w:author="曹姝玥" w:date="2015-12-31T18:25:00Z">
              <w:r>
                <w:rPr>
                  <w:rFonts w:hint="eastAsia"/>
                  <w:color w:val="000000"/>
                </w:rPr>
                <w:t>.changeInfo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84" w:author="曹姝玥" w:date="2015-12-31T18:25:00Z"/>
                <w:color w:val="000000"/>
              </w:rPr>
            </w:pPr>
            <w:ins w:id="285"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86" w:author="曹姝玥" w:date="2015-12-31T18:25:00Z"/>
                <w:color w:val="000000"/>
              </w:rPr>
            </w:pPr>
            <w:ins w:id="287" w:author="曹姝玥" w:date="2015-12-31T18:25:00Z">
              <w:r>
                <w:rPr>
                  <w:rFonts w:hint="eastAsia"/>
                  <w:color w:val="000000"/>
                </w:rPr>
                <w:t>Public boolean changeInfo(UserVO userVO)</w:t>
              </w:r>
            </w:ins>
          </w:p>
        </w:tc>
      </w:tr>
      <w:tr w:rsidR="008605FC" w:rsidTr="00A06AC7">
        <w:trPr>
          <w:ins w:id="288"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89"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90" w:author="曹姝玥" w:date="2015-12-31T18:25:00Z"/>
                <w:color w:val="000000"/>
              </w:rPr>
            </w:pPr>
            <w:ins w:id="291"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92" w:author="曹姝玥" w:date="2015-12-31T18:25:00Z"/>
                <w:color w:val="000000"/>
              </w:rPr>
            </w:pPr>
            <w:ins w:id="293" w:author="曹姝玥" w:date="2015-12-31T18:25:00Z">
              <w:r>
                <w:rPr>
                  <w:rFonts w:hint="eastAsia"/>
                  <w:color w:val="000000"/>
                </w:rPr>
                <w:t>总经理修改员工</w:t>
              </w:r>
            </w:ins>
          </w:p>
        </w:tc>
      </w:tr>
      <w:tr w:rsidR="008605FC" w:rsidTr="00A06AC7">
        <w:trPr>
          <w:ins w:id="294"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95"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96" w:author="曹姝玥" w:date="2015-12-31T18:25:00Z"/>
                <w:color w:val="000000"/>
              </w:rPr>
            </w:pPr>
            <w:ins w:id="297"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98" w:author="曹姝玥" w:date="2015-12-31T18:25:00Z"/>
                <w:color w:val="000000"/>
              </w:rPr>
            </w:pPr>
            <w:ins w:id="299" w:author="曹姝玥" w:date="2015-12-31T18:25:00Z">
              <w:r>
                <w:rPr>
                  <w:rFonts w:hint="eastAsia"/>
                  <w:color w:val="000000"/>
                </w:rPr>
                <w:t>更新员工个人信息</w:t>
              </w:r>
            </w:ins>
          </w:p>
        </w:tc>
      </w:tr>
      <w:tr w:rsidR="008605FC" w:rsidTr="00A06AC7">
        <w:trPr>
          <w:ins w:id="300" w:author="曹姝玥" w:date="2015-12-31T18:2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301" w:author="曹姝玥" w:date="2015-12-31T18:25:00Z"/>
                <w:color w:val="FFFFFF"/>
              </w:rPr>
            </w:pPr>
            <w:ins w:id="302" w:author="曹姝玥" w:date="2015-12-31T18:25:00Z">
              <w:r>
                <w:rPr>
                  <w:rFonts w:hint="eastAsia"/>
                  <w:b/>
                  <w:color w:val="FFFFFF"/>
                </w:rPr>
                <w:t>需要的服务（需接口）</w:t>
              </w:r>
            </w:ins>
          </w:p>
        </w:tc>
      </w:tr>
      <w:tr w:rsidR="008605FC" w:rsidTr="00A06AC7">
        <w:trPr>
          <w:ins w:id="303" w:author="曹姝玥" w:date="2015-12-31T18:2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304" w:author="曹姝玥" w:date="2015-12-31T18:25:00Z"/>
                <w:color w:val="000000"/>
              </w:rPr>
            </w:pPr>
            <w:ins w:id="305" w:author="曹姝玥" w:date="2015-12-31T18:25: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306" w:author="曹姝玥" w:date="2015-12-31T18:25:00Z"/>
                <w:color w:val="000000"/>
              </w:rPr>
            </w:pPr>
            <w:ins w:id="307" w:author="曹姝玥" w:date="2015-12-31T18:25:00Z">
              <w:r>
                <w:rPr>
                  <w:rFonts w:hint="eastAsia"/>
                  <w:color w:val="000000"/>
                </w:rPr>
                <w:t>服务</w:t>
              </w:r>
            </w:ins>
          </w:p>
        </w:tc>
      </w:tr>
      <w:tr w:rsidR="008605FC" w:rsidTr="00A06AC7">
        <w:trPr>
          <w:ins w:id="308" w:author="曹姝玥" w:date="2015-12-31T18:2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309" w:author="曹姝玥" w:date="2015-12-31T18:25:00Z"/>
                <w:color w:val="000000"/>
              </w:rPr>
            </w:pPr>
            <w:ins w:id="310" w:author="曹姝玥" w:date="2015-12-31T18:26:00Z">
              <w:r>
                <w:rPr>
                  <w:rFonts w:hint="eastAsia"/>
                  <w:color w:val="000000"/>
                </w:rPr>
                <w:t>User.</w:t>
              </w:r>
              <w:r>
                <w:rPr>
                  <w:color w:val="000000"/>
                </w:rPr>
                <w:t xml:space="preserve"> getPersonalInfo(long UserId)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8605FC">
            <w:pPr>
              <w:rPr>
                <w:ins w:id="311" w:author="曹姝玥" w:date="2015-12-31T18:25:00Z"/>
                <w:color w:val="000000"/>
              </w:rPr>
            </w:pPr>
            <w:ins w:id="312" w:author="曹姝玥" w:date="2015-12-31T18:25:00Z">
              <w:r>
                <w:rPr>
                  <w:rFonts w:hint="eastAsia"/>
                  <w:color w:val="000000"/>
                </w:rPr>
                <w:t>根据</w:t>
              </w:r>
              <w:r>
                <w:rPr>
                  <w:rFonts w:hint="eastAsia"/>
                  <w:color w:val="000000"/>
                </w:rPr>
                <w:t>ID</w:t>
              </w:r>
            </w:ins>
            <w:ins w:id="313" w:author="曹姝玥" w:date="2015-12-31T18:27:00Z">
              <w:r>
                <w:rPr>
                  <w:rFonts w:hint="eastAsia"/>
                  <w:color w:val="000000"/>
                </w:rPr>
                <w:t>查找单一个人信息</w:t>
              </w:r>
            </w:ins>
          </w:p>
        </w:tc>
      </w:tr>
      <w:tr w:rsidR="008605FC" w:rsidTr="00A06AC7">
        <w:trPr>
          <w:ins w:id="314" w:author="曹姝玥" w:date="2015-12-31T18:2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315" w:author="曹姝玥" w:date="2015-12-31T18:25:00Z"/>
                <w:color w:val="000000"/>
              </w:rPr>
            </w:pPr>
            <w:ins w:id="316" w:author="曹姝玥" w:date="2015-12-31T18:27:00Z">
              <w:r>
                <w:rPr>
                  <w:rFonts w:hint="eastAsia"/>
                  <w:color w:val="000000"/>
                </w:rPr>
                <w:t>User.</w:t>
              </w:r>
              <w:r>
                <w:rPr>
                  <w:color w:val="000000"/>
                </w:rPr>
                <w:t xml:space="preserve"> changePassword</w:t>
              </w:r>
              <w:r>
                <w:rPr>
                  <w:rFonts w:hint="eastAsia"/>
                  <w:color w:val="000000"/>
                </w:rPr>
                <w:t>(</w:t>
              </w:r>
              <w:r>
                <w:rPr>
                  <w:color w:val="000000"/>
                </w:rPr>
                <w:t>String password</w:t>
              </w:r>
              <w:r>
                <w:rPr>
                  <w:rFonts w:hint="eastAsia"/>
                  <w:color w:val="000000"/>
                </w:rPr>
                <w:t>,long userId)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317" w:author="曹姝玥" w:date="2015-12-31T18:25:00Z"/>
                <w:color w:val="000000"/>
              </w:rPr>
            </w:pPr>
            <w:ins w:id="318" w:author="曹姝玥" w:date="2015-12-31T18:28:00Z">
              <w:r>
                <w:rPr>
                  <w:rFonts w:hint="eastAsia"/>
                  <w:color w:val="000000"/>
                </w:rPr>
                <w:t>更改密码</w:t>
              </w:r>
            </w:ins>
          </w:p>
        </w:tc>
      </w:tr>
      <w:tr w:rsidR="008605FC" w:rsidTr="00A06AC7">
        <w:trPr>
          <w:ins w:id="319" w:author="曹姝玥" w:date="2015-12-31T18:25:00Z"/>
        </w:trPr>
        <w:tc>
          <w:tcPr>
            <w:tcW w:w="2943" w:type="dxa"/>
          </w:tcPr>
          <w:p w:rsidR="008605FC" w:rsidRDefault="008605FC" w:rsidP="00A06AC7">
            <w:pPr>
              <w:rPr>
                <w:ins w:id="320" w:author="曹姝玥" w:date="2015-12-31T18:25:00Z"/>
                <w:color w:val="000000"/>
              </w:rPr>
            </w:pPr>
            <w:ins w:id="321" w:author="曹姝玥" w:date="2015-12-31T18:27:00Z">
              <w:r>
                <w:rPr>
                  <w:rFonts w:hint="eastAsia"/>
                  <w:color w:val="000000"/>
                </w:rPr>
                <w:t>User.</w:t>
              </w:r>
              <w:r>
                <w:rPr>
                  <w:color w:val="000000"/>
                </w:rPr>
                <w:t xml:space="preserve"> initial(ArrayList&lt;InitUserVO&gt;</w:t>
              </w:r>
              <w:r>
                <w:rPr>
                  <w:rFonts w:hint="eastAsia"/>
                  <w:color w:val="000000"/>
                </w:rPr>
                <w:t xml:space="preserve"> User</w:t>
              </w:r>
              <w:r>
                <w:rPr>
                  <w:color w:val="000000"/>
                </w:rPr>
                <w:t>)</w:t>
              </w:r>
            </w:ins>
          </w:p>
        </w:tc>
        <w:tc>
          <w:tcPr>
            <w:tcW w:w="5529" w:type="dxa"/>
            <w:gridSpan w:val="2"/>
          </w:tcPr>
          <w:p w:rsidR="008605FC" w:rsidRDefault="008605FC" w:rsidP="00A06AC7">
            <w:pPr>
              <w:rPr>
                <w:ins w:id="322" w:author="曹姝玥" w:date="2015-12-31T18:25:00Z"/>
                <w:color w:val="000000"/>
              </w:rPr>
            </w:pPr>
            <w:ins w:id="323" w:author="曹姝玥" w:date="2015-12-31T18:25:00Z">
              <w:r>
                <w:rPr>
                  <w:rFonts w:hint="eastAsia"/>
                  <w:color w:val="000000"/>
                </w:rPr>
                <w:t>期初建账时初始化</w:t>
              </w:r>
            </w:ins>
          </w:p>
        </w:tc>
      </w:tr>
      <w:tr w:rsidR="008605FC" w:rsidTr="00A06AC7">
        <w:trPr>
          <w:ins w:id="324" w:author="曹姝玥" w:date="2015-12-31T18:25:00Z"/>
        </w:trPr>
        <w:tc>
          <w:tcPr>
            <w:tcW w:w="2943" w:type="dxa"/>
          </w:tcPr>
          <w:p w:rsidR="008605FC" w:rsidRDefault="008605FC" w:rsidP="00A06AC7">
            <w:pPr>
              <w:rPr>
                <w:ins w:id="325" w:author="曹姝玥" w:date="2015-12-31T18:25:00Z"/>
                <w:color w:val="000000"/>
              </w:rPr>
            </w:pPr>
            <w:ins w:id="326" w:author="曹姝玥" w:date="2015-12-31T18:27:00Z">
              <w:r>
                <w:rPr>
                  <w:rFonts w:hint="eastAsia"/>
                  <w:color w:val="000000"/>
                </w:rPr>
                <w:t>User.</w:t>
              </w:r>
            </w:ins>
            <w:ins w:id="327" w:author="曹姝玥" w:date="2015-12-31T18:28:00Z">
              <w:r>
                <w:rPr>
                  <w:rFonts w:hint="eastAsia"/>
                  <w:color w:val="000000"/>
                </w:rPr>
                <w:t xml:space="preserve"> changeInfo(UserVO userVO)</w:t>
              </w:r>
            </w:ins>
          </w:p>
        </w:tc>
        <w:tc>
          <w:tcPr>
            <w:tcW w:w="5529" w:type="dxa"/>
            <w:gridSpan w:val="2"/>
          </w:tcPr>
          <w:p w:rsidR="008605FC" w:rsidRDefault="008605FC" w:rsidP="00A06AC7">
            <w:pPr>
              <w:rPr>
                <w:ins w:id="328" w:author="曹姝玥" w:date="2015-12-31T18:25:00Z"/>
                <w:color w:val="000000"/>
              </w:rPr>
            </w:pPr>
            <w:ins w:id="329" w:author="曹姝玥" w:date="2015-12-31T18:28:00Z">
              <w:r>
                <w:rPr>
                  <w:rFonts w:hint="eastAsia"/>
                  <w:color w:val="000000"/>
                </w:rPr>
                <w:t>更改信息</w:t>
              </w:r>
            </w:ins>
          </w:p>
        </w:tc>
      </w:tr>
      <w:tr w:rsidR="008605FC" w:rsidTr="00A06AC7">
        <w:trPr>
          <w:ins w:id="330" w:author="曹姝玥" w:date="2015-12-31T18:25:00Z"/>
        </w:trPr>
        <w:tc>
          <w:tcPr>
            <w:tcW w:w="2943" w:type="dxa"/>
          </w:tcPr>
          <w:p w:rsidR="008605FC" w:rsidRDefault="008605FC" w:rsidP="008605FC">
            <w:pPr>
              <w:rPr>
                <w:ins w:id="331" w:author="曹姝玥" w:date="2015-12-31T18:25:00Z"/>
                <w:color w:val="000000"/>
              </w:rPr>
            </w:pPr>
            <w:ins w:id="332" w:author="曹姝玥" w:date="2015-12-31T18:25:00Z">
              <w:r>
                <w:rPr>
                  <w:rFonts w:hint="eastAsia"/>
                  <w:color w:val="000000"/>
                </w:rPr>
                <w:t>User</w:t>
              </w:r>
              <w:r>
                <w:rPr>
                  <w:color w:val="000000"/>
                </w:rPr>
                <w:t>.</w:t>
              </w:r>
            </w:ins>
            <w:ins w:id="333" w:author="曹姝玥" w:date="2015-12-31T18:29:00Z">
              <w:r>
                <w:rPr>
                  <w:color w:val="000000"/>
                </w:rPr>
                <w:t xml:space="preserve"> endManagement</w:t>
              </w:r>
              <w:r>
                <w:rPr>
                  <w:rFonts w:hint="eastAsia"/>
                  <w:color w:val="000000"/>
                </w:rPr>
                <w:t>()</w:t>
              </w:r>
            </w:ins>
          </w:p>
        </w:tc>
        <w:tc>
          <w:tcPr>
            <w:tcW w:w="5529" w:type="dxa"/>
            <w:gridSpan w:val="2"/>
          </w:tcPr>
          <w:p w:rsidR="008605FC" w:rsidRDefault="008605FC" w:rsidP="00A06AC7">
            <w:pPr>
              <w:rPr>
                <w:ins w:id="334" w:author="曹姝玥" w:date="2015-12-31T18:25:00Z"/>
                <w:color w:val="000000"/>
              </w:rPr>
            </w:pPr>
            <w:ins w:id="335" w:author="曹姝玥" w:date="2015-12-31T18:29:00Z">
              <w:r>
                <w:rPr>
                  <w:rFonts w:hint="eastAsia"/>
                  <w:color w:val="000000"/>
                </w:rPr>
                <w:t>结束管理</w:t>
              </w:r>
            </w:ins>
          </w:p>
        </w:tc>
      </w:tr>
    </w:tbl>
    <w:p w:rsidR="008605FC" w:rsidRDefault="008605FC"/>
    <w:tbl>
      <w:tblPr>
        <w:tblStyle w:val="ae"/>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178"/>
        <w:gridCol w:w="4710"/>
      </w:tblGrid>
      <w:tr w:rsidR="00694684" w:rsidDel="008605FC">
        <w:trPr>
          <w:del w:id="336" w:author="曹姝玥" w:date="2015-12-31T18:21:00Z"/>
        </w:trPr>
        <w:tc>
          <w:tcPr>
            <w:tcW w:w="8472" w:type="dxa"/>
            <w:gridSpan w:val="4"/>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337" w:author="曹姝玥" w:date="2015-12-31T18:21:00Z"/>
                <w:color w:val="FFFFFF"/>
              </w:rPr>
            </w:pPr>
            <w:del w:id="338" w:author="曹姝玥" w:date="2015-12-31T18:21:00Z">
              <w:r w:rsidDel="008605FC">
                <w:rPr>
                  <w:rFonts w:hint="eastAsia"/>
                  <w:b/>
                  <w:color w:val="FFFFFF"/>
                </w:rPr>
                <w:delText>提供的服务（供接口）</w:delText>
              </w:r>
            </w:del>
          </w:p>
        </w:tc>
      </w:tr>
      <w:tr w:rsidR="00694684" w:rsidDel="008605FC">
        <w:trPr>
          <w:del w:id="339"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40" w:author="曹姝玥" w:date="2015-12-31T18:21:00Z"/>
                <w:color w:val="000000"/>
              </w:rPr>
            </w:pPr>
            <w:del w:id="341" w:author="曹姝玥" w:date="2015-12-31T18:21:00Z">
              <w:r w:rsidDel="008605FC">
                <w:rPr>
                  <w:rFonts w:hint="eastAsia"/>
                  <w:color w:val="000000"/>
                </w:rPr>
                <w:delText>User.</w:delText>
              </w:r>
              <w:r w:rsidDel="008605FC">
                <w:rPr>
                  <w:color w:val="000000"/>
                </w:rPr>
                <w:delText xml:space="preserve"> getPersonalInfo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42" w:author="曹姝玥" w:date="2015-12-31T18:21:00Z"/>
                <w:color w:val="000000"/>
              </w:rPr>
            </w:pPr>
            <w:del w:id="343" w:author="曹姝玥" w:date="2015-12-31T18:21:00Z">
              <w:r w:rsidDel="008605FC">
                <w:rPr>
                  <w:rFonts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44" w:author="曹姝玥" w:date="2015-12-31T18:21:00Z"/>
                <w:color w:val="000000"/>
              </w:rPr>
            </w:pPr>
            <w:del w:id="345" w:author="曹姝玥" w:date="2015-12-31T18:21:00Z">
              <w:r w:rsidDel="008605FC">
                <w:rPr>
                  <w:color w:val="000000"/>
                </w:rPr>
                <w:delText>P</w:delText>
              </w:r>
              <w:r w:rsidDel="008605FC">
                <w:rPr>
                  <w:rFonts w:hint="eastAsia"/>
                  <w:color w:val="000000"/>
                </w:rPr>
                <w:delText>ublic</w:delText>
              </w:r>
              <w:r w:rsidDel="008605FC">
                <w:rPr>
                  <w:color w:val="000000"/>
                </w:rPr>
                <w:delText xml:space="preserve"> StaffInfoVO</w:delText>
              </w:r>
              <w:r w:rsidDel="008605FC">
                <w:rPr>
                  <w:rFonts w:hint="eastAsia"/>
                  <w:color w:val="000000"/>
                </w:rPr>
                <w:delText xml:space="preserve"> </w:delText>
              </w:r>
              <w:r w:rsidDel="008605FC">
                <w:rPr>
                  <w:color w:val="000000"/>
                </w:rPr>
                <w:delText>getPersonalInfo(long UserId)</w:delText>
              </w:r>
            </w:del>
          </w:p>
        </w:tc>
      </w:tr>
      <w:tr w:rsidR="00694684" w:rsidDel="008605FC">
        <w:trPr>
          <w:del w:id="346"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47"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48" w:author="曹姝玥" w:date="2015-12-31T18:21:00Z"/>
                <w:color w:val="000000"/>
              </w:rPr>
            </w:pPr>
            <w:del w:id="349" w:author="曹姝玥" w:date="2015-12-31T18:21:00Z">
              <w:r w:rsidDel="008605FC">
                <w:rPr>
                  <w:rFonts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50" w:author="曹姝玥" w:date="2015-12-31T18:21:00Z"/>
                <w:color w:val="000000"/>
              </w:rPr>
            </w:pPr>
            <w:del w:id="351" w:author="曹姝玥" w:date="2015-12-31T18:21:00Z">
              <w:r w:rsidDel="008605FC">
                <w:rPr>
                  <w:rFonts w:hint="eastAsia"/>
                  <w:color w:val="000000"/>
                </w:rPr>
                <w:delText>个人帐号拥有者启动账号信息管理</w:delText>
              </w:r>
            </w:del>
          </w:p>
        </w:tc>
      </w:tr>
      <w:tr w:rsidR="00694684" w:rsidDel="008605FC">
        <w:trPr>
          <w:del w:id="352"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53"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54" w:author="曹姝玥" w:date="2015-12-31T18:21:00Z"/>
                <w:color w:val="000000"/>
              </w:rPr>
            </w:pPr>
            <w:del w:id="355" w:author="曹姝玥" w:date="2015-12-31T18:21:00Z">
              <w:r w:rsidDel="008605FC">
                <w:rPr>
                  <w:rFonts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56" w:author="曹姝玥" w:date="2015-12-31T18:21:00Z"/>
                <w:color w:val="000000"/>
              </w:rPr>
            </w:pPr>
            <w:del w:id="357" w:author="曹姝玥" w:date="2015-12-31T18:21:00Z">
              <w:r w:rsidDel="008605FC">
                <w:rPr>
                  <w:rFonts w:hint="eastAsia"/>
                  <w:color w:val="000000"/>
                </w:rPr>
                <w:delText>在一次个人账号信息管理中获得个人帐号信息</w:delText>
              </w:r>
            </w:del>
          </w:p>
        </w:tc>
      </w:tr>
      <w:tr w:rsidR="00694684" w:rsidDel="008605FC">
        <w:trPr>
          <w:trHeight w:val="105"/>
          <w:del w:id="358"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59" w:author="曹姝玥" w:date="2015-12-31T18:21:00Z"/>
                <w:color w:val="000000"/>
              </w:rPr>
            </w:pPr>
            <w:del w:id="360" w:author="曹姝玥" w:date="2015-12-31T18:21:00Z">
              <w:r w:rsidDel="008605FC">
                <w:rPr>
                  <w:rFonts w:hint="eastAsia"/>
                  <w:color w:val="000000"/>
                </w:rPr>
                <w:delText>User.</w:delText>
              </w:r>
              <w:r w:rsidDel="008605FC">
                <w:rPr>
                  <w:color w:val="000000"/>
                </w:rPr>
                <w:delText xml:space="preserve"> changePassword</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61" w:author="曹姝玥" w:date="2015-12-31T18:21:00Z"/>
                <w:color w:val="000000"/>
              </w:rPr>
            </w:pPr>
            <w:del w:id="362" w:author="曹姝玥" w:date="2015-12-31T18:21:00Z">
              <w:r w:rsidDel="008605FC">
                <w:rPr>
                  <w:rFonts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63" w:author="曹姝玥" w:date="2015-12-31T18:21:00Z"/>
                <w:color w:val="000000"/>
              </w:rPr>
            </w:pPr>
            <w:del w:id="364" w:author="曹姝玥" w:date="2015-12-31T18:21:00Z">
              <w:r w:rsidDel="008605FC">
                <w:rPr>
                  <w:color w:val="000000"/>
                </w:rPr>
                <w:delText>P</w:delText>
              </w:r>
              <w:r w:rsidDel="008605FC">
                <w:rPr>
                  <w:rFonts w:hint="eastAsia"/>
                  <w:color w:val="000000"/>
                </w:rPr>
                <w:delText xml:space="preserve">ublic </w:delText>
              </w:r>
              <w:r w:rsidDel="008605FC">
                <w:rPr>
                  <w:color w:val="000000"/>
                </w:rPr>
                <w:delText>void changePassword</w:delText>
              </w:r>
              <w:r w:rsidDel="008605FC">
                <w:rPr>
                  <w:rFonts w:hint="eastAsia"/>
                  <w:color w:val="000000"/>
                </w:rPr>
                <w:delText>(</w:delText>
              </w:r>
              <w:r w:rsidDel="008605FC">
                <w:rPr>
                  <w:color w:val="000000"/>
                </w:rPr>
                <w:delText>String password</w:delText>
              </w:r>
              <w:r w:rsidDel="008605FC">
                <w:rPr>
                  <w:rFonts w:hint="eastAsia"/>
                  <w:color w:val="000000"/>
                </w:rPr>
                <w:delText>)</w:delText>
              </w:r>
            </w:del>
          </w:p>
        </w:tc>
      </w:tr>
      <w:tr w:rsidR="00694684" w:rsidDel="008605FC">
        <w:trPr>
          <w:trHeight w:val="105"/>
          <w:del w:id="365"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66"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67" w:author="曹姝玥" w:date="2015-12-31T18:21:00Z"/>
                <w:color w:val="000000"/>
              </w:rPr>
            </w:pPr>
            <w:del w:id="368" w:author="曹姝玥" w:date="2015-12-31T18:21:00Z">
              <w:r w:rsidDel="008605FC">
                <w:rPr>
                  <w:rFonts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69" w:author="曹姝玥" w:date="2015-12-31T18:21:00Z"/>
                <w:color w:val="000000"/>
              </w:rPr>
            </w:pPr>
            <w:del w:id="370" w:author="曹姝玥" w:date="2015-12-31T18:21:00Z">
              <w:r w:rsidDel="008605FC">
                <w:rPr>
                  <w:rFonts w:hint="eastAsia"/>
                  <w:color w:val="000000"/>
                </w:rPr>
                <w:delText>个人帐号拥有者启动账号信息管理</w:delText>
              </w:r>
            </w:del>
          </w:p>
        </w:tc>
      </w:tr>
      <w:tr w:rsidR="00694684" w:rsidDel="008605FC">
        <w:trPr>
          <w:trHeight w:val="105"/>
          <w:del w:id="371"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72"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73" w:author="曹姝玥" w:date="2015-12-31T18:21:00Z"/>
                <w:color w:val="000000"/>
              </w:rPr>
            </w:pPr>
            <w:del w:id="374" w:author="曹姝玥" w:date="2015-12-31T18:21:00Z">
              <w:r w:rsidDel="008605FC">
                <w:rPr>
                  <w:rFonts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75" w:author="曹姝玥" w:date="2015-12-31T18:21:00Z"/>
                <w:color w:val="000000"/>
              </w:rPr>
            </w:pPr>
            <w:del w:id="376" w:author="曹姝玥" w:date="2015-12-31T18:21:00Z">
              <w:r w:rsidDel="008605FC">
                <w:rPr>
                  <w:rFonts w:hint="eastAsia"/>
                  <w:color w:val="000000"/>
                </w:rPr>
                <w:delText>员工在一次帐号信息管理中更改密码</w:delText>
              </w:r>
            </w:del>
          </w:p>
        </w:tc>
      </w:tr>
      <w:tr w:rsidR="00694684" w:rsidDel="008605FC">
        <w:trPr>
          <w:del w:id="377"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78" w:author="曹姝玥" w:date="2015-12-31T18:21:00Z"/>
                <w:color w:val="000000"/>
              </w:rPr>
            </w:pPr>
            <w:del w:id="379" w:author="曹姝玥" w:date="2015-12-31T18:21:00Z">
              <w:r w:rsidDel="008605FC">
                <w:rPr>
                  <w:rFonts w:hint="eastAsia"/>
                  <w:color w:val="000000"/>
                </w:rPr>
                <w:lastRenderedPageBreak/>
                <w:delText>User.</w:delText>
              </w:r>
              <w:r w:rsidDel="008605FC">
                <w:rPr>
                  <w:color w:val="000000"/>
                </w:rPr>
                <w:delText xml:space="preserve"> endManagement</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80" w:author="曹姝玥" w:date="2015-12-31T18:21:00Z"/>
                <w:color w:val="000000"/>
              </w:rPr>
            </w:pPr>
            <w:del w:id="381" w:author="曹姝玥" w:date="2015-12-31T18:21:00Z">
              <w:r w:rsidDel="008605FC">
                <w:rPr>
                  <w:rFonts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82" w:author="曹姝玥" w:date="2015-12-31T18:21:00Z"/>
                <w:color w:val="000000"/>
              </w:rPr>
            </w:pPr>
            <w:del w:id="383" w:author="曹姝玥" w:date="2015-12-31T18:21:00Z">
              <w:r w:rsidDel="008605FC">
                <w:rPr>
                  <w:color w:val="000000"/>
                </w:rPr>
                <w:delText>P</w:delText>
              </w:r>
              <w:r w:rsidDel="008605FC">
                <w:rPr>
                  <w:rFonts w:hint="eastAsia"/>
                  <w:color w:val="000000"/>
                </w:rPr>
                <w:delText>ublic</w:delText>
              </w:r>
              <w:r w:rsidDel="008605FC">
                <w:rPr>
                  <w:color w:val="000000"/>
                </w:rPr>
                <w:delText xml:space="preserve"> </w:delText>
              </w:r>
              <w:r w:rsidDel="008605FC">
                <w:rPr>
                  <w:rFonts w:hint="eastAsia"/>
                  <w:color w:val="000000"/>
                </w:rPr>
                <w:delText xml:space="preserve">void </w:delText>
              </w:r>
              <w:r w:rsidDel="008605FC">
                <w:rPr>
                  <w:color w:val="000000"/>
                </w:rPr>
                <w:delText>endManagement</w:delText>
              </w:r>
              <w:r w:rsidDel="008605FC">
                <w:rPr>
                  <w:rFonts w:hint="eastAsia"/>
                  <w:color w:val="000000"/>
                </w:rPr>
                <w:delText>()</w:delText>
              </w:r>
            </w:del>
          </w:p>
        </w:tc>
      </w:tr>
      <w:tr w:rsidR="00694684" w:rsidDel="008605FC">
        <w:trPr>
          <w:del w:id="384"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385"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86" w:author="曹姝玥" w:date="2015-12-31T18:21:00Z"/>
                <w:color w:val="000000"/>
              </w:rPr>
            </w:pPr>
            <w:del w:id="387" w:author="曹姝玥" w:date="2015-12-31T18:21:00Z">
              <w:r w:rsidDel="008605FC">
                <w:rPr>
                  <w:rFonts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88" w:author="曹姝玥" w:date="2015-12-31T18:21:00Z"/>
                <w:color w:val="000000"/>
              </w:rPr>
            </w:pPr>
            <w:del w:id="389" w:author="曹姝玥" w:date="2015-12-31T18:21:00Z">
              <w:r w:rsidDel="008605FC">
                <w:rPr>
                  <w:rFonts w:hint="eastAsia"/>
                  <w:color w:val="000000"/>
                </w:rPr>
                <w:delText>已确认所有个人信息的管理</w:delText>
              </w:r>
            </w:del>
          </w:p>
        </w:tc>
      </w:tr>
      <w:tr w:rsidR="00694684" w:rsidDel="008605FC">
        <w:trPr>
          <w:del w:id="390"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391"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92" w:author="曹姝玥" w:date="2015-12-31T18:21:00Z"/>
                <w:color w:val="000000"/>
              </w:rPr>
            </w:pPr>
            <w:del w:id="393" w:author="曹姝玥" w:date="2015-12-31T18:21:00Z">
              <w:r w:rsidDel="008605FC">
                <w:rPr>
                  <w:rFonts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94" w:author="曹姝玥" w:date="2015-12-31T18:21:00Z"/>
                <w:color w:val="000000"/>
              </w:rPr>
            </w:pPr>
            <w:del w:id="395" w:author="曹姝玥" w:date="2015-12-31T18:21:00Z">
              <w:r w:rsidDel="008605FC">
                <w:rPr>
                  <w:rFonts w:hint="eastAsia"/>
                  <w:color w:val="000000"/>
                </w:rPr>
                <w:delText>保存操作日志，保存所有已更新数据</w:delText>
              </w:r>
            </w:del>
          </w:p>
        </w:tc>
      </w:tr>
      <w:tr w:rsidR="00694684" w:rsidDel="008605FC">
        <w:trPr>
          <w:del w:id="396"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97" w:author="曹姝玥" w:date="2015-12-31T18:21:00Z"/>
                <w:color w:val="000000"/>
              </w:rPr>
            </w:pPr>
            <w:del w:id="398" w:author="曹姝玥" w:date="2015-12-31T18:21:00Z">
              <w:r w:rsidDel="008605FC">
                <w:rPr>
                  <w:rFonts w:hint="eastAsia"/>
                  <w:color w:val="000000"/>
                </w:rPr>
                <w:delText>User.</w:delText>
              </w:r>
              <w:r w:rsidDel="008605FC">
                <w:rPr>
                  <w:color w:val="000000"/>
                </w:rPr>
                <w:delText xml:space="preserve"> </w:delText>
              </w:r>
              <w:r w:rsidR="008605FC" w:rsidDel="008605FC">
                <w:rPr>
                  <w:color w:val="000000"/>
                </w:rPr>
                <w:delText>I</w:delText>
              </w:r>
              <w:r w:rsidDel="008605FC">
                <w:rPr>
                  <w:color w:val="000000"/>
                </w:rPr>
                <w:delText>nitial</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99" w:author="曹姝玥" w:date="2015-12-31T18:21:00Z"/>
                <w:color w:val="000000"/>
              </w:rPr>
            </w:pPr>
            <w:del w:id="400" w:author="曹姝玥" w:date="2015-12-31T18:21:00Z">
              <w:r w:rsidDel="008605FC">
                <w:rPr>
                  <w:rFonts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01" w:author="曹姝玥" w:date="2015-12-31T18:21:00Z"/>
                <w:color w:val="000000"/>
              </w:rPr>
            </w:pPr>
            <w:del w:id="402" w:author="曹姝玥" w:date="2015-12-31T18:21:00Z">
              <w:r w:rsidDel="008605FC">
                <w:rPr>
                  <w:rFonts w:hint="eastAsia"/>
                  <w:color w:val="000000"/>
                </w:rPr>
                <w:delText xml:space="preserve">Public void </w:delText>
              </w:r>
              <w:r w:rsidDel="008605FC">
                <w:rPr>
                  <w:color w:val="000000"/>
                </w:rPr>
                <w:delText>initial(ArrayList&lt;InitUserVO&gt;</w:delText>
              </w:r>
              <w:r w:rsidDel="008605FC">
                <w:rPr>
                  <w:rFonts w:hint="eastAsia"/>
                  <w:color w:val="000000"/>
                </w:rPr>
                <w:delText xml:space="preserve"> User</w:delText>
              </w:r>
              <w:r w:rsidDel="008605FC">
                <w:rPr>
                  <w:color w:val="000000"/>
                </w:rPr>
                <w:delText>)</w:delText>
              </w:r>
            </w:del>
          </w:p>
        </w:tc>
      </w:tr>
      <w:tr w:rsidR="00694684" w:rsidDel="008605FC">
        <w:trPr>
          <w:del w:id="403"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404"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05" w:author="曹姝玥" w:date="2015-12-31T18:21:00Z"/>
                <w:color w:val="000000"/>
              </w:rPr>
            </w:pPr>
            <w:del w:id="406" w:author="曹姝玥" w:date="2015-12-31T18:21:00Z">
              <w:r w:rsidDel="008605FC">
                <w:rPr>
                  <w:rFonts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07" w:author="曹姝玥" w:date="2015-12-31T18:21:00Z"/>
                <w:color w:val="000000"/>
              </w:rPr>
            </w:pPr>
            <w:del w:id="408" w:author="曹姝玥" w:date="2015-12-31T18:21:00Z">
              <w:r w:rsidDel="008605FC">
                <w:rPr>
                  <w:rFonts w:hint="eastAsia"/>
                  <w:color w:val="000000"/>
                </w:rPr>
                <w:delText>期初建账</w:delText>
              </w:r>
            </w:del>
          </w:p>
        </w:tc>
      </w:tr>
      <w:tr w:rsidR="00694684" w:rsidDel="008605FC">
        <w:trPr>
          <w:del w:id="409"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410"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11" w:author="曹姝玥" w:date="2015-12-31T18:21:00Z"/>
                <w:color w:val="000000"/>
              </w:rPr>
            </w:pPr>
            <w:del w:id="412" w:author="曹姝玥" w:date="2015-12-31T18:21:00Z">
              <w:r w:rsidDel="008605FC">
                <w:rPr>
                  <w:rFonts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13" w:author="曹姝玥" w:date="2015-12-31T18:21:00Z"/>
                <w:color w:val="000000"/>
              </w:rPr>
            </w:pPr>
            <w:del w:id="414" w:author="曹姝玥" w:date="2015-12-31T18:21:00Z">
              <w:r w:rsidDel="008605FC">
                <w:rPr>
                  <w:rFonts w:hint="eastAsia"/>
                  <w:color w:val="000000"/>
                </w:rPr>
                <w:delText>在期初建账中初始化信息</w:delText>
              </w:r>
            </w:del>
          </w:p>
        </w:tc>
      </w:tr>
      <w:tr w:rsidR="00694684" w:rsidDel="008605FC">
        <w:trPr>
          <w:del w:id="415"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416" w:author="曹姝玥" w:date="2015-12-31T18:21:00Z"/>
                <w:color w:val="000000"/>
              </w:rPr>
            </w:pPr>
            <w:del w:id="417" w:author="曹姝玥" w:date="2015-12-31T18:21:00Z">
              <w:r w:rsidDel="008605FC">
                <w:rPr>
                  <w:rFonts w:hint="eastAsia"/>
                  <w:color w:val="000000"/>
                </w:rPr>
                <w:delText>User.getCity</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18" w:author="曹姝玥" w:date="2015-12-31T18:21:00Z"/>
                <w:color w:val="000000"/>
              </w:rPr>
            </w:pPr>
            <w:del w:id="419" w:author="曹姝玥" w:date="2015-12-31T18:21:00Z">
              <w:r w:rsidDel="008605FC">
                <w:rPr>
                  <w:rFonts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20" w:author="曹姝玥" w:date="2015-12-31T18:21:00Z"/>
                <w:color w:val="000000"/>
              </w:rPr>
            </w:pPr>
            <w:del w:id="421" w:author="曹姝玥" w:date="2015-12-31T18:21:00Z">
              <w:r w:rsidDel="008605FC">
                <w:rPr>
                  <w:rFonts w:hint="eastAsia"/>
                  <w:color w:val="000000"/>
                </w:rPr>
                <w:delText xml:space="preserve">Public String getCity(long </w:delText>
              </w:r>
              <w:r w:rsidDel="008605FC">
                <w:rPr>
                  <w:color w:val="000000"/>
                </w:rPr>
                <w:delText>UserId</w:delText>
              </w:r>
              <w:r w:rsidDel="008605FC">
                <w:rPr>
                  <w:rFonts w:hint="eastAsia"/>
                  <w:color w:val="000000"/>
                </w:rPr>
                <w:delText>)</w:delText>
              </w:r>
            </w:del>
          </w:p>
        </w:tc>
      </w:tr>
      <w:tr w:rsidR="00694684" w:rsidDel="008605FC">
        <w:trPr>
          <w:del w:id="422"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423"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24" w:author="曹姝玥" w:date="2015-12-31T18:21:00Z"/>
                <w:color w:val="000000"/>
              </w:rPr>
            </w:pPr>
            <w:del w:id="425" w:author="曹姝玥" w:date="2015-12-31T18:21:00Z">
              <w:r w:rsidDel="008605FC">
                <w:rPr>
                  <w:rFonts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26" w:author="曹姝玥" w:date="2015-12-31T18:21:00Z"/>
                <w:color w:val="000000"/>
              </w:rPr>
            </w:pPr>
            <w:del w:id="427" w:author="曹姝玥" w:date="2015-12-31T18:21:00Z">
              <w:r w:rsidDel="008605FC">
                <w:rPr>
                  <w:rFonts w:hint="eastAsia"/>
                  <w:color w:val="000000"/>
                </w:rPr>
                <w:delText>中转中心仓库管理员启动仓库管理回合</w:delText>
              </w:r>
            </w:del>
          </w:p>
        </w:tc>
      </w:tr>
      <w:tr w:rsidR="00694684" w:rsidDel="008605FC">
        <w:trPr>
          <w:del w:id="428"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429" w:author="曹姝玥" w:date="2015-12-31T18:21: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30" w:author="曹姝玥" w:date="2015-12-31T18:21:00Z"/>
                <w:color w:val="000000"/>
              </w:rPr>
            </w:pPr>
            <w:del w:id="431" w:author="曹姝玥" w:date="2015-12-31T18:21:00Z">
              <w:r w:rsidDel="008605FC">
                <w:rPr>
                  <w:rFonts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32" w:author="曹姝玥" w:date="2015-12-31T18:21:00Z"/>
                <w:color w:val="000000"/>
              </w:rPr>
            </w:pPr>
            <w:del w:id="433" w:author="曹姝玥" w:date="2015-12-31T18:21:00Z">
              <w:r w:rsidDel="008605FC">
                <w:rPr>
                  <w:rFonts w:hint="eastAsia"/>
                  <w:color w:val="000000"/>
                </w:rPr>
                <w:delText>获得仓库管理对应的城市</w:delText>
              </w:r>
            </w:del>
          </w:p>
        </w:tc>
      </w:tr>
      <w:tr w:rsidR="00694684" w:rsidDel="008605FC">
        <w:trPr>
          <w:del w:id="434" w:author="曹姝玥" w:date="2015-12-31T18:21:00Z"/>
        </w:trPr>
        <w:tc>
          <w:tcPr>
            <w:tcW w:w="8472" w:type="dxa"/>
            <w:gridSpan w:val="4"/>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435" w:author="曹姝玥" w:date="2015-12-31T18:21:00Z"/>
                <w:color w:val="FFFFFF"/>
              </w:rPr>
            </w:pPr>
            <w:del w:id="436" w:author="曹姝玥" w:date="2015-12-31T18:21:00Z">
              <w:r w:rsidDel="008605FC">
                <w:rPr>
                  <w:rFonts w:hint="eastAsia"/>
                  <w:b/>
                  <w:color w:val="FFFFFF"/>
                </w:rPr>
                <w:delText>需要的服务（需接口）</w:delText>
              </w:r>
            </w:del>
          </w:p>
        </w:tc>
      </w:tr>
      <w:tr w:rsidR="00694684" w:rsidDel="008605FC">
        <w:trPr>
          <w:del w:id="437" w:author="曹姝玥" w:date="2015-12-31T18:21:00Z"/>
        </w:trPr>
        <w:tc>
          <w:tcPr>
            <w:tcW w:w="3762" w:type="dxa"/>
            <w:gridSpan w:val="3"/>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38" w:author="曹姝玥" w:date="2015-12-31T18:21:00Z"/>
                <w:color w:val="000000"/>
              </w:rPr>
            </w:pPr>
            <w:del w:id="439" w:author="曹姝玥" w:date="2015-12-31T18:21:00Z">
              <w:r w:rsidDel="008605FC">
                <w:rPr>
                  <w:rFonts w:hint="eastAsia"/>
                  <w:color w:val="000000"/>
                </w:rPr>
                <w:delText>服务名</w:delText>
              </w:r>
            </w:del>
          </w:p>
        </w:tc>
        <w:tc>
          <w:tcPr>
            <w:tcW w:w="4710"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40" w:author="曹姝玥" w:date="2015-12-31T18:21:00Z"/>
                <w:color w:val="000000"/>
              </w:rPr>
            </w:pPr>
            <w:del w:id="441" w:author="曹姝玥" w:date="2015-12-31T18:21:00Z">
              <w:r w:rsidDel="008605FC">
                <w:rPr>
                  <w:rFonts w:hint="eastAsia"/>
                  <w:color w:val="000000"/>
                </w:rPr>
                <w:delText>服务</w:delText>
              </w:r>
            </w:del>
          </w:p>
        </w:tc>
      </w:tr>
      <w:tr w:rsidR="00694684" w:rsidDel="008605FC">
        <w:trPr>
          <w:del w:id="442" w:author="曹姝玥" w:date="2015-12-31T18:21:00Z"/>
        </w:trPr>
        <w:tc>
          <w:tcPr>
            <w:tcW w:w="3762" w:type="dxa"/>
            <w:gridSpan w:val="3"/>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43" w:author="曹姝玥" w:date="2015-12-31T18:21:00Z"/>
                <w:color w:val="000000"/>
              </w:rPr>
            </w:pPr>
            <w:del w:id="444" w:author="曹姝玥" w:date="2015-12-31T18:21:00Z">
              <w:r w:rsidDel="008605FC">
                <w:rPr>
                  <w:rFonts w:hint="eastAsia"/>
                  <w:color w:val="000000"/>
                </w:rPr>
                <w:delText>User</w:delText>
              </w:r>
              <w:r w:rsidDel="008605FC">
                <w:rPr>
                  <w:color w:val="000000"/>
                </w:rPr>
                <w:delText>DataService.find</w:delText>
              </w:r>
              <w:r w:rsidDel="008605FC">
                <w:rPr>
                  <w:rFonts w:hint="eastAsia"/>
                  <w:color w:val="000000"/>
                </w:rPr>
                <w:delText>Person</w:delText>
              </w:r>
              <w:r w:rsidDel="008605FC">
                <w:rPr>
                  <w:color w:val="000000"/>
                </w:rPr>
                <w:delText>(</w:delText>
              </w:r>
              <w:r w:rsidDel="008605FC">
                <w:rPr>
                  <w:rFonts w:hint="eastAsia"/>
                  <w:color w:val="000000"/>
                </w:rPr>
                <w:delText>long</w:delText>
              </w:r>
              <w:r w:rsidDel="008605FC">
                <w:rPr>
                  <w:color w:val="000000"/>
                </w:rPr>
                <w:delText xml:space="preserve"> </w:delText>
              </w:r>
              <w:r w:rsidDel="008605FC">
                <w:rPr>
                  <w:rFonts w:hint="eastAsia"/>
                  <w:color w:val="000000"/>
                </w:rPr>
                <w:delText>UserI</w:delText>
              </w:r>
              <w:r w:rsidDel="008605FC">
                <w:rPr>
                  <w:color w:val="000000"/>
                </w:rPr>
                <w:delText>d)</w:delText>
              </w:r>
            </w:del>
          </w:p>
        </w:tc>
        <w:tc>
          <w:tcPr>
            <w:tcW w:w="4710"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45" w:author="曹姝玥" w:date="2015-12-31T18:21:00Z"/>
                <w:color w:val="000000"/>
              </w:rPr>
            </w:pPr>
            <w:del w:id="446" w:author="曹姝玥" w:date="2015-12-31T18:21:00Z">
              <w:r w:rsidDel="008605FC">
                <w:rPr>
                  <w:rFonts w:hint="eastAsia"/>
                  <w:color w:val="000000"/>
                </w:rPr>
                <w:delText>根据</w:delText>
              </w:r>
              <w:r w:rsidDel="008605FC">
                <w:rPr>
                  <w:rFonts w:hint="eastAsia"/>
                  <w:color w:val="000000"/>
                </w:rPr>
                <w:delText>ID</w:delText>
              </w:r>
              <w:r w:rsidDel="008605FC">
                <w:rPr>
                  <w:rFonts w:hint="eastAsia"/>
                  <w:color w:val="000000"/>
                </w:rPr>
                <w:delText>进行</w:delText>
              </w:r>
              <w:r w:rsidDel="008605FC">
                <w:rPr>
                  <w:color w:val="000000"/>
                </w:rPr>
                <w:delText>查找单一持久化对象</w:delText>
              </w:r>
            </w:del>
          </w:p>
        </w:tc>
      </w:tr>
      <w:tr w:rsidR="00694684" w:rsidDel="008605FC">
        <w:trPr>
          <w:del w:id="447" w:author="曹姝玥" w:date="2015-12-31T18:21:00Z"/>
        </w:trPr>
        <w:tc>
          <w:tcPr>
            <w:tcW w:w="3762" w:type="dxa"/>
            <w:gridSpan w:val="3"/>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48" w:author="曹姝玥" w:date="2015-12-31T18:21:00Z"/>
                <w:color w:val="000000"/>
              </w:rPr>
            </w:pPr>
            <w:del w:id="449" w:author="曹姝玥" w:date="2015-12-31T18:21:00Z">
              <w:r w:rsidDel="008605FC">
                <w:rPr>
                  <w:rFonts w:hint="eastAsia"/>
                  <w:color w:val="000000"/>
                </w:rPr>
                <w:delText>User</w:delText>
              </w:r>
              <w:r w:rsidDel="008605FC">
                <w:rPr>
                  <w:color w:val="000000"/>
                </w:rPr>
                <w:delText>DataService. updatePassword(String</w:delText>
              </w:r>
              <w:r w:rsidDel="008605FC">
                <w:rPr>
                  <w:rFonts w:hint="eastAsia"/>
                  <w:color w:val="000000"/>
                </w:rPr>
                <w:delText xml:space="preserve">  </w:delText>
              </w:r>
              <w:r w:rsidDel="008605FC">
                <w:rPr>
                  <w:color w:val="000000"/>
                </w:rPr>
                <w:delText>password)</w:delText>
              </w:r>
            </w:del>
          </w:p>
        </w:tc>
        <w:tc>
          <w:tcPr>
            <w:tcW w:w="4710"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50" w:author="曹姝玥" w:date="2015-12-31T18:21:00Z"/>
                <w:color w:val="000000"/>
              </w:rPr>
            </w:pPr>
            <w:del w:id="451" w:author="曹姝玥" w:date="2015-12-31T18:21:00Z">
              <w:r w:rsidDel="008605FC">
                <w:rPr>
                  <w:rFonts w:hint="eastAsia"/>
                  <w:color w:val="000000"/>
                </w:rPr>
                <w:delText>更新</w:delText>
              </w:r>
              <w:r w:rsidDel="008605FC">
                <w:rPr>
                  <w:color w:val="000000"/>
                </w:rPr>
                <w:delText>单一持久化对象</w:delText>
              </w:r>
            </w:del>
          </w:p>
        </w:tc>
      </w:tr>
    </w:tbl>
    <w:tbl>
      <w:tblPr>
        <w:tblStyle w:val="14"/>
        <w:tblpPr w:leftFromText="180" w:rightFromText="180" w:horzAnchor="margin" w:tblpY="480"/>
        <w:tblW w:w="8472" w:type="dxa"/>
        <w:tblLayout w:type="fixed"/>
        <w:tblLook w:val="04A0"/>
        <w:tblPrChange w:id="452" w:author="曹姝玥" w:date="2015-12-31T18:29:00Z">
          <w:tblPr>
            <w:tblStyle w:val="14"/>
            <w:tblW w:w="8472" w:type="dxa"/>
            <w:tblLayout w:type="fixed"/>
            <w:tblLook w:val="04A0"/>
          </w:tblPr>
        </w:tblPrChange>
      </w:tblPr>
      <w:tblGrid>
        <w:gridCol w:w="2943"/>
        <w:gridCol w:w="641"/>
        <w:gridCol w:w="4888"/>
        <w:tblGridChange w:id="453">
          <w:tblGrid>
            <w:gridCol w:w="2943"/>
            <w:gridCol w:w="641"/>
            <w:gridCol w:w="4888"/>
          </w:tblGrid>
        </w:tblGridChange>
      </w:tblGrid>
      <w:tr w:rsidR="008605FC" w:rsidTr="008605FC">
        <w:trPr>
          <w:ins w:id="454" w:author="曹姝玥" w:date="2015-12-31T18:2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Change w:id="455" w:author="曹姝玥" w:date="2015-12-31T18:29:00Z">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tcPrChange>
          </w:tcPr>
          <w:p w:rsidR="008605FC" w:rsidRDefault="008605FC" w:rsidP="008605FC">
            <w:pPr>
              <w:jc w:val="center"/>
              <w:rPr>
                <w:ins w:id="456" w:author="曹姝玥" w:date="2015-12-31T18:21:00Z"/>
                <w:color w:val="FFFFFF"/>
              </w:rPr>
            </w:pPr>
            <w:ins w:id="457" w:author="曹姝玥" w:date="2015-12-31T18:21:00Z">
              <w:r>
                <w:rPr>
                  <w:rFonts w:hint="eastAsia"/>
                  <w:b/>
                  <w:color w:val="FFFFFF"/>
                </w:rPr>
                <w:lastRenderedPageBreak/>
                <w:t>提供的服务（供接口）</w:t>
              </w:r>
            </w:ins>
          </w:p>
        </w:tc>
      </w:tr>
      <w:tr w:rsidR="008605FC" w:rsidTr="008605FC">
        <w:trPr>
          <w:ins w:id="458"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Change w:id="459"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60" w:author="曹姝玥" w:date="2015-12-31T18:21:00Z"/>
                <w:color w:val="000000"/>
              </w:rPr>
            </w:pPr>
            <w:ins w:id="461" w:author="曹姝玥" w:date="2015-12-31T18:21:00Z">
              <w:r>
                <w:rPr>
                  <w:rFonts w:hint="eastAsia"/>
                  <w:color w:val="000000"/>
                </w:rPr>
                <w:t>User.</w:t>
              </w:r>
              <w:r>
                <w:rPr>
                  <w:color w:val="000000"/>
                </w:rPr>
                <w:t xml:space="preserve"> getPersonalInfo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62"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63" w:author="曹姝玥" w:date="2015-12-31T18:21:00Z"/>
                <w:color w:val="000000"/>
              </w:rPr>
            </w:pPr>
            <w:ins w:id="464"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65"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66" w:author="曹姝玥" w:date="2015-12-31T18:21:00Z"/>
                <w:color w:val="000000"/>
              </w:rPr>
            </w:pPr>
            <w:ins w:id="467" w:author="曹姝玥" w:date="2015-12-31T18:21:00Z">
              <w:r>
                <w:rPr>
                  <w:color w:val="000000"/>
                </w:rPr>
                <w:t>P</w:t>
              </w:r>
              <w:r>
                <w:rPr>
                  <w:rFonts w:hint="eastAsia"/>
                  <w:color w:val="000000"/>
                </w:rPr>
                <w:t>ublic</w:t>
              </w:r>
              <w:r>
                <w:rPr>
                  <w:color w:val="000000"/>
                </w:rPr>
                <w:t xml:space="preserve"> StaffInfoVO</w:t>
              </w:r>
              <w:r>
                <w:rPr>
                  <w:rFonts w:hint="eastAsia"/>
                  <w:color w:val="000000"/>
                </w:rPr>
                <w:t xml:space="preserve"> </w:t>
              </w:r>
              <w:r>
                <w:rPr>
                  <w:color w:val="000000"/>
                </w:rPr>
                <w:t>getPersonalInfo(long UserId)</w:t>
              </w:r>
            </w:ins>
          </w:p>
        </w:tc>
      </w:tr>
      <w:tr w:rsidR="008605FC" w:rsidTr="008605FC">
        <w:trPr>
          <w:ins w:id="468"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69"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70"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71"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72" w:author="曹姝玥" w:date="2015-12-31T18:21:00Z"/>
                <w:color w:val="000000"/>
              </w:rPr>
            </w:pPr>
            <w:ins w:id="473"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74"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75" w:author="曹姝玥" w:date="2015-12-31T18:21:00Z"/>
                <w:color w:val="000000"/>
              </w:rPr>
            </w:pPr>
            <w:ins w:id="476" w:author="曹姝玥" w:date="2015-12-31T18:21:00Z">
              <w:r>
                <w:rPr>
                  <w:rFonts w:hint="eastAsia"/>
                  <w:color w:val="000000"/>
                </w:rPr>
                <w:t>个人帐号拥有者启动账号信息管理</w:t>
              </w:r>
            </w:ins>
          </w:p>
        </w:tc>
      </w:tr>
      <w:tr w:rsidR="008605FC" w:rsidTr="008605FC">
        <w:trPr>
          <w:ins w:id="477"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78"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79"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80"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81" w:author="曹姝玥" w:date="2015-12-31T18:21:00Z"/>
                <w:color w:val="000000"/>
              </w:rPr>
            </w:pPr>
            <w:ins w:id="482"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83"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84" w:author="曹姝玥" w:date="2015-12-31T18:21:00Z"/>
                <w:color w:val="000000"/>
              </w:rPr>
            </w:pPr>
            <w:ins w:id="485" w:author="曹姝玥" w:date="2015-12-31T18:21:00Z">
              <w:r>
                <w:rPr>
                  <w:rFonts w:hint="eastAsia"/>
                  <w:color w:val="000000"/>
                </w:rPr>
                <w:t>在一次个人账号信息管理中获得个人帐号信息</w:t>
              </w:r>
            </w:ins>
          </w:p>
        </w:tc>
      </w:tr>
      <w:tr w:rsidR="008605FC" w:rsidTr="008605FC">
        <w:trPr>
          <w:trHeight w:val="105"/>
          <w:ins w:id="486" w:author="曹姝玥" w:date="2015-12-31T18:21:00Z"/>
          <w:trPrChange w:id="487" w:author="曹姝玥" w:date="2015-12-31T18:29:00Z">
            <w:trPr>
              <w:trHeight w:val="105"/>
            </w:trPr>
          </w:trPrChange>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Change w:id="488"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89" w:author="曹姝玥" w:date="2015-12-31T18:21:00Z"/>
                <w:color w:val="000000"/>
              </w:rPr>
            </w:pPr>
            <w:ins w:id="490" w:author="曹姝玥" w:date="2015-12-31T18:21:00Z">
              <w:r>
                <w:rPr>
                  <w:rFonts w:hint="eastAsia"/>
                  <w:color w:val="000000"/>
                </w:rPr>
                <w:t>User.</w:t>
              </w:r>
              <w:r>
                <w:rPr>
                  <w:color w:val="000000"/>
                </w:rPr>
                <w:t xml:space="preserve"> changePassword</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91"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92" w:author="曹姝玥" w:date="2015-12-31T18:21:00Z"/>
                <w:color w:val="000000"/>
              </w:rPr>
            </w:pPr>
            <w:ins w:id="493"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94"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95" w:author="曹姝玥" w:date="2015-12-31T18:21:00Z"/>
                <w:color w:val="000000"/>
              </w:rPr>
            </w:pPr>
            <w:ins w:id="496" w:author="曹姝玥" w:date="2015-12-31T18:21:00Z">
              <w:r>
                <w:rPr>
                  <w:color w:val="000000"/>
                </w:rPr>
                <w:t>P</w:t>
              </w:r>
              <w:r>
                <w:rPr>
                  <w:rFonts w:hint="eastAsia"/>
                  <w:color w:val="000000"/>
                </w:rPr>
                <w:t>ublic boolean</w:t>
              </w:r>
              <w:r>
                <w:rPr>
                  <w:color w:val="000000"/>
                </w:rPr>
                <w:t xml:space="preserve"> changePassword</w:t>
              </w:r>
              <w:r>
                <w:rPr>
                  <w:rFonts w:hint="eastAsia"/>
                  <w:color w:val="000000"/>
                </w:rPr>
                <w:t>(</w:t>
              </w:r>
              <w:r>
                <w:rPr>
                  <w:color w:val="000000"/>
                </w:rPr>
                <w:t>String password</w:t>
              </w:r>
              <w:r>
                <w:rPr>
                  <w:rFonts w:hint="eastAsia"/>
                  <w:color w:val="000000"/>
                </w:rPr>
                <w:t>,long userId)</w:t>
              </w:r>
            </w:ins>
          </w:p>
        </w:tc>
      </w:tr>
      <w:tr w:rsidR="008605FC" w:rsidTr="008605FC">
        <w:trPr>
          <w:trHeight w:val="105"/>
          <w:ins w:id="497" w:author="曹姝玥" w:date="2015-12-31T18:21:00Z"/>
          <w:trPrChange w:id="498" w:author="曹姝玥" w:date="2015-12-31T18:29:00Z">
            <w:trPr>
              <w:trHeight w:val="105"/>
            </w:trPr>
          </w:trPrChange>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99"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500"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01"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02" w:author="曹姝玥" w:date="2015-12-31T18:21:00Z"/>
                <w:color w:val="000000"/>
              </w:rPr>
            </w:pPr>
            <w:ins w:id="503"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04"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05" w:author="曹姝玥" w:date="2015-12-31T18:21:00Z"/>
                <w:color w:val="000000"/>
              </w:rPr>
            </w:pPr>
            <w:ins w:id="506" w:author="曹姝玥" w:date="2015-12-31T18:21:00Z">
              <w:r>
                <w:rPr>
                  <w:rFonts w:hint="eastAsia"/>
                  <w:color w:val="000000"/>
                </w:rPr>
                <w:t>个人帐号拥有者启动账号信息管理</w:t>
              </w:r>
            </w:ins>
          </w:p>
        </w:tc>
      </w:tr>
      <w:tr w:rsidR="008605FC" w:rsidTr="008605FC">
        <w:trPr>
          <w:trHeight w:val="105"/>
          <w:ins w:id="507" w:author="曹姝玥" w:date="2015-12-31T18:21:00Z"/>
          <w:trPrChange w:id="508" w:author="曹姝玥" w:date="2015-12-31T18:29:00Z">
            <w:trPr>
              <w:trHeight w:val="105"/>
            </w:trPr>
          </w:trPrChange>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509"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510"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11"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12" w:author="曹姝玥" w:date="2015-12-31T18:21:00Z"/>
                <w:color w:val="000000"/>
              </w:rPr>
            </w:pPr>
            <w:ins w:id="513"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14"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15" w:author="曹姝玥" w:date="2015-12-31T18:21:00Z"/>
                <w:color w:val="000000"/>
              </w:rPr>
            </w:pPr>
            <w:ins w:id="516" w:author="曹姝玥" w:date="2015-12-31T18:21:00Z">
              <w:r>
                <w:rPr>
                  <w:rFonts w:hint="eastAsia"/>
                  <w:color w:val="000000"/>
                </w:rPr>
                <w:t>员工在一次帐号信息管理中更改密码</w:t>
              </w:r>
            </w:ins>
          </w:p>
        </w:tc>
      </w:tr>
      <w:tr w:rsidR="008605FC" w:rsidTr="008605FC">
        <w:trPr>
          <w:ins w:id="517"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Change w:id="518"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519" w:author="曹姝玥" w:date="2015-12-31T18:21:00Z"/>
                <w:color w:val="000000"/>
              </w:rPr>
            </w:pPr>
            <w:ins w:id="520" w:author="曹姝玥" w:date="2015-12-31T18:21:00Z">
              <w:r>
                <w:rPr>
                  <w:rFonts w:hint="eastAsia"/>
                  <w:color w:val="000000"/>
                </w:rPr>
                <w:t>User.</w:t>
              </w:r>
              <w:r>
                <w:rPr>
                  <w:color w:val="000000"/>
                </w:rPr>
                <w:t xml:space="preserve"> 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21"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22" w:author="曹姝玥" w:date="2015-12-31T18:21:00Z"/>
                <w:color w:val="000000"/>
              </w:rPr>
            </w:pPr>
            <w:ins w:id="523"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24"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25" w:author="曹姝玥" w:date="2015-12-31T18:21:00Z"/>
                <w:color w:val="000000"/>
              </w:rPr>
            </w:pPr>
            <w:ins w:id="526" w:author="曹姝玥" w:date="2015-12-31T18:21: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8605FC" w:rsidTr="008605FC">
        <w:trPr>
          <w:ins w:id="527"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28"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29"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30"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31" w:author="曹姝玥" w:date="2015-12-31T18:21:00Z"/>
                <w:color w:val="000000"/>
              </w:rPr>
            </w:pPr>
            <w:ins w:id="532"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33"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34" w:author="曹姝玥" w:date="2015-12-31T18:21:00Z"/>
                <w:color w:val="000000"/>
              </w:rPr>
            </w:pPr>
            <w:ins w:id="535" w:author="曹姝玥" w:date="2015-12-31T18:21:00Z">
              <w:r>
                <w:rPr>
                  <w:rFonts w:hint="eastAsia"/>
                  <w:color w:val="000000"/>
                </w:rPr>
                <w:t>已确认所有个人信息的管理</w:t>
              </w:r>
            </w:ins>
          </w:p>
        </w:tc>
      </w:tr>
      <w:tr w:rsidR="008605FC" w:rsidTr="008605FC">
        <w:trPr>
          <w:ins w:id="536"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37"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38"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39"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40" w:author="曹姝玥" w:date="2015-12-31T18:21:00Z"/>
                <w:color w:val="000000"/>
              </w:rPr>
            </w:pPr>
            <w:ins w:id="541"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42"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43" w:author="曹姝玥" w:date="2015-12-31T18:21:00Z"/>
                <w:color w:val="000000"/>
              </w:rPr>
            </w:pPr>
            <w:ins w:id="544" w:author="曹姝玥" w:date="2015-12-31T18:21:00Z">
              <w:r>
                <w:rPr>
                  <w:rFonts w:hint="eastAsia"/>
                  <w:color w:val="000000"/>
                </w:rPr>
                <w:t>保存操作日志，保存所有已更新数据</w:t>
              </w:r>
            </w:ins>
          </w:p>
        </w:tc>
      </w:tr>
      <w:tr w:rsidR="008605FC" w:rsidTr="008605FC">
        <w:trPr>
          <w:ins w:id="545"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Change w:id="546"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47" w:author="曹姝玥" w:date="2015-12-31T18:21:00Z"/>
                <w:color w:val="000000"/>
              </w:rPr>
            </w:pPr>
            <w:ins w:id="548" w:author="曹姝玥" w:date="2015-12-31T18:21:00Z">
              <w:r>
                <w:rPr>
                  <w:rFonts w:hint="eastAsia"/>
                  <w:color w:val="000000"/>
                </w:rPr>
                <w:t>User.</w:t>
              </w:r>
              <w:r>
                <w:rPr>
                  <w:color w:val="000000"/>
                </w:rPr>
                <w:t xml:space="preserve"> initial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49"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50" w:author="曹姝玥" w:date="2015-12-31T18:21:00Z"/>
                <w:color w:val="000000"/>
              </w:rPr>
            </w:pPr>
            <w:ins w:id="551"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52"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53" w:author="曹姝玥" w:date="2015-12-31T18:21:00Z"/>
                <w:color w:val="000000"/>
              </w:rPr>
            </w:pPr>
            <w:ins w:id="554" w:author="曹姝玥" w:date="2015-12-31T18:21:00Z">
              <w:r>
                <w:rPr>
                  <w:rFonts w:hint="eastAsia"/>
                  <w:color w:val="000000"/>
                </w:rPr>
                <w:t xml:space="preserve">Public boolean </w:t>
              </w:r>
              <w:r>
                <w:rPr>
                  <w:color w:val="000000"/>
                </w:rPr>
                <w:t>initial(ArrayList&lt;InitUserVO&gt;</w:t>
              </w:r>
              <w:r>
                <w:rPr>
                  <w:rFonts w:hint="eastAsia"/>
                  <w:color w:val="000000"/>
                </w:rPr>
                <w:t xml:space="preserve"> User</w:t>
              </w:r>
              <w:r>
                <w:rPr>
                  <w:color w:val="000000"/>
                </w:rPr>
                <w:t>)</w:t>
              </w:r>
            </w:ins>
          </w:p>
        </w:tc>
      </w:tr>
      <w:tr w:rsidR="008605FC" w:rsidTr="008605FC">
        <w:trPr>
          <w:ins w:id="555"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56"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57"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58"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59" w:author="曹姝玥" w:date="2015-12-31T18:21:00Z"/>
                <w:color w:val="000000"/>
              </w:rPr>
            </w:pPr>
            <w:ins w:id="560"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61"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62" w:author="曹姝玥" w:date="2015-12-31T18:21:00Z"/>
                <w:color w:val="000000"/>
              </w:rPr>
            </w:pPr>
            <w:ins w:id="563" w:author="曹姝玥" w:date="2015-12-31T18:21:00Z">
              <w:r>
                <w:rPr>
                  <w:rFonts w:hint="eastAsia"/>
                  <w:color w:val="000000"/>
                </w:rPr>
                <w:t>期初建账</w:t>
              </w:r>
            </w:ins>
          </w:p>
        </w:tc>
      </w:tr>
      <w:tr w:rsidR="008605FC" w:rsidTr="008605FC">
        <w:trPr>
          <w:ins w:id="564"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65"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66"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67"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68" w:author="曹姝玥" w:date="2015-12-31T18:21:00Z"/>
                <w:color w:val="000000"/>
              </w:rPr>
            </w:pPr>
            <w:ins w:id="569"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70"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71" w:author="曹姝玥" w:date="2015-12-31T18:21:00Z"/>
                <w:color w:val="000000"/>
              </w:rPr>
            </w:pPr>
            <w:ins w:id="572" w:author="曹姝玥" w:date="2015-12-31T18:21:00Z">
              <w:r>
                <w:rPr>
                  <w:rFonts w:hint="eastAsia"/>
                  <w:color w:val="000000"/>
                </w:rPr>
                <w:t>在期初建账中初始化信息</w:t>
              </w:r>
            </w:ins>
          </w:p>
        </w:tc>
      </w:tr>
      <w:tr w:rsidR="008605FC" w:rsidTr="008605FC">
        <w:trPr>
          <w:ins w:id="573"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Change w:id="574"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75" w:author="曹姝玥" w:date="2015-12-31T18:21:00Z"/>
                <w:color w:val="000000"/>
              </w:rPr>
            </w:pPr>
            <w:ins w:id="576" w:author="曹姝玥" w:date="2015-12-31T18:21:00Z">
              <w:r>
                <w:rPr>
                  <w:rFonts w:hint="eastAsia"/>
                  <w:color w:val="000000"/>
                </w:rPr>
                <w:t>User.changeInfo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77"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78" w:author="曹姝玥" w:date="2015-12-31T18:21:00Z"/>
                <w:color w:val="000000"/>
              </w:rPr>
            </w:pPr>
            <w:ins w:id="579"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80"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81" w:author="曹姝玥" w:date="2015-12-31T18:21:00Z"/>
                <w:color w:val="000000"/>
              </w:rPr>
            </w:pPr>
            <w:ins w:id="582" w:author="曹姝玥" w:date="2015-12-31T18:21:00Z">
              <w:r>
                <w:rPr>
                  <w:rFonts w:hint="eastAsia"/>
                  <w:color w:val="000000"/>
                </w:rPr>
                <w:t>Public boolean changeInfo(UserVO userVO)</w:t>
              </w:r>
            </w:ins>
          </w:p>
        </w:tc>
      </w:tr>
      <w:tr w:rsidR="008605FC" w:rsidTr="008605FC">
        <w:trPr>
          <w:ins w:id="583"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84"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85"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86"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87" w:author="曹姝玥" w:date="2015-12-31T18:21:00Z"/>
                <w:color w:val="000000"/>
              </w:rPr>
            </w:pPr>
            <w:ins w:id="588"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89"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90" w:author="曹姝玥" w:date="2015-12-31T18:21:00Z"/>
                <w:color w:val="000000"/>
              </w:rPr>
            </w:pPr>
            <w:ins w:id="591" w:author="曹姝玥" w:date="2015-12-31T18:21:00Z">
              <w:r>
                <w:rPr>
                  <w:rFonts w:hint="eastAsia"/>
                  <w:color w:val="000000"/>
                </w:rPr>
                <w:t>总经理修改员工</w:t>
              </w:r>
            </w:ins>
          </w:p>
        </w:tc>
      </w:tr>
      <w:tr w:rsidR="008605FC" w:rsidTr="008605FC">
        <w:trPr>
          <w:ins w:id="592"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93"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94"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95"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96" w:author="曹姝玥" w:date="2015-12-31T18:21:00Z"/>
                <w:color w:val="000000"/>
              </w:rPr>
            </w:pPr>
            <w:ins w:id="597"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98"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99" w:author="曹姝玥" w:date="2015-12-31T18:21:00Z"/>
                <w:color w:val="000000"/>
              </w:rPr>
            </w:pPr>
            <w:ins w:id="600" w:author="曹姝玥" w:date="2015-12-31T18:21:00Z">
              <w:r>
                <w:rPr>
                  <w:rFonts w:hint="eastAsia"/>
                  <w:color w:val="000000"/>
                </w:rPr>
                <w:t>更新员工个人信息</w:t>
              </w:r>
            </w:ins>
          </w:p>
        </w:tc>
      </w:tr>
      <w:tr w:rsidR="008605FC" w:rsidTr="008605FC">
        <w:trPr>
          <w:ins w:id="601" w:author="曹姝玥" w:date="2015-12-31T18:2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Change w:id="602" w:author="曹姝玥" w:date="2015-12-31T18:29:00Z">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tcPrChange>
          </w:tcPr>
          <w:p w:rsidR="008605FC" w:rsidRDefault="008605FC" w:rsidP="008605FC">
            <w:pPr>
              <w:jc w:val="center"/>
              <w:rPr>
                <w:ins w:id="603" w:author="曹姝玥" w:date="2015-12-31T18:21:00Z"/>
                <w:color w:val="FFFFFF"/>
              </w:rPr>
            </w:pPr>
            <w:ins w:id="604" w:author="曹姝玥" w:date="2015-12-31T18:21:00Z">
              <w:r>
                <w:rPr>
                  <w:rFonts w:hint="eastAsia"/>
                  <w:b/>
                  <w:color w:val="FFFFFF"/>
                </w:rPr>
                <w:t>需要的服务（需接口）</w:t>
              </w:r>
            </w:ins>
          </w:p>
        </w:tc>
      </w:tr>
      <w:tr w:rsidR="008605FC" w:rsidTr="008605FC">
        <w:trPr>
          <w:ins w:id="605" w:author="曹姝玥" w:date="2015-12-31T18:21:00Z"/>
        </w:trPr>
        <w:tc>
          <w:tcPr>
            <w:tcW w:w="2943" w:type="dxa"/>
            <w:tcBorders>
              <w:top w:val="single" w:sz="8" w:space="0" w:color="4F81BD"/>
              <w:left w:val="single" w:sz="8" w:space="0" w:color="4F81BD"/>
              <w:bottom w:val="single" w:sz="8" w:space="0" w:color="4F81BD"/>
              <w:right w:val="dotted" w:sz="4" w:space="0" w:color="auto"/>
            </w:tcBorders>
            <w:shd w:val="clear" w:color="auto" w:fill="FFFFFF"/>
            <w:tcPrChange w:id="606" w:author="曹姝玥" w:date="2015-12-31T18:29:00Z">
              <w:tcPr>
                <w:tcW w:w="2943" w:type="dxa"/>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607" w:author="曹姝玥" w:date="2015-12-31T18:21:00Z"/>
                <w:color w:val="000000"/>
              </w:rPr>
            </w:pPr>
            <w:ins w:id="608" w:author="曹姝玥" w:date="2015-12-31T18:21: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Change w:id="609" w:author="曹姝玥" w:date="2015-12-31T18:29:00Z">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610" w:author="曹姝玥" w:date="2015-12-31T18:21:00Z"/>
                <w:color w:val="000000"/>
              </w:rPr>
            </w:pPr>
            <w:ins w:id="611" w:author="曹姝玥" w:date="2015-12-31T18:21:00Z">
              <w:r>
                <w:rPr>
                  <w:rFonts w:hint="eastAsia"/>
                  <w:color w:val="000000"/>
                </w:rPr>
                <w:t>服务</w:t>
              </w:r>
            </w:ins>
          </w:p>
        </w:tc>
      </w:tr>
      <w:tr w:rsidR="008605FC" w:rsidTr="008605FC">
        <w:trPr>
          <w:ins w:id="612" w:author="曹姝玥" w:date="2015-12-31T18:21:00Z"/>
        </w:trPr>
        <w:tc>
          <w:tcPr>
            <w:tcW w:w="2943" w:type="dxa"/>
            <w:tcBorders>
              <w:top w:val="single" w:sz="8" w:space="0" w:color="4F81BD"/>
              <w:left w:val="single" w:sz="8" w:space="0" w:color="4F81BD"/>
              <w:bottom w:val="single" w:sz="8" w:space="0" w:color="4F81BD"/>
              <w:right w:val="dotted" w:sz="4" w:space="0" w:color="auto"/>
            </w:tcBorders>
            <w:shd w:val="clear" w:color="auto" w:fill="FFFFFF"/>
            <w:tcPrChange w:id="613" w:author="曹姝玥" w:date="2015-12-31T18:29:00Z">
              <w:tcPr>
                <w:tcW w:w="2943" w:type="dxa"/>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614" w:author="曹姝玥" w:date="2015-12-31T18:21:00Z"/>
                <w:color w:val="000000"/>
              </w:rPr>
            </w:pPr>
            <w:ins w:id="615" w:author="曹姝玥" w:date="2015-12-31T18:21:00Z">
              <w:r>
                <w:rPr>
                  <w:rFonts w:hint="eastAsia"/>
                  <w:color w:val="000000"/>
                </w:rPr>
                <w:t>User</w:t>
              </w:r>
              <w:r>
                <w:rPr>
                  <w:color w:val="000000"/>
                </w:rPr>
                <w:t>DataService.find</w:t>
              </w:r>
              <w:r>
                <w:rPr>
                  <w:rFonts w:hint="eastAsia"/>
                  <w:color w:val="000000"/>
                </w:rPr>
                <w:t xml:space="preserve"> </w:t>
              </w:r>
              <w:r>
                <w:rPr>
                  <w:color w:val="000000"/>
                </w:rPr>
                <w:t>(</w:t>
              </w:r>
              <w:r>
                <w:rPr>
                  <w:rFonts w:hint="eastAsia"/>
                  <w:color w:val="000000"/>
                </w:rPr>
                <w:t>long</w:t>
              </w:r>
              <w:r>
                <w:rPr>
                  <w:color w:val="000000"/>
                </w:rPr>
                <w:t xml:space="preserve"> </w:t>
              </w:r>
              <w:r>
                <w:rPr>
                  <w:rFonts w:hint="eastAsia"/>
                  <w:color w:val="000000"/>
                </w:rPr>
                <w:t>UserI</w:t>
              </w:r>
              <w:r>
                <w:rPr>
                  <w:color w:val="000000"/>
                </w:rPr>
                <w:t>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Change w:id="616" w:author="曹姝玥" w:date="2015-12-31T18:29:00Z">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617" w:author="曹姝玥" w:date="2015-12-31T18:21:00Z"/>
                <w:color w:val="000000"/>
              </w:rPr>
            </w:pPr>
            <w:ins w:id="618" w:author="曹姝玥" w:date="2015-12-31T18:21: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8605FC" w:rsidTr="008605FC">
        <w:trPr>
          <w:ins w:id="619" w:author="曹姝玥" w:date="2015-12-31T18:21:00Z"/>
        </w:trPr>
        <w:tc>
          <w:tcPr>
            <w:tcW w:w="2943" w:type="dxa"/>
            <w:tcBorders>
              <w:top w:val="single" w:sz="8" w:space="0" w:color="4F81BD"/>
              <w:left w:val="single" w:sz="8" w:space="0" w:color="4F81BD"/>
              <w:bottom w:val="single" w:sz="8" w:space="0" w:color="4F81BD"/>
              <w:right w:val="dotted" w:sz="4" w:space="0" w:color="auto"/>
            </w:tcBorders>
            <w:shd w:val="clear" w:color="auto" w:fill="FFFFFF"/>
            <w:tcPrChange w:id="620" w:author="曹姝玥" w:date="2015-12-31T18:29:00Z">
              <w:tcPr>
                <w:tcW w:w="2943" w:type="dxa"/>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621" w:author="曹姝玥" w:date="2015-12-31T18:21:00Z"/>
                <w:color w:val="000000"/>
              </w:rPr>
            </w:pPr>
            <w:ins w:id="622" w:author="曹姝玥" w:date="2015-12-31T18:21:00Z">
              <w:r>
                <w:rPr>
                  <w:rFonts w:hint="eastAsia"/>
                  <w:color w:val="000000"/>
                </w:rPr>
                <w:t>User</w:t>
              </w:r>
              <w:r>
                <w:rPr>
                  <w:color w:val="000000"/>
                </w:rPr>
                <w:t>DataService. update (String</w:t>
              </w:r>
              <w:r>
                <w:rPr>
                  <w:rFonts w:hint="eastAsia"/>
                  <w:color w:val="000000"/>
                </w:rPr>
                <w:t xml:space="preserve">  </w:t>
              </w:r>
              <w:r>
                <w:rPr>
                  <w:color w:val="000000"/>
                </w:rPr>
                <w:t>password)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Change w:id="623" w:author="曹姝玥" w:date="2015-12-31T18:29:00Z">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624" w:author="曹姝玥" w:date="2015-12-31T18:21:00Z"/>
                <w:color w:val="000000"/>
              </w:rPr>
            </w:pPr>
            <w:ins w:id="625" w:author="曹姝玥" w:date="2015-12-31T18:21:00Z">
              <w:r>
                <w:rPr>
                  <w:rFonts w:hint="eastAsia"/>
                  <w:color w:val="000000"/>
                </w:rPr>
                <w:t>更新</w:t>
              </w:r>
              <w:r>
                <w:rPr>
                  <w:color w:val="000000"/>
                </w:rPr>
                <w:t>单一持久化对象</w:t>
              </w:r>
            </w:ins>
          </w:p>
        </w:tc>
      </w:tr>
      <w:tr w:rsidR="008605FC" w:rsidTr="008605FC">
        <w:trPr>
          <w:ins w:id="626" w:author="曹姝玥" w:date="2015-12-31T18:21:00Z"/>
        </w:trPr>
        <w:tc>
          <w:tcPr>
            <w:tcW w:w="2943" w:type="dxa"/>
            <w:tcPrChange w:id="627" w:author="曹姝玥" w:date="2015-12-31T18:29:00Z">
              <w:tcPr>
                <w:tcW w:w="2943" w:type="dxa"/>
              </w:tcPr>
            </w:tcPrChange>
          </w:tcPr>
          <w:p w:rsidR="008605FC" w:rsidRDefault="008605FC" w:rsidP="008605FC">
            <w:pPr>
              <w:rPr>
                <w:ins w:id="628" w:author="曹姝玥" w:date="2015-12-31T18:21:00Z"/>
                <w:color w:val="000000"/>
              </w:rPr>
            </w:pPr>
            <w:ins w:id="629" w:author="曹姝玥" w:date="2015-12-31T18:21:00Z">
              <w:r>
                <w:rPr>
                  <w:rFonts w:hint="eastAsia"/>
                  <w:color w:val="000000"/>
                </w:rPr>
                <w:t>User</w:t>
              </w:r>
              <w:r>
                <w:rPr>
                  <w:color w:val="000000"/>
                </w:rPr>
                <w:t>DataService.</w:t>
              </w:r>
              <w:r>
                <w:t xml:space="preserve"> </w:t>
              </w:r>
              <w:r>
                <w:rPr>
                  <w:color w:val="000000"/>
                </w:rPr>
                <w:t>InitialInsert(ArrayList&lt;UserPO&gt; User)</w:t>
              </w:r>
            </w:ins>
          </w:p>
        </w:tc>
        <w:tc>
          <w:tcPr>
            <w:tcW w:w="5529" w:type="dxa"/>
            <w:gridSpan w:val="2"/>
            <w:tcPrChange w:id="630" w:author="曹姝玥" w:date="2015-12-31T18:29:00Z">
              <w:tcPr>
                <w:tcW w:w="5529" w:type="dxa"/>
                <w:gridSpan w:val="2"/>
              </w:tcPr>
            </w:tcPrChange>
          </w:tcPr>
          <w:p w:rsidR="008605FC" w:rsidRDefault="008605FC" w:rsidP="008605FC">
            <w:pPr>
              <w:rPr>
                <w:ins w:id="631" w:author="曹姝玥" w:date="2015-12-31T18:21:00Z"/>
                <w:color w:val="000000"/>
              </w:rPr>
            </w:pPr>
            <w:ins w:id="632" w:author="曹姝玥" w:date="2015-12-31T18:21:00Z">
              <w:r>
                <w:rPr>
                  <w:rFonts w:hint="eastAsia"/>
                  <w:color w:val="000000"/>
                </w:rPr>
                <w:t>期初建账时初始化</w:t>
              </w:r>
            </w:ins>
          </w:p>
        </w:tc>
      </w:tr>
      <w:tr w:rsidR="008605FC" w:rsidTr="008605FC">
        <w:trPr>
          <w:ins w:id="633" w:author="曹姝玥" w:date="2015-12-31T18:21:00Z"/>
        </w:trPr>
        <w:tc>
          <w:tcPr>
            <w:tcW w:w="2943" w:type="dxa"/>
            <w:tcPrChange w:id="634" w:author="曹姝玥" w:date="2015-12-31T18:29:00Z">
              <w:tcPr>
                <w:tcW w:w="2943" w:type="dxa"/>
              </w:tcPr>
            </w:tcPrChange>
          </w:tcPr>
          <w:p w:rsidR="008605FC" w:rsidRDefault="008605FC" w:rsidP="008605FC">
            <w:pPr>
              <w:rPr>
                <w:ins w:id="635" w:author="曹姝玥" w:date="2015-12-31T18:21:00Z"/>
                <w:color w:val="000000"/>
              </w:rPr>
            </w:pPr>
            <w:ins w:id="636" w:author="曹姝玥" w:date="2015-12-31T18:21:00Z">
              <w:r>
                <w:rPr>
                  <w:rFonts w:hint="eastAsia"/>
                  <w:color w:val="000000"/>
                </w:rPr>
                <w:t>User</w:t>
              </w:r>
              <w:r>
                <w:rPr>
                  <w:color w:val="000000"/>
                </w:rPr>
                <w:t>DataService. I</w:t>
              </w:r>
              <w:r>
                <w:rPr>
                  <w:rFonts w:hint="eastAsia"/>
                  <w:color w:val="000000"/>
                </w:rPr>
                <w:t>nsert(UserPO po)</w:t>
              </w:r>
            </w:ins>
          </w:p>
        </w:tc>
        <w:tc>
          <w:tcPr>
            <w:tcW w:w="5529" w:type="dxa"/>
            <w:gridSpan w:val="2"/>
            <w:tcPrChange w:id="637" w:author="曹姝玥" w:date="2015-12-31T18:29:00Z">
              <w:tcPr>
                <w:tcW w:w="5529" w:type="dxa"/>
                <w:gridSpan w:val="2"/>
              </w:tcPr>
            </w:tcPrChange>
          </w:tcPr>
          <w:p w:rsidR="008605FC" w:rsidRDefault="008605FC" w:rsidP="008605FC">
            <w:pPr>
              <w:rPr>
                <w:ins w:id="638" w:author="曹姝玥" w:date="2015-12-31T18:21:00Z"/>
                <w:color w:val="000000"/>
              </w:rPr>
            </w:pPr>
            <w:ins w:id="639" w:author="曹姝玥" w:date="2015-12-31T18:21:00Z">
              <w:r>
                <w:rPr>
                  <w:rFonts w:hint="eastAsia"/>
                  <w:color w:val="000000"/>
                </w:rPr>
                <w:t>增加</w:t>
              </w:r>
              <w:r>
                <w:rPr>
                  <w:color w:val="000000"/>
                </w:rPr>
                <w:t>单一持久化对象</w:t>
              </w:r>
            </w:ins>
          </w:p>
        </w:tc>
      </w:tr>
      <w:tr w:rsidR="008605FC" w:rsidTr="008605FC">
        <w:trPr>
          <w:ins w:id="640" w:author="曹姝玥" w:date="2015-12-31T18:21:00Z"/>
        </w:trPr>
        <w:tc>
          <w:tcPr>
            <w:tcW w:w="2943" w:type="dxa"/>
            <w:tcPrChange w:id="641" w:author="曹姝玥" w:date="2015-12-31T18:29:00Z">
              <w:tcPr>
                <w:tcW w:w="2943" w:type="dxa"/>
              </w:tcPr>
            </w:tcPrChange>
          </w:tcPr>
          <w:p w:rsidR="008605FC" w:rsidRDefault="008605FC" w:rsidP="008605FC">
            <w:pPr>
              <w:rPr>
                <w:ins w:id="642" w:author="曹姝玥" w:date="2015-12-31T18:21:00Z"/>
                <w:color w:val="000000"/>
              </w:rPr>
            </w:pPr>
            <w:ins w:id="643" w:author="曹姝玥" w:date="2015-12-31T18:21:00Z">
              <w:r>
                <w:rPr>
                  <w:rFonts w:hint="eastAsia"/>
                  <w:color w:val="000000"/>
                </w:rPr>
                <w:t>User</w:t>
              </w:r>
              <w:r>
                <w:rPr>
                  <w:color w:val="000000"/>
                </w:rPr>
                <w:t>DataService.</w:t>
              </w:r>
              <w:r>
                <w:t xml:space="preserve"> </w:t>
              </w:r>
              <w:r>
                <w:rPr>
                  <w:rFonts w:hint="eastAsia"/>
                  <w:color w:val="000000"/>
                </w:rPr>
                <w:t>delete(UserPO po)</w:t>
              </w:r>
            </w:ins>
          </w:p>
        </w:tc>
        <w:tc>
          <w:tcPr>
            <w:tcW w:w="5529" w:type="dxa"/>
            <w:gridSpan w:val="2"/>
            <w:tcPrChange w:id="644" w:author="曹姝玥" w:date="2015-12-31T18:29:00Z">
              <w:tcPr>
                <w:tcW w:w="5529" w:type="dxa"/>
                <w:gridSpan w:val="2"/>
              </w:tcPr>
            </w:tcPrChange>
          </w:tcPr>
          <w:p w:rsidR="008605FC" w:rsidRDefault="008605FC" w:rsidP="008605FC">
            <w:pPr>
              <w:rPr>
                <w:ins w:id="645" w:author="曹姝玥" w:date="2015-12-31T18:21:00Z"/>
                <w:color w:val="000000"/>
              </w:rPr>
            </w:pPr>
            <w:ins w:id="646" w:author="曹姝玥" w:date="2015-12-31T18:21:00Z">
              <w:r>
                <w:rPr>
                  <w:rFonts w:hint="eastAsia"/>
                  <w:color w:val="000000"/>
                </w:rPr>
                <w:t>删除单一持久化对象</w:t>
              </w:r>
            </w:ins>
          </w:p>
        </w:tc>
      </w:tr>
      <w:tr w:rsidR="008605FC" w:rsidTr="008605FC">
        <w:trPr>
          <w:ins w:id="647" w:author="曹姝玥" w:date="2015-12-31T18:21:00Z"/>
        </w:trPr>
        <w:tc>
          <w:tcPr>
            <w:tcW w:w="2943" w:type="dxa"/>
            <w:tcPrChange w:id="648" w:author="曹姝玥" w:date="2015-12-31T18:29:00Z">
              <w:tcPr>
                <w:tcW w:w="2943" w:type="dxa"/>
              </w:tcPr>
            </w:tcPrChange>
          </w:tcPr>
          <w:p w:rsidR="008605FC" w:rsidRDefault="008605FC" w:rsidP="008605FC">
            <w:pPr>
              <w:rPr>
                <w:ins w:id="649" w:author="曹姝玥" w:date="2015-12-31T18:21:00Z"/>
                <w:color w:val="000000"/>
              </w:rPr>
            </w:pPr>
            <w:ins w:id="650" w:author="曹姝玥" w:date="2015-12-31T18:21:00Z">
              <w:r>
                <w:rPr>
                  <w:rFonts w:hint="eastAsia"/>
                  <w:color w:val="000000"/>
                </w:rPr>
                <w:t>User</w:t>
              </w:r>
              <w:r>
                <w:rPr>
                  <w:color w:val="000000"/>
                </w:rPr>
                <w:t>DataService.</w:t>
              </w:r>
              <w:r>
                <w:rPr>
                  <w:rFonts w:hint="eastAsia"/>
                  <w:color w:val="000000"/>
                </w:rPr>
                <w:t>finds()</w:t>
              </w:r>
            </w:ins>
          </w:p>
        </w:tc>
        <w:tc>
          <w:tcPr>
            <w:tcW w:w="5529" w:type="dxa"/>
            <w:gridSpan w:val="2"/>
            <w:tcPrChange w:id="651" w:author="曹姝玥" w:date="2015-12-31T18:29:00Z">
              <w:tcPr>
                <w:tcW w:w="5529" w:type="dxa"/>
                <w:gridSpan w:val="2"/>
              </w:tcPr>
            </w:tcPrChange>
          </w:tcPr>
          <w:p w:rsidR="008605FC" w:rsidRDefault="008605FC" w:rsidP="008605FC">
            <w:pPr>
              <w:rPr>
                <w:ins w:id="652" w:author="曹姝玥" w:date="2015-12-31T18:21:00Z"/>
                <w:color w:val="000000"/>
              </w:rPr>
            </w:pPr>
            <w:ins w:id="653" w:author="曹姝玥" w:date="2015-12-31T18:21:00Z">
              <w:r>
                <w:rPr>
                  <w:rFonts w:hint="eastAsia"/>
                  <w:color w:val="000000"/>
                </w:rPr>
                <w:t>获得所有</w:t>
              </w:r>
              <w:r>
                <w:rPr>
                  <w:color w:val="000000"/>
                </w:rPr>
                <w:t>持久化对象</w:t>
              </w:r>
            </w:ins>
          </w:p>
        </w:tc>
      </w:tr>
      <w:tr w:rsidR="008605FC" w:rsidTr="008605FC">
        <w:trPr>
          <w:ins w:id="654" w:author="曹姝玥" w:date="2015-12-31T18:21:00Z"/>
        </w:trPr>
        <w:tc>
          <w:tcPr>
            <w:tcW w:w="2943" w:type="dxa"/>
            <w:tcPrChange w:id="655" w:author="曹姝玥" w:date="2015-12-31T18:29:00Z">
              <w:tcPr>
                <w:tcW w:w="2943" w:type="dxa"/>
              </w:tcPr>
            </w:tcPrChange>
          </w:tcPr>
          <w:p w:rsidR="008605FC" w:rsidRDefault="008605FC" w:rsidP="008605FC">
            <w:pPr>
              <w:rPr>
                <w:ins w:id="656" w:author="曹姝玥" w:date="2015-12-31T18:21:00Z"/>
                <w:color w:val="000000"/>
              </w:rPr>
            </w:pPr>
            <w:ins w:id="657" w:author="曹姝玥" w:date="2015-12-31T18:21:00Z">
              <w:r>
                <w:rPr>
                  <w:rFonts w:hint="eastAsia"/>
                  <w:color w:val="000000"/>
                </w:rPr>
                <w:t>User</w:t>
              </w:r>
              <w:r>
                <w:rPr>
                  <w:color w:val="000000"/>
                </w:rPr>
                <w:t>DataService.</w:t>
              </w:r>
              <w:r>
                <w:rPr>
                  <w:rFonts w:hint="eastAsia"/>
                  <w:color w:val="000000"/>
                </w:rPr>
                <w:t>finish()</w:t>
              </w:r>
            </w:ins>
          </w:p>
        </w:tc>
        <w:tc>
          <w:tcPr>
            <w:tcW w:w="5529" w:type="dxa"/>
            <w:gridSpan w:val="2"/>
            <w:tcPrChange w:id="658" w:author="曹姝玥" w:date="2015-12-31T18:29:00Z">
              <w:tcPr>
                <w:tcW w:w="5529" w:type="dxa"/>
                <w:gridSpan w:val="2"/>
              </w:tcPr>
            </w:tcPrChange>
          </w:tcPr>
          <w:p w:rsidR="008605FC" w:rsidRDefault="008605FC" w:rsidP="008605FC">
            <w:pPr>
              <w:rPr>
                <w:ins w:id="659" w:author="曹姝玥" w:date="2015-12-31T18:21:00Z"/>
                <w:color w:val="000000"/>
              </w:rPr>
            </w:pPr>
            <w:ins w:id="660" w:author="曹姝玥" w:date="2015-12-31T18:21:00Z">
              <w:r>
                <w:rPr>
                  <w:rFonts w:hint="eastAsia"/>
                  <w:color w:val="000000"/>
                </w:rPr>
                <w:t>结束操作</w:t>
              </w:r>
            </w:ins>
          </w:p>
        </w:tc>
      </w:tr>
    </w:tbl>
    <w:p w:rsidR="00694684" w:rsidRDefault="008605FC">
      <w:pPr>
        <w:rPr>
          <w:ins w:id="661" w:author="曹姝玥" w:date="2015-12-31T18:23:00Z"/>
        </w:rPr>
      </w:pPr>
      <w:ins w:id="662" w:author="曹姝玥" w:date="2015-12-31T18:29:00Z">
        <w:r>
          <w:rPr>
            <w:rFonts w:hint="eastAsia"/>
          </w:rPr>
          <w:tab/>
        </w:r>
        <w:r>
          <w:rPr>
            <w:rFonts w:hint="eastAsia"/>
          </w:rPr>
          <w:tab/>
        </w:r>
        <w:r>
          <w:rPr>
            <w:rFonts w:hint="eastAsia"/>
          </w:rPr>
          <w:tab/>
        </w:r>
        <w:r>
          <w:rPr>
            <w:rFonts w:hint="eastAsia"/>
          </w:rPr>
          <w:tab/>
        </w:r>
        <w:r>
          <w:rPr>
            <w:rFonts w:hint="eastAsia"/>
          </w:rPr>
          <w:tab/>
        </w:r>
        <w:r>
          <w:rPr>
            <w:rFonts w:hint="eastAsia"/>
          </w:rPr>
          <w:tab/>
        </w:r>
      </w:ins>
      <w:ins w:id="663" w:author="曹姝玥" w:date="2015-12-31T18:30:00Z">
        <w:r>
          <w:rPr>
            <w:rFonts w:hint="eastAsia"/>
          </w:rPr>
          <w:t xml:space="preserve">      </w:t>
        </w:r>
      </w:ins>
      <w:ins w:id="664" w:author="曹姝玥" w:date="2015-12-31T18:29:00Z">
        <w:r>
          <w:rPr>
            <w:rFonts w:hint="eastAsia"/>
          </w:rPr>
          <w:t>User</w:t>
        </w:r>
      </w:ins>
      <w:ins w:id="665" w:author="曹姝玥" w:date="2015-12-31T18:30:00Z">
        <w:r>
          <w:rPr>
            <w:rFonts w:hint="eastAsia"/>
          </w:rPr>
          <w:t>的</w:t>
        </w:r>
      </w:ins>
      <w:ins w:id="666" w:author="曹姝玥" w:date="2015-12-31T18:29:00Z">
        <w:r>
          <w:rPr>
            <w:rFonts w:hint="eastAsia"/>
          </w:rPr>
          <w:t>接口规范</w:t>
        </w:r>
      </w:ins>
    </w:p>
    <w:p w:rsidR="008605FC" w:rsidRDefault="008605FC"/>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nonuserbl模块</w:t>
      </w:r>
      <w:bookmarkEnd w:id="170"/>
    </w:p>
    <w:p w:rsidR="00694684" w:rsidRDefault="00BC6B90">
      <w:bookmarkStart w:id="667" w:name="_Toc402982479"/>
      <w:r>
        <w:rPr>
          <w:rFonts w:cs="宋体" w:hint="eastAsia"/>
        </w:rPr>
        <w:t>（</w:t>
      </w:r>
      <w:r>
        <w:t>1</w:t>
      </w:r>
      <w:r>
        <w:rPr>
          <w:rFonts w:cs="宋体" w:hint="eastAsia"/>
        </w:rPr>
        <w:t>）模块概述</w:t>
      </w:r>
    </w:p>
    <w:p w:rsidR="00694684" w:rsidRDefault="00BC6B90">
      <w:pPr>
        <w:ind w:firstLine="420"/>
      </w:pPr>
      <w:r>
        <w:t>NonUser</w:t>
      </w:r>
      <w:r>
        <w:rPr>
          <w:rFonts w:cs="宋体" w:hint="eastAsia"/>
        </w:rPr>
        <w:t>模块承担的需求参见需求规格说明文档功能需求及相关非功能需求。</w:t>
      </w:r>
    </w:p>
    <w:p w:rsidR="00694684" w:rsidRDefault="00BC6B90">
      <w:pPr>
        <w:ind w:firstLine="420"/>
      </w:pPr>
      <w:r>
        <w:t>NonUser</w:t>
      </w:r>
      <w:r>
        <w:rPr>
          <w:rFonts w:cs="宋体" w:hint="eastAsia"/>
        </w:rPr>
        <w:t>模块的职责及接口参见软件体系结构描述文档表</w:t>
      </w:r>
      <w:r>
        <w:t>16</w:t>
      </w:r>
      <w:r>
        <w:rPr>
          <w:rFonts w:cs="宋体" w:hint="eastAsia"/>
        </w:rPr>
        <w:t>。</w:t>
      </w:r>
    </w:p>
    <w:p w:rsidR="00694684" w:rsidRDefault="00BC6B90">
      <w:r>
        <w:rPr>
          <w:rFonts w:cs="宋体" w:hint="eastAsia"/>
        </w:rPr>
        <w:t>（</w:t>
      </w:r>
      <w:r>
        <w:t>2</w:t>
      </w:r>
      <w:r>
        <w:rPr>
          <w:rFonts w:cs="宋体" w:hint="eastAsia"/>
        </w:rPr>
        <w:t>）整体结构</w:t>
      </w:r>
    </w:p>
    <w:p w:rsidR="00694684" w:rsidRDefault="00BC6B90">
      <w:pPr>
        <w:ind w:left="420"/>
        <w:rPr>
          <w:rFonts w:cs="宋体"/>
        </w:rPr>
      </w:pPr>
      <w:r>
        <w:rPr>
          <w:rFonts w:cs="宋体" w:hint="eastAsia"/>
        </w:rPr>
        <w:t xml:space="preserve">    </w:t>
      </w:r>
      <w:r>
        <w:rPr>
          <w:rFonts w:cs="宋体" w:hint="eastAsia"/>
        </w:rPr>
        <w:t>根据体系结构的设计，我们将系统分为展示层，业务逻辑层，数据层。每一层之间</w:t>
      </w:r>
    </w:p>
    <w:p w:rsidR="00694684" w:rsidRDefault="00BC6B90">
      <w:pPr>
        <w:ind w:left="420"/>
      </w:pPr>
      <w:r>
        <w:rPr>
          <w:rFonts w:cs="宋体" w:hint="eastAsia"/>
        </w:rPr>
        <w:t>为了增加灵活性，我们会添加接口。比如展示层和业务逻辑层之间，我们添加</w:t>
      </w:r>
      <w:r>
        <w:t>bussinesslogicservice. nonuserblservice. NonUserBLService</w:t>
      </w:r>
      <w:r>
        <w:rPr>
          <w:rFonts w:cs="宋体" w:hint="eastAsia"/>
        </w:rPr>
        <w:t>接口。业务逻辑层和数据层之间添加</w:t>
      </w:r>
      <w:r>
        <w:t>dataservice. nonuserdataservice. NonUserService</w:t>
      </w:r>
      <w:r>
        <w:rPr>
          <w:rFonts w:cs="宋体" w:hint="eastAsia"/>
        </w:rPr>
        <w:t>接口。为了隔离业务逻辑职责和逻辑控制职责，我们增加了</w:t>
      </w:r>
      <w:r>
        <w:t>NonUserComtroller</w:t>
      </w:r>
      <w:r>
        <w:rPr>
          <w:rFonts w:cs="宋体" w:hint="eastAsia"/>
        </w:rPr>
        <w:t>，将对库存的业务逻辑委托给</w:t>
      </w:r>
      <w:r>
        <w:t>NonUser</w:t>
      </w:r>
      <w:r>
        <w:rPr>
          <w:rFonts w:cs="宋体" w:hint="eastAsia"/>
        </w:rPr>
        <w:t>对象。</w:t>
      </w:r>
      <w:r>
        <w:t>GoodsPO</w:t>
      </w:r>
      <w:r>
        <w:rPr>
          <w:rFonts w:cs="宋体" w:hint="eastAsia"/>
        </w:rPr>
        <w:t>是作为商品信息的持久化对象被添加到设计模型中去的。</w:t>
      </w:r>
    </w:p>
    <w:p w:rsidR="00694684" w:rsidRDefault="00694684"/>
    <w:p w:rsidR="00694684" w:rsidRDefault="00BC6B90">
      <w:pPr>
        <w:jc w:val="center"/>
      </w:pPr>
      <w:r>
        <w:rPr>
          <w:rFonts w:hint="eastAsia"/>
          <w:b/>
          <w:bCs/>
        </w:rPr>
        <w:t>表</w:t>
      </w:r>
      <w:r>
        <w:rPr>
          <w:rFonts w:hint="eastAsia"/>
          <w:b/>
          <w:bCs/>
        </w:rPr>
        <w:t xml:space="preserve">17 </w:t>
      </w:r>
      <w:r>
        <w:rPr>
          <w:rFonts w:hint="eastAsia"/>
          <w:b/>
          <w:bCs/>
        </w:rPr>
        <w:t>非用户信息业务逻辑层详细设计的上下文</w:t>
      </w:r>
    </w:p>
    <w:tbl>
      <w:tblPr>
        <w:tblW w:w="8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2"/>
        <w:gridCol w:w="727"/>
        <w:gridCol w:w="7289"/>
      </w:tblGrid>
      <w:tr w:rsidR="00694684">
        <w:tc>
          <w:tcPr>
            <w:tcW w:w="502" w:type="dxa"/>
            <w:vMerge w:val="restart"/>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rPr>
              <w:t>输入</w:t>
            </w:r>
          </w:p>
        </w:tc>
        <w:tc>
          <w:tcPr>
            <w:tcW w:w="727" w:type="dxa"/>
            <w:tcBorders>
              <w:top w:val="single" w:sz="12"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rPr>
              <w:t>需求</w:t>
            </w:r>
          </w:p>
        </w:tc>
        <w:tc>
          <w:tcPr>
            <w:tcW w:w="7289" w:type="dxa"/>
            <w:tcBorders>
              <w:top w:val="single" w:sz="12"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宋体" w:hint="eastAsia"/>
              </w:rPr>
              <w:t>参见：软件用例描述文档中的用例</w:t>
            </w:r>
            <w:r>
              <w:rPr>
                <w:rFonts w:ascii="Calibri" w:hAnsi="Calibri" w:cs="Calibri"/>
              </w:rPr>
              <w:t>7</w:t>
            </w:r>
            <w:r>
              <w:rPr>
                <w:rFonts w:ascii="Calibri" w:hAnsi="Calibri" w:cs="宋体" w:hint="eastAsia"/>
              </w:rPr>
              <w:t>至用例</w:t>
            </w:r>
            <w:r>
              <w:rPr>
                <w:rFonts w:ascii="Calibri" w:hAnsi="Calibri" w:cs="Calibri"/>
              </w:rPr>
              <w:t>8</w:t>
            </w:r>
          </w:p>
          <w:p w:rsidR="00694684" w:rsidRDefault="00BC6B90">
            <w:pPr>
              <w:rPr>
                <w:rFonts w:ascii="Calibri" w:hAnsi="Calibri" w:cs="Calibri"/>
              </w:rPr>
            </w:pPr>
            <w:r>
              <w:rPr>
                <w:rFonts w:ascii="Calibri" w:hAnsi="Calibri" w:cs="Calibri"/>
              </w:rPr>
              <w:t xml:space="preserve">      </w:t>
            </w:r>
            <w:r>
              <w:rPr>
                <w:rFonts w:ascii="Calibri" w:hAnsi="Calibri" w:cs="宋体" w:hint="eastAsia"/>
              </w:rPr>
              <w:t>软件需求规格文档中的</w:t>
            </w:r>
            <w:r>
              <w:rPr>
                <w:rFonts w:ascii="Calibri" w:hAnsi="Calibri" w:cs="Calibri"/>
              </w:rPr>
              <w:t>3.2</w:t>
            </w:r>
            <w:r>
              <w:rPr>
                <w:rFonts w:ascii="Calibri" w:hAnsi="Calibri" w:cs="宋体" w:hint="eastAsia"/>
              </w:rPr>
              <w:t>节及</w:t>
            </w:r>
            <w:r>
              <w:rPr>
                <w:rFonts w:ascii="Calibri" w:hAnsi="Calibri" w:cs="Calibri"/>
              </w:rPr>
              <w:t>3.3</w:t>
            </w:r>
            <w:r>
              <w:rPr>
                <w:rFonts w:ascii="Calibri" w:hAnsi="Calibri" w:cs="宋体" w:hint="eastAsia"/>
              </w:rPr>
              <w:t>节</w:t>
            </w:r>
          </w:p>
        </w:tc>
      </w:tr>
      <w:tr w:rsidR="00694684">
        <w:trPr>
          <w:trHeight w:val="2682"/>
        </w:trPr>
        <w:tc>
          <w:tcPr>
            <w:tcW w:w="502" w:type="dxa"/>
            <w:vMerge/>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694684">
            <w:pPr>
              <w:rPr>
                <w:sz w:val="20"/>
                <w:szCs w:val="20"/>
              </w:rPr>
            </w:pPr>
          </w:p>
        </w:tc>
        <w:tc>
          <w:tcPr>
            <w:tcW w:w="727" w:type="dxa"/>
            <w:tcBorders>
              <w:top w:val="single" w:sz="4"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rPr>
              <w:t>体系结构</w:t>
            </w:r>
          </w:p>
        </w:tc>
        <w:tc>
          <w:tcPr>
            <w:tcW w:w="7289"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Calibri"/>
              </w:rPr>
              <w:t>//</w:t>
            </w:r>
            <w:r>
              <w:rPr>
                <w:rFonts w:ascii="Calibri" w:hAnsi="Calibri" w:cs="宋体" w:hint="eastAsia"/>
              </w:rPr>
              <w:t>被</w:t>
            </w:r>
            <w:r>
              <w:rPr>
                <w:rFonts w:ascii="Calibri" w:hAnsi="Calibri" w:cs="Calibri"/>
              </w:rPr>
              <w:t>Presentation</w:t>
            </w:r>
            <w:r>
              <w:rPr>
                <w:rFonts w:ascii="Calibri" w:hAnsi="Calibri" w:cs="宋体" w:hint="eastAsia"/>
              </w:rPr>
              <w:t>层调用的接口</w:t>
            </w:r>
          </w:p>
          <w:p w:rsidR="00694684" w:rsidRDefault="00BC6B90">
            <w:pPr>
              <w:rPr>
                <w:rFonts w:ascii="Calibri" w:hAnsi="Calibri" w:cs="Calibri"/>
              </w:rPr>
            </w:pPr>
            <w:r>
              <w:rPr>
                <w:rFonts w:ascii="Calibri" w:hAnsi="Calibri" w:cs="Calibri"/>
              </w:rPr>
              <w:t>public interface NonUserBLService {</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非用户信息查询界面得到某个车辆信息</w:t>
            </w:r>
          </w:p>
          <w:p w:rsidR="00694684" w:rsidRDefault="00BC6B90">
            <w:pPr>
              <w:rPr>
                <w:rFonts w:ascii="Calibri" w:hAnsi="Calibri" w:cs="Calibri"/>
              </w:rPr>
            </w:pPr>
            <w:r>
              <w:rPr>
                <w:rFonts w:ascii="Calibri" w:hAnsi="Calibri" w:cs="Calibri"/>
              </w:rPr>
              <w:tab/>
              <w:t xml:space="preserve"> * @param truckId</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TruckInfoVO getTruckInfo(long truckId);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非用户信息查询界面得到所有车辆信息</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ArrayList&lt;TruckInfoVO&gt; getAllTruckInfo();</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增加一个车辆</w:t>
            </w:r>
          </w:p>
          <w:p w:rsidR="00694684" w:rsidRDefault="00BC6B90">
            <w:pPr>
              <w:rPr>
                <w:rFonts w:ascii="Calibri" w:hAnsi="Calibri" w:cs="Calibri"/>
              </w:rPr>
            </w:pPr>
            <w:r>
              <w:rPr>
                <w:rFonts w:ascii="Calibri" w:hAnsi="Calibri" w:cs="Calibri"/>
              </w:rPr>
              <w:tab/>
              <w:t xml:space="preserve"> * @param truck</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addTruckInfo(TruckInfoVO truck);</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删除一个车辆</w:t>
            </w:r>
          </w:p>
          <w:p w:rsidR="00694684" w:rsidRDefault="00BC6B90">
            <w:pPr>
              <w:rPr>
                <w:rFonts w:ascii="Calibri" w:hAnsi="Calibri" w:cs="Calibri"/>
              </w:rPr>
            </w:pPr>
            <w:r>
              <w:rPr>
                <w:rFonts w:ascii="Calibri" w:hAnsi="Calibri" w:cs="Calibri"/>
              </w:rPr>
              <w:tab/>
              <w:t xml:space="preserve"> * @param truckId</w:t>
            </w:r>
          </w:p>
          <w:p w:rsidR="00694684" w:rsidRDefault="00BC6B90">
            <w:pPr>
              <w:rPr>
                <w:rFonts w:ascii="Calibri" w:hAnsi="Calibri" w:cs="Calibri"/>
              </w:rPr>
            </w:pPr>
            <w:r>
              <w:rPr>
                <w:rFonts w:ascii="Calibri" w:hAnsi="Calibri" w:cs="Calibri"/>
              </w:rPr>
              <w:lastRenderedPageBreak/>
              <w:tab/>
              <w:t xml:space="preserve"> */</w:t>
            </w:r>
          </w:p>
          <w:p w:rsidR="00694684" w:rsidRDefault="00BC6B90">
            <w:pPr>
              <w:rPr>
                <w:rFonts w:ascii="Calibri" w:hAnsi="Calibri" w:cs="Calibri"/>
              </w:rPr>
            </w:pPr>
            <w:r>
              <w:rPr>
                <w:rFonts w:ascii="Calibri" w:hAnsi="Calibri" w:cs="Calibri"/>
              </w:rPr>
              <w:tab/>
              <w:t>public void deleteTruckInfo(long truckId);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修改车辆信息</w:t>
            </w:r>
          </w:p>
          <w:p w:rsidR="00694684" w:rsidRDefault="00BC6B90">
            <w:pPr>
              <w:rPr>
                <w:rFonts w:ascii="Calibri" w:hAnsi="Calibri" w:cs="Calibri"/>
              </w:rPr>
            </w:pPr>
            <w:r>
              <w:rPr>
                <w:rFonts w:ascii="Calibri" w:hAnsi="Calibri" w:cs="Calibri"/>
              </w:rPr>
              <w:tab/>
              <w:t xml:space="preserve"> * @param truckId</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changeTruckInfo(long truckId);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非用户信息查询界面得到某个司机信息</w:t>
            </w:r>
          </w:p>
          <w:p w:rsidR="00694684" w:rsidRDefault="00BC6B90">
            <w:pPr>
              <w:rPr>
                <w:rFonts w:ascii="Calibri" w:hAnsi="Calibri" w:cs="Calibri"/>
              </w:rPr>
            </w:pPr>
            <w:r>
              <w:rPr>
                <w:rFonts w:ascii="Calibri" w:hAnsi="Calibri" w:cs="Calibri"/>
              </w:rPr>
              <w:tab/>
              <w:t xml:space="preserve"> * @param driverId</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DriverInfoVO getDriverInfo(long driverId);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非用户信息查询界面得到所有司机信息</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ArrayList&lt;DriverInfoVO&gt; getAllDriverInfo();</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增加一个司机</w:t>
            </w:r>
          </w:p>
          <w:p w:rsidR="00694684" w:rsidRDefault="00BC6B90">
            <w:pPr>
              <w:rPr>
                <w:rFonts w:ascii="Calibri" w:hAnsi="Calibri" w:cs="Calibri"/>
              </w:rPr>
            </w:pPr>
            <w:r>
              <w:rPr>
                <w:rFonts w:ascii="Calibri" w:hAnsi="Calibri" w:cs="Calibri"/>
              </w:rPr>
              <w:tab/>
              <w:t xml:space="preserve"> * @param driver</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addDriverInfo(DriverInfoVO driver);</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删除一个司机</w:t>
            </w:r>
          </w:p>
          <w:p w:rsidR="00694684" w:rsidRDefault="00BC6B90">
            <w:pPr>
              <w:rPr>
                <w:rFonts w:ascii="Calibri" w:hAnsi="Calibri" w:cs="Calibri"/>
              </w:rPr>
            </w:pPr>
            <w:r>
              <w:rPr>
                <w:rFonts w:ascii="Calibri" w:hAnsi="Calibri" w:cs="Calibri"/>
              </w:rPr>
              <w:tab/>
              <w:t xml:space="preserve"> * @param driverId</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deleteDriverInfo(long driverId);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修改司机信息</w:t>
            </w:r>
          </w:p>
          <w:p w:rsidR="00694684" w:rsidRDefault="00BC6B90">
            <w:pPr>
              <w:rPr>
                <w:rFonts w:ascii="Calibri" w:hAnsi="Calibri" w:cs="Calibri"/>
              </w:rPr>
            </w:pPr>
            <w:r>
              <w:rPr>
                <w:rFonts w:ascii="Calibri" w:hAnsi="Calibri" w:cs="Calibri"/>
              </w:rPr>
              <w:tab/>
              <w:t xml:space="preserve"> * @param driverId</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changeDriverInfo(long driverId);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非用户信息查询界面得到某个营业厅信息</w:t>
            </w:r>
          </w:p>
          <w:p w:rsidR="00694684" w:rsidRDefault="00BC6B90">
            <w:pPr>
              <w:rPr>
                <w:rFonts w:ascii="Calibri" w:hAnsi="Calibri" w:cs="Calibri"/>
              </w:rPr>
            </w:pPr>
            <w:r>
              <w:rPr>
                <w:rFonts w:ascii="Calibri" w:hAnsi="Calibri" w:cs="Calibri"/>
              </w:rPr>
              <w:tab/>
              <w:t xml:space="preserve"> * @param bussinessHallId</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lastRenderedPageBreak/>
              <w:tab/>
              <w:t>public BussinessHallVO getBussinessHallInfo(long bussinessHallId);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非用户信息查询界面得到所有营业厅信息</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ArrayList&lt;BussinessHallVO&gt; getAllBussinessHallInfo();</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增加一个营业厅</w:t>
            </w:r>
          </w:p>
          <w:p w:rsidR="00694684" w:rsidRDefault="00BC6B90">
            <w:pPr>
              <w:rPr>
                <w:rFonts w:ascii="Calibri" w:hAnsi="Calibri" w:cs="Calibri"/>
              </w:rPr>
            </w:pPr>
            <w:r>
              <w:rPr>
                <w:rFonts w:ascii="Calibri" w:hAnsi="Calibri" w:cs="Calibri"/>
              </w:rPr>
              <w:tab/>
              <w:t xml:space="preserve"> * @param bussinessHall</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addBussinessHallInfo(BussinessHallVO bussinessHall);</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删除一个营业厅</w:t>
            </w:r>
          </w:p>
          <w:p w:rsidR="00694684" w:rsidRDefault="00BC6B90">
            <w:pPr>
              <w:rPr>
                <w:rFonts w:ascii="Calibri" w:hAnsi="Calibri" w:cs="Calibri"/>
              </w:rPr>
            </w:pPr>
            <w:r>
              <w:rPr>
                <w:rFonts w:ascii="Calibri" w:hAnsi="Calibri" w:cs="Calibri"/>
              </w:rPr>
              <w:tab/>
              <w:t xml:space="preserve"> * @param bussinessHallId</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deleteBussinessHallInfo(long bussinessHallId);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供接口，提供修改物流状态</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changeLogisticsState(String logisticsState);</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rPr>
              <w:t>}//</w:t>
            </w:r>
            <w:r>
              <w:rPr>
                <w:rFonts w:ascii="Calibri" w:hAnsi="Calibri" w:cs="宋体" w:hint="eastAsia"/>
              </w:rPr>
              <w:t>调用</w:t>
            </w:r>
            <w:r>
              <w:rPr>
                <w:rFonts w:ascii="Calibri" w:hAnsi="Calibri" w:cs="Calibri"/>
              </w:rPr>
              <w:t>DataService</w:t>
            </w:r>
            <w:r>
              <w:rPr>
                <w:rFonts w:ascii="Calibri" w:hAnsi="Calibri" w:cs="宋体" w:hint="eastAsia"/>
              </w:rPr>
              <w:t>层的接口</w:t>
            </w:r>
          </w:p>
          <w:p w:rsidR="00694684" w:rsidRDefault="00BC6B90">
            <w:pPr>
              <w:rPr>
                <w:rFonts w:ascii="Calibri" w:hAnsi="Calibri" w:cs="Calibri"/>
              </w:rPr>
            </w:pPr>
            <w:r>
              <w:rPr>
                <w:rFonts w:ascii="Calibri" w:hAnsi="Calibri" w:cs="Calibri"/>
              </w:rPr>
              <w:t>public interface NonUserDataService extends Remote{</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根据</w:t>
            </w:r>
            <w:r>
              <w:rPr>
                <w:rFonts w:ascii="Calibri" w:hAnsi="Calibri" w:cs="Calibri"/>
              </w:rPr>
              <w:t>id</w:t>
            </w:r>
            <w:r>
              <w:rPr>
                <w:rFonts w:ascii="Calibri" w:hAnsi="Calibri" w:cs="宋体" w:hint="eastAsia"/>
              </w:rPr>
              <w:t>返回</w:t>
            </w:r>
            <w:r>
              <w:rPr>
                <w:rFonts w:ascii="Calibri" w:hAnsi="Calibri" w:cs="Calibri"/>
              </w:rPr>
              <w:t>TruckPO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TruckPO findTruckPO(long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根据</w:t>
            </w:r>
            <w:r>
              <w:rPr>
                <w:rFonts w:ascii="Calibri" w:hAnsi="Calibri" w:cs="Calibri"/>
              </w:rPr>
              <w:t>id</w:t>
            </w:r>
            <w:r>
              <w:rPr>
                <w:rFonts w:ascii="Calibri" w:hAnsi="Calibri" w:cs="宋体" w:hint="eastAsia"/>
              </w:rPr>
              <w:t>返回</w:t>
            </w:r>
            <w:r>
              <w:rPr>
                <w:rFonts w:ascii="Calibri" w:hAnsi="Calibri" w:cs="Calibri"/>
              </w:rPr>
              <w:t>DriverPO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DriverPO findDriverPO(long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lastRenderedPageBreak/>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根据</w:t>
            </w:r>
            <w:r>
              <w:rPr>
                <w:rFonts w:ascii="Calibri" w:hAnsi="Calibri" w:cs="Calibri"/>
              </w:rPr>
              <w:t>id</w:t>
            </w:r>
            <w:r>
              <w:rPr>
                <w:rFonts w:ascii="Calibri" w:hAnsi="Calibri" w:cs="宋体" w:hint="eastAsia"/>
              </w:rPr>
              <w:t>返回</w:t>
            </w:r>
            <w:r>
              <w:rPr>
                <w:rFonts w:ascii="Calibri" w:hAnsi="Calibri" w:cs="Calibri"/>
              </w:rPr>
              <w:t>BussinessHallPO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BussinessHallPO findBussinessHallPO(long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返回所有</w:t>
            </w:r>
            <w:r>
              <w:rPr>
                <w:rFonts w:ascii="Calibri" w:hAnsi="Calibri" w:cs="Calibri"/>
              </w:rPr>
              <w:t>TruckPO</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ArrayList&lt;TruckPO&gt; findsTruckPO()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返回所有</w:t>
            </w:r>
            <w:r>
              <w:rPr>
                <w:rFonts w:ascii="Calibri" w:hAnsi="Calibri" w:cs="Calibri"/>
              </w:rPr>
              <w:t>DriverPO</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ArrayList&lt;DriverPO&gt; findsDriverPO()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返回所有</w:t>
            </w:r>
            <w:r>
              <w:rPr>
                <w:rFonts w:ascii="Calibri" w:hAnsi="Calibri" w:cs="Calibri"/>
              </w:rPr>
              <w:t>BussinessHallPO</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ArrayList&lt;BussinessHallPO&gt; findsBussinessHallPO()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在数据库中增加一个</w:t>
            </w:r>
            <w:r>
              <w:rPr>
                <w:rFonts w:ascii="Calibri" w:hAnsi="Calibri" w:cs="Calibri"/>
              </w:rPr>
              <w:t>BussinessHallPO</w:t>
            </w:r>
            <w:r>
              <w:rPr>
                <w:rFonts w:ascii="Calibri" w:hAnsi="Calibri" w:cs="宋体" w:hint="eastAsia"/>
              </w:rPr>
              <w:t>记录</w:t>
            </w:r>
          </w:p>
          <w:p w:rsidR="00694684" w:rsidRDefault="00BC6B90">
            <w:pPr>
              <w:rPr>
                <w:rFonts w:ascii="Calibri" w:hAnsi="Calibri" w:cs="Calibri"/>
              </w:rPr>
            </w:pPr>
            <w:r>
              <w:rPr>
                <w:rFonts w:ascii="Calibri" w:hAnsi="Calibri" w:cs="Calibri"/>
              </w:rPr>
              <w:tab/>
              <w:t xml:space="preserve"> * @param tpo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insert(BussinessHallPO bpo)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在数据库中增加一个</w:t>
            </w:r>
            <w:r>
              <w:rPr>
                <w:rFonts w:ascii="Calibri" w:hAnsi="Calibri" w:cs="Calibri"/>
              </w:rPr>
              <w:t>DriverPO</w:t>
            </w:r>
            <w:r>
              <w:rPr>
                <w:rFonts w:ascii="Calibri" w:hAnsi="Calibri" w:cs="宋体" w:hint="eastAsia"/>
              </w:rPr>
              <w:t>记录</w:t>
            </w:r>
          </w:p>
          <w:p w:rsidR="00694684" w:rsidRDefault="00BC6B90">
            <w:pPr>
              <w:rPr>
                <w:rFonts w:ascii="Calibri" w:hAnsi="Calibri" w:cs="Calibri"/>
              </w:rPr>
            </w:pPr>
            <w:r>
              <w:rPr>
                <w:rFonts w:ascii="Calibri" w:hAnsi="Calibri" w:cs="Calibri"/>
              </w:rPr>
              <w:tab/>
              <w:t xml:space="preserve"> * @param dpo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insert(DriverPO dpo) throws RemoteException;</w:t>
            </w:r>
          </w:p>
          <w:p w:rsidR="00694684" w:rsidRDefault="00BC6B90">
            <w:pPr>
              <w:rPr>
                <w:rFonts w:ascii="Calibri" w:hAnsi="Calibri" w:cs="Calibri"/>
              </w:rPr>
            </w:pPr>
            <w:r>
              <w:rPr>
                <w:rFonts w:ascii="Calibri" w:hAnsi="Calibri" w:cs="Calibri"/>
              </w:rPr>
              <w:lastRenderedPageBreak/>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在数据库中增加一个</w:t>
            </w:r>
            <w:r>
              <w:rPr>
                <w:rFonts w:ascii="Calibri" w:hAnsi="Calibri" w:cs="Calibri"/>
              </w:rPr>
              <w:t>TruckPO</w:t>
            </w:r>
            <w:r>
              <w:rPr>
                <w:rFonts w:ascii="Calibri" w:hAnsi="Calibri" w:cs="宋体" w:hint="eastAsia"/>
              </w:rPr>
              <w:t>记录</w:t>
            </w:r>
          </w:p>
          <w:p w:rsidR="00694684" w:rsidRDefault="00BC6B90">
            <w:pPr>
              <w:rPr>
                <w:rFonts w:ascii="Calibri" w:hAnsi="Calibri" w:cs="Calibri"/>
              </w:rPr>
            </w:pPr>
            <w:r>
              <w:rPr>
                <w:rFonts w:ascii="Calibri" w:hAnsi="Calibri" w:cs="Calibri"/>
              </w:rPr>
              <w:tab/>
              <w:t xml:space="preserve"> * @param tpo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insert(TruckPO tpo)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更新一个</w:t>
            </w:r>
            <w:r>
              <w:rPr>
                <w:rFonts w:ascii="Calibri" w:hAnsi="Calibri" w:cs="Calibri"/>
              </w:rPr>
              <w:t>TruckPO</w:t>
            </w:r>
          </w:p>
          <w:p w:rsidR="00694684" w:rsidRDefault="00BC6B90">
            <w:pPr>
              <w:rPr>
                <w:rFonts w:ascii="Calibri" w:hAnsi="Calibri" w:cs="Calibri"/>
              </w:rPr>
            </w:pPr>
            <w:r>
              <w:rPr>
                <w:rFonts w:ascii="Calibri" w:hAnsi="Calibri" w:cs="Calibri"/>
              </w:rPr>
              <w:tab/>
              <w:t xml:space="preserve"> * @param tpo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update(TruckPO tpo)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更新一个</w:t>
            </w:r>
            <w:r>
              <w:rPr>
                <w:rFonts w:ascii="Calibri" w:hAnsi="Calibri" w:cs="Calibri"/>
              </w:rPr>
              <w:t>DriverPO</w:t>
            </w:r>
          </w:p>
          <w:p w:rsidR="00694684" w:rsidRDefault="00BC6B90">
            <w:pPr>
              <w:rPr>
                <w:rFonts w:ascii="Calibri" w:hAnsi="Calibri" w:cs="Calibri"/>
              </w:rPr>
            </w:pPr>
            <w:r>
              <w:rPr>
                <w:rFonts w:ascii="Calibri" w:hAnsi="Calibri" w:cs="Calibri"/>
              </w:rPr>
              <w:tab/>
              <w:t xml:space="preserve"> * @param dpo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update(DriverPO dpo)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删除一个</w:t>
            </w:r>
            <w:r>
              <w:rPr>
                <w:rFonts w:ascii="Calibri" w:hAnsi="Calibri" w:cs="Calibri"/>
              </w:rPr>
              <w:t>TruckPO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deleteTruckPO(long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删除一个</w:t>
            </w:r>
            <w:r>
              <w:rPr>
                <w:rFonts w:ascii="Calibri" w:hAnsi="Calibri" w:cs="Calibri"/>
              </w:rPr>
              <w:t>DriverPO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deleteDriverPO(long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删除一个</w:t>
            </w:r>
            <w:r>
              <w:rPr>
                <w:rFonts w:ascii="Calibri" w:hAnsi="Calibri" w:cs="Calibri"/>
              </w:rPr>
              <w:t>BussinessHallPO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deleteBussinessHallPO(long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lastRenderedPageBreak/>
              <w:tab/>
              <w:t xml:space="preserve"> * </w:t>
            </w:r>
            <w:r>
              <w:rPr>
                <w:rFonts w:ascii="Calibri" w:hAnsi="Calibri" w:cs="宋体" w:hint="eastAsia"/>
              </w:rPr>
              <w:t>结束持久化数据库的使用</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finish() throws RemoteException;</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rPr>
              <w:t>}</w:t>
            </w:r>
          </w:p>
        </w:tc>
      </w:tr>
      <w:tr w:rsidR="00694684">
        <w:trPr>
          <w:trHeight w:val="3057"/>
        </w:trPr>
        <w:tc>
          <w:tcPr>
            <w:tcW w:w="502" w:type="dxa"/>
            <w:tcBorders>
              <w:top w:val="single" w:sz="4" w:space="0" w:color="auto"/>
              <w:left w:val="single" w:sz="4" w:space="0" w:color="auto"/>
              <w:bottom w:val="single" w:sz="12"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rPr>
              <w:lastRenderedPageBreak/>
              <w:t>输出</w:t>
            </w:r>
          </w:p>
        </w:tc>
        <w:tc>
          <w:tcPr>
            <w:tcW w:w="727" w:type="dxa"/>
            <w:tcBorders>
              <w:top w:val="single" w:sz="4" w:space="0" w:color="auto"/>
              <w:left w:val="single" w:sz="4" w:space="0" w:color="auto"/>
              <w:bottom w:val="single" w:sz="12"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rPr>
              <w:t>类图</w:t>
            </w:r>
          </w:p>
        </w:tc>
        <w:tc>
          <w:tcPr>
            <w:tcW w:w="7289" w:type="dxa"/>
            <w:tcBorders>
              <w:top w:val="single" w:sz="4" w:space="0" w:color="auto"/>
              <w:left w:val="single" w:sz="4" w:space="0" w:color="auto"/>
              <w:bottom w:val="single" w:sz="12" w:space="0" w:color="auto"/>
              <w:right w:val="single" w:sz="4" w:space="0" w:color="auto"/>
            </w:tcBorders>
            <w:shd w:val="clear" w:color="auto" w:fill="auto"/>
          </w:tcPr>
          <w:p w:rsidR="00694684" w:rsidRDefault="00BC6B90">
            <w:pPr>
              <w:rPr>
                <w:rFonts w:ascii="Calibri" w:hAnsi="Calibri" w:cs="Calibri"/>
              </w:rPr>
            </w:pPr>
            <w:r>
              <w:rPr>
                <w:rFonts w:ascii="Calibri" w:hAnsi="Calibri" w:cs="Calibri"/>
                <w:noProof/>
              </w:rPr>
              <w:drawing>
                <wp:inline distT="0" distB="0" distL="114300" distR="114300">
                  <wp:extent cx="4438650" cy="2571750"/>
                  <wp:effectExtent l="0" t="0" r="0" b="0"/>
                  <wp:docPr id="66" name="图片 66"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非用户信息详细设计类图"/>
                          <pic:cNvPicPr>
                            <a:picLocks noChangeAspect="1"/>
                          </pic:cNvPicPr>
                        </pic:nvPicPr>
                        <pic:blipFill>
                          <a:blip r:embed="rId70" r:link="rId9" cstate="print"/>
                          <a:srcRect/>
                          <a:stretch>
                            <a:fillRect/>
                          </a:stretch>
                        </pic:blipFill>
                        <pic:spPr>
                          <a:xfrm>
                            <a:off x="0" y="0"/>
                            <a:ext cx="4438650" cy="2571750"/>
                          </a:xfrm>
                          <a:prstGeom prst="rect">
                            <a:avLst/>
                          </a:prstGeom>
                          <a:noFill/>
                          <a:ln w="9525">
                            <a:noFill/>
                            <a:miter/>
                          </a:ln>
                        </pic:spPr>
                      </pic:pic>
                    </a:graphicData>
                  </a:graphic>
                </wp:inline>
              </w:drawing>
            </w:r>
          </w:p>
        </w:tc>
      </w:tr>
    </w:tbl>
    <w:p w:rsidR="00694684" w:rsidRDefault="00694684"/>
    <w:p w:rsidR="00694684" w:rsidRDefault="00694684"/>
    <w:p w:rsidR="00694684" w:rsidRDefault="00BC6B90">
      <w:r>
        <w:rPr>
          <w:rFonts w:cs="宋体" w:hint="eastAsia"/>
          <w:szCs w:val="20"/>
        </w:rPr>
        <w:t>（</w:t>
      </w:r>
      <w:r>
        <w:rPr>
          <w:szCs w:val="20"/>
        </w:rPr>
        <w:t>3</w:t>
      </w:r>
      <w:r>
        <w:rPr>
          <w:rFonts w:cs="宋体" w:hint="eastAsia"/>
          <w:szCs w:val="20"/>
        </w:rPr>
        <w:t>）模块内部类的接口规范</w:t>
      </w:r>
    </w:p>
    <w:p w:rsidR="00694684" w:rsidRDefault="00BC6B90">
      <w:pPr>
        <w:jc w:val="center"/>
        <w:rPr>
          <w:rFonts w:ascii="黑体" w:eastAsia="黑体" w:hAnsi="宋体" w:cs="黑体"/>
          <w:b/>
          <w:bCs/>
        </w:rPr>
      </w:pPr>
      <w:r>
        <w:rPr>
          <w:rFonts w:ascii="宋体" w:hAnsi="宋体" w:cs="宋体" w:hint="eastAsia"/>
          <w:b/>
          <w:bCs/>
        </w:rPr>
        <w:t>表18 NonUserController模块的接口规范</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getTruckInfo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rPr>
              <w:t>public TruckPO findTruckPO(long id)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已创建一个nonuser领域对象，并且输入符合输入规则</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调用nonuser领域对象的</w:t>
            </w:r>
            <w:r>
              <w:rPr>
                <w:rFonts w:hint="eastAsia"/>
                <w:color w:val="000000"/>
              </w:rPr>
              <w:t>getTruckInfo</w:t>
            </w:r>
            <w:r>
              <w:rPr>
                <w:rFonts w:cs="宋体" w:hint="eastAsia"/>
                <w:color w:val="000000"/>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getAllTruckInfo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rPr>
              <w:t>public DriverPO findDriverPO(long id)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已创建一个nonuser领域对象，并且输入符合输入规则</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调用nonuser领域对象的</w:t>
            </w:r>
            <w:r>
              <w:rPr>
                <w:rFonts w:hint="eastAsia"/>
                <w:color w:val="000000"/>
              </w:rPr>
              <w:t>getAllTruckInfo</w:t>
            </w:r>
            <w:r>
              <w:rPr>
                <w:rFonts w:cs="宋体" w:hint="eastAsia"/>
                <w:color w:val="000000"/>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addTruckInfo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public BussinessHallPO findBussinessHallPO(long id)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已创建一个nonuser领域对象，并且输入符合输入规则</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w:t>
            </w:r>
            <w:r>
              <w:rPr>
                <w:rFonts w:ascii="宋体" w:hAnsi="宋体" w:cs="宋体" w:hint="eastAsia"/>
                <w:color w:val="000000"/>
              </w:rPr>
              <w:lastRenderedPageBreak/>
              <w:t>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lastRenderedPageBreak/>
              <w:t>调用nonuser领域对象的</w:t>
            </w:r>
            <w:r>
              <w:rPr>
                <w:rFonts w:hint="eastAsia"/>
                <w:color w:val="000000"/>
              </w:rPr>
              <w:t>addTruckInfo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lastRenderedPageBreak/>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deleteTruckInfo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ArrayList&lt;TruckPO&gt; findsTruckPO()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调用nonuser领域对象的</w:t>
            </w:r>
            <w:r>
              <w:rPr>
                <w:rFonts w:hint="eastAsia"/>
                <w:color w:val="000000"/>
              </w:rPr>
              <w:t>deleteTruckInfo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changeTruckInfo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ArrayList&lt;DriverPO&gt; findsDriverPO()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3"/>
              <w:rPr>
                <w:rFonts w:ascii="Calibri" w:hAnsi="Calibri" w:cs="宋体"/>
                <w:color w:val="000000"/>
              </w:rPr>
            </w:pPr>
            <w:r>
              <w:rPr>
                <w:rFonts w:ascii="宋体" w:hAnsi="宋体" w:cs="宋体" w:hint="eastAsia"/>
                <w:color w:val="000000"/>
              </w:rPr>
              <w:t>调用nonuser领域对象的</w:t>
            </w:r>
            <w:r>
              <w:rPr>
                <w:rFonts w:hint="eastAsia"/>
                <w:color w:val="000000"/>
              </w:rPr>
              <w:t>changeTruckInfo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rFonts w:hint="eastAsia"/>
                <w:color w:val="000000"/>
              </w:rPr>
              <w:t>getDriverInfo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ArrayList&lt;BussinessHallPO&gt; findsBussinessHallPO()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3"/>
              <w:rPr>
                <w:rFonts w:ascii="Calibri" w:hAnsi="Calibri" w:cs="宋体"/>
                <w:color w:val="000000"/>
              </w:rPr>
            </w:pPr>
            <w:r>
              <w:rPr>
                <w:rFonts w:ascii="宋体" w:hAnsi="宋体" w:cs="宋体" w:hint="eastAsia"/>
                <w:color w:val="000000"/>
              </w:rPr>
              <w:t>调用nonuser领域对象的</w:t>
            </w:r>
            <w:r>
              <w:rPr>
                <w:rFonts w:hint="eastAsia"/>
                <w:color w:val="000000"/>
              </w:rPr>
              <w:t>getDriverInfo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getAllDriverInfo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insert(BussinessHallPO bpo)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rPr>
              <w:t>getAllDriverInfo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rFonts w:hint="eastAsia"/>
                <w:color w:val="000000"/>
              </w:rPr>
              <w:t>addDriverInfo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insert(DriverPO dpo)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rPr>
              <w:t>addDriverInfo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rPr>
              <w:t xml:space="preserve"> </w:t>
            </w:r>
            <w:r>
              <w:rPr>
                <w:rFonts w:hint="eastAsia"/>
                <w:color w:val="000000"/>
              </w:rPr>
              <w:t>deleteDriverInfo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insert(TruckPO tpo)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rPr>
              <w:t>addDriverInfo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changeDriverInfo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update(TruckPO tpo)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rPr>
              <w:t>changeDriverInfo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lastRenderedPageBreak/>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getBussinessHallInfo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update(DriverPO dpo)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rPr>
              <w:t>getBussinessHallInfo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rPr>
              <w:t>getAllBussinessHallInfo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deleteTruckPO(long id)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rPr>
              <w:t>getAllBussinessHallInfo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color w:val="000000"/>
                <w:szCs w:val="20"/>
              </w:rPr>
              <w:t xml:space="preserve"> </w:t>
            </w:r>
            <w:r>
              <w:rPr>
                <w:rFonts w:hint="eastAsia"/>
                <w:color w:val="000000"/>
                <w:szCs w:val="20"/>
              </w:rPr>
              <w:t>addBussinessHallInfo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deleteDriverPO(long id)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szCs w:val="20"/>
              </w:rPr>
              <w:t>addBussinessHallInfo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rFonts w:hint="eastAsia"/>
                <w:color w:val="000000"/>
              </w:rPr>
              <w:t>deleteBussinessHallInfo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deleteBussinessHallPO(long id)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color w:val="000000"/>
              </w:rPr>
              <w:t>deleteBussinessHallPO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ascii="宋体" w:hAnsi="宋体" w:cs="宋体" w:hint="eastAsia"/>
                <w:b/>
                <w:bCs/>
              </w:rPr>
              <w:t>Controller</w:t>
            </w:r>
            <w:r>
              <w:rPr>
                <w:rFonts w:eastAsia="Times New Roman"/>
                <w:color w:val="000000"/>
              </w:rPr>
              <w:t>.</w:t>
            </w:r>
            <w:r>
              <w:rPr>
                <w:rFonts w:hint="eastAsia"/>
                <w:color w:val="000000"/>
                <w:szCs w:val="20"/>
              </w:rPr>
              <w:t>changeLogisticsState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finish()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调用nonuser领域对象的</w:t>
            </w:r>
            <w:r>
              <w:rPr>
                <w:rFonts w:hint="eastAsia"/>
                <w:color w:val="000000"/>
                <w:szCs w:val="20"/>
              </w:rPr>
              <w:t>changeLogisticsState</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sz w:val="20"/>
                <w:szCs w:val="20"/>
              </w:rPr>
            </w:pPr>
            <w:r>
              <w:rPr>
                <w:rFonts w:eastAsia="Times New Roman"/>
                <w:color w:val="000000"/>
              </w:rPr>
              <w:t>NonUser</w:t>
            </w:r>
            <w:r>
              <w:rPr>
                <w:rFonts w:ascii="宋体" w:hAnsi="宋体" w:cs="宋体" w:hint="eastAsia"/>
                <w:b/>
                <w:bCs/>
              </w:rPr>
              <w:t>Controller</w:t>
            </w:r>
            <w:r>
              <w:rPr>
                <w:rFonts w:eastAsia="Times New Roman"/>
                <w:color w:val="000000"/>
              </w:rPr>
              <w:t>.</w:t>
            </w:r>
            <w:r>
              <w:rPr>
                <w:rFonts w:hint="eastAsia"/>
                <w:color w:val="000000"/>
                <w:szCs w:val="20"/>
              </w:rPr>
              <w:t>initTruck</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rFonts w:ascii="宋体" w:hAnsi="宋体" w:cs="宋体"/>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宋体" w:hAnsi="宋体" w:cs="宋体"/>
                <w:color w:val="000000"/>
              </w:rPr>
            </w:pPr>
            <w:r>
              <w:rPr>
                <w:color w:val="000000"/>
              </w:rPr>
              <w:t>public void finish()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rFonts w:ascii="宋体" w:hAnsi="宋体" w:cs="宋体"/>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rPr>
            </w:pPr>
            <w:r>
              <w:rPr>
                <w:rFonts w:ascii="宋体" w:hAnsi="宋体" w:cs="宋体" w:hint="eastAsia"/>
                <w:color w:val="000000"/>
              </w:rPr>
              <w:t>已创建一个nonuser领域对象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FFFFFF"/>
              </w:rPr>
            </w:pP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pPr>
            <w:r>
              <w:rPr>
                <w:rFonts w:ascii="宋体" w:hAnsi="宋体" w:cs="宋体" w:hint="eastAsia"/>
                <w:color w:val="000000"/>
              </w:rPr>
              <w:t>调用nonuser领域对象的</w:t>
            </w:r>
            <w:r>
              <w:rPr>
                <w:rFonts w:hint="eastAsia"/>
                <w:color w:val="000000"/>
                <w:szCs w:val="20"/>
              </w:rPr>
              <w:t>initTruck</w:t>
            </w:r>
            <w:r>
              <w:rPr>
                <w:rFonts w:cs="宋体" w:hint="eastAsia"/>
                <w:color w:val="000000"/>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FFFFFF"/>
              </w:rPr>
            </w:pPr>
            <w:r>
              <w:rPr>
                <w:rFonts w:eastAsia="Times New Roman"/>
                <w:color w:val="000000"/>
              </w:rPr>
              <w:t>NonUser</w:t>
            </w:r>
            <w:r>
              <w:rPr>
                <w:rFonts w:ascii="宋体" w:hAnsi="宋体" w:cs="宋体" w:hint="eastAsia"/>
                <w:b/>
                <w:bCs/>
              </w:rPr>
              <w:t>Controller</w:t>
            </w:r>
            <w:r>
              <w:rPr>
                <w:rFonts w:eastAsia="Times New Roman"/>
                <w:color w:val="000000"/>
              </w:rPr>
              <w:t>.</w:t>
            </w:r>
            <w:r>
              <w:rPr>
                <w:rFonts w:hint="eastAsia"/>
                <w:color w:val="000000"/>
                <w:szCs w:val="20"/>
              </w:rPr>
              <w:t>initDriver</w:t>
            </w: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宋体" w:hAnsi="宋体" w:cs="宋体"/>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宋体" w:hAnsi="宋体" w:cs="宋体"/>
                <w:color w:val="000000"/>
              </w:rPr>
            </w:pPr>
            <w:r>
              <w:rPr>
                <w:color w:val="000000"/>
              </w:rPr>
              <w:t>public void finish()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FFFFFF"/>
              </w:rPr>
            </w:pP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rPr>
            </w:pPr>
            <w:r>
              <w:rPr>
                <w:rFonts w:ascii="宋体" w:hAnsi="宋体" w:cs="宋体" w:hint="eastAsia"/>
                <w:color w:val="000000"/>
              </w:rPr>
              <w:t>已创建一个nonuser领域对象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FFFFFF"/>
              </w:rPr>
            </w:pP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rPr>
            </w:pPr>
            <w:r>
              <w:rPr>
                <w:rFonts w:ascii="宋体" w:hAnsi="宋体" w:cs="宋体" w:hint="eastAsia"/>
                <w:color w:val="000000"/>
              </w:rPr>
              <w:t>调用nonuser领域对象的</w:t>
            </w:r>
            <w:r>
              <w:rPr>
                <w:rFonts w:hint="eastAsia"/>
                <w:color w:val="000000"/>
                <w:szCs w:val="20"/>
              </w:rPr>
              <w:t>initDriver</w:t>
            </w:r>
            <w:r>
              <w:rPr>
                <w:rFonts w:cs="宋体" w:hint="eastAsia"/>
                <w:color w:val="000000"/>
              </w:rPr>
              <w:t>方法</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NonUserDataService.find(</w:t>
            </w:r>
            <w:r>
              <w:rPr>
                <w:color w:val="000000"/>
              </w:rPr>
              <w:t xml:space="preserve">long </w:t>
            </w:r>
            <w:r>
              <w:rPr>
                <w:rFonts w:eastAsia="Times New Roman"/>
                <w:color w:val="000000"/>
              </w:rPr>
              <w:t>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根据</w:t>
            </w:r>
            <w:r>
              <w:rPr>
                <w:rFonts w:eastAsia="Times New Roman" w:cs="Calibri"/>
                <w:color w:val="000000"/>
              </w:rPr>
              <w:t>ID</w:t>
            </w:r>
            <w:r>
              <w:rPr>
                <w:rFonts w:ascii="宋体" w:eastAsia="Times New Roman" w:hAnsi="宋体" w:cs="宋体" w:hint="eastAsia"/>
                <w:color w:val="000000"/>
              </w:rPr>
              <w:t>进行</w:t>
            </w:r>
            <w:r>
              <w:rPr>
                <w:rFonts w:ascii="宋体" w:hAnsi="宋体" w:cs="宋体" w:hint="eastAsia"/>
                <w:color w:val="000000"/>
              </w:rPr>
              <w:t>查找单一持久化对象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NonUserDataService.finds(Goo</w:t>
            </w:r>
            <w:r>
              <w:rPr>
                <w:rFonts w:eastAsia="Times New Roman"/>
                <w:color w:val="000000"/>
              </w:rPr>
              <w:lastRenderedPageBreak/>
              <w:t>dsType type)</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lastRenderedPageBreak/>
              <w:t>根据字段名和值进行查找多个持久化对象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lastRenderedPageBreak/>
              <w:t>NonUserDataService.insert(GoodsPO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插入单一持久化对象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NonUserDataService.update(GoodsPO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更新单一持久化对象</w:t>
            </w:r>
          </w:p>
        </w:tc>
      </w:tr>
    </w:tbl>
    <w:p w:rsidR="00694684" w:rsidRDefault="00694684"/>
    <w:p w:rsidR="00694684" w:rsidRDefault="00694684"/>
    <w:p w:rsidR="00694684" w:rsidRDefault="00BC6B90">
      <w:pPr>
        <w:jc w:val="center"/>
        <w:rPr>
          <w:rFonts w:ascii="宋体" w:hAnsi="宋体" w:cs="宋体"/>
          <w:b/>
          <w:sz w:val="22"/>
          <w:szCs w:val="20"/>
        </w:rPr>
      </w:pPr>
      <w:r>
        <w:rPr>
          <w:rFonts w:ascii="宋体" w:hAnsi="宋体" w:cs="宋体" w:hint="eastAsia"/>
          <w:b/>
          <w:sz w:val="22"/>
          <w:szCs w:val="20"/>
        </w:rPr>
        <w:t>表19 NonUserbl模块的接口规范</w:t>
      </w:r>
    </w:p>
    <w:p w:rsidR="00694684" w:rsidRDefault="00BC6B90">
      <w:pPr>
        <w:rPr>
          <w:rFonts w:ascii="黑体" w:eastAsia="黑体" w:hAnsi="宋体" w:cs="黑体"/>
          <w:sz w:val="22"/>
          <w:szCs w:val="20"/>
        </w:rPr>
      </w:pPr>
      <w:r>
        <w:rPr>
          <w:rFonts w:ascii="黑体" w:eastAsia="黑体" w:hAnsi="宋体" w:cs="黑体" w:hint="eastAsia"/>
          <w:sz w:val="22"/>
          <w:szCs w:val="20"/>
        </w:rPr>
        <w:t xml:space="preserve"> </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rPr>
          <w:trHeight w:val="90"/>
        </w:trPr>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t>NonUser.</w:t>
            </w:r>
            <w:r>
              <w:rPr>
                <w:color w:val="000000"/>
                <w:szCs w:val="20"/>
              </w:rPr>
              <w:t xml:space="preserve"> </w:t>
            </w:r>
            <w:r>
              <w:rPr>
                <w:rFonts w:hint="eastAsia"/>
                <w:color w:val="000000"/>
              </w:rPr>
              <w:t>getTruckInfo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hint="eastAsia"/>
                <w:color w:val="000000"/>
              </w:rPr>
              <w:t>public TruckInfoVO getTruckInfo(long truckId);</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启动一个得到</w:t>
            </w:r>
            <w:r>
              <w:rPr>
                <w:rFonts w:hint="eastAsia"/>
                <w:color w:val="000000"/>
              </w:rPr>
              <w:t>车辆信息</w:t>
            </w:r>
            <w:r>
              <w:rPr>
                <w:rFonts w:ascii="宋体" w:hAnsi="宋体" w:cs="宋体" w:hint="eastAsia"/>
                <w:color w:val="000000"/>
              </w:rPr>
              <w:t>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在一个得到</w:t>
            </w:r>
            <w:r>
              <w:rPr>
                <w:rFonts w:hint="eastAsia"/>
                <w:color w:val="000000"/>
              </w:rPr>
              <w:t>车辆信息</w:t>
            </w:r>
            <w:r>
              <w:rPr>
                <w:rFonts w:ascii="宋体" w:hAnsi="宋体" w:cs="宋体" w:hint="eastAsia"/>
                <w:color w:val="000000"/>
              </w:rPr>
              <w:t>的回合中，返回</w:t>
            </w:r>
            <w:r>
              <w:rPr>
                <w:rFonts w:hint="eastAsia"/>
                <w:color w:val="000000"/>
              </w:rPr>
              <w:t>车辆信息</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t>NonUser.</w:t>
            </w:r>
            <w:r>
              <w:rPr>
                <w:color w:val="000000"/>
                <w:szCs w:val="20"/>
              </w:rPr>
              <w:t xml:space="preserve"> </w:t>
            </w:r>
            <w:r>
              <w:rPr>
                <w:rFonts w:hint="eastAsia"/>
                <w:color w:val="000000"/>
              </w:rPr>
              <w:t>getAllTruckInfo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hint="eastAsia"/>
                <w:color w:val="000000"/>
              </w:rPr>
              <w:t>public ArrayList&lt;TruckInfoVO&gt; getAllTruckInfo();</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启动一个得到所有</w:t>
            </w:r>
            <w:r>
              <w:rPr>
                <w:rFonts w:hint="eastAsia"/>
                <w:color w:val="000000"/>
              </w:rPr>
              <w:t>车辆信息</w:t>
            </w:r>
            <w:r>
              <w:rPr>
                <w:rFonts w:ascii="宋体" w:hAnsi="宋体" w:cs="宋体" w:hint="eastAsia"/>
                <w:color w:val="000000"/>
              </w:rPr>
              <w:t>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在一个得到所有</w:t>
            </w:r>
            <w:r>
              <w:rPr>
                <w:rFonts w:hint="eastAsia"/>
                <w:color w:val="000000"/>
              </w:rPr>
              <w:t>车辆信息</w:t>
            </w:r>
            <w:r>
              <w:rPr>
                <w:rFonts w:cs="宋体" w:hint="eastAsia"/>
                <w:color w:val="000000"/>
              </w:rPr>
              <w:t>的</w:t>
            </w:r>
            <w:r>
              <w:rPr>
                <w:rFonts w:ascii="宋体" w:hAnsi="宋体" w:cs="宋体" w:hint="eastAsia"/>
                <w:color w:val="000000"/>
              </w:rPr>
              <w:t>回合中，返回所有</w:t>
            </w:r>
            <w:r>
              <w:rPr>
                <w:rFonts w:hint="eastAsia"/>
                <w:color w:val="000000"/>
              </w:rPr>
              <w:t>车辆信息</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rPr>
              <w:t>addTruckInfo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hint="eastAsia"/>
                <w:color w:val="000000"/>
              </w:rPr>
              <w:t>public void addTruckInfo(TruckInfoVO truck);</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启动一个增加车辆信息的回合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在一个增加车辆信息</w:t>
            </w:r>
            <w:r>
              <w:rPr>
                <w:rFonts w:cs="宋体" w:hint="eastAsia"/>
                <w:color w:val="000000"/>
              </w:rPr>
              <w:t>的</w:t>
            </w:r>
            <w:r>
              <w:rPr>
                <w:rFonts w:ascii="宋体" w:hAnsi="宋体" w:cs="宋体" w:hint="eastAsia"/>
                <w:color w:val="000000"/>
              </w:rPr>
              <w:t>回合中，增加车辆信息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rPr>
              <w:t>deleteTruckInfo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deleteTruckInfo(long truckId);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启动一个得到所有</w:t>
            </w:r>
            <w:r>
              <w:rPr>
                <w:rFonts w:hint="eastAsia"/>
                <w:color w:val="000000"/>
              </w:rPr>
              <w:t>删除车辆</w:t>
            </w:r>
            <w:r>
              <w:rPr>
                <w:rFonts w:ascii="宋体" w:hAnsi="宋体" w:cs="宋体" w:hint="eastAsia"/>
                <w:color w:val="000000"/>
              </w:rPr>
              <w:t>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在一个得到所有</w:t>
            </w:r>
            <w:r>
              <w:rPr>
                <w:rFonts w:hint="eastAsia"/>
                <w:color w:val="000000"/>
              </w:rPr>
              <w:t>删除车辆</w:t>
            </w:r>
            <w:r>
              <w:rPr>
                <w:rFonts w:ascii="宋体" w:hAnsi="宋体" w:cs="宋体" w:hint="eastAsia"/>
                <w:color w:val="000000"/>
              </w:rPr>
              <w:t>的回合中，删除车辆信息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rPr>
              <w:t>changeTruckInfo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changeTruckInfo(long truckId);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启动一个修改车辆信息的回合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3"/>
              <w:rPr>
                <w:rFonts w:ascii="Calibri" w:hAnsi="Calibri" w:cs="宋体"/>
                <w:color w:val="000000"/>
              </w:rPr>
            </w:pPr>
            <w:r>
              <w:rPr>
                <w:rFonts w:ascii="宋体" w:hAnsi="宋体" w:cs="宋体" w:hint="eastAsia"/>
                <w:color w:val="000000"/>
              </w:rPr>
              <w:t>在一个修改车辆信息的回合中，修改车辆信息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hint="eastAsia"/>
                <w:color w:val="000000"/>
              </w:rPr>
              <w:t>getDriverInfo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DriverInfoVO getDriverInfo(long driverId);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启动一个得到司机信息的回合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3"/>
              <w:rPr>
                <w:rFonts w:ascii="Calibri" w:hAnsi="Calibri" w:cs="宋体"/>
                <w:color w:val="000000"/>
              </w:rPr>
            </w:pPr>
            <w:r>
              <w:rPr>
                <w:rFonts w:ascii="宋体" w:hAnsi="宋体" w:cs="宋体" w:hint="eastAsia"/>
                <w:color w:val="000000"/>
              </w:rPr>
              <w:t>在一个得到司机信息的回合中，返回司机信息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rPr>
              <w:t>getAllDriverInfo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ArrayList&lt;DriverInfoVO&gt; getAllDriverInfo();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启动一个插入</w:t>
            </w:r>
            <w:r>
              <w:rPr>
                <w:rFonts w:hint="eastAsia"/>
                <w:color w:val="000000"/>
              </w:rPr>
              <w:t>得到所有司机信息</w:t>
            </w:r>
            <w:r>
              <w:rPr>
                <w:rFonts w:ascii="宋体" w:hAnsi="宋体" w:cs="宋体" w:hint="eastAsia"/>
                <w:color w:val="000000"/>
              </w:rPr>
              <w:t>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w:t>
            </w:r>
            <w:r>
              <w:rPr>
                <w:rFonts w:hint="eastAsia"/>
                <w:color w:val="000000"/>
              </w:rPr>
              <w:t>得到所有司机信息</w:t>
            </w:r>
            <w:r>
              <w:rPr>
                <w:rFonts w:ascii="宋体" w:hAnsi="宋体" w:cs="宋体" w:hint="eastAsia"/>
                <w:color w:val="000000"/>
              </w:rPr>
              <w:t>的回合中，</w:t>
            </w:r>
            <w:r>
              <w:rPr>
                <w:rFonts w:hint="eastAsia"/>
                <w:color w:val="000000"/>
              </w:rPr>
              <w:t>得到所有司机信息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hint="eastAsia"/>
                <w:color w:val="000000"/>
              </w:rPr>
              <w:t>addDriverInfo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addDriverInfo(DriverInfoVO driver);</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启动一个增加司机的回合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在一个增加司机的回合中增加一个司机</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rPr>
              <w:t xml:space="preserve"> </w:t>
            </w:r>
            <w:r>
              <w:rPr>
                <w:rFonts w:hint="eastAsia"/>
                <w:color w:val="000000"/>
              </w:rPr>
              <w:t>deleteDriverInfo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deleteDriverInfo(long driverId);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启动一个删除司机的回合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在一个删除司机的回合中，删除一个司机</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rPr>
              <w:t>changeDriverInfo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changeDriverInfo(long driverId);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启动一个修改司机信息的回合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在一个修改司机信息的回合中，修改司机信息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rPr>
              <w:t>getBussinessHallInfo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BussinessHallVO getBussinessHallInfo(long bussinessHallId);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启动一个得到营业厅信息的回合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在一个得到营业厅信息的回合中，得到营业厅信息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rPr>
              <w:t>getAllBussinessHallInfo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ArrayList&lt;BussinessHallVO&gt; getAllBussinessHallInfo();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启动一个得到所有营业厅信息的回合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在一个得到所有营业厅信息的回合中，得到所有营业厅信息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color w:val="000000"/>
                <w:szCs w:val="20"/>
              </w:rPr>
              <w:t xml:space="preserve"> </w:t>
            </w:r>
            <w:r>
              <w:rPr>
                <w:rFonts w:hint="eastAsia"/>
                <w:color w:val="000000"/>
                <w:szCs w:val="20"/>
              </w:rPr>
              <w:t>addBussinessHallInfo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addBussinessHallInfo(BussinessHallVO bussinessHall);</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启动一个增加营业厅的回合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在一个增加营业厅的回合中，增加一个营业厅</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hint="eastAsia"/>
                <w:color w:val="000000"/>
              </w:rPr>
              <w:t>deleteBussinessHallInfo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deleteBussinessHallInfo(long bussinessHallId);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启动一个删除</w:t>
            </w:r>
            <w:r>
              <w:rPr>
                <w:rFonts w:hint="eastAsia"/>
                <w:color w:val="000000"/>
              </w:rPr>
              <w:t>营业厅信息</w:t>
            </w:r>
            <w:r>
              <w:rPr>
                <w:rFonts w:ascii="宋体" w:hAnsi="宋体" w:cs="宋体" w:hint="eastAsia"/>
                <w:color w:val="000000"/>
              </w:rPr>
              <w:t>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在一个删除</w:t>
            </w:r>
            <w:r>
              <w:rPr>
                <w:rFonts w:hint="eastAsia"/>
                <w:color w:val="000000"/>
              </w:rPr>
              <w:t>营业厅信息</w:t>
            </w:r>
            <w:r>
              <w:rPr>
                <w:rFonts w:ascii="宋体" w:hAnsi="宋体" w:cs="宋体" w:hint="eastAsia"/>
                <w:color w:val="000000"/>
              </w:rPr>
              <w:t>的回合中，删除一个</w:t>
            </w:r>
            <w:r>
              <w:rPr>
                <w:rFonts w:hint="eastAsia"/>
                <w:color w:val="000000"/>
              </w:rPr>
              <w:t>营业厅信息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hint="eastAsia"/>
                <w:color w:val="000000"/>
                <w:szCs w:val="20"/>
              </w:rPr>
              <w:t>changeLogisticsState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changeLogisticsState(String logisticsState);</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w:t>
            </w:r>
            <w:r>
              <w:rPr>
                <w:rFonts w:ascii="宋体" w:hAnsi="宋体" w:cs="宋体" w:hint="eastAsia"/>
                <w:color w:val="000000"/>
              </w:rPr>
              <w:lastRenderedPageBreak/>
              <w:t>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lastRenderedPageBreak/>
              <w:t>启动一个修改物流状态的回合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在一个修改物流状态的回合中，修改物流状态</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hint="eastAsia"/>
                <w:color w:val="000000"/>
                <w:szCs w:val="20"/>
              </w:rPr>
              <w:t>initTruck</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initTruck(ArrayList&lt;TruckInfoVO&gt; tvolist);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启动一个初始化车辆信息的回合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在一个初始化车辆信息的回合中，初始化车辆信息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NonUser.</w:t>
            </w:r>
            <w:r>
              <w:rPr>
                <w:rFonts w:hint="eastAsia"/>
                <w:color w:val="000000"/>
                <w:szCs w:val="20"/>
              </w:rPr>
              <w:t>initDriver</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rPr>
              <w:t>public void initDriver(ArrayList&lt;DriverInfoVO&gt; dvolist);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启动一个初始化司机信息的回合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在一个初始化司机信息的回合中，初始化司机信息</w:t>
            </w:r>
          </w:p>
        </w:tc>
      </w:tr>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rPr>
              <w:t>需要的服务（需接口）</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NonUserDataService.find(</w:t>
            </w:r>
            <w:r>
              <w:rPr>
                <w:color w:val="000000"/>
              </w:rPr>
              <w:t xml:space="preserve">long </w:t>
            </w:r>
            <w:r>
              <w:rPr>
                <w:rFonts w:eastAsia="Times New Roman"/>
                <w:color w:val="000000"/>
              </w:rPr>
              <w:t>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根据</w:t>
            </w:r>
            <w:r>
              <w:rPr>
                <w:rFonts w:eastAsia="Times New Roman" w:cs="Calibri"/>
                <w:color w:val="000000"/>
              </w:rPr>
              <w:t>ID</w:t>
            </w:r>
            <w:r>
              <w:rPr>
                <w:rFonts w:ascii="宋体" w:eastAsia="Times New Roman" w:hAnsi="宋体" w:cs="宋体" w:hint="eastAsia"/>
                <w:color w:val="000000"/>
              </w:rPr>
              <w:t>进行</w:t>
            </w:r>
            <w:r>
              <w:rPr>
                <w:rFonts w:ascii="宋体" w:hAnsi="宋体" w:cs="宋体" w:hint="eastAsia"/>
                <w:color w:val="000000"/>
              </w:rPr>
              <w:t>查找单一持久化对象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NonUserDataService.finds(GoodsType type)</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根据字段名和值进行查找多个持久化对象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NonUserDataService.insert(GoodsPO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插入单一持久化对象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NonUserDataService.update(GoodsPO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更新单一持久化对象</w:t>
            </w:r>
          </w:p>
        </w:tc>
      </w:tr>
    </w:tbl>
    <w:p w:rsidR="00694684" w:rsidRDefault="00694684"/>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insititutionbl模块</w:t>
      </w:r>
      <w:bookmarkEnd w:id="667"/>
    </w:p>
    <w:p w:rsidR="00694684" w:rsidRDefault="00BC6B90">
      <w:pPr>
        <w:pStyle w:val="12"/>
        <w:numPr>
          <w:ilvl w:val="0"/>
          <w:numId w:val="3"/>
        </w:numPr>
        <w:ind w:firstLineChars="0"/>
      </w:pPr>
      <w:bookmarkStart w:id="668" w:name="_Toc402982480"/>
      <w:r>
        <w:rPr>
          <w:rFonts w:hint="eastAsia"/>
        </w:rPr>
        <w:t>模块概述</w:t>
      </w:r>
    </w:p>
    <w:p w:rsidR="00694684" w:rsidRDefault="00BC6B90">
      <w:pPr>
        <w:pStyle w:val="12"/>
        <w:ind w:left="930" w:firstLineChars="0" w:firstLine="0"/>
      </w:pPr>
      <w:r>
        <w:rPr>
          <w:rFonts w:hint="eastAsia"/>
        </w:rPr>
        <w:t>Institutionbl</w:t>
      </w:r>
      <w:r>
        <w:rPr>
          <w:rFonts w:hint="eastAsia"/>
        </w:rPr>
        <w:t>模块承担的需求参见需求规格说明文档功能需求及相关非功能需求</w:t>
      </w:r>
    </w:p>
    <w:p w:rsidR="00694684" w:rsidRDefault="00BC6B90">
      <w:pPr>
        <w:pStyle w:val="12"/>
        <w:ind w:left="930" w:firstLineChars="0" w:firstLine="0"/>
      </w:pPr>
      <w:r>
        <w:rPr>
          <w:rFonts w:hint="eastAsia"/>
        </w:rPr>
        <w:t>Institutionbl</w:t>
      </w:r>
      <w:r>
        <w:rPr>
          <w:rFonts w:hint="eastAsia"/>
        </w:rPr>
        <w:t>模块的职责及接口参见软件系统结构描述文档表</w:t>
      </w:r>
      <w:r>
        <w:rPr>
          <w:rFonts w:hint="eastAsia"/>
        </w:rPr>
        <w:t>12</w:t>
      </w:r>
    </w:p>
    <w:p w:rsidR="00694684" w:rsidRDefault="00BC6B90">
      <w:pPr>
        <w:pStyle w:val="12"/>
        <w:numPr>
          <w:ilvl w:val="0"/>
          <w:numId w:val="3"/>
        </w:numPr>
        <w:ind w:firstLineChars="0"/>
      </w:pPr>
      <w:r>
        <w:rPr>
          <w:rFonts w:hint="eastAsia"/>
        </w:rPr>
        <w:t>整体结构</w:t>
      </w:r>
    </w:p>
    <w:p w:rsidR="00694684" w:rsidRDefault="00BC6B90">
      <w:pPr>
        <w:pStyle w:val="12"/>
        <w:ind w:left="930"/>
      </w:pPr>
      <w:r>
        <w:t>根据体系结构的设计，我们将系统分为展示层、业务逻辑层、数据层。每一层之间为了增加灵活性，我们会添加接口。比如展示层和业务逻辑层之间，我们添加</w:t>
      </w:r>
      <w:r>
        <w:rPr>
          <w:rFonts w:hint="eastAsia"/>
        </w:rPr>
        <w:t>businesslogicservice.institutionblservice</w:t>
      </w:r>
      <w:r>
        <w:rPr>
          <w:rFonts w:hint="eastAsia"/>
        </w:rPr>
        <w:t>接口。业务逻辑层和数据层之间添加</w:t>
      </w:r>
      <w:r>
        <w:rPr>
          <w:rFonts w:hint="eastAsia"/>
        </w:rPr>
        <w:t>dataservice.institutiondataservice</w:t>
      </w:r>
      <w:r>
        <w:rPr>
          <w:rFonts w:hint="eastAsia"/>
        </w:rPr>
        <w:t>接口。为了隔离业务逻辑指责和逻辑控制职责，我们增加了</w:t>
      </w:r>
      <w:r>
        <w:rPr>
          <w:rFonts w:hint="eastAsia"/>
        </w:rPr>
        <w:t>institutionController</w:t>
      </w:r>
      <w:r>
        <w:rPr>
          <w:rFonts w:hint="eastAsia"/>
        </w:rPr>
        <w:t>。</w:t>
      </w:r>
      <w:r>
        <w:rPr>
          <w:rFonts w:hint="eastAsia"/>
        </w:rPr>
        <w:t>UserPO</w:t>
      </w:r>
      <w:r>
        <w:rPr>
          <w:rFonts w:hint="eastAsia"/>
        </w:rPr>
        <w:t>和</w:t>
      </w:r>
      <w:r>
        <w:rPr>
          <w:rFonts w:hint="eastAsia"/>
        </w:rPr>
        <w:t>InstitutionPO</w:t>
      </w:r>
      <w:r>
        <w:rPr>
          <w:rFonts w:hint="eastAsia"/>
        </w:rPr>
        <w:t>是作为人员机构管理的持久化对象被添加到设计模型中去的。</w:t>
      </w:r>
    </w:p>
    <w:p w:rsidR="00694684" w:rsidRDefault="00694684">
      <w:pPr>
        <w:pStyle w:val="12"/>
        <w:ind w:left="930" w:firstLineChars="0" w:firstLine="330"/>
      </w:pPr>
    </w:p>
    <w:p w:rsidR="00694684" w:rsidRDefault="00694684">
      <w:pPr>
        <w:pStyle w:val="12"/>
        <w:ind w:left="1770" w:firstLineChars="0" w:firstLine="330"/>
      </w:pPr>
    </w:p>
    <w:p w:rsidR="00694684" w:rsidRDefault="00694684">
      <w:pPr>
        <w:pStyle w:val="12"/>
        <w:ind w:left="1770" w:firstLineChars="0" w:firstLine="330"/>
      </w:pPr>
    </w:p>
    <w:p w:rsidR="00694684" w:rsidRDefault="00BC6B90">
      <w:pPr>
        <w:pStyle w:val="12"/>
        <w:ind w:left="1770" w:firstLineChars="0" w:firstLine="330"/>
        <w:rPr>
          <w:b/>
          <w:bCs/>
        </w:rPr>
      </w:pPr>
      <w:r>
        <w:rPr>
          <w:rFonts w:hint="eastAsia"/>
          <w:b/>
          <w:bCs/>
        </w:rPr>
        <w:lastRenderedPageBreak/>
        <w:t>表</w:t>
      </w:r>
      <w:r>
        <w:rPr>
          <w:rFonts w:hint="eastAsia"/>
          <w:b/>
          <w:bCs/>
        </w:rPr>
        <w:t xml:space="preserve">20 </w:t>
      </w:r>
      <w:r>
        <w:rPr>
          <w:rFonts w:hint="eastAsia"/>
          <w:b/>
          <w:bCs/>
        </w:rPr>
        <w:t>人员机构管理业务逻辑层详细设计的上下文</w:t>
      </w:r>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t>参见：快递物流系统用例文档</w:t>
            </w:r>
            <w:r>
              <w:rPr>
                <w:rFonts w:hint="eastAsia"/>
              </w:rPr>
              <w:t xml:space="preserve">V3.3 </w:t>
            </w:r>
            <w:r>
              <w:rPr>
                <w:rFonts w:hint="eastAsia"/>
              </w:rPr>
              <w:t>“用例二十六</w:t>
            </w:r>
            <w:r>
              <w:rPr>
                <w:rFonts w:hint="eastAsia"/>
              </w:rPr>
              <w:t xml:space="preserve"> </w:t>
            </w:r>
            <w:r>
              <w:rPr>
                <w:rFonts w:hint="eastAsia"/>
              </w:rPr>
              <w:t>机构管理”和“用例二十八</w:t>
            </w:r>
            <w:r>
              <w:rPr>
                <w:rFonts w:hint="eastAsia"/>
              </w:rPr>
              <w:t xml:space="preserve"> </w:t>
            </w:r>
            <w:r>
              <w:rPr>
                <w:rFonts w:hint="eastAsia"/>
              </w:rPr>
              <w:t>人员工资调整”</w:t>
            </w:r>
          </w:p>
          <w:p w:rsidR="00694684" w:rsidRDefault="00BC6B90">
            <w:pPr>
              <w:ind w:firstLineChars="300" w:firstLine="630"/>
            </w:pPr>
            <w:r>
              <w:rPr>
                <w:rFonts w:hint="eastAsia"/>
              </w:rPr>
              <w:t>快递物流系统需求规格说明文档</w:t>
            </w:r>
            <w:r>
              <w:rPr>
                <w:rFonts w:hint="eastAsia"/>
              </w:rPr>
              <w:t>V1.6</w:t>
            </w:r>
            <w:r>
              <w:rPr>
                <w:rFonts w:hint="eastAsia"/>
              </w:rPr>
              <w:t>中的</w:t>
            </w:r>
            <w:r>
              <w:rPr>
                <w:rFonts w:hint="eastAsia"/>
              </w:rPr>
              <w:t>3.2</w:t>
            </w:r>
            <w:r>
              <w:rPr>
                <w:rFonts w:hint="eastAsia"/>
              </w:rPr>
              <w:t>及</w:t>
            </w:r>
            <w:r>
              <w:rPr>
                <w:rFonts w:hint="eastAsia"/>
              </w:rPr>
              <w:t>3.3</w:t>
            </w:r>
            <w:r>
              <w:rPr>
                <w:rFonts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rFonts w:hint="eastAsia"/>
              </w:rPr>
              <w:t>//</w:t>
            </w:r>
            <w:r>
              <w:rPr>
                <w:rFonts w:hint="eastAsia"/>
              </w:rPr>
              <w:t>被</w:t>
            </w:r>
            <w:r>
              <w:rPr>
                <w:rFonts w:hint="eastAsia"/>
              </w:rPr>
              <w:t>Presentation</w:t>
            </w:r>
            <w:r>
              <w:rPr>
                <w:rFonts w:hint="eastAsia"/>
              </w:rPr>
              <w:t>层调用的接口</w:t>
            </w:r>
          </w:p>
          <w:p w:rsidR="00694684" w:rsidRDefault="00BC6B90">
            <w:r>
              <w:t>public interface InstitutionBLService {</w:t>
            </w:r>
          </w:p>
          <w:p w:rsidR="00694684" w:rsidRDefault="00BC6B90">
            <w:r>
              <w:t xml:space="preserve"> </w:t>
            </w:r>
            <w:r>
              <w:rPr>
                <w:rFonts w:hint="eastAsia"/>
              </w:rPr>
              <w:t xml:space="preserve">   </w:t>
            </w:r>
            <w:r>
              <w:t>public InstitutionVO getInstitutionInfo(long InstitutionId);</w:t>
            </w:r>
          </w:p>
          <w:p w:rsidR="00694684" w:rsidRDefault="00BC6B90">
            <w:pPr>
              <w:ind w:firstLineChars="200" w:firstLine="420"/>
            </w:pPr>
            <w:r>
              <w:t>public ArrayList&lt;InstitutionVO&gt; getAllInstitution();</w:t>
            </w:r>
          </w:p>
          <w:p w:rsidR="00694684" w:rsidRDefault="00BC6B90">
            <w:pPr>
              <w:ind w:firstLineChars="200" w:firstLine="420"/>
            </w:pPr>
            <w:r>
              <w:t xml:space="preserve">public </w:t>
            </w:r>
            <w:del w:id="669" w:author="曹姝玥" w:date="2015-12-31T18:32:00Z">
              <w:r w:rsidDel="00055CAE">
                <w:rPr>
                  <w:rFonts w:hint="eastAsia"/>
                </w:rPr>
                <w:delText>void</w:delText>
              </w:r>
            </w:del>
            <w:ins w:id="670" w:author="曹姝玥" w:date="2015-12-31T18:32:00Z">
              <w:r w:rsidR="00055CAE">
                <w:rPr>
                  <w:rFonts w:hint="eastAsia"/>
                </w:rPr>
                <w:t>boolean</w:t>
              </w:r>
            </w:ins>
            <w:r>
              <w:t xml:space="preserve"> addInstitution(Institution</w:t>
            </w:r>
            <w:r>
              <w:rPr>
                <w:rFonts w:hint="eastAsia"/>
              </w:rPr>
              <w:t>V</w:t>
            </w:r>
            <w:r>
              <w:t>O Institution);</w:t>
            </w:r>
          </w:p>
          <w:p w:rsidR="00694684" w:rsidDel="00055CAE" w:rsidRDefault="00BC6B90">
            <w:pPr>
              <w:ind w:firstLineChars="200" w:firstLine="420"/>
              <w:rPr>
                <w:del w:id="671" w:author="曹姝玥" w:date="2015-12-31T18:32:00Z"/>
              </w:rPr>
            </w:pPr>
            <w:del w:id="672" w:author="曹姝玥" w:date="2015-12-31T18:32:00Z">
              <w:r w:rsidDel="00055CAE">
                <w:delText>public void changeStaffPosition(String position,long StaffId);</w:delText>
              </w:r>
            </w:del>
          </w:p>
          <w:p w:rsidR="00694684" w:rsidDel="00055CAE" w:rsidRDefault="00BC6B90">
            <w:pPr>
              <w:ind w:firstLineChars="200" w:firstLine="420"/>
              <w:rPr>
                <w:del w:id="673" w:author="曹姝玥" w:date="2015-12-31T18:32:00Z"/>
              </w:rPr>
            </w:pPr>
            <w:del w:id="674" w:author="曹姝玥" w:date="2015-12-31T18:32:00Z">
              <w:r w:rsidDel="00055CAE">
                <w:delText>public void changeSalary(long StaffId,int salary);</w:delText>
              </w:r>
            </w:del>
          </w:p>
          <w:p w:rsidR="00694684" w:rsidRDefault="00BC6B90">
            <w:pPr>
              <w:ind w:firstLineChars="200" w:firstLine="420"/>
            </w:pPr>
            <w:r>
              <w:t xml:space="preserve">public </w:t>
            </w:r>
            <w:del w:id="675" w:author="曹姝玥" w:date="2015-12-31T18:33:00Z">
              <w:r w:rsidDel="00055CAE">
                <w:delText xml:space="preserve">void </w:delText>
              </w:r>
            </w:del>
            <w:ins w:id="676" w:author="曹姝玥" w:date="2015-12-31T18:33:00Z">
              <w:r w:rsidR="00055CAE">
                <w:rPr>
                  <w:rFonts w:hint="eastAsia"/>
                </w:rPr>
                <w:t>boolean</w:t>
              </w:r>
              <w:r w:rsidR="00055CAE">
                <w:t xml:space="preserve"> </w:t>
              </w:r>
            </w:ins>
            <w:r>
              <w:t>deleteInstitution(long InstitutionId</w:t>
            </w:r>
            <w:r>
              <w:rPr>
                <w:rFonts w:hint="eastAsia"/>
              </w:rPr>
              <w:t>)</w:t>
            </w:r>
            <w:r>
              <w:t>;</w:t>
            </w:r>
          </w:p>
          <w:p w:rsidR="00694684" w:rsidRDefault="00BC6B90">
            <w:pPr>
              <w:ind w:firstLineChars="200" w:firstLine="420"/>
              <w:rPr>
                <w:ins w:id="677" w:author="曹姝玥" w:date="2015-12-31T18:33:00Z"/>
              </w:rPr>
            </w:pPr>
            <w:r>
              <w:t xml:space="preserve">public </w:t>
            </w:r>
            <w:del w:id="678" w:author="曹姝玥" w:date="2015-12-31T18:33:00Z">
              <w:r w:rsidDel="00055CAE">
                <w:delText>void</w:delText>
              </w:r>
            </w:del>
            <w:ins w:id="679" w:author="曹姝玥" w:date="2015-12-31T18:33:00Z">
              <w:r w:rsidR="00055CAE">
                <w:rPr>
                  <w:rFonts w:hint="eastAsia"/>
                </w:rPr>
                <w:t>boolean</w:t>
              </w:r>
            </w:ins>
            <w:r>
              <w:t xml:space="preserve"> endManagement();</w:t>
            </w:r>
          </w:p>
          <w:p w:rsidR="00055CAE" w:rsidRDefault="00055CAE">
            <w:pPr>
              <w:ind w:firstLineChars="200" w:firstLine="420"/>
            </w:pPr>
            <w:ins w:id="680" w:author="曹姝玥" w:date="2015-12-31T18:33:00Z">
              <w:r w:rsidRPr="00055CAE">
                <w:t>public boolean changeInstitutionInfo(InstitutionVO institutionVO)</w:t>
              </w:r>
              <w:r>
                <w:rPr>
                  <w:rFonts w:hint="eastAsia"/>
                </w:rPr>
                <w:t>;</w:t>
              </w:r>
            </w:ins>
          </w:p>
          <w:p w:rsidR="00694684" w:rsidRDefault="00BC6B90">
            <w:r>
              <w:rPr>
                <w:rFonts w:hint="eastAsia"/>
              </w:rPr>
              <w:t>}</w:t>
            </w:r>
          </w:p>
          <w:p w:rsidR="00694684" w:rsidRDefault="00694684"/>
          <w:p w:rsidR="00694684" w:rsidRDefault="00BC6B90">
            <w:r>
              <w:rPr>
                <w:rFonts w:hint="eastAsia"/>
              </w:rPr>
              <w:t>//</w:t>
            </w:r>
            <w:r>
              <w:rPr>
                <w:rFonts w:hint="eastAsia"/>
              </w:rPr>
              <w:t>调用</w:t>
            </w:r>
            <w:r>
              <w:rPr>
                <w:rFonts w:hint="eastAsia"/>
              </w:rPr>
              <w:t>DataService</w:t>
            </w:r>
            <w:r>
              <w:rPr>
                <w:rFonts w:hint="eastAsia"/>
              </w:rPr>
              <w:t>层的接口</w:t>
            </w:r>
          </w:p>
          <w:p w:rsidR="00694684" w:rsidRDefault="00BC6B90">
            <w:r>
              <w:t>public interface InstitutionDataService extends Remote{</w:t>
            </w:r>
          </w:p>
          <w:p w:rsidR="00694684" w:rsidRDefault="00BC6B90">
            <w:pPr>
              <w:ind w:firstLineChars="200" w:firstLine="420"/>
            </w:pPr>
            <w:r>
              <w:t>public InstitutionPO find(long InstitutionId) throws RemoteException;</w:t>
            </w:r>
          </w:p>
          <w:p w:rsidR="00694684" w:rsidRDefault="00BC6B90">
            <w:pPr>
              <w:ind w:firstLineChars="200" w:firstLine="420"/>
            </w:pPr>
            <w:r>
              <w:t>public ArrayList&lt;InstitutionPO&gt; finds() throws RemoteException;</w:t>
            </w:r>
          </w:p>
          <w:p w:rsidR="00694684" w:rsidRDefault="00BC6B90">
            <w:pPr>
              <w:ind w:firstLineChars="200" w:firstLine="420"/>
            </w:pPr>
            <w:r>
              <w:t>public void insert(InstitutionPO po) throws RemoteException;</w:t>
            </w:r>
          </w:p>
          <w:p w:rsidR="00694684" w:rsidRDefault="00BC6B90">
            <w:pPr>
              <w:ind w:firstLineChars="200" w:firstLine="420"/>
            </w:pPr>
            <w:r>
              <w:t>public void update(InstitutionPO po) throws RemoteException;</w:t>
            </w:r>
          </w:p>
          <w:p w:rsidR="00694684" w:rsidRDefault="00BC6B90">
            <w:pPr>
              <w:ind w:firstLineChars="200" w:firstLine="420"/>
            </w:pPr>
            <w:r>
              <w:t>public void delete(InstitutionPO po) throws RemoteException;</w:t>
            </w:r>
          </w:p>
          <w:p w:rsidR="00694684" w:rsidRDefault="00BC6B90">
            <w:pPr>
              <w:ind w:firstLineChars="200" w:firstLine="420"/>
            </w:pPr>
            <w:r>
              <w:t>public void finish() throws RemoteException;</w:t>
            </w:r>
          </w:p>
          <w:p w:rsidR="00694684" w:rsidRDefault="00BC6B90">
            <w:pPr>
              <w:ind w:firstLineChars="200" w:firstLine="420"/>
            </w:pPr>
            <w: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noProof/>
              </w:rPr>
              <w:drawing>
                <wp:inline distT="0" distB="0" distL="0" distR="0">
                  <wp:extent cx="4486275" cy="279082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7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rsidR="00694684" w:rsidRDefault="00694684"/>
    <w:p w:rsidR="00694684" w:rsidRDefault="00694684"/>
    <w:p w:rsidR="00694684" w:rsidRDefault="00BC6B90">
      <w:pPr>
        <w:ind w:firstLine="420"/>
      </w:pPr>
      <w:r>
        <w:rPr>
          <w:rFonts w:hint="eastAsia"/>
        </w:rPr>
        <w:t>（</w:t>
      </w:r>
      <w:r>
        <w:rPr>
          <w:rFonts w:hint="eastAsia"/>
        </w:rPr>
        <w:t>3</w:t>
      </w:r>
      <w:r>
        <w:rPr>
          <w:rFonts w:hint="eastAsia"/>
        </w:rPr>
        <w:t>）模块内部类的接口规范</w:t>
      </w:r>
      <w:r>
        <w:rPr>
          <w:rFonts w:hint="eastAsia"/>
        </w:rPr>
        <w:tab/>
      </w:r>
      <w:r>
        <w:rPr>
          <w:rFonts w:hint="eastAsia"/>
        </w:rPr>
        <w:tab/>
      </w:r>
    </w:p>
    <w:p w:rsidR="00694684" w:rsidRDefault="00694684">
      <w:pPr>
        <w:ind w:firstLine="420"/>
      </w:pPr>
    </w:p>
    <w:p w:rsidR="00000000" w:rsidRDefault="00055CAE">
      <w:pPr>
        <w:pStyle w:val="12"/>
        <w:ind w:firstLineChars="0"/>
        <w:rPr>
          <w:ins w:id="681" w:author="曹姝玥" w:date="2015-12-31T18:34:00Z"/>
          <w:b/>
          <w:bCs/>
        </w:rPr>
        <w:pPrChange w:id="682" w:author="曹姝玥" w:date="2015-12-31T18:31:00Z">
          <w:pPr>
            <w:pStyle w:val="12"/>
            <w:ind w:left="1770" w:firstLineChars="0" w:firstLine="330"/>
          </w:pPr>
        </w:pPrChange>
      </w:pPr>
      <w:ins w:id="683" w:author="曹姝玥" w:date="2015-12-31T18:35:00Z">
        <w:r>
          <w:rPr>
            <w:rFonts w:hint="eastAsia"/>
            <w:b/>
            <w:bCs/>
          </w:rPr>
          <w:lastRenderedPageBreak/>
          <w:tab/>
        </w:r>
        <w:r>
          <w:rPr>
            <w:rFonts w:hint="eastAsia"/>
            <w:b/>
            <w:bCs/>
          </w:rPr>
          <w:tab/>
        </w:r>
        <w:r>
          <w:rPr>
            <w:rFonts w:hint="eastAsia"/>
            <w:b/>
            <w:bCs/>
          </w:rPr>
          <w:tab/>
        </w:r>
        <w:r>
          <w:rPr>
            <w:rFonts w:hint="eastAsia"/>
            <w:b/>
            <w:bCs/>
          </w:rPr>
          <w:tab/>
        </w:r>
        <w:r>
          <w:rPr>
            <w:rFonts w:hint="eastAsia"/>
            <w:b/>
            <w:bCs/>
          </w:rPr>
          <w:tab/>
        </w:r>
        <w:r>
          <w:rPr>
            <w:rFonts w:hint="eastAsia"/>
            <w:b/>
            <w:bCs/>
          </w:rPr>
          <w:tab/>
        </w:r>
        <w:r>
          <w:rPr>
            <w:b/>
            <w:bCs/>
          </w:rPr>
          <w:t>I</w:t>
        </w:r>
        <w:r>
          <w:rPr>
            <w:rFonts w:hint="eastAsia"/>
            <w:b/>
            <w:bCs/>
          </w:rPr>
          <w:t>nstitutionController</w:t>
        </w:r>
        <w:r>
          <w:rPr>
            <w:rFonts w:hint="eastAsia"/>
            <w:b/>
            <w:bCs/>
          </w:rPr>
          <w:t>的接口规范</w:t>
        </w:r>
      </w:ins>
    </w:p>
    <w:tbl>
      <w:tblPr>
        <w:tblStyle w:val="ae"/>
        <w:tblW w:w="8472" w:type="dxa"/>
        <w:tblLayout w:type="fixed"/>
        <w:tblLook w:val="04A0"/>
      </w:tblPr>
      <w:tblGrid>
        <w:gridCol w:w="2943"/>
        <w:gridCol w:w="641"/>
        <w:gridCol w:w="4888"/>
      </w:tblGrid>
      <w:tr w:rsidR="00055CAE" w:rsidTr="00A06AC7">
        <w:trPr>
          <w:ins w:id="684" w:author="曹姝玥" w:date="2015-12-31T18:3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055CAE" w:rsidRDefault="00055CAE" w:rsidP="00A06AC7">
            <w:pPr>
              <w:jc w:val="center"/>
              <w:rPr>
                <w:ins w:id="685" w:author="曹姝玥" w:date="2015-12-31T18:35:00Z"/>
                <w:color w:val="FFFFFF"/>
              </w:rPr>
            </w:pPr>
            <w:ins w:id="686" w:author="曹姝玥" w:date="2015-12-31T18:35:00Z">
              <w:r>
                <w:rPr>
                  <w:rFonts w:hint="eastAsia"/>
                  <w:b/>
                  <w:color w:val="FFFFFF"/>
                </w:rPr>
                <w:t>提供的服务（供接口）</w:t>
              </w:r>
            </w:ins>
          </w:p>
        </w:tc>
      </w:tr>
      <w:tr w:rsidR="00055CAE" w:rsidTr="00A06AC7">
        <w:trPr>
          <w:ins w:id="687"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688" w:author="曹姝玥" w:date="2015-12-31T18:35:00Z"/>
                <w:color w:val="000000"/>
              </w:rPr>
            </w:pPr>
            <w:ins w:id="689" w:author="曹姝玥" w:date="2015-12-31T18:35:00Z">
              <w:r>
                <w:rPr>
                  <w:rFonts w:hint="eastAsia"/>
                  <w:color w:val="000000"/>
                </w:rPr>
                <w:t>InstitutionController.getInstitutionInfo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690" w:author="曹姝玥" w:date="2015-12-31T18:35:00Z"/>
                <w:color w:val="000000"/>
              </w:rPr>
            </w:pPr>
            <w:ins w:id="691"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692" w:author="曹姝玥" w:date="2015-12-31T18:35:00Z"/>
                <w:color w:val="000000"/>
              </w:rPr>
            </w:pPr>
            <w:ins w:id="693" w:author="曹姝玥" w:date="2015-12-31T18:35:00Z">
              <w:r>
                <w:rPr>
                  <w:color w:val="000000"/>
                </w:rPr>
                <w:t>P</w:t>
              </w:r>
              <w:r>
                <w:rPr>
                  <w:rFonts w:hint="eastAsia"/>
                  <w:color w:val="000000"/>
                </w:rPr>
                <w:t>ublic InstitutionVO</w:t>
              </w:r>
              <w:r>
                <w:rPr>
                  <w:color w:val="000000"/>
                </w:rPr>
                <w:t xml:space="preserve"> </w:t>
              </w:r>
              <w:r>
                <w:rPr>
                  <w:rFonts w:hint="eastAsia"/>
                  <w:color w:val="000000"/>
                </w:rPr>
                <w:t>getInstitutionInfo (long InstitutionId)</w:t>
              </w:r>
            </w:ins>
          </w:p>
        </w:tc>
      </w:tr>
      <w:tr w:rsidR="00055CAE" w:rsidTr="00A06AC7">
        <w:trPr>
          <w:ins w:id="694"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695"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696" w:author="曹姝玥" w:date="2015-12-31T18:35:00Z"/>
                <w:color w:val="000000"/>
              </w:rPr>
            </w:pPr>
            <w:ins w:id="697"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698" w:author="曹姝玥" w:date="2015-12-31T18:35:00Z"/>
                <w:color w:val="000000"/>
              </w:rPr>
            </w:pPr>
            <w:ins w:id="699" w:author="曹姝玥" w:date="2015-12-31T18:35:00Z">
              <w:r>
                <w:rPr>
                  <w:rFonts w:hint="eastAsia"/>
                  <w:color w:val="000000"/>
                </w:rPr>
                <w:t>总经理启动人员机构管理</w:t>
              </w:r>
            </w:ins>
          </w:p>
        </w:tc>
      </w:tr>
      <w:tr w:rsidR="00055CAE" w:rsidTr="00A06AC7">
        <w:trPr>
          <w:ins w:id="700"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01"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02" w:author="曹姝玥" w:date="2015-12-31T18:35:00Z"/>
                <w:color w:val="000000"/>
              </w:rPr>
            </w:pPr>
            <w:ins w:id="703"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04" w:author="曹姝玥" w:date="2015-12-31T18:35:00Z"/>
                <w:color w:val="000000"/>
              </w:rPr>
            </w:pPr>
            <w:ins w:id="705" w:author="曹姝玥" w:date="2015-12-31T18:35:00Z">
              <w:r>
                <w:rPr>
                  <w:rFonts w:hint="eastAsia"/>
                  <w:color w:val="000000"/>
                </w:rPr>
                <w:t>在一次人员机构管理中获得机构信息</w:t>
              </w:r>
            </w:ins>
          </w:p>
        </w:tc>
      </w:tr>
      <w:tr w:rsidR="00055CAE" w:rsidTr="00A06AC7">
        <w:trPr>
          <w:ins w:id="706"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07" w:author="曹姝玥" w:date="2015-12-31T18:35:00Z"/>
                <w:color w:val="000000"/>
              </w:rPr>
            </w:pPr>
            <w:ins w:id="708" w:author="曹姝玥" w:date="2015-12-31T18:35:00Z">
              <w:r>
                <w:rPr>
                  <w:rFonts w:hint="eastAsia"/>
                  <w:color w:val="000000"/>
                </w:rPr>
                <w:t>InstitutionController.addInstitution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09" w:author="曹姝玥" w:date="2015-12-31T18:35:00Z"/>
                <w:color w:val="000000"/>
              </w:rPr>
            </w:pPr>
            <w:ins w:id="710"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11" w:author="曹姝玥" w:date="2015-12-31T18:35:00Z"/>
                <w:color w:val="000000"/>
              </w:rPr>
            </w:pPr>
            <w:ins w:id="712" w:author="曹姝玥" w:date="2015-12-31T18:35:00Z">
              <w:r>
                <w:rPr>
                  <w:color w:val="000000"/>
                </w:rPr>
                <w:t>P</w:t>
              </w:r>
              <w:r>
                <w:rPr>
                  <w:rFonts w:hint="eastAsia"/>
                  <w:color w:val="000000"/>
                </w:rPr>
                <w:t>ublic</w:t>
              </w:r>
              <w:r>
                <w:rPr>
                  <w:color w:val="000000"/>
                </w:rPr>
                <w:t xml:space="preserve"> </w:t>
              </w:r>
              <w:r>
                <w:rPr>
                  <w:rFonts w:hint="eastAsia"/>
                  <w:color w:val="000000"/>
                </w:rPr>
                <w:t>boolean addInstitution (InstitutionVO Institution)</w:t>
              </w:r>
            </w:ins>
          </w:p>
        </w:tc>
      </w:tr>
      <w:tr w:rsidR="00055CAE" w:rsidTr="00A06AC7">
        <w:trPr>
          <w:ins w:id="713"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14"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15" w:author="曹姝玥" w:date="2015-12-31T18:35:00Z"/>
                <w:color w:val="000000"/>
              </w:rPr>
            </w:pPr>
            <w:ins w:id="716"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17" w:author="曹姝玥" w:date="2015-12-31T18:35:00Z"/>
                <w:color w:val="000000"/>
              </w:rPr>
            </w:pPr>
            <w:ins w:id="718" w:author="曹姝玥" w:date="2015-12-31T18:35:00Z">
              <w:r>
                <w:rPr>
                  <w:rFonts w:hint="eastAsia"/>
                  <w:color w:val="000000"/>
                </w:rPr>
                <w:t>总经理启动人员机构管理</w:t>
              </w:r>
            </w:ins>
          </w:p>
        </w:tc>
      </w:tr>
      <w:tr w:rsidR="00055CAE" w:rsidTr="00A06AC7">
        <w:trPr>
          <w:ins w:id="719"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20"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21" w:author="曹姝玥" w:date="2015-12-31T18:35:00Z"/>
                <w:color w:val="000000"/>
              </w:rPr>
            </w:pPr>
            <w:ins w:id="722"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23" w:author="曹姝玥" w:date="2015-12-31T18:35:00Z"/>
                <w:color w:val="000000"/>
              </w:rPr>
            </w:pPr>
            <w:ins w:id="724" w:author="曹姝玥" w:date="2015-12-31T18:35:00Z">
              <w:r>
                <w:rPr>
                  <w:rFonts w:hint="eastAsia"/>
                  <w:color w:val="000000"/>
                </w:rPr>
                <w:t>在一次人员机构管理中增加机构</w:t>
              </w:r>
            </w:ins>
          </w:p>
        </w:tc>
      </w:tr>
      <w:tr w:rsidR="00055CAE" w:rsidTr="00A06AC7">
        <w:trPr>
          <w:trHeight w:val="105"/>
          <w:ins w:id="725"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26" w:author="曹姝玥" w:date="2015-12-31T18:35:00Z"/>
                <w:color w:val="000000"/>
              </w:rPr>
            </w:pPr>
            <w:ins w:id="727" w:author="曹姝玥" w:date="2015-12-31T18:35:00Z">
              <w:r>
                <w:rPr>
                  <w:rFonts w:hint="eastAsia"/>
                  <w:color w:val="000000"/>
                </w:rPr>
                <w:t>InstitutionController.</w:t>
              </w:r>
              <w:r>
                <w:rPr>
                  <w:color w:val="000000"/>
                </w:rPr>
                <w:t xml:space="preserve"> deleteInstitution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28" w:author="曹姝玥" w:date="2015-12-31T18:35:00Z"/>
                <w:color w:val="000000"/>
              </w:rPr>
            </w:pPr>
            <w:ins w:id="729"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30" w:author="曹姝玥" w:date="2015-12-31T18:35:00Z"/>
                <w:color w:val="000000"/>
              </w:rPr>
            </w:pPr>
            <w:ins w:id="731" w:author="曹姝玥" w:date="2015-12-31T18:35:00Z">
              <w:r>
                <w:rPr>
                  <w:rFonts w:hint="eastAsia"/>
                  <w:color w:val="000000"/>
                </w:rPr>
                <w:t xml:space="preserve">Public boolean </w:t>
              </w:r>
              <w:r>
                <w:rPr>
                  <w:color w:val="000000"/>
                </w:rPr>
                <w:t>deleteInstitution</w:t>
              </w:r>
              <w:r>
                <w:rPr>
                  <w:rFonts w:hint="eastAsia"/>
                  <w:color w:val="000000"/>
                </w:rPr>
                <w:t>(long InstitutionId)</w:t>
              </w:r>
            </w:ins>
          </w:p>
        </w:tc>
      </w:tr>
      <w:tr w:rsidR="00055CAE" w:rsidTr="00A06AC7">
        <w:trPr>
          <w:trHeight w:val="105"/>
          <w:ins w:id="732"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33"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34" w:author="曹姝玥" w:date="2015-12-31T18:35:00Z"/>
                <w:color w:val="000000"/>
              </w:rPr>
            </w:pPr>
            <w:ins w:id="735"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36" w:author="曹姝玥" w:date="2015-12-31T18:35:00Z"/>
                <w:color w:val="000000"/>
              </w:rPr>
            </w:pPr>
            <w:ins w:id="737" w:author="曹姝玥" w:date="2015-12-31T18:35:00Z">
              <w:r>
                <w:rPr>
                  <w:rFonts w:hint="eastAsia"/>
                  <w:color w:val="000000"/>
                </w:rPr>
                <w:t>总经理启动人员机构管理</w:t>
              </w:r>
            </w:ins>
          </w:p>
        </w:tc>
      </w:tr>
      <w:tr w:rsidR="00055CAE" w:rsidTr="00A06AC7">
        <w:trPr>
          <w:trHeight w:val="105"/>
          <w:ins w:id="738"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39"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40" w:author="曹姝玥" w:date="2015-12-31T18:35:00Z"/>
                <w:color w:val="000000"/>
              </w:rPr>
            </w:pPr>
            <w:ins w:id="741"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42" w:author="曹姝玥" w:date="2015-12-31T18:35:00Z"/>
                <w:color w:val="000000"/>
              </w:rPr>
            </w:pPr>
            <w:ins w:id="743" w:author="曹姝玥" w:date="2015-12-31T18:35:00Z">
              <w:r>
                <w:rPr>
                  <w:rFonts w:hint="eastAsia"/>
                  <w:color w:val="000000"/>
                </w:rPr>
                <w:t>在一次人员机构管理中删除机构</w:t>
              </w:r>
            </w:ins>
          </w:p>
        </w:tc>
      </w:tr>
      <w:tr w:rsidR="00055CAE" w:rsidTr="00A06AC7">
        <w:trPr>
          <w:ins w:id="744"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45" w:author="曹姝玥" w:date="2015-12-31T18:35:00Z"/>
                <w:color w:val="000000"/>
              </w:rPr>
            </w:pPr>
            <w:ins w:id="746" w:author="曹姝玥" w:date="2015-12-31T18:35:00Z">
              <w:r>
                <w:rPr>
                  <w:rFonts w:hint="eastAsia"/>
                  <w:color w:val="000000"/>
                </w:rPr>
                <w:t>InstitutionController.</w:t>
              </w:r>
              <w:r>
                <w:rPr>
                  <w:color w:val="000000"/>
                </w:rPr>
                <w:t>endManagement</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47" w:author="曹姝玥" w:date="2015-12-31T18:35:00Z"/>
                <w:color w:val="000000"/>
              </w:rPr>
            </w:pPr>
            <w:ins w:id="748"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49" w:author="曹姝玥" w:date="2015-12-31T18:35:00Z"/>
                <w:color w:val="000000"/>
              </w:rPr>
            </w:pPr>
            <w:ins w:id="750" w:author="曹姝玥" w:date="2015-12-31T18:35: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055CAE" w:rsidTr="00A06AC7">
        <w:trPr>
          <w:ins w:id="751"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52"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53" w:author="曹姝玥" w:date="2015-12-31T18:35:00Z"/>
                <w:color w:val="000000"/>
              </w:rPr>
            </w:pPr>
            <w:ins w:id="754"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55" w:author="曹姝玥" w:date="2015-12-31T18:35:00Z"/>
                <w:color w:val="000000"/>
              </w:rPr>
            </w:pPr>
            <w:ins w:id="756" w:author="曹姝玥" w:date="2015-12-31T18:35:00Z">
              <w:r>
                <w:rPr>
                  <w:rFonts w:hint="eastAsia"/>
                  <w:color w:val="000000"/>
                </w:rPr>
                <w:t>已确认所有管理</w:t>
              </w:r>
            </w:ins>
          </w:p>
        </w:tc>
      </w:tr>
      <w:tr w:rsidR="00055CAE" w:rsidTr="00A06AC7">
        <w:trPr>
          <w:ins w:id="757"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58"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59" w:author="曹姝玥" w:date="2015-12-31T18:35:00Z"/>
                <w:color w:val="000000"/>
              </w:rPr>
            </w:pPr>
            <w:ins w:id="760"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61" w:author="曹姝玥" w:date="2015-12-31T18:35:00Z"/>
                <w:color w:val="000000"/>
              </w:rPr>
            </w:pPr>
            <w:ins w:id="762" w:author="曹姝玥" w:date="2015-12-31T18:35:00Z">
              <w:r>
                <w:rPr>
                  <w:rFonts w:hint="eastAsia"/>
                  <w:color w:val="000000"/>
                </w:rPr>
                <w:t>保存操作日志，保存所有已更新数据</w:t>
              </w:r>
            </w:ins>
          </w:p>
        </w:tc>
      </w:tr>
      <w:tr w:rsidR="00055CAE" w:rsidTr="00A06AC7">
        <w:trPr>
          <w:ins w:id="763"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64" w:author="曹姝玥" w:date="2015-12-31T18:35:00Z"/>
                <w:color w:val="000000"/>
              </w:rPr>
            </w:pPr>
            <w:ins w:id="765" w:author="曹姝玥" w:date="2015-12-31T18:35:00Z">
              <w:r>
                <w:rPr>
                  <w:rFonts w:hint="eastAsia"/>
                  <w:color w:val="000000"/>
                </w:rPr>
                <w:t>InstitutionController.getAllInstitution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66" w:author="曹姝玥" w:date="2015-12-31T18:35:00Z"/>
                <w:color w:val="000000"/>
              </w:rPr>
            </w:pPr>
            <w:ins w:id="767"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68" w:author="曹姝玥" w:date="2015-12-31T18:35:00Z"/>
                <w:color w:val="000000"/>
              </w:rPr>
            </w:pPr>
            <w:ins w:id="769" w:author="曹姝玥" w:date="2015-12-31T18:35:00Z">
              <w:r>
                <w:rPr>
                  <w:color w:val="000000"/>
                </w:rPr>
                <w:t>P</w:t>
              </w:r>
              <w:r>
                <w:rPr>
                  <w:rFonts w:hint="eastAsia"/>
                  <w:color w:val="000000"/>
                </w:rPr>
                <w:t>ublic</w:t>
              </w:r>
              <w:r>
                <w:rPr>
                  <w:color w:val="000000"/>
                </w:rPr>
                <w:t xml:space="preserve"> ArrayList&lt;Institution</w:t>
              </w:r>
              <w:r>
                <w:rPr>
                  <w:rFonts w:hint="eastAsia"/>
                  <w:color w:val="000000"/>
                </w:rPr>
                <w:t>V</w:t>
              </w:r>
              <w:r>
                <w:rPr>
                  <w:color w:val="000000"/>
                </w:rPr>
                <w:t>O&gt;</w:t>
              </w:r>
              <w:r>
                <w:rPr>
                  <w:rFonts w:hint="eastAsia"/>
                  <w:color w:val="000000"/>
                </w:rPr>
                <w:t xml:space="preserve"> getAllInstitution()</w:t>
              </w:r>
            </w:ins>
          </w:p>
        </w:tc>
      </w:tr>
      <w:tr w:rsidR="00055CAE" w:rsidTr="00A06AC7">
        <w:trPr>
          <w:ins w:id="770"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A06AC7">
            <w:pPr>
              <w:rPr>
                <w:ins w:id="771"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72" w:author="曹姝玥" w:date="2015-12-31T18:35:00Z"/>
                <w:color w:val="000000"/>
              </w:rPr>
            </w:pPr>
            <w:ins w:id="773"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74" w:author="曹姝玥" w:date="2015-12-31T18:35:00Z"/>
                <w:color w:val="000000"/>
              </w:rPr>
            </w:pPr>
            <w:ins w:id="775" w:author="曹姝玥" w:date="2015-12-31T18:35:00Z">
              <w:r>
                <w:rPr>
                  <w:rFonts w:hint="eastAsia"/>
                  <w:color w:val="000000"/>
                </w:rPr>
                <w:t>总经理启动人员机构管理</w:t>
              </w:r>
            </w:ins>
          </w:p>
        </w:tc>
      </w:tr>
      <w:tr w:rsidR="00055CAE" w:rsidTr="00A06AC7">
        <w:trPr>
          <w:ins w:id="776"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A06AC7">
            <w:pPr>
              <w:rPr>
                <w:ins w:id="777"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78" w:author="曹姝玥" w:date="2015-12-31T18:35:00Z"/>
                <w:color w:val="000000"/>
              </w:rPr>
            </w:pPr>
            <w:ins w:id="779"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80" w:author="曹姝玥" w:date="2015-12-31T18:35:00Z"/>
                <w:color w:val="000000"/>
              </w:rPr>
            </w:pPr>
            <w:ins w:id="781" w:author="曹姝玥" w:date="2015-12-31T18:35:00Z">
              <w:r>
                <w:rPr>
                  <w:rFonts w:hint="eastAsia"/>
                  <w:color w:val="000000"/>
                </w:rPr>
                <w:t>在一次人员机构管理中获得所有机构信息</w:t>
              </w:r>
            </w:ins>
          </w:p>
        </w:tc>
      </w:tr>
      <w:tr w:rsidR="00055CAE" w:rsidTr="00A06AC7">
        <w:trPr>
          <w:ins w:id="782" w:author="曹姝玥" w:date="2015-12-31T18:35:00Z"/>
        </w:trPr>
        <w:tc>
          <w:tcPr>
            <w:tcW w:w="2943" w:type="dxa"/>
            <w:vMerge w:val="restart"/>
            <w:tcBorders>
              <w:top w:val="single" w:sz="8" w:space="0" w:color="4F81BD"/>
              <w:left w:val="single" w:sz="8" w:space="0" w:color="4F81BD"/>
              <w:right w:val="dotted" w:sz="4" w:space="0" w:color="auto"/>
            </w:tcBorders>
            <w:shd w:val="clear" w:color="auto" w:fill="FFFFFF"/>
          </w:tcPr>
          <w:p w:rsidR="00055CAE" w:rsidRDefault="00055CAE" w:rsidP="00A06AC7">
            <w:pPr>
              <w:rPr>
                <w:ins w:id="783" w:author="曹姝玥" w:date="2015-12-31T18:35:00Z"/>
                <w:color w:val="000000"/>
              </w:rPr>
            </w:pPr>
            <w:ins w:id="784" w:author="曹姝玥" w:date="2015-12-31T18:35:00Z">
              <w:r>
                <w:rPr>
                  <w:rFonts w:hint="eastAsia"/>
                  <w:color w:val="000000"/>
                </w:rPr>
                <w:t>InstitutionController.</w:t>
              </w:r>
              <w:r>
                <w:t xml:space="preserve"> </w:t>
              </w:r>
              <w:r w:rsidRPr="003F6415">
                <w:rPr>
                  <w:color w:val="000000"/>
                </w:rPr>
                <w:t>changeInstitutionInfo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85" w:author="曹姝玥" w:date="2015-12-31T18:35:00Z"/>
                <w:color w:val="000000"/>
              </w:rPr>
            </w:pPr>
            <w:ins w:id="786"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87" w:author="曹姝玥" w:date="2015-12-31T18:35:00Z"/>
                <w:color w:val="000000"/>
              </w:rPr>
            </w:pPr>
            <w:ins w:id="788" w:author="曹姝玥" w:date="2015-12-31T18:35:00Z">
              <w:r>
                <w:rPr>
                  <w:rFonts w:hint="eastAsia"/>
                  <w:color w:val="000000"/>
                </w:rPr>
                <w:t>P</w:t>
              </w:r>
              <w:r w:rsidRPr="003F6415">
                <w:rPr>
                  <w:color w:val="000000"/>
                </w:rPr>
                <w:t>ublic boolean changeInstitutionInfo(InstitutionVO institutionVO)</w:t>
              </w:r>
            </w:ins>
          </w:p>
        </w:tc>
      </w:tr>
      <w:tr w:rsidR="00055CAE" w:rsidTr="00A06AC7">
        <w:trPr>
          <w:ins w:id="789" w:author="曹姝玥" w:date="2015-12-31T18:35:00Z"/>
        </w:trPr>
        <w:tc>
          <w:tcPr>
            <w:tcW w:w="2943" w:type="dxa"/>
            <w:vMerge/>
            <w:tcBorders>
              <w:left w:val="single" w:sz="8" w:space="0" w:color="4F81BD"/>
              <w:right w:val="dotted" w:sz="4" w:space="0" w:color="auto"/>
            </w:tcBorders>
            <w:shd w:val="clear" w:color="auto" w:fill="FFFFFF"/>
          </w:tcPr>
          <w:p w:rsidR="00055CAE" w:rsidRDefault="00055CAE" w:rsidP="00A06AC7">
            <w:pPr>
              <w:rPr>
                <w:ins w:id="790"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91" w:author="曹姝玥" w:date="2015-12-31T18:35:00Z"/>
                <w:color w:val="000000"/>
              </w:rPr>
            </w:pPr>
            <w:ins w:id="792"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93" w:author="曹姝玥" w:date="2015-12-31T18:35:00Z"/>
                <w:color w:val="000000"/>
              </w:rPr>
            </w:pPr>
            <w:ins w:id="794" w:author="曹姝玥" w:date="2015-12-31T18:35:00Z">
              <w:r>
                <w:rPr>
                  <w:rFonts w:hint="eastAsia"/>
                  <w:color w:val="000000"/>
                </w:rPr>
                <w:t>总经理启动人员机构管理</w:t>
              </w:r>
            </w:ins>
          </w:p>
        </w:tc>
      </w:tr>
      <w:tr w:rsidR="00055CAE" w:rsidTr="00A06AC7">
        <w:trPr>
          <w:ins w:id="795" w:author="曹姝玥" w:date="2015-12-31T18:35:00Z"/>
        </w:trPr>
        <w:tc>
          <w:tcPr>
            <w:tcW w:w="2943" w:type="dxa"/>
            <w:vMerge/>
            <w:tcBorders>
              <w:left w:val="single" w:sz="8" w:space="0" w:color="4F81BD"/>
              <w:bottom w:val="single" w:sz="8" w:space="0" w:color="4F81BD"/>
              <w:right w:val="dotted" w:sz="4" w:space="0" w:color="auto"/>
            </w:tcBorders>
            <w:shd w:val="clear" w:color="auto" w:fill="FFFFFF"/>
          </w:tcPr>
          <w:p w:rsidR="00055CAE" w:rsidRDefault="00055CAE" w:rsidP="00A06AC7">
            <w:pPr>
              <w:rPr>
                <w:ins w:id="796"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97" w:author="曹姝玥" w:date="2015-12-31T18:35:00Z"/>
                <w:color w:val="000000"/>
              </w:rPr>
            </w:pPr>
            <w:ins w:id="798"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99" w:author="曹姝玥" w:date="2015-12-31T18:35:00Z"/>
                <w:color w:val="000000"/>
              </w:rPr>
            </w:pPr>
            <w:ins w:id="800" w:author="曹姝玥" w:date="2015-12-31T18:35:00Z">
              <w:r>
                <w:rPr>
                  <w:rFonts w:hint="eastAsia"/>
                  <w:color w:val="000000"/>
                </w:rPr>
                <w:t>在一次人员机构管理中更新机构信息</w:t>
              </w:r>
            </w:ins>
          </w:p>
        </w:tc>
      </w:tr>
      <w:tr w:rsidR="00055CAE" w:rsidTr="00A06AC7">
        <w:trPr>
          <w:ins w:id="801" w:author="曹姝玥" w:date="2015-12-31T18:3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055CAE" w:rsidRDefault="00055CAE" w:rsidP="00A06AC7">
            <w:pPr>
              <w:jc w:val="center"/>
              <w:rPr>
                <w:ins w:id="802" w:author="曹姝玥" w:date="2015-12-31T18:35:00Z"/>
                <w:color w:val="FFFFFF"/>
              </w:rPr>
            </w:pPr>
            <w:ins w:id="803" w:author="曹姝玥" w:date="2015-12-31T18:35:00Z">
              <w:r>
                <w:rPr>
                  <w:rFonts w:hint="eastAsia"/>
                  <w:b/>
                  <w:color w:val="FFFFFF"/>
                </w:rPr>
                <w:t>需要的服务（需接口）</w:t>
              </w:r>
            </w:ins>
          </w:p>
        </w:tc>
      </w:tr>
      <w:tr w:rsidR="00055CAE" w:rsidTr="00A06AC7">
        <w:trPr>
          <w:ins w:id="804"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A06AC7">
            <w:pPr>
              <w:rPr>
                <w:ins w:id="805" w:author="曹姝玥" w:date="2015-12-31T18:35:00Z"/>
                <w:color w:val="000000"/>
              </w:rPr>
            </w:pPr>
            <w:ins w:id="806" w:author="曹姝玥" w:date="2015-12-31T18:35: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07" w:author="曹姝玥" w:date="2015-12-31T18:35:00Z"/>
                <w:color w:val="000000"/>
              </w:rPr>
            </w:pPr>
            <w:ins w:id="808" w:author="曹姝玥" w:date="2015-12-31T18:35:00Z">
              <w:r>
                <w:rPr>
                  <w:rFonts w:hint="eastAsia"/>
                  <w:color w:val="000000"/>
                </w:rPr>
                <w:t>服务</w:t>
              </w:r>
            </w:ins>
          </w:p>
        </w:tc>
      </w:tr>
      <w:tr w:rsidR="00055CAE" w:rsidTr="00A06AC7">
        <w:trPr>
          <w:ins w:id="809"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10" w:author="曹姝玥" w:date="2015-12-31T18:35:00Z"/>
                <w:color w:val="000000"/>
              </w:rPr>
            </w:pPr>
            <w:ins w:id="811" w:author="曹姝玥" w:date="2015-12-31T18:35:00Z">
              <w:r>
                <w:rPr>
                  <w:rFonts w:hint="eastAsia"/>
                  <w:color w:val="000000"/>
                </w:rPr>
                <w:t>Institution</w:t>
              </w:r>
              <w:r>
                <w:rPr>
                  <w:color w:val="000000"/>
                </w:rPr>
                <w:t>.</w:t>
              </w:r>
            </w:ins>
            <w:ins w:id="812" w:author="曹姝玥" w:date="2015-12-31T18:36:00Z">
              <w:r>
                <w:rPr>
                  <w:rFonts w:hint="eastAsia"/>
                  <w:color w:val="000000"/>
                </w:rPr>
                <w:t xml:space="preserve"> getInstitutionInfo (long InstitutionId)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13" w:author="曹姝玥" w:date="2015-12-31T18:35:00Z"/>
                <w:color w:val="000000"/>
              </w:rPr>
            </w:pPr>
            <w:ins w:id="814" w:author="曹姝玥" w:date="2015-12-31T18:35:00Z">
              <w:r>
                <w:rPr>
                  <w:rFonts w:hint="eastAsia"/>
                  <w:color w:val="000000"/>
                </w:rPr>
                <w:t>根据</w:t>
              </w:r>
              <w:r>
                <w:rPr>
                  <w:rFonts w:hint="eastAsia"/>
                  <w:color w:val="000000"/>
                </w:rPr>
                <w:t>ID</w:t>
              </w:r>
              <w:r>
                <w:rPr>
                  <w:rFonts w:hint="eastAsia"/>
                  <w:color w:val="000000"/>
                </w:rPr>
                <w:t>进行</w:t>
              </w:r>
              <w:r>
                <w:rPr>
                  <w:color w:val="000000"/>
                </w:rPr>
                <w:t>查找单一对象</w:t>
              </w:r>
            </w:ins>
          </w:p>
        </w:tc>
      </w:tr>
      <w:tr w:rsidR="00055CAE" w:rsidTr="00A06AC7">
        <w:trPr>
          <w:ins w:id="815"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16" w:author="曹姝玥" w:date="2015-12-31T18:35:00Z"/>
                <w:color w:val="000000"/>
              </w:rPr>
            </w:pPr>
            <w:ins w:id="817" w:author="曹姝玥" w:date="2015-12-31T18:35:00Z">
              <w:r>
                <w:rPr>
                  <w:rFonts w:hint="eastAsia"/>
                  <w:color w:val="000000"/>
                </w:rPr>
                <w:t>Institution</w:t>
              </w:r>
              <w:r>
                <w:rPr>
                  <w:color w:val="000000"/>
                </w:rPr>
                <w:t>.</w:t>
              </w:r>
            </w:ins>
            <w:ins w:id="818" w:author="曹姝玥" w:date="2015-12-31T18:37:00Z">
              <w:r>
                <w:rPr>
                  <w:rFonts w:hint="eastAsia"/>
                  <w:color w:val="000000"/>
                </w:rPr>
                <w:t xml:space="preserve"> addInstitution (InstitutionVO Institution)</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19" w:author="曹姝玥" w:date="2015-12-31T18:35:00Z"/>
                <w:color w:val="000000"/>
              </w:rPr>
            </w:pPr>
            <w:ins w:id="820" w:author="曹姝玥" w:date="2015-12-31T18:37:00Z">
              <w:r>
                <w:rPr>
                  <w:color w:val="000000"/>
                </w:rPr>
                <w:t>增加机构</w:t>
              </w:r>
            </w:ins>
          </w:p>
        </w:tc>
      </w:tr>
      <w:tr w:rsidR="00055CAE" w:rsidTr="00A06AC7">
        <w:trPr>
          <w:ins w:id="821"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22" w:author="曹姝玥" w:date="2015-12-31T18:35:00Z"/>
                <w:color w:val="000000"/>
              </w:rPr>
            </w:pPr>
            <w:ins w:id="823" w:author="曹姝玥" w:date="2015-12-31T18:35:00Z">
              <w:r>
                <w:rPr>
                  <w:rFonts w:hint="eastAsia"/>
                  <w:color w:val="000000"/>
                </w:rPr>
                <w:t>Institution</w:t>
              </w:r>
              <w:r>
                <w:rPr>
                  <w:color w:val="000000"/>
                </w:rPr>
                <w:t>.</w:t>
              </w:r>
            </w:ins>
            <w:ins w:id="824" w:author="曹姝玥" w:date="2015-12-31T18:37:00Z">
              <w:r>
                <w:rPr>
                  <w:color w:val="000000"/>
                </w:rPr>
                <w:t>deleteInstitution</w:t>
              </w:r>
              <w:r>
                <w:rPr>
                  <w:rFonts w:hint="eastAsia"/>
                  <w:color w:val="000000"/>
                </w:rPr>
                <w:t>(long InstitutionId)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25" w:author="曹姝玥" w:date="2015-12-31T18:35:00Z"/>
                <w:color w:val="000000"/>
              </w:rPr>
            </w:pPr>
            <w:ins w:id="826" w:author="曹姝玥" w:date="2015-12-31T18:35:00Z">
              <w:r>
                <w:rPr>
                  <w:rFonts w:hint="eastAsia"/>
                  <w:color w:val="000000"/>
                </w:rPr>
                <w:t>删除</w:t>
              </w:r>
            </w:ins>
            <w:ins w:id="827" w:author="曹姝玥" w:date="2015-12-31T18:37:00Z">
              <w:r>
                <w:rPr>
                  <w:rFonts w:hint="eastAsia"/>
                  <w:color w:val="000000"/>
                </w:rPr>
                <w:t>机构</w:t>
              </w:r>
            </w:ins>
          </w:p>
        </w:tc>
      </w:tr>
      <w:tr w:rsidR="00055CAE" w:rsidTr="00A06AC7">
        <w:trPr>
          <w:ins w:id="828"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29" w:author="曹姝玥" w:date="2015-12-31T18:35:00Z"/>
                <w:color w:val="000000"/>
              </w:rPr>
            </w:pPr>
            <w:ins w:id="830" w:author="曹姝玥" w:date="2015-12-31T18:35:00Z">
              <w:r>
                <w:rPr>
                  <w:rFonts w:hint="eastAsia"/>
                  <w:color w:val="000000"/>
                </w:rPr>
                <w:lastRenderedPageBreak/>
                <w:t>Institution</w:t>
              </w:r>
              <w:r>
                <w:rPr>
                  <w:color w:val="000000"/>
                </w:rPr>
                <w:t>.</w:t>
              </w:r>
            </w:ins>
            <w:ins w:id="831" w:author="曹姝玥" w:date="2015-12-31T18:38:00Z">
              <w:r>
                <w:rPr>
                  <w:rFonts w:hint="eastAsia"/>
                  <w:color w:val="000000"/>
                </w:rPr>
                <w:t xml:space="preserve"> getAllInstitution()</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32" w:author="曹姝玥" w:date="2015-12-31T18:35:00Z"/>
                <w:color w:val="000000"/>
              </w:rPr>
            </w:pPr>
            <w:ins w:id="833" w:author="曹姝玥" w:date="2015-12-31T18:38:00Z">
              <w:r>
                <w:rPr>
                  <w:rFonts w:hint="eastAsia"/>
                  <w:color w:val="000000"/>
                </w:rPr>
                <w:t>获得所有机构</w:t>
              </w:r>
            </w:ins>
          </w:p>
        </w:tc>
      </w:tr>
      <w:tr w:rsidR="00055CAE" w:rsidTr="00A06AC7">
        <w:trPr>
          <w:ins w:id="834"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35" w:author="曹姝玥" w:date="2015-12-31T18:35:00Z"/>
                <w:color w:val="000000"/>
              </w:rPr>
            </w:pPr>
            <w:ins w:id="836" w:author="曹姝玥" w:date="2015-12-31T18:35:00Z">
              <w:r>
                <w:rPr>
                  <w:rFonts w:hint="eastAsia"/>
                  <w:color w:val="000000"/>
                </w:rPr>
                <w:t>Institution</w:t>
              </w:r>
              <w:r>
                <w:rPr>
                  <w:color w:val="000000"/>
                </w:rPr>
                <w:t>.</w:t>
              </w:r>
            </w:ins>
            <w:ins w:id="837" w:author="曹姝玥" w:date="2015-12-31T18:38:00Z">
              <w:r w:rsidRPr="003F6415">
                <w:rPr>
                  <w:color w:val="000000"/>
                </w:rPr>
                <w:t xml:space="preserve"> changeInstitutionInfo(InstitutionVO institutionVO)</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38" w:author="曹姝玥" w:date="2015-12-31T18:35:00Z"/>
                <w:color w:val="000000"/>
              </w:rPr>
            </w:pPr>
            <w:ins w:id="839" w:author="曹姝玥" w:date="2015-12-31T18:38:00Z">
              <w:r>
                <w:rPr>
                  <w:rFonts w:hint="eastAsia"/>
                  <w:color w:val="000000"/>
                </w:rPr>
                <w:t>更新机构信息</w:t>
              </w:r>
            </w:ins>
          </w:p>
        </w:tc>
      </w:tr>
      <w:tr w:rsidR="00055CAE" w:rsidTr="00A06AC7">
        <w:trPr>
          <w:ins w:id="840"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41" w:author="曹姝玥" w:date="2015-12-31T18:35:00Z"/>
                <w:color w:val="000000"/>
              </w:rPr>
            </w:pPr>
            <w:ins w:id="842" w:author="曹姝玥" w:date="2015-12-31T18:35:00Z">
              <w:r>
                <w:rPr>
                  <w:rFonts w:hint="eastAsia"/>
                  <w:color w:val="000000"/>
                </w:rPr>
                <w:t>Institution</w:t>
              </w:r>
              <w:r>
                <w:rPr>
                  <w:color w:val="000000"/>
                </w:rPr>
                <w:t>.</w:t>
              </w:r>
            </w:ins>
            <w:ins w:id="843" w:author="曹姝玥" w:date="2015-12-31T18:38:00Z">
              <w:r>
                <w:rPr>
                  <w:color w:val="000000"/>
                </w:rPr>
                <w:t xml:space="preserve"> endManagement</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44" w:author="曹姝玥" w:date="2015-12-31T18:35:00Z"/>
                <w:color w:val="000000"/>
              </w:rPr>
            </w:pPr>
            <w:ins w:id="845" w:author="曹姝玥" w:date="2015-12-31T18:35:00Z">
              <w:r>
                <w:rPr>
                  <w:rFonts w:hint="eastAsia"/>
                  <w:color w:val="000000"/>
                </w:rPr>
                <w:t>结束操作</w:t>
              </w:r>
            </w:ins>
          </w:p>
        </w:tc>
      </w:tr>
    </w:tbl>
    <w:p w:rsidR="00000000" w:rsidRDefault="004B673C">
      <w:pPr>
        <w:pStyle w:val="12"/>
        <w:ind w:firstLineChars="0" w:firstLine="0"/>
        <w:rPr>
          <w:ins w:id="846" w:author="曹姝玥" w:date="2015-12-31T18:34:00Z"/>
          <w:b/>
          <w:bCs/>
        </w:rPr>
        <w:pPrChange w:id="847" w:author="曹姝玥" w:date="2015-12-31T18:38:00Z">
          <w:pPr>
            <w:pStyle w:val="12"/>
            <w:ind w:left="1770" w:firstLineChars="0" w:firstLine="330"/>
          </w:pPr>
        </w:pPrChange>
      </w:pPr>
    </w:p>
    <w:p w:rsidR="00000000" w:rsidRDefault="004B673C">
      <w:pPr>
        <w:pStyle w:val="12"/>
        <w:ind w:firstLineChars="0"/>
        <w:rPr>
          <w:ins w:id="848" w:author="曹姝玥" w:date="2015-12-31T18:35:00Z"/>
          <w:b/>
          <w:bCs/>
        </w:rPr>
        <w:pPrChange w:id="849" w:author="曹姝玥" w:date="2015-12-31T18:31:00Z">
          <w:pPr>
            <w:pStyle w:val="12"/>
            <w:ind w:left="1770" w:firstLineChars="0" w:firstLine="330"/>
          </w:pPr>
        </w:pPrChange>
      </w:pPr>
    </w:p>
    <w:p w:rsidR="00000000" w:rsidRDefault="004B673C">
      <w:pPr>
        <w:pStyle w:val="12"/>
        <w:ind w:firstLineChars="0"/>
        <w:rPr>
          <w:ins w:id="850" w:author="曹姝玥" w:date="2015-12-31T18:35:00Z"/>
          <w:b/>
          <w:bCs/>
        </w:rPr>
        <w:pPrChange w:id="851" w:author="曹姝玥" w:date="2015-12-31T18:31:00Z">
          <w:pPr>
            <w:pStyle w:val="12"/>
            <w:ind w:left="1770" w:firstLineChars="0" w:firstLine="330"/>
          </w:pPr>
        </w:pPrChange>
      </w:pPr>
    </w:p>
    <w:p w:rsidR="00000000" w:rsidRDefault="00BC6B90">
      <w:pPr>
        <w:pStyle w:val="12"/>
        <w:ind w:firstLineChars="0"/>
        <w:rPr>
          <w:ins w:id="852" w:author="曹姝玥" w:date="2015-12-31T18:32:00Z"/>
          <w:b/>
          <w:bCs/>
        </w:rPr>
        <w:pPrChange w:id="853" w:author="曹姝玥" w:date="2015-12-31T18:31:00Z">
          <w:pPr>
            <w:pStyle w:val="12"/>
            <w:ind w:left="1770" w:firstLineChars="0" w:firstLine="330"/>
          </w:pPr>
        </w:pPrChange>
      </w:pPr>
      <w:r>
        <w:rPr>
          <w:rFonts w:hint="eastAsia"/>
          <w:b/>
          <w:bCs/>
        </w:rPr>
        <w:t>表</w:t>
      </w:r>
      <w:r>
        <w:rPr>
          <w:rFonts w:hint="eastAsia"/>
          <w:b/>
          <w:bCs/>
        </w:rPr>
        <w:t xml:space="preserve">21 </w:t>
      </w:r>
      <w:del w:id="854" w:author="曹姝玥" w:date="2015-12-31T18:31:00Z">
        <w:r w:rsidDel="008605FC">
          <w:rPr>
            <w:rFonts w:hint="eastAsia"/>
            <w:b/>
            <w:bCs/>
          </w:rPr>
          <w:delText>人员机构管理业务逻辑层详细设计的上下文</w:delText>
        </w:r>
      </w:del>
      <w:ins w:id="855" w:author="曹姝玥" w:date="2015-12-31T18:31:00Z">
        <w:r w:rsidR="008605FC">
          <w:rPr>
            <w:rFonts w:hint="eastAsia"/>
            <w:b/>
            <w:bCs/>
          </w:rPr>
          <w:t>institution</w:t>
        </w:r>
        <w:r w:rsidR="008605FC">
          <w:rPr>
            <w:rFonts w:hint="eastAsia"/>
            <w:b/>
            <w:bCs/>
          </w:rPr>
          <w:t>的接口规范</w:t>
        </w:r>
      </w:ins>
    </w:p>
    <w:tbl>
      <w:tblPr>
        <w:tblStyle w:val="ae"/>
        <w:tblW w:w="8472" w:type="dxa"/>
        <w:tblLayout w:type="fixed"/>
        <w:tblLook w:val="04A0"/>
      </w:tblPr>
      <w:tblGrid>
        <w:gridCol w:w="2943"/>
        <w:gridCol w:w="641"/>
        <w:gridCol w:w="4888"/>
      </w:tblGrid>
      <w:tr w:rsidR="008605FC" w:rsidTr="00A06AC7">
        <w:trPr>
          <w:ins w:id="856"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857" w:author="曹姝玥" w:date="2015-12-31T18:32:00Z"/>
                <w:color w:val="FFFFFF"/>
              </w:rPr>
            </w:pPr>
            <w:ins w:id="858" w:author="曹姝玥" w:date="2015-12-31T18:32:00Z">
              <w:r>
                <w:rPr>
                  <w:rFonts w:hint="eastAsia"/>
                  <w:b/>
                  <w:color w:val="FFFFFF"/>
                </w:rPr>
                <w:t>提供的服务（供接口）</w:t>
              </w:r>
            </w:ins>
          </w:p>
        </w:tc>
      </w:tr>
      <w:tr w:rsidR="008605FC" w:rsidTr="00A06AC7">
        <w:trPr>
          <w:ins w:id="859"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60" w:author="曹姝玥" w:date="2015-12-31T18:32:00Z"/>
                <w:color w:val="000000"/>
              </w:rPr>
            </w:pPr>
            <w:ins w:id="861" w:author="曹姝玥" w:date="2015-12-31T18:32:00Z">
              <w:r>
                <w:rPr>
                  <w:rFonts w:hint="eastAsia"/>
                  <w:color w:val="000000"/>
                </w:rPr>
                <w:t>Institution.getInstitutionInfo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62" w:author="曹姝玥" w:date="2015-12-31T18:32:00Z"/>
                <w:color w:val="000000"/>
              </w:rPr>
            </w:pPr>
            <w:ins w:id="863"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64" w:author="曹姝玥" w:date="2015-12-31T18:32:00Z"/>
                <w:color w:val="000000"/>
              </w:rPr>
            </w:pPr>
            <w:ins w:id="865" w:author="曹姝玥" w:date="2015-12-31T18:32:00Z">
              <w:r>
                <w:rPr>
                  <w:color w:val="000000"/>
                </w:rPr>
                <w:t>P</w:t>
              </w:r>
              <w:r>
                <w:rPr>
                  <w:rFonts w:hint="eastAsia"/>
                  <w:color w:val="000000"/>
                </w:rPr>
                <w:t>ublic InstitutionVO</w:t>
              </w:r>
              <w:r>
                <w:rPr>
                  <w:color w:val="000000"/>
                </w:rPr>
                <w:t xml:space="preserve"> </w:t>
              </w:r>
              <w:r>
                <w:rPr>
                  <w:rFonts w:hint="eastAsia"/>
                  <w:color w:val="000000"/>
                </w:rPr>
                <w:t>getInstitutionInfo (long InstitutionId)</w:t>
              </w:r>
            </w:ins>
          </w:p>
        </w:tc>
      </w:tr>
      <w:tr w:rsidR="008605FC" w:rsidTr="00A06AC7">
        <w:trPr>
          <w:ins w:id="866"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67"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68" w:author="曹姝玥" w:date="2015-12-31T18:32:00Z"/>
                <w:color w:val="000000"/>
              </w:rPr>
            </w:pPr>
            <w:ins w:id="869"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70" w:author="曹姝玥" w:date="2015-12-31T18:32:00Z"/>
                <w:color w:val="000000"/>
              </w:rPr>
            </w:pPr>
            <w:ins w:id="871" w:author="曹姝玥" w:date="2015-12-31T18:32:00Z">
              <w:r>
                <w:rPr>
                  <w:rFonts w:hint="eastAsia"/>
                  <w:color w:val="000000"/>
                </w:rPr>
                <w:t>总经理启动人员机构管理</w:t>
              </w:r>
            </w:ins>
          </w:p>
        </w:tc>
      </w:tr>
      <w:tr w:rsidR="008605FC" w:rsidTr="00A06AC7">
        <w:trPr>
          <w:ins w:id="872"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73"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74" w:author="曹姝玥" w:date="2015-12-31T18:32:00Z"/>
                <w:color w:val="000000"/>
              </w:rPr>
            </w:pPr>
            <w:ins w:id="875"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76" w:author="曹姝玥" w:date="2015-12-31T18:32:00Z"/>
                <w:color w:val="000000"/>
              </w:rPr>
            </w:pPr>
            <w:ins w:id="877" w:author="曹姝玥" w:date="2015-12-31T18:32:00Z">
              <w:r>
                <w:rPr>
                  <w:rFonts w:hint="eastAsia"/>
                  <w:color w:val="000000"/>
                </w:rPr>
                <w:t>在一次人员机构管理中获得机构信息</w:t>
              </w:r>
            </w:ins>
          </w:p>
        </w:tc>
      </w:tr>
      <w:tr w:rsidR="008605FC" w:rsidTr="00A06AC7">
        <w:trPr>
          <w:ins w:id="878"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79" w:author="曹姝玥" w:date="2015-12-31T18:32:00Z"/>
                <w:color w:val="000000"/>
              </w:rPr>
            </w:pPr>
            <w:ins w:id="880" w:author="曹姝玥" w:date="2015-12-31T18:32:00Z">
              <w:r>
                <w:rPr>
                  <w:rFonts w:hint="eastAsia"/>
                  <w:color w:val="000000"/>
                </w:rPr>
                <w:t>Institution.addInstitution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81" w:author="曹姝玥" w:date="2015-12-31T18:32:00Z"/>
                <w:color w:val="000000"/>
              </w:rPr>
            </w:pPr>
            <w:ins w:id="882"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83" w:author="曹姝玥" w:date="2015-12-31T18:32:00Z"/>
                <w:color w:val="000000"/>
              </w:rPr>
            </w:pPr>
            <w:ins w:id="884" w:author="曹姝玥" w:date="2015-12-31T18:32:00Z">
              <w:r>
                <w:rPr>
                  <w:color w:val="000000"/>
                </w:rPr>
                <w:t>P</w:t>
              </w:r>
              <w:r>
                <w:rPr>
                  <w:rFonts w:hint="eastAsia"/>
                  <w:color w:val="000000"/>
                </w:rPr>
                <w:t>ublic</w:t>
              </w:r>
              <w:r>
                <w:rPr>
                  <w:color w:val="000000"/>
                </w:rPr>
                <w:t xml:space="preserve"> </w:t>
              </w:r>
              <w:r>
                <w:rPr>
                  <w:rFonts w:hint="eastAsia"/>
                  <w:color w:val="000000"/>
                </w:rPr>
                <w:t>boolean addInstitution (InstitutionVO Institution)</w:t>
              </w:r>
            </w:ins>
          </w:p>
        </w:tc>
      </w:tr>
      <w:tr w:rsidR="008605FC" w:rsidTr="00A06AC7">
        <w:trPr>
          <w:ins w:id="885"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86"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87" w:author="曹姝玥" w:date="2015-12-31T18:32:00Z"/>
                <w:color w:val="000000"/>
              </w:rPr>
            </w:pPr>
            <w:ins w:id="888"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89" w:author="曹姝玥" w:date="2015-12-31T18:32:00Z"/>
                <w:color w:val="000000"/>
              </w:rPr>
            </w:pPr>
            <w:ins w:id="890" w:author="曹姝玥" w:date="2015-12-31T18:32:00Z">
              <w:r>
                <w:rPr>
                  <w:rFonts w:hint="eastAsia"/>
                  <w:color w:val="000000"/>
                </w:rPr>
                <w:t>总经理启动人员机构管理</w:t>
              </w:r>
            </w:ins>
          </w:p>
        </w:tc>
      </w:tr>
      <w:tr w:rsidR="008605FC" w:rsidTr="00A06AC7">
        <w:trPr>
          <w:ins w:id="891"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92"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93" w:author="曹姝玥" w:date="2015-12-31T18:32:00Z"/>
                <w:color w:val="000000"/>
              </w:rPr>
            </w:pPr>
            <w:ins w:id="894"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95" w:author="曹姝玥" w:date="2015-12-31T18:32:00Z"/>
                <w:color w:val="000000"/>
              </w:rPr>
            </w:pPr>
            <w:ins w:id="896" w:author="曹姝玥" w:date="2015-12-31T18:32:00Z">
              <w:r>
                <w:rPr>
                  <w:rFonts w:hint="eastAsia"/>
                  <w:color w:val="000000"/>
                </w:rPr>
                <w:t>在一次人员机构管理中增加机构</w:t>
              </w:r>
            </w:ins>
          </w:p>
        </w:tc>
      </w:tr>
      <w:tr w:rsidR="008605FC" w:rsidTr="00A06AC7">
        <w:trPr>
          <w:trHeight w:val="105"/>
          <w:ins w:id="897"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98" w:author="曹姝玥" w:date="2015-12-31T18:32:00Z"/>
                <w:color w:val="000000"/>
              </w:rPr>
            </w:pPr>
            <w:ins w:id="899" w:author="曹姝玥" w:date="2015-12-31T18:32:00Z">
              <w:r>
                <w:rPr>
                  <w:rFonts w:hint="eastAsia"/>
                  <w:color w:val="000000"/>
                </w:rPr>
                <w:t>Institution.</w:t>
              </w:r>
              <w:r>
                <w:rPr>
                  <w:color w:val="000000"/>
                </w:rPr>
                <w:t xml:space="preserve"> deleteInstitution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00" w:author="曹姝玥" w:date="2015-12-31T18:32:00Z"/>
                <w:color w:val="000000"/>
              </w:rPr>
            </w:pPr>
            <w:ins w:id="901"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02" w:author="曹姝玥" w:date="2015-12-31T18:32:00Z"/>
                <w:color w:val="000000"/>
              </w:rPr>
            </w:pPr>
            <w:ins w:id="903" w:author="曹姝玥" w:date="2015-12-31T18:32:00Z">
              <w:r>
                <w:rPr>
                  <w:rFonts w:hint="eastAsia"/>
                  <w:color w:val="000000"/>
                </w:rPr>
                <w:t xml:space="preserve">Public boolean </w:t>
              </w:r>
              <w:r>
                <w:rPr>
                  <w:color w:val="000000"/>
                </w:rPr>
                <w:t>deleteInstitution</w:t>
              </w:r>
              <w:r>
                <w:rPr>
                  <w:rFonts w:hint="eastAsia"/>
                  <w:color w:val="000000"/>
                </w:rPr>
                <w:t>(long InstitutionId)</w:t>
              </w:r>
            </w:ins>
          </w:p>
        </w:tc>
      </w:tr>
      <w:tr w:rsidR="008605FC" w:rsidTr="00A06AC7">
        <w:trPr>
          <w:trHeight w:val="105"/>
          <w:ins w:id="904"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05"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06" w:author="曹姝玥" w:date="2015-12-31T18:32:00Z"/>
                <w:color w:val="000000"/>
              </w:rPr>
            </w:pPr>
            <w:ins w:id="907"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08" w:author="曹姝玥" w:date="2015-12-31T18:32:00Z"/>
                <w:color w:val="000000"/>
              </w:rPr>
            </w:pPr>
            <w:ins w:id="909" w:author="曹姝玥" w:date="2015-12-31T18:32:00Z">
              <w:r>
                <w:rPr>
                  <w:rFonts w:hint="eastAsia"/>
                  <w:color w:val="000000"/>
                </w:rPr>
                <w:t>总经理启动人员机构管理</w:t>
              </w:r>
            </w:ins>
          </w:p>
        </w:tc>
      </w:tr>
      <w:tr w:rsidR="008605FC" w:rsidTr="00A06AC7">
        <w:trPr>
          <w:trHeight w:val="105"/>
          <w:ins w:id="910"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11"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12" w:author="曹姝玥" w:date="2015-12-31T18:32:00Z"/>
                <w:color w:val="000000"/>
              </w:rPr>
            </w:pPr>
            <w:ins w:id="913"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14" w:author="曹姝玥" w:date="2015-12-31T18:32:00Z"/>
                <w:color w:val="000000"/>
              </w:rPr>
            </w:pPr>
            <w:ins w:id="915" w:author="曹姝玥" w:date="2015-12-31T18:32:00Z">
              <w:r>
                <w:rPr>
                  <w:rFonts w:hint="eastAsia"/>
                  <w:color w:val="000000"/>
                </w:rPr>
                <w:t>在一次人员机构管理中删除机构</w:t>
              </w:r>
            </w:ins>
          </w:p>
        </w:tc>
      </w:tr>
      <w:tr w:rsidR="008605FC" w:rsidTr="00A06AC7">
        <w:trPr>
          <w:ins w:id="916"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17" w:author="曹姝玥" w:date="2015-12-31T18:32:00Z"/>
                <w:color w:val="000000"/>
              </w:rPr>
            </w:pPr>
            <w:ins w:id="918" w:author="曹姝玥" w:date="2015-12-31T18:32:00Z">
              <w:r>
                <w:rPr>
                  <w:rFonts w:hint="eastAsia"/>
                  <w:color w:val="000000"/>
                </w:rPr>
                <w:t>Institution.</w:t>
              </w:r>
              <w:r>
                <w:rPr>
                  <w:color w:val="000000"/>
                </w:rPr>
                <w:t>endManagement</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19" w:author="曹姝玥" w:date="2015-12-31T18:32:00Z"/>
                <w:color w:val="000000"/>
              </w:rPr>
            </w:pPr>
            <w:ins w:id="920"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21" w:author="曹姝玥" w:date="2015-12-31T18:32:00Z"/>
                <w:color w:val="000000"/>
              </w:rPr>
            </w:pPr>
            <w:ins w:id="922" w:author="曹姝玥" w:date="2015-12-31T18:32: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8605FC" w:rsidTr="00A06AC7">
        <w:trPr>
          <w:ins w:id="923"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24"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25" w:author="曹姝玥" w:date="2015-12-31T18:32:00Z"/>
                <w:color w:val="000000"/>
              </w:rPr>
            </w:pPr>
            <w:ins w:id="926"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27" w:author="曹姝玥" w:date="2015-12-31T18:32:00Z"/>
                <w:color w:val="000000"/>
              </w:rPr>
            </w:pPr>
            <w:ins w:id="928" w:author="曹姝玥" w:date="2015-12-31T18:32:00Z">
              <w:r>
                <w:rPr>
                  <w:rFonts w:hint="eastAsia"/>
                  <w:color w:val="000000"/>
                </w:rPr>
                <w:t>已确认所有管理</w:t>
              </w:r>
            </w:ins>
          </w:p>
        </w:tc>
      </w:tr>
      <w:tr w:rsidR="008605FC" w:rsidTr="00A06AC7">
        <w:trPr>
          <w:ins w:id="929"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30"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31" w:author="曹姝玥" w:date="2015-12-31T18:32:00Z"/>
                <w:color w:val="000000"/>
              </w:rPr>
            </w:pPr>
            <w:ins w:id="932"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33" w:author="曹姝玥" w:date="2015-12-31T18:32:00Z"/>
                <w:color w:val="000000"/>
              </w:rPr>
            </w:pPr>
            <w:ins w:id="934" w:author="曹姝玥" w:date="2015-12-31T18:32:00Z">
              <w:r>
                <w:rPr>
                  <w:rFonts w:hint="eastAsia"/>
                  <w:color w:val="000000"/>
                </w:rPr>
                <w:t>保存操作日志，保存所有已更新数据</w:t>
              </w:r>
            </w:ins>
          </w:p>
        </w:tc>
      </w:tr>
      <w:tr w:rsidR="008605FC" w:rsidTr="00A06AC7">
        <w:trPr>
          <w:ins w:id="935"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36" w:author="曹姝玥" w:date="2015-12-31T18:32:00Z"/>
                <w:color w:val="000000"/>
              </w:rPr>
            </w:pPr>
            <w:ins w:id="937" w:author="曹姝玥" w:date="2015-12-31T18:32:00Z">
              <w:r>
                <w:rPr>
                  <w:rFonts w:hint="eastAsia"/>
                  <w:color w:val="000000"/>
                </w:rPr>
                <w:t>Institution.getAllInstitution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38" w:author="曹姝玥" w:date="2015-12-31T18:32:00Z"/>
                <w:color w:val="000000"/>
              </w:rPr>
            </w:pPr>
            <w:ins w:id="939"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40" w:author="曹姝玥" w:date="2015-12-31T18:32:00Z"/>
                <w:color w:val="000000"/>
              </w:rPr>
            </w:pPr>
            <w:ins w:id="941" w:author="曹姝玥" w:date="2015-12-31T18:32:00Z">
              <w:r>
                <w:rPr>
                  <w:color w:val="000000"/>
                </w:rPr>
                <w:t>P</w:t>
              </w:r>
              <w:r>
                <w:rPr>
                  <w:rFonts w:hint="eastAsia"/>
                  <w:color w:val="000000"/>
                </w:rPr>
                <w:t>ublic</w:t>
              </w:r>
              <w:r>
                <w:rPr>
                  <w:color w:val="000000"/>
                </w:rPr>
                <w:t xml:space="preserve"> ArrayList&lt;Institution</w:t>
              </w:r>
              <w:r>
                <w:rPr>
                  <w:rFonts w:hint="eastAsia"/>
                  <w:color w:val="000000"/>
                </w:rPr>
                <w:t>V</w:t>
              </w:r>
              <w:r>
                <w:rPr>
                  <w:color w:val="000000"/>
                </w:rPr>
                <w:t>O&gt;</w:t>
              </w:r>
              <w:r>
                <w:rPr>
                  <w:rFonts w:hint="eastAsia"/>
                  <w:color w:val="000000"/>
                </w:rPr>
                <w:t xml:space="preserve"> getAllInstitution()</w:t>
              </w:r>
            </w:ins>
          </w:p>
        </w:tc>
      </w:tr>
      <w:tr w:rsidR="008605FC" w:rsidTr="00A06AC7">
        <w:trPr>
          <w:ins w:id="942"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43"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44" w:author="曹姝玥" w:date="2015-12-31T18:32:00Z"/>
                <w:color w:val="000000"/>
              </w:rPr>
            </w:pPr>
            <w:ins w:id="945"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46" w:author="曹姝玥" w:date="2015-12-31T18:32:00Z"/>
                <w:color w:val="000000"/>
              </w:rPr>
            </w:pPr>
            <w:ins w:id="947" w:author="曹姝玥" w:date="2015-12-31T18:32:00Z">
              <w:r>
                <w:rPr>
                  <w:rFonts w:hint="eastAsia"/>
                  <w:color w:val="000000"/>
                </w:rPr>
                <w:t>总经理启动人员机构管理</w:t>
              </w:r>
            </w:ins>
          </w:p>
        </w:tc>
      </w:tr>
      <w:tr w:rsidR="008605FC" w:rsidTr="00A06AC7">
        <w:trPr>
          <w:ins w:id="948"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49"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50" w:author="曹姝玥" w:date="2015-12-31T18:32:00Z"/>
                <w:color w:val="000000"/>
              </w:rPr>
            </w:pPr>
            <w:ins w:id="951"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52" w:author="曹姝玥" w:date="2015-12-31T18:32:00Z"/>
                <w:color w:val="000000"/>
              </w:rPr>
            </w:pPr>
            <w:ins w:id="953" w:author="曹姝玥" w:date="2015-12-31T18:32:00Z">
              <w:r>
                <w:rPr>
                  <w:rFonts w:hint="eastAsia"/>
                  <w:color w:val="000000"/>
                </w:rPr>
                <w:t>在一次人员机构管理中获得所有机构信息</w:t>
              </w:r>
            </w:ins>
          </w:p>
        </w:tc>
      </w:tr>
      <w:tr w:rsidR="008605FC" w:rsidTr="00A06AC7">
        <w:trPr>
          <w:ins w:id="954" w:author="曹姝玥" w:date="2015-12-31T18:32:00Z"/>
        </w:trPr>
        <w:tc>
          <w:tcPr>
            <w:tcW w:w="2943" w:type="dxa"/>
            <w:vMerge w:val="restart"/>
            <w:tcBorders>
              <w:top w:val="single" w:sz="8" w:space="0" w:color="4F81BD"/>
              <w:left w:val="single" w:sz="8" w:space="0" w:color="4F81BD"/>
              <w:right w:val="dotted" w:sz="4" w:space="0" w:color="auto"/>
            </w:tcBorders>
            <w:shd w:val="clear" w:color="auto" w:fill="FFFFFF"/>
          </w:tcPr>
          <w:p w:rsidR="008605FC" w:rsidRDefault="008605FC" w:rsidP="00A06AC7">
            <w:pPr>
              <w:rPr>
                <w:ins w:id="955" w:author="曹姝玥" w:date="2015-12-31T18:32:00Z"/>
                <w:color w:val="000000"/>
              </w:rPr>
            </w:pPr>
            <w:ins w:id="956" w:author="曹姝玥" w:date="2015-12-31T18:32:00Z">
              <w:r>
                <w:rPr>
                  <w:rFonts w:hint="eastAsia"/>
                  <w:color w:val="000000"/>
                </w:rPr>
                <w:t>Institution.</w:t>
              </w:r>
              <w:r>
                <w:t xml:space="preserve"> </w:t>
              </w:r>
              <w:r w:rsidRPr="003F6415">
                <w:rPr>
                  <w:color w:val="000000"/>
                </w:rPr>
                <w:t>changeInstitutionInfo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57" w:author="曹姝玥" w:date="2015-12-31T18:32:00Z"/>
                <w:color w:val="000000"/>
              </w:rPr>
            </w:pPr>
            <w:ins w:id="958"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59" w:author="曹姝玥" w:date="2015-12-31T18:32:00Z"/>
                <w:color w:val="000000"/>
              </w:rPr>
            </w:pPr>
            <w:ins w:id="960" w:author="曹姝玥" w:date="2015-12-31T18:32:00Z">
              <w:r>
                <w:rPr>
                  <w:rFonts w:hint="eastAsia"/>
                  <w:color w:val="000000"/>
                </w:rPr>
                <w:t>P</w:t>
              </w:r>
              <w:r w:rsidRPr="003F6415">
                <w:rPr>
                  <w:color w:val="000000"/>
                </w:rPr>
                <w:t>ublic boolean changeInstitutionInfo(InstitutionVO institutionVO)</w:t>
              </w:r>
            </w:ins>
          </w:p>
        </w:tc>
      </w:tr>
      <w:tr w:rsidR="008605FC" w:rsidTr="00A06AC7">
        <w:trPr>
          <w:ins w:id="961" w:author="曹姝玥" w:date="2015-12-31T18:32:00Z"/>
        </w:trPr>
        <w:tc>
          <w:tcPr>
            <w:tcW w:w="2943" w:type="dxa"/>
            <w:vMerge/>
            <w:tcBorders>
              <w:left w:val="single" w:sz="8" w:space="0" w:color="4F81BD"/>
              <w:right w:val="dotted" w:sz="4" w:space="0" w:color="auto"/>
            </w:tcBorders>
            <w:shd w:val="clear" w:color="auto" w:fill="FFFFFF"/>
          </w:tcPr>
          <w:p w:rsidR="008605FC" w:rsidRDefault="008605FC" w:rsidP="00A06AC7">
            <w:pPr>
              <w:rPr>
                <w:ins w:id="962"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63" w:author="曹姝玥" w:date="2015-12-31T18:32:00Z"/>
                <w:color w:val="000000"/>
              </w:rPr>
            </w:pPr>
            <w:ins w:id="964"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65" w:author="曹姝玥" w:date="2015-12-31T18:32:00Z"/>
                <w:color w:val="000000"/>
              </w:rPr>
            </w:pPr>
            <w:ins w:id="966" w:author="曹姝玥" w:date="2015-12-31T18:32:00Z">
              <w:r>
                <w:rPr>
                  <w:rFonts w:hint="eastAsia"/>
                  <w:color w:val="000000"/>
                </w:rPr>
                <w:t>总经理启动人员机构管理</w:t>
              </w:r>
            </w:ins>
          </w:p>
        </w:tc>
      </w:tr>
      <w:tr w:rsidR="008605FC" w:rsidTr="00A06AC7">
        <w:trPr>
          <w:ins w:id="967" w:author="曹姝玥" w:date="2015-12-31T18:32:00Z"/>
        </w:trPr>
        <w:tc>
          <w:tcPr>
            <w:tcW w:w="2943" w:type="dxa"/>
            <w:vMerge/>
            <w:tcBorders>
              <w:left w:val="single" w:sz="8" w:space="0" w:color="4F81BD"/>
              <w:bottom w:val="single" w:sz="8" w:space="0" w:color="4F81BD"/>
              <w:right w:val="dotted" w:sz="4" w:space="0" w:color="auto"/>
            </w:tcBorders>
            <w:shd w:val="clear" w:color="auto" w:fill="FFFFFF"/>
          </w:tcPr>
          <w:p w:rsidR="008605FC" w:rsidRDefault="008605FC" w:rsidP="00A06AC7">
            <w:pPr>
              <w:rPr>
                <w:ins w:id="968"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69" w:author="曹姝玥" w:date="2015-12-31T18:32:00Z"/>
                <w:color w:val="000000"/>
              </w:rPr>
            </w:pPr>
            <w:ins w:id="970"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71" w:author="曹姝玥" w:date="2015-12-31T18:32:00Z"/>
                <w:color w:val="000000"/>
              </w:rPr>
            </w:pPr>
            <w:ins w:id="972" w:author="曹姝玥" w:date="2015-12-31T18:32:00Z">
              <w:r>
                <w:rPr>
                  <w:rFonts w:hint="eastAsia"/>
                  <w:color w:val="000000"/>
                </w:rPr>
                <w:t>在一次人员机构管理中更新机构信息</w:t>
              </w:r>
            </w:ins>
          </w:p>
        </w:tc>
      </w:tr>
      <w:tr w:rsidR="008605FC" w:rsidTr="00A06AC7">
        <w:trPr>
          <w:ins w:id="973"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974" w:author="曹姝玥" w:date="2015-12-31T18:32:00Z"/>
                <w:color w:val="FFFFFF"/>
              </w:rPr>
            </w:pPr>
            <w:ins w:id="975" w:author="曹姝玥" w:date="2015-12-31T18:32:00Z">
              <w:r>
                <w:rPr>
                  <w:rFonts w:hint="eastAsia"/>
                  <w:b/>
                  <w:color w:val="FFFFFF"/>
                </w:rPr>
                <w:lastRenderedPageBreak/>
                <w:t>需要的服务（需接口）</w:t>
              </w:r>
            </w:ins>
          </w:p>
        </w:tc>
      </w:tr>
      <w:tr w:rsidR="008605FC" w:rsidTr="00A06AC7">
        <w:trPr>
          <w:ins w:id="976"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77" w:author="曹姝玥" w:date="2015-12-31T18:32:00Z"/>
                <w:color w:val="000000"/>
              </w:rPr>
            </w:pPr>
            <w:ins w:id="978" w:author="曹姝玥" w:date="2015-12-31T18:32: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79" w:author="曹姝玥" w:date="2015-12-31T18:32:00Z"/>
                <w:color w:val="000000"/>
              </w:rPr>
            </w:pPr>
            <w:ins w:id="980" w:author="曹姝玥" w:date="2015-12-31T18:32:00Z">
              <w:r>
                <w:rPr>
                  <w:rFonts w:hint="eastAsia"/>
                  <w:color w:val="000000"/>
                </w:rPr>
                <w:t>服务</w:t>
              </w:r>
            </w:ins>
          </w:p>
        </w:tc>
      </w:tr>
      <w:tr w:rsidR="008605FC" w:rsidTr="00A06AC7">
        <w:trPr>
          <w:ins w:id="981"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82" w:author="曹姝玥" w:date="2015-12-31T18:32:00Z"/>
                <w:color w:val="000000"/>
              </w:rPr>
            </w:pPr>
            <w:ins w:id="983" w:author="曹姝玥" w:date="2015-12-31T18:32:00Z">
              <w:r>
                <w:rPr>
                  <w:rFonts w:hint="eastAsia"/>
                  <w:color w:val="000000"/>
                </w:rPr>
                <w:t>Institution</w:t>
              </w:r>
              <w:r>
                <w:rPr>
                  <w:color w:val="000000"/>
                </w:rPr>
                <w:t>DataService. find (</w:t>
              </w:r>
              <w:r>
                <w:rPr>
                  <w:rFonts w:hint="eastAsia"/>
                  <w:color w:val="000000"/>
                </w:rPr>
                <w:t xml:space="preserve">long </w:t>
              </w:r>
              <w:r>
                <w:rPr>
                  <w:color w:val="000000"/>
                </w:rPr>
                <w:t>InstitutionId)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84" w:author="曹姝玥" w:date="2015-12-31T18:32:00Z"/>
                <w:color w:val="000000"/>
              </w:rPr>
            </w:pPr>
            <w:ins w:id="985" w:author="曹姝玥" w:date="2015-12-31T18:32: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8605FC" w:rsidTr="00A06AC7">
        <w:trPr>
          <w:ins w:id="986"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87" w:author="曹姝玥" w:date="2015-12-31T18:32:00Z"/>
                <w:color w:val="000000"/>
              </w:rPr>
            </w:pPr>
            <w:ins w:id="988" w:author="曹姝玥" w:date="2015-12-31T18:32:00Z">
              <w:r>
                <w:rPr>
                  <w:rFonts w:hint="eastAsia"/>
                  <w:color w:val="000000"/>
                </w:rPr>
                <w:t>Institution</w:t>
              </w:r>
              <w:r>
                <w:rPr>
                  <w:color w:val="000000"/>
                </w:rPr>
                <w:t>DataService. insert (InstitutionPO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89" w:author="曹姝玥" w:date="2015-12-31T18:32:00Z"/>
                <w:color w:val="000000"/>
              </w:rPr>
            </w:pPr>
            <w:ins w:id="990" w:author="曹姝玥" w:date="2015-12-31T18:32:00Z">
              <w:r>
                <w:rPr>
                  <w:rFonts w:hint="eastAsia"/>
                  <w:color w:val="000000"/>
                </w:rPr>
                <w:t>插入</w:t>
              </w:r>
              <w:r>
                <w:rPr>
                  <w:color w:val="000000"/>
                </w:rPr>
                <w:t>单一持久化对象</w:t>
              </w:r>
            </w:ins>
          </w:p>
        </w:tc>
      </w:tr>
      <w:tr w:rsidR="008605FC" w:rsidTr="00A06AC7">
        <w:trPr>
          <w:ins w:id="991"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92" w:author="曹姝玥" w:date="2015-12-31T18:32:00Z"/>
                <w:color w:val="000000"/>
              </w:rPr>
            </w:pPr>
            <w:ins w:id="993" w:author="曹姝玥" w:date="2015-12-31T18:32:00Z">
              <w:r>
                <w:rPr>
                  <w:rFonts w:hint="eastAsia"/>
                  <w:color w:val="000000"/>
                </w:rPr>
                <w:t>Institution</w:t>
              </w:r>
              <w:r>
                <w:rPr>
                  <w:color w:val="000000"/>
                </w:rPr>
                <w:t>DataService. delete (InstitutionPO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94" w:author="曹姝玥" w:date="2015-12-31T18:32:00Z"/>
                <w:color w:val="000000"/>
              </w:rPr>
            </w:pPr>
            <w:ins w:id="995" w:author="曹姝玥" w:date="2015-12-31T18:32:00Z">
              <w:r>
                <w:rPr>
                  <w:rFonts w:hint="eastAsia"/>
                  <w:color w:val="000000"/>
                </w:rPr>
                <w:t>删除</w:t>
              </w:r>
              <w:r>
                <w:rPr>
                  <w:color w:val="000000"/>
                </w:rPr>
                <w:t>单一持久化对象</w:t>
              </w:r>
            </w:ins>
          </w:p>
        </w:tc>
      </w:tr>
      <w:tr w:rsidR="008605FC" w:rsidTr="00A06AC7">
        <w:trPr>
          <w:ins w:id="996"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97" w:author="曹姝玥" w:date="2015-12-31T18:32:00Z"/>
                <w:color w:val="000000"/>
              </w:rPr>
            </w:pPr>
            <w:ins w:id="998" w:author="曹姝玥" w:date="2015-12-31T18:32:00Z">
              <w:r>
                <w:rPr>
                  <w:rFonts w:hint="eastAsia"/>
                  <w:color w:val="000000"/>
                </w:rPr>
                <w:t>Institution</w:t>
              </w:r>
              <w:r>
                <w:rPr>
                  <w:color w:val="000000"/>
                </w:rPr>
                <w:t>DataService. update (InstitutionPO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99" w:author="曹姝玥" w:date="2015-12-31T18:32:00Z"/>
                <w:color w:val="000000"/>
              </w:rPr>
            </w:pPr>
            <w:ins w:id="1000" w:author="曹姝玥" w:date="2015-12-31T18:32:00Z">
              <w:r>
                <w:rPr>
                  <w:rFonts w:hint="eastAsia"/>
                  <w:color w:val="000000"/>
                </w:rPr>
                <w:t>更新</w:t>
              </w:r>
              <w:r>
                <w:rPr>
                  <w:color w:val="000000"/>
                </w:rPr>
                <w:t>单一持久化对象</w:t>
              </w:r>
            </w:ins>
          </w:p>
        </w:tc>
      </w:tr>
      <w:tr w:rsidR="008605FC" w:rsidTr="00A06AC7">
        <w:trPr>
          <w:ins w:id="1001"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1002" w:author="曹姝玥" w:date="2015-12-31T18:32:00Z"/>
                <w:color w:val="000000"/>
              </w:rPr>
            </w:pPr>
            <w:ins w:id="1003" w:author="曹姝玥" w:date="2015-12-31T18:32:00Z">
              <w:r>
                <w:rPr>
                  <w:rFonts w:hint="eastAsia"/>
                  <w:color w:val="000000"/>
                </w:rPr>
                <w:t>Institution</w:t>
              </w:r>
              <w:r>
                <w:rPr>
                  <w:color w:val="000000"/>
                </w:rPr>
                <w:t>DataService. find</w:t>
              </w:r>
              <w:r>
                <w:rPr>
                  <w:rFonts w:hint="eastAsia"/>
                  <w:color w:val="000000"/>
                </w:rPr>
                <w:t>s</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1004" w:author="曹姝玥" w:date="2015-12-31T18:32:00Z"/>
                <w:color w:val="000000"/>
              </w:rPr>
            </w:pPr>
            <w:ins w:id="1005" w:author="曹姝玥" w:date="2015-12-31T18:32:00Z">
              <w:r>
                <w:rPr>
                  <w:rFonts w:hint="eastAsia"/>
                  <w:color w:val="000000"/>
                </w:rPr>
                <w:t>查找所有</w:t>
              </w:r>
              <w:r>
                <w:rPr>
                  <w:color w:val="000000"/>
                </w:rPr>
                <w:t>持久化对象</w:t>
              </w:r>
            </w:ins>
          </w:p>
        </w:tc>
      </w:tr>
      <w:tr w:rsidR="008605FC" w:rsidTr="00A06AC7">
        <w:trPr>
          <w:ins w:id="1006"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1007" w:author="曹姝玥" w:date="2015-12-31T18:32:00Z"/>
                <w:color w:val="000000"/>
              </w:rPr>
            </w:pPr>
            <w:ins w:id="1008" w:author="曹姝玥" w:date="2015-12-31T18:32:00Z">
              <w:r>
                <w:rPr>
                  <w:rFonts w:hint="eastAsia"/>
                  <w:color w:val="000000"/>
                </w:rPr>
                <w:t>Institution</w:t>
              </w:r>
              <w:r>
                <w:rPr>
                  <w:color w:val="000000"/>
                </w:rPr>
                <w:t>DataService.finish</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1009" w:author="曹姝玥" w:date="2015-12-31T18:32:00Z"/>
                <w:color w:val="000000"/>
              </w:rPr>
            </w:pPr>
            <w:ins w:id="1010" w:author="曹姝玥" w:date="2015-12-31T18:32:00Z">
              <w:r>
                <w:rPr>
                  <w:rFonts w:hint="eastAsia"/>
                  <w:color w:val="000000"/>
                </w:rPr>
                <w:t>结束操作</w:t>
              </w:r>
            </w:ins>
          </w:p>
        </w:tc>
      </w:tr>
    </w:tbl>
    <w:p w:rsidR="00000000" w:rsidRDefault="004B673C">
      <w:pPr>
        <w:pStyle w:val="12"/>
        <w:ind w:firstLineChars="0"/>
        <w:rPr>
          <w:ins w:id="1011" w:author="曹姝玥" w:date="2015-12-31T18:32:00Z"/>
          <w:b/>
          <w:bCs/>
        </w:rPr>
        <w:pPrChange w:id="1012" w:author="曹姝玥" w:date="2015-12-31T18:31:00Z">
          <w:pPr>
            <w:pStyle w:val="12"/>
            <w:ind w:left="1770" w:firstLineChars="0" w:firstLine="330"/>
          </w:pPr>
        </w:pPrChange>
      </w:pPr>
    </w:p>
    <w:p w:rsidR="00000000" w:rsidRDefault="004B673C">
      <w:pPr>
        <w:pStyle w:val="12"/>
        <w:ind w:firstLineChars="0"/>
        <w:pPrChange w:id="1013" w:author="曹姝玥" w:date="2015-12-31T18:31:00Z">
          <w:pPr>
            <w:pStyle w:val="12"/>
            <w:ind w:left="1770" w:firstLineChars="0" w:firstLine="330"/>
          </w:pPr>
        </w:pPrChange>
      </w:pPr>
    </w:p>
    <w:tbl>
      <w:tblPr>
        <w:tblStyle w:val="ae"/>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694684" w:rsidDel="008605FC">
        <w:trPr>
          <w:del w:id="1014"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1015" w:author="曹姝玥" w:date="2015-12-31T18:32:00Z"/>
                <w:color w:val="FFFFFF"/>
              </w:rPr>
            </w:pPr>
            <w:del w:id="1016" w:author="曹姝玥" w:date="2015-12-31T18:32:00Z">
              <w:r w:rsidDel="008605FC">
                <w:rPr>
                  <w:rFonts w:hint="eastAsia"/>
                  <w:b/>
                  <w:color w:val="FFFFFF"/>
                </w:rPr>
                <w:delText>提供的服务（供接口）</w:delText>
              </w:r>
            </w:del>
          </w:p>
        </w:tc>
      </w:tr>
      <w:tr w:rsidR="00694684" w:rsidDel="008605FC">
        <w:trPr>
          <w:del w:id="1017"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18" w:author="曹姝玥" w:date="2015-12-31T18:32:00Z"/>
                <w:color w:val="000000"/>
              </w:rPr>
            </w:pPr>
            <w:del w:id="1019" w:author="曹姝玥" w:date="2015-12-31T18:32:00Z">
              <w:r w:rsidDel="008605FC">
                <w:rPr>
                  <w:rFonts w:hint="eastAsia"/>
                  <w:color w:val="000000"/>
                </w:rPr>
                <w:delText>Institution.getInstitutionInfo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20" w:author="曹姝玥" w:date="2015-12-31T18:32:00Z"/>
                <w:color w:val="000000"/>
              </w:rPr>
            </w:pPr>
            <w:del w:id="1021" w:author="曹姝玥" w:date="2015-12-31T18:32:00Z">
              <w:r w:rsidDel="008605FC">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22" w:author="曹姝玥" w:date="2015-12-31T18:32:00Z"/>
                <w:color w:val="000000"/>
              </w:rPr>
            </w:pPr>
            <w:del w:id="1023" w:author="曹姝玥" w:date="2015-12-31T18:32:00Z">
              <w:r w:rsidDel="008605FC">
                <w:rPr>
                  <w:color w:val="000000"/>
                </w:rPr>
                <w:delText>P</w:delText>
              </w:r>
              <w:r w:rsidDel="008605FC">
                <w:rPr>
                  <w:rFonts w:hint="eastAsia"/>
                  <w:color w:val="000000"/>
                </w:rPr>
                <w:delText>ublic InstitutionVO</w:delText>
              </w:r>
              <w:r w:rsidDel="008605FC">
                <w:rPr>
                  <w:color w:val="000000"/>
                </w:rPr>
                <w:delText xml:space="preserve"> </w:delText>
              </w:r>
              <w:r w:rsidDel="008605FC">
                <w:rPr>
                  <w:rFonts w:hint="eastAsia"/>
                  <w:color w:val="000000"/>
                </w:rPr>
                <w:delText>getInstitutionInfo (long InstitutionId)</w:delText>
              </w:r>
            </w:del>
          </w:p>
        </w:tc>
      </w:tr>
      <w:tr w:rsidR="00694684" w:rsidDel="008605FC">
        <w:trPr>
          <w:del w:id="1024"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25"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26" w:author="曹姝玥" w:date="2015-12-31T18:32:00Z"/>
                <w:color w:val="000000"/>
              </w:rPr>
            </w:pPr>
            <w:del w:id="1027" w:author="曹姝玥" w:date="2015-12-31T18:32:00Z">
              <w:r w:rsidDel="008605FC">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28" w:author="曹姝玥" w:date="2015-12-31T18:32:00Z"/>
                <w:color w:val="000000"/>
              </w:rPr>
            </w:pPr>
            <w:del w:id="1029" w:author="曹姝玥" w:date="2015-12-31T18:32:00Z">
              <w:r w:rsidDel="008605FC">
                <w:rPr>
                  <w:rFonts w:hint="eastAsia"/>
                  <w:color w:val="000000"/>
                </w:rPr>
                <w:delText>总经理启动人员机构管理</w:delText>
              </w:r>
            </w:del>
          </w:p>
        </w:tc>
      </w:tr>
      <w:tr w:rsidR="00694684" w:rsidDel="008605FC">
        <w:trPr>
          <w:del w:id="1030"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31"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32" w:author="曹姝玥" w:date="2015-12-31T18:32:00Z"/>
                <w:color w:val="000000"/>
              </w:rPr>
            </w:pPr>
            <w:del w:id="1033" w:author="曹姝玥" w:date="2015-12-31T18:32:00Z">
              <w:r w:rsidDel="008605FC">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34" w:author="曹姝玥" w:date="2015-12-31T18:32:00Z"/>
                <w:color w:val="000000"/>
              </w:rPr>
            </w:pPr>
            <w:del w:id="1035" w:author="曹姝玥" w:date="2015-12-31T18:32:00Z">
              <w:r w:rsidDel="008605FC">
                <w:rPr>
                  <w:rFonts w:hint="eastAsia"/>
                  <w:color w:val="000000"/>
                </w:rPr>
                <w:delText>在一次人员机构管理中获得机构信息</w:delText>
              </w:r>
            </w:del>
          </w:p>
        </w:tc>
      </w:tr>
      <w:tr w:rsidR="00694684" w:rsidDel="008605FC">
        <w:trPr>
          <w:del w:id="1036"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37" w:author="曹姝玥" w:date="2015-12-31T18:32:00Z"/>
                <w:color w:val="000000"/>
              </w:rPr>
            </w:pPr>
            <w:del w:id="1038" w:author="曹姝玥" w:date="2015-12-31T18:32:00Z">
              <w:r w:rsidDel="008605FC">
                <w:rPr>
                  <w:rFonts w:hint="eastAsia"/>
                  <w:color w:val="000000"/>
                </w:rPr>
                <w:delText>Institution.addInstitution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39" w:author="曹姝玥" w:date="2015-12-31T18:32:00Z"/>
                <w:color w:val="000000"/>
              </w:rPr>
            </w:pPr>
            <w:del w:id="1040" w:author="曹姝玥" w:date="2015-12-31T18:32:00Z">
              <w:r w:rsidDel="008605FC">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41" w:author="曹姝玥" w:date="2015-12-31T18:32:00Z"/>
                <w:color w:val="000000"/>
              </w:rPr>
            </w:pPr>
            <w:del w:id="1042" w:author="曹姝玥" w:date="2015-12-31T18:32:00Z">
              <w:r w:rsidDel="008605FC">
                <w:rPr>
                  <w:color w:val="000000"/>
                </w:rPr>
                <w:delText>P</w:delText>
              </w:r>
              <w:r w:rsidDel="008605FC">
                <w:rPr>
                  <w:rFonts w:hint="eastAsia"/>
                  <w:color w:val="000000"/>
                </w:rPr>
                <w:delText>ublic</w:delText>
              </w:r>
              <w:r w:rsidDel="008605FC">
                <w:rPr>
                  <w:color w:val="000000"/>
                </w:rPr>
                <w:delText xml:space="preserve"> </w:delText>
              </w:r>
              <w:r w:rsidDel="008605FC">
                <w:rPr>
                  <w:rFonts w:hint="eastAsia"/>
                  <w:color w:val="000000"/>
                </w:rPr>
                <w:delText>void addInstitution (InstitutionVO Institution)</w:delText>
              </w:r>
            </w:del>
          </w:p>
        </w:tc>
      </w:tr>
      <w:tr w:rsidR="00694684" w:rsidDel="008605FC">
        <w:trPr>
          <w:del w:id="1043"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44"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45" w:author="曹姝玥" w:date="2015-12-31T18:32:00Z"/>
                <w:color w:val="000000"/>
              </w:rPr>
            </w:pPr>
            <w:del w:id="1046" w:author="曹姝玥" w:date="2015-12-31T18:32:00Z">
              <w:r w:rsidDel="008605FC">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47" w:author="曹姝玥" w:date="2015-12-31T18:32:00Z"/>
                <w:color w:val="000000"/>
              </w:rPr>
            </w:pPr>
            <w:del w:id="1048" w:author="曹姝玥" w:date="2015-12-31T18:32:00Z">
              <w:r w:rsidDel="008605FC">
                <w:rPr>
                  <w:rFonts w:hint="eastAsia"/>
                  <w:color w:val="000000"/>
                </w:rPr>
                <w:delText>总经理启动人员机构管理</w:delText>
              </w:r>
            </w:del>
          </w:p>
        </w:tc>
      </w:tr>
      <w:tr w:rsidR="00694684" w:rsidDel="008605FC">
        <w:trPr>
          <w:del w:id="1049"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50"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51" w:author="曹姝玥" w:date="2015-12-31T18:32:00Z"/>
                <w:color w:val="000000"/>
              </w:rPr>
            </w:pPr>
            <w:del w:id="1052" w:author="曹姝玥" w:date="2015-12-31T18:32:00Z">
              <w:r w:rsidDel="008605FC">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53" w:author="曹姝玥" w:date="2015-12-31T18:32:00Z"/>
                <w:color w:val="000000"/>
              </w:rPr>
            </w:pPr>
            <w:del w:id="1054" w:author="曹姝玥" w:date="2015-12-31T18:32:00Z">
              <w:r w:rsidDel="008605FC">
                <w:rPr>
                  <w:rFonts w:hint="eastAsia"/>
                  <w:color w:val="000000"/>
                </w:rPr>
                <w:delText>在一次人员机构管理中增加机构</w:delText>
              </w:r>
            </w:del>
          </w:p>
        </w:tc>
      </w:tr>
      <w:tr w:rsidR="00694684" w:rsidDel="008605FC">
        <w:trPr>
          <w:trHeight w:val="105"/>
          <w:del w:id="1055"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56" w:author="曹姝玥" w:date="2015-12-31T18:32:00Z"/>
                <w:color w:val="000000"/>
              </w:rPr>
            </w:pPr>
            <w:del w:id="1057" w:author="曹姝玥" w:date="2015-12-31T18:32:00Z">
              <w:r w:rsidDel="008605FC">
                <w:rPr>
                  <w:rFonts w:hint="eastAsia"/>
                  <w:color w:val="000000"/>
                </w:rPr>
                <w:delText>Institution.</w:delText>
              </w:r>
              <w:r w:rsidDel="008605FC">
                <w:rPr>
                  <w:color w:val="000000"/>
                </w:rPr>
                <w:delText xml:space="preserve"> changeStaffPosition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58" w:author="曹姝玥" w:date="2015-12-31T18:32:00Z"/>
                <w:color w:val="000000"/>
              </w:rPr>
            </w:pPr>
            <w:del w:id="1059" w:author="曹姝玥" w:date="2015-12-31T18:32:00Z">
              <w:r w:rsidDel="008605FC">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60" w:author="曹姝玥" w:date="2015-12-31T18:32:00Z"/>
                <w:color w:val="000000"/>
              </w:rPr>
            </w:pPr>
            <w:del w:id="1061" w:author="曹姝玥" w:date="2015-12-31T18:32:00Z">
              <w:r w:rsidDel="008605FC">
                <w:rPr>
                  <w:color w:val="000000"/>
                </w:rPr>
                <w:delText>P</w:delText>
              </w:r>
              <w:r w:rsidDel="008605FC">
                <w:rPr>
                  <w:rFonts w:hint="eastAsia"/>
                  <w:color w:val="000000"/>
                </w:rPr>
                <w:delText>ublic</w:delText>
              </w:r>
              <w:r w:rsidDel="008605FC">
                <w:rPr>
                  <w:color w:val="000000"/>
                </w:rPr>
                <w:delText xml:space="preserve"> </w:delText>
              </w:r>
              <w:r w:rsidDel="008605FC">
                <w:rPr>
                  <w:rFonts w:hint="eastAsia"/>
                  <w:color w:val="000000"/>
                </w:rPr>
                <w:delText>void</w:delText>
              </w:r>
              <w:r w:rsidDel="008605FC">
                <w:rPr>
                  <w:color w:val="000000"/>
                </w:rPr>
                <w:delText xml:space="preserve"> changeStaffPosition</w:delText>
              </w:r>
              <w:r w:rsidDel="008605FC">
                <w:rPr>
                  <w:rFonts w:hint="eastAsia"/>
                  <w:color w:val="000000"/>
                </w:rPr>
                <w:delText xml:space="preserve"> (</w:delText>
              </w:r>
              <w:r w:rsidDel="008605FC">
                <w:rPr>
                  <w:color w:val="000000"/>
                </w:rPr>
                <w:delText>String position</w:delText>
              </w:r>
              <w:r w:rsidDel="008605FC">
                <w:rPr>
                  <w:rFonts w:hint="eastAsia"/>
                  <w:color w:val="000000"/>
                </w:rPr>
                <w:delText>,</w:delText>
              </w:r>
              <w:r w:rsidDel="008605FC">
                <w:rPr>
                  <w:color w:val="000000"/>
                </w:rPr>
                <w:delText>long Staff</w:delText>
              </w:r>
              <w:r w:rsidDel="008605FC">
                <w:rPr>
                  <w:rFonts w:hint="eastAsia"/>
                  <w:color w:val="000000"/>
                </w:rPr>
                <w:delText>I</w:delText>
              </w:r>
              <w:r w:rsidDel="008605FC">
                <w:rPr>
                  <w:color w:val="000000"/>
                </w:rPr>
                <w:delText>d</w:delText>
              </w:r>
              <w:r w:rsidDel="008605FC">
                <w:rPr>
                  <w:rFonts w:hint="eastAsia"/>
                  <w:color w:val="000000"/>
                </w:rPr>
                <w:delText>)</w:delText>
              </w:r>
            </w:del>
          </w:p>
        </w:tc>
      </w:tr>
      <w:tr w:rsidR="00694684" w:rsidDel="008605FC">
        <w:trPr>
          <w:trHeight w:val="105"/>
          <w:del w:id="1062"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63"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64" w:author="曹姝玥" w:date="2015-12-31T18:32:00Z"/>
                <w:color w:val="000000"/>
              </w:rPr>
            </w:pPr>
            <w:del w:id="1065" w:author="曹姝玥" w:date="2015-12-31T18:32:00Z">
              <w:r w:rsidDel="008605FC">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66" w:author="曹姝玥" w:date="2015-12-31T18:32:00Z"/>
                <w:color w:val="000000"/>
              </w:rPr>
            </w:pPr>
            <w:del w:id="1067" w:author="曹姝玥" w:date="2015-12-31T18:32:00Z">
              <w:r w:rsidDel="008605FC">
                <w:rPr>
                  <w:rFonts w:hint="eastAsia"/>
                  <w:color w:val="000000"/>
                </w:rPr>
                <w:delText>总经理启动人员机构管理</w:delText>
              </w:r>
            </w:del>
          </w:p>
        </w:tc>
      </w:tr>
      <w:tr w:rsidR="00694684" w:rsidDel="008605FC">
        <w:trPr>
          <w:trHeight w:val="105"/>
          <w:del w:id="1068"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69"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70" w:author="曹姝玥" w:date="2015-12-31T18:32:00Z"/>
                <w:color w:val="000000"/>
              </w:rPr>
            </w:pPr>
            <w:del w:id="1071" w:author="曹姝玥" w:date="2015-12-31T18:32:00Z">
              <w:r w:rsidDel="008605FC">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72" w:author="曹姝玥" w:date="2015-12-31T18:32:00Z"/>
                <w:color w:val="000000"/>
              </w:rPr>
            </w:pPr>
            <w:del w:id="1073" w:author="曹姝玥" w:date="2015-12-31T18:32:00Z">
              <w:r w:rsidDel="008605FC">
                <w:rPr>
                  <w:rFonts w:hint="eastAsia"/>
                  <w:color w:val="000000"/>
                </w:rPr>
                <w:delText>在一次人员机构管理中更改员工所在部门</w:delText>
              </w:r>
            </w:del>
          </w:p>
        </w:tc>
      </w:tr>
      <w:tr w:rsidR="00694684" w:rsidDel="008605FC">
        <w:trPr>
          <w:trHeight w:val="105"/>
          <w:del w:id="1074"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75" w:author="曹姝玥" w:date="2015-12-31T18:32:00Z"/>
                <w:color w:val="000000"/>
              </w:rPr>
            </w:pPr>
            <w:del w:id="1076" w:author="曹姝玥" w:date="2015-12-31T18:32:00Z">
              <w:r w:rsidDel="008605FC">
                <w:rPr>
                  <w:rFonts w:hint="eastAsia"/>
                  <w:color w:val="000000"/>
                </w:rPr>
                <w:delText>Institution.</w:delText>
              </w:r>
              <w:r w:rsidDel="008605FC">
                <w:rPr>
                  <w:color w:val="000000"/>
                </w:rPr>
                <w:delText xml:space="preserve"> deleteInstitution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77" w:author="曹姝玥" w:date="2015-12-31T18:32:00Z"/>
                <w:color w:val="000000"/>
              </w:rPr>
            </w:pPr>
            <w:del w:id="1078" w:author="曹姝玥" w:date="2015-12-31T18:32:00Z">
              <w:r w:rsidDel="008605FC">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79" w:author="曹姝玥" w:date="2015-12-31T18:32:00Z"/>
                <w:color w:val="000000"/>
              </w:rPr>
            </w:pPr>
            <w:del w:id="1080" w:author="曹姝玥" w:date="2015-12-31T18:32:00Z">
              <w:r w:rsidDel="008605FC">
                <w:rPr>
                  <w:rFonts w:hint="eastAsia"/>
                  <w:color w:val="000000"/>
                </w:rPr>
                <w:delText xml:space="preserve">Public void </w:delText>
              </w:r>
              <w:r w:rsidDel="008605FC">
                <w:rPr>
                  <w:color w:val="000000"/>
                </w:rPr>
                <w:delText>deleteInstitution</w:delText>
              </w:r>
              <w:r w:rsidDel="008605FC">
                <w:rPr>
                  <w:rFonts w:hint="eastAsia"/>
                  <w:color w:val="000000"/>
                </w:rPr>
                <w:delText>(long InstitutionId)</w:delText>
              </w:r>
            </w:del>
          </w:p>
        </w:tc>
      </w:tr>
      <w:tr w:rsidR="00694684" w:rsidDel="008605FC">
        <w:trPr>
          <w:trHeight w:val="105"/>
          <w:del w:id="1081"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82"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83" w:author="曹姝玥" w:date="2015-12-31T18:32:00Z"/>
                <w:color w:val="000000"/>
              </w:rPr>
            </w:pPr>
            <w:del w:id="1084" w:author="曹姝玥" w:date="2015-12-31T18:32:00Z">
              <w:r w:rsidDel="008605FC">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85" w:author="曹姝玥" w:date="2015-12-31T18:32:00Z"/>
                <w:color w:val="000000"/>
              </w:rPr>
            </w:pPr>
            <w:del w:id="1086" w:author="曹姝玥" w:date="2015-12-31T18:32:00Z">
              <w:r w:rsidDel="008605FC">
                <w:rPr>
                  <w:rFonts w:hint="eastAsia"/>
                  <w:color w:val="000000"/>
                </w:rPr>
                <w:delText>总经理启动人员机构管理</w:delText>
              </w:r>
            </w:del>
          </w:p>
        </w:tc>
      </w:tr>
      <w:tr w:rsidR="00694684" w:rsidDel="008605FC">
        <w:trPr>
          <w:trHeight w:val="105"/>
          <w:del w:id="1087"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88"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89" w:author="曹姝玥" w:date="2015-12-31T18:32:00Z"/>
                <w:color w:val="000000"/>
              </w:rPr>
            </w:pPr>
            <w:del w:id="1090" w:author="曹姝玥" w:date="2015-12-31T18:32:00Z">
              <w:r w:rsidDel="008605FC">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91" w:author="曹姝玥" w:date="2015-12-31T18:32:00Z"/>
                <w:color w:val="000000"/>
              </w:rPr>
            </w:pPr>
            <w:del w:id="1092" w:author="曹姝玥" w:date="2015-12-31T18:32:00Z">
              <w:r w:rsidDel="008605FC">
                <w:rPr>
                  <w:rFonts w:hint="eastAsia"/>
                  <w:color w:val="000000"/>
                </w:rPr>
                <w:delText>在一次人员机构管理中删除机构</w:delText>
              </w:r>
            </w:del>
          </w:p>
        </w:tc>
      </w:tr>
      <w:tr w:rsidR="00694684" w:rsidDel="008605FC">
        <w:trPr>
          <w:del w:id="1093"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94" w:author="曹姝玥" w:date="2015-12-31T18:32:00Z"/>
                <w:color w:val="000000"/>
              </w:rPr>
            </w:pPr>
            <w:del w:id="1095" w:author="曹姝玥" w:date="2015-12-31T18:32:00Z">
              <w:r w:rsidDel="008605FC">
                <w:rPr>
                  <w:rFonts w:hint="eastAsia"/>
                  <w:color w:val="000000"/>
                </w:rPr>
                <w:delText>Institution.</w:delText>
              </w:r>
              <w:r w:rsidDel="008605FC">
                <w:rPr>
                  <w:color w:val="000000"/>
                </w:rPr>
                <w:delText xml:space="preserve"> changeSalary</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96" w:author="曹姝玥" w:date="2015-12-31T18:32:00Z"/>
                <w:color w:val="000000"/>
              </w:rPr>
            </w:pPr>
            <w:del w:id="1097" w:author="曹姝玥" w:date="2015-12-31T18:32:00Z">
              <w:r w:rsidDel="008605FC">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98" w:author="曹姝玥" w:date="2015-12-31T18:32:00Z"/>
                <w:color w:val="000000"/>
              </w:rPr>
            </w:pPr>
            <w:del w:id="1099" w:author="曹姝玥" w:date="2015-12-31T18:32:00Z">
              <w:r w:rsidDel="008605FC">
                <w:rPr>
                  <w:color w:val="000000"/>
                </w:rPr>
                <w:delText>P</w:delText>
              </w:r>
              <w:r w:rsidDel="008605FC">
                <w:rPr>
                  <w:rFonts w:hint="eastAsia"/>
                  <w:color w:val="000000"/>
                </w:rPr>
                <w:delText>ublic</w:delText>
              </w:r>
              <w:r w:rsidDel="008605FC">
                <w:rPr>
                  <w:color w:val="000000"/>
                </w:rPr>
                <w:delText xml:space="preserve"> </w:delText>
              </w:r>
              <w:r w:rsidDel="008605FC">
                <w:rPr>
                  <w:rFonts w:hint="eastAsia"/>
                  <w:color w:val="000000"/>
                </w:rPr>
                <w:delText xml:space="preserve">void </w:delText>
              </w:r>
              <w:r w:rsidDel="008605FC">
                <w:rPr>
                  <w:color w:val="000000"/>
                </w:rPr>
                <w:delText>changeSalary</w:delText>
              </w:r>
              <w:r w:rsidDel="008605FC">
                <w:rPr>
                  <w:rFonts w:hint="eastAsia"/>
                  <w:color w:val="000000"/>
                </w:rPr>
                <w:delText xml:space="preserve"> (</w:delText>
              </w:r>
              <w:r w:rsidDel="008605FC">
                <w:rPr>
                  <w:color w:val="000000"/>
                </w:rPr>
                <w:delText>long StaffId;int salary</w:delText>
              </w:r>
              <w:r w:rsidDel="008605FC">
                <w:rPr>
                  <w:rFonts w:hint="eastAsia"/>
                  <w:color w:val="000000"/>
                </w:rPr>
                <w:delText>)</w:delText>
              </w:r>
            </w:del>
          </w:p>
        </w:tc>
      </w:tr>
      <w:tr w:rsidR="00694684" w:rsidDel="008605FC">
        <w:trPr>
          <w:del w:id="1100"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101"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02" w:author="曹姝玥" w:date="2015-12-31T18:32:00Z"/>
                <w:color w:val="000000"/>
              </w:rPr>
            </w:pPr>
            <w:del w:id="1103" w:author="曹姝玥" w:date="2015-12-31T18:32:00Z">
              <w:r w:rsidDel="008605FC">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04" w:author="曹姝玥" w:date="2015-12-31T18:32:00Z"/>
                <w:color w:val="000000"/>
              </w:rPr>
            </w:pPr>
            <w:del w:id="1105" w:author="曹姝玥" w:date="2015-12-31T18:32:00Z">
              <w:r w:rsidDel="008605FC">
                <w:rPr>
                  <w:rFonts w:hint="eastAsia"/>
                  <w:color w:val="000000"/>
                </w:rPr>
                <w:delText>总经理启动一个人员工资管理回合</w:delText>
              </w:r>
            </w:del>
          </w:p>
        </w:tc>
      </w:tr>
      <w:tr w:rsidR="00694684" w:rsidDel="008605FC">
        <w:trPr>
          <w:del w:id="1106"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107"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08" w:author="曹姝玥" w:date="2015-12-31T18:32:00Z"/>
                <w:color w:val="000000"/>
              </w:rPr>
            </w:pPr>
            <w:del w:id="1109" w:author="曹姝玥" w:date="2015-12-31T18:32:00Z">
              <w:r w:rsidDel="008605FC">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10" w:author="曹姝玥" w:date="2015-12-31T18:32:00Z"/>
                <w:color w:val="000000"/>
              </w:rPr>
            </w:pPr>
            <w:del w:id="1111" w:author="曹姝玥" w:date="2015-12-31T18:32:00Z">
              <w:r w:rsidDel="008605FC">
                <w:rPr>
                  <w:rFonts w:hint="eastAsia"/>
                  <w:color w:val="000000"/>
                </w:rPr>
                <w:delText>一个人员工资管理回合中，更改</w:delText>
              </w:r>
              <w:r w:rsidDel="008605FC">
                <w:rPr>
                  <w:color w:val="000000"/>
                </w:rPr>
                <w:delText>员工的工资信息</w:delText>
              </w:r>
            </w:del>
          </w:p>
        </w:tc>
      </w:tr>
      <w:tr w:rsidR="00694684" w:rsidDel="008605FC">
        <w:trPr>
          <w:del w:id="1112"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113" w:author="曹姝玥" w:date="2015-12-31T18:32:00Z"/>
                <w:color w:val="000000"/>
              </w:rPr>
            </w:pPr>
            <w:del w:id="1114" w:author="曹姝玥" w:date="2015-12-31T18:32:00Z">
              <w:r w:rsidDel="008605FC">
                <w:rPr>
                  <w:rFonts w:hint="eastAsia"/>
                  <w:color w:val="000000"/>
                </w:rPr>
                <w:delText>Institution.</w:delText>
              </w:r>
              <w:r w:rsidDel="008605FC">
                <w:rPr>
                  <w:color w:val="000000"/>
                </w:rPr>
                <w:delText>endManagement</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15" w:author="曹姝玥" w:date="2015-12-31T18:32:00Z"/>
                <w:color w:val="000000"/>
              </w:rPr>
            </w:pPr>
            <w:del w:id="1116" w:author="曹姝玥" w:date="2015-12-31T18:32:00Z">
              <w:r w:rsidDel="008605FC">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17" w:author="曹姝玥" w:date="2015-12-31T18:32:00Z"/>
                <w:color w:val="000000"/>
              </w:rPr>
            </w:pPr>
            <w:del w:id="1118" w:author="曹姝玥" w:date="2015-12-31T18:32:00Z">
              <w:r w:rsidDel="008605FC">
                <w:rPr>
                  <w:color w:val="000000"/>
                </w:rPr>
                <w:delText>P</w:delText>
              </w:r>
              <w:r w:rsidDel="008605FC">
                <w:rPr>
                  <w:rFonts w:hint="eastAsia"/>
                  <w:color w:val="000000"/>
                </w:rPr>
                <w:delText>ublic</w:delText>
              </w:r>
              <w:r w:rsidDel="008605FC">
                <w:rPr>
                  <w:color w:val="000000"/>
                </w:rPr>
                <w:delText xml:space="preserve"> </w:delText>
              </w:r>
              <w:r w:rsidDel="008605FC">
                <w:rPr>
                  <w:rFonts w:hint="eastAsia"/>
                  <w:color w:val="000000"/>
                </w:rPr>
                <w:delText xml:space="preserve">void </w:delText>
              </w:r>
              <w:r w:rsidDel="008605FC">
                <w:rPr>
                  <w:color w:val="000000"/>
                </w:rPr>
                <w:delText>endManagement</w:delText>
              </w:r>
              <w:r w:rsidDel="008605FC">
                <w:rPr>
                  <w:rFonts w:hint="eastAsia"/>
                  <w:color w:val="000000"/>
                </w:rPr>
                <w:delText>()</w:delText>
              </w:r>
            </w:del>
          </w:p>
        </w:tc>
      </w:tr>
      <w:tr w:rsidR="00694684" w:rsidDel="008605FC">
        <w:trPr>
          <w:del w:id="1119"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120"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21" w:author="曹姝玥" w:date="2015-12-31T18:32:00Z"/>
                <w:color w:val="000000"/>
              </w:rPr>
            </w:pPr>
            <w:del w:id="1122" w:author="曹姝玥" w:date="2015-12-31T18:32:00Z">
              <w:r w:rsidDel="008605FC">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23" w:author="曹姝玥" w:date="2015-12-31T18:32:00Z"/>
                <w:color w:val="000000"/>
              </w:rPr>
            </w:pPr>
            <w:del w:id="1124" w:author="曹姝玥" w:date="2015-12-31T18:32:00Z">
              <w:r w:rsidDel="008605FC">
                <w:rPr>
                  <w:rFonts w:hint="eastAsia"/>
                  <w:color w:val="000000"/>
                </w:rPr>
                <w:delText>已确认所有管理</w:delText>
              </w:r>
            </w:del>
          </w:p>
        </w:tc>
      </w:tr>
      <w:tr w:rsidR="00694684" w:rsidDel="008605FC">
        <w:trPr>
          <w:del w:id="1125"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126"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27" w:author="曹姝玥" w:date="2015-12-31T18:32:00Z"/>
                <w:color w:val="000000"/>
              </w:rPr>
            </w:pPr>
            <w:del w:id="1128" w:author="曹姝玥" w:date="2015-12-31T18:32:00Z">
              <w:r w:rsidDel="008605FC">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29" w:author="曹姝玥" w:date="2015-12-31T18:32:00Z"/>
                <w:color w:val="000000"/>
              </w:rPr>
            </w:pPr>
            <w:del w:id="1130" w:author="曹姝玥" w:date="2015-12-31T18:32:00Z">
              <w:r w:rsidDel="008605FC">
                <w:rPr>
                  <w:rFonts w:hint="eastAsia"/>
                  <w:color w:val="000000"/>
                </w:rPr>
                <w:delText>保存操作日志，保存所有已更新数据</w:delText>
              </w:r>
            </w:del>
          </w:p>
        </w:tc>
      </w:tr>
      <w:tr w:rsidR="00694684" w:rsidDel="008605FC">
        <w:trPr>
          <w:del w:id="1131"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132" w:author="曹姝玥" w:date="2015-12-31T18:32:00Z"/>
                <w:color w:val="000000"/>
              </w:rPr>
            </w:pPr>
            <w:del w:id="1133" w:author="曹姝玥" w:date="2015-12-31T18:32:00Z">
              <w:r w:rsidDel="008605FC">
                <w:rPr>
                  <w:rFonts w:hint="eastAsia"/>
                  <w:color w:val="000000"/>
                </w:rPr>
                <w:delText>Institution.getAllInstitution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34" w:author="曹姝玥" w:date="2015-12-31T18:32:00Z"/>
                <w:color w:val="000000"/>
              </w:rPr>
            </w:pPr>
            <w:del w:id="1135" w:author="曹姝玥" w:date="2015-12-31T18:32:00Z">
              <w:r w:rsidDel="008605FC">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36" w:author="曹姝玥" w:date="2015-12-31T18:32:00Z"/>
                <w:color w:val="000000"/>
              </w:rPr>
            </w:pPr>
            <w:del w:id="1137" w:author="曹姝玥" w:date="2015-12-31T18:32:00Z">
              <w:r w:rsidDel="008605FC">
                <w:rPr>
                  <w:color w:val="000000"/>
                </w:rPr>
                <w:delText>P</w:delText>
              </w:r>
              <w:r w:rsidDel="008605FC">
                <w:rPr>
                  <w:rFonts w:hint="eastAsia"/>
                  <w:color w:val="000000"/>
                </w:rPr>
                <w:delText>ublic</w:delText>
              </w:r>
              <w:r w:rsidDel="008605FC">
                <w:rPr>
                  <w:color w:val="000000"/>
                </w:rPr>
                <w:delText xml:space="preserve"> ArrayList&lt;Institution</w:delText>
              </w:r>
              <w:r w:rsidDel="008605FC">
                <w:rPr>
                  <w:rFonts w:hint="eastAsia"/>
                  <w:color w:val="000000"/>
                </w:rPr>
                <w:delText>V</w:delText>
              </w:r>
              <w:r w:rsidDel="008605FC">
                <w:rPr>
                  <w:color w:val="000000"/>
                </w:rPr>
                <w:delText>O&gt;</w:delText>
              </w:r>
              <w:r w:rsidDel="008605FC">
                <w:rPr>
                  <w:rFonts w:hint="eastAsia"/>
                  <w:color w:val="000000"/>
                </w:rPr>
                <w:delText xml:space="preserve"> getAllInstitution()</w:delText>
              </w:r>
            </w:del>
          </w:p>
        </w:tc>
      </w:tr>
      <w:tr w:rsidR="00694684" w:rsidDel="008605FC">
        <w:trPr>
          <w:del w:id="1138"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1139"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40" w:author="曹姝玥" w:date="2015-12-31T18:32:00Z"/>
                <w:color w:val="000000"/>
              </w:rPr>
            </w:pPr>
            <w:del w:id="1141" w:author="曹姝玥" w:date="2015-12-31T18:32:00Z">
              <w:r w:rsidDel="008605FC">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42" w:author="曹姝玥" w:date="2015-12-31T18:32:00Z"/>
                <w:color w:val="000000"/>
              </w:rPr>
            </w:pPr>
            <w:del w:id="1143" w:author="曹姝玥" w:date="2015-12-31T18:32:00Z">
              <w:r w:rsidDel="008605FC">
                <w:rPr>
                  <w:rFonts w:hint="eastAsia"/>
                  <w:color w:val="000000"/>
                </w:rPr>
                <w:delText>总经理启动人员机构管理</w:delText>
              </w:r>
            </w:del>
          </w:p>
        </w:tc>
      </w:tr>
      <w:tr w:rsidR="00694684" w:rsidDel="008605FC">
        <w:trPr>
          <w:del w:id="1144"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1145"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46" w:author="曹姝玥" w:date="2015-12-31T18:32:00Z"/>
                <w:color w:val="000000"/>
              </w:rPr>
            </w:pPr>
            <w:del w:id="1147" w:author="曹姝玥" w:date="2015-12-31T18:32:00Z">
              <w:r w:rsidDel="008605FC">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48" w:author="曹姝玥" w:date="2015-12-31T18:32:00Z"/>
                <w:color w:val="000000"/>
              </w:rPr>
            </w:pPr>
            <w:del w:id="1149" w:author="曹姝玥" w:date="2015-12-31T18:32:00Z">
              <w:r w:rsidDel="008605FC">
                <w:rPr>
                  <w:rFonts w:hint="eastAsia"/>
                  <w:color w:val="000000"/>
                </w:rPr>
                <w:delText>在一次人员机构管理中获得所有机构信息</w:delText>
              </w:r>
            </w:del>
          </w:p>
        </w:tc>
      </w:tr>
      <w:tr w:rsidR="00694684" w:rsidDel="008605FC">
        <w:trPr>
          <w:del w:id="1150"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1151" w:author="曹姝玥" w:date="2015-12-31T18:32:00Z"/>
                <w:color w:val="FFFFFF"/>
              </w:rPr>
            </w:pPr>
            <w:del w:id="1152" w:author="曹姝玥" w:date="2015-12-31T18:32:00Z">
              <w:r w:rsidDel="008605FC">
                <w:rPr>
                  <w:rFonts w:hint="eastAsia"/>
                  <w:b/>
                  <w:color w:val="FFFFFF"/>
                </w:rPr>
                <w:delText>需要的服务（需接口）</w:delText>
              </w:r>
            </w:del>
          </w:p>
        </w:tc>
      </w:tr>
      <w:tr w:rsidR="00694684" w:rsidDel="008605FC">
        <w:trPr>
          <w:del w:id="1153"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54" w:author="曹姝玥" w:date="2015-12-31T18:32:00Z"/>
                <w:color w:val="000000"/>
              </w:rPr>
            </w:pPr>
            <w:del w:id="1155" w:author="曹姝玥" w:date="2015-12-31T18:32:00Z">
              <w:r w:rsidDel="008605FC">
                <w:rPr>
                  <w:rFonts w:hint="eastAsia"/>
                  <w:color w:val="000000"/>
                </w:rPr>
                <w:delText>服务名</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56" w:author="曹姝玥" w:date="2015-12-31T18:32:00Z"/>
                <w:color w:val="000000"/>
              </w:rPr>
            </w:pPr>
            <w:del w:id="1157" w:author="曹姝玥" w:date="2015-12-31T18:32:00Z">
              <w:r w:rsidDel="008605FC">
                <w:rPr>
                  <w:rFonts w:hint="eastAsia"/>
                  <w:color w:val="000000"/>
                </w:rPr>
                <w:delText>服务</w:delText>
              </w:r>
            </w:del>
          </w:p>
        </w:tc>
      </w:tr>
      <w:tr w:rsidR="00694684" w:rsidDel="008605FC">
        <w:trPr>
          <w:del w:id="1158"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59" w:author="曹姝玥" w:date="2015-12-31T18:32:00Z"/>
                <w:color w:val="000000"/>
              </w:rPr>
            </w:pPr>
            <w:del w:id="1160" w:author="曹姝玥" w:date="2015-12-31T18:32:00Z">
              <w:r w:rsidDel="008605FC">
                <w:rPr>
                  <w:rFonts w:hint="eastAsia"/>
                  <w:color w:val="000000"/>
                </w:rPr>
                <w:delText>Institution</w:delText>
              </w:r>
              <w:r w:rsidDel="008605FC">
                <w:rPr>
                  <w:color w:val="000000"/>
                </w:rPr>
                <w:delText>DataService. findInstitution(</w:delText>
              </w:r>
              <w:r w:rsidDel="008605FC">
                <w:rPr>
                  <w:rFonts w:hint="eastAsia"/>
                  <w:color w:val="000000"/>
                </w:rPr>
                <w:delText xml:space="preserve">long </w:delText>
              </w:r>
              <w:r w:rsidDel="008605FC">
                <w:rPr>
                  <w:color w:val="000000"/>
                </w:rPr>
                <w:delText>InstitutionId)</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61" w:author="曹姝玥" w:date="2015-12-31T18:32:00Z"/>
                <w:color w:val="000000"/>
              </w:rPr>
            </w:pPr>
            <w:del w:id="1162" w:author="曹姝玥" w:date="2015-12-31T18:32:00Z">
              <w:r w:rsidDel="008605FC">
                <w:rPr>
                  <w:rFonts w:hint="eastAsia"/>
                  <w:color w:val="000000"/>
                </w:rPr>
                <w:delText>根据</w:delText>
              </w:r>
              <w:r w:rsidDel="008605FC">
                <w:rPr>
                  <w:rFonts w:hint="eastAsia"/>
                  <w:color w:val="000000"/>
                </w:rPr>
                <w:delText>ID</w:delText>
              </w:r>
              <w:r w:rsidDel="008605FC">
                <w:rPr>
                  <w:rFonts w:hint="eastAsia"/>
                  <w:color w:val="000000"/>
                </w:rPr>
                <w:delText>进行</w:delText>
              </w:r>
              <w:r w:rsidDel="008605FC">
                <w:rPr>
                  <w:color w:val="000000"/>
                </w:rPr>
                <w:delText>查找单一持久化对象</w:delText>
              </w:r>
            </w:del>
          </w:p>
        </w:tc>
      </w:tr>
      <w:tr w:rsidR="00694684" w:rsidDel="008605FC">
        <w:trPr>
          <w:del w:id="1163"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64" w:author="曹姝玥" w:date="2015-12-31T18:32:00Z"/>
                <w:color w:val="000000"/>
              </w:rPr>
            </w:pPr>
            <w:del w:id="1165" w:author="曹姝玥" w:date="2015-12-31T18:32:00Z">
              <w:r w:rsidDel="008605FC">
                <w:rPr>
                  <w:rFonts w:hint="eastAsia"/>
                  <w:color w:val="000000"/>
                </w:rPr>
                <w:delText>Institution</w:delText>
              </w:r>
              <w:r w:rsidDel="008605FC">
                <w:rPr>
                  <w:color w:val="000000"/>
                </w:rPr>
                <w:delText>DataService. insertInstitution(InstitutionPO</w:delText>
              </w:r>
              <w:r w:rsidDel="008605FC">
                <w:rPr>
                  <w:rFonts w:hint="eastAsia"/>
                  <w:color w:val="000000"/>
                </w:rPr>
                <w:delText xml:space="preserve"> po</w:delText>
              </w:r>
              <w:r w:rsidDel="008605FC">
                <w:rPr>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66" w:author="曹姝玥" w:date="2015-12-31T18:32:00Z"/>
                <w:color w:val="000000"/>
              </w:rPr>
            </w:pPr>
            <w:del w:id="1167" w:author="曹姝玥" w:date="2015-12-31T18:32:00Z">
              <w:r w:rsidDel="008605FC">
                <w:rPr>
                  <w:rFonts w:hint="eastAsia"/>
                  <w:color w:val="000000"/>
                </w:rPr>
                <w:delText>插入</w:delText>
              </w:r>
              <w:r w:rsidDel="008605FC">
                <w:rPr>
                  <w:color w:val="000000"/>
                </w:rPr>
                <w:delText>单一持久化对象</w:delText>
              </w:r>
            </w:del>
          </w:p>
        </w:tc>
      </w:tr>
      <w:tr w:rsidR="00694684" w:rsidDel="008605FC">
        <w:trPr>
          <w:del w:id="1168"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69" w:author="曹姝玥" w:date="2015-12-31T18:32:00Z"/>
                <w:color w:val="000000"/>
              </w:rPr>
            </w:pPr>
            <w:del w:id="1170" w:author="曹姝玥" w:date="2015-12-31T18:32:00Z">
              <w:r w:rsidDel="008605FC">
                <w:rPr>
                  <w:rFonts w:hint="eastAsia"/>
                  <w:color w:val="000000"/>
                </w:rPr>
                <w:delText>Institution</w:delText>
              </w:r>
              <w:r w:rsidDel="008605FC">
                <w:rPr>
                  <w:color w:val="000000"/>
                </w:rPr>
                <w:delText>DataService. deleteInstitution(InstitutionPO</w:delText>
              </w:r>
              <w:r w:rsidDel="008605FC">
                <w:rPr>
                  <w:rFonts w:hint="eastAsia"/>
                  <w:color w:val="000000"/>
                </w:rPr>
                <w:delText xml:space="preserve"> po</w:delText>
              </w:r>
              <w:r w:rsidDel="008605FC">
                <w:rPr>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71" w:author="曹姝玥" w:date="2015-12-31T18:32:00Z"/>
                <w:color w:val="000000"/>
              </w:rPr>
            </w:pPr>
            <w:del w:id="1172" w:author="曹姝玥" w:date="2015-12-31T18:32:00Z">
              <w:r w:rsidDel="008605FC">
                <w:rPr>
                  <w:rFonts w:hint="eastAsia"/>
                  <w:color w:val="000000"/>
                </w:rPr>
                <w:delText>删除</w:delText>
              </w:r>
              <w:r w:rsidDel="008605FC">
                <w:rPr>
                  <w:color w:val="000000"/>
                </w:rPr>
                <w:delText>单一持久化对象</w:delText>
              </w:r>
            </w:del>
          </w:p>
        </w:tc>
      </w:tr>
      <w:tr w:rsidR="00694684" w:rsidDel="008605FC">
        <w:trPr>
          <w:del w:id="1173"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74" w:author="曹姝玥" w:date="2015-12-31T18:32:00Z"/>
                <w:color w:val="000000"/>
              </w:rPr>
            </w:pPr>
            <w:del w:id="1175" w:author="曹姝玥" w:date="2015-12-31T18:32:00Z">
              <w:r w:rsidDel="008605FC">
                <w:rPr>
                  <w:rFonts w:hint="eastAsia"/>
                  <w:color w:val="000000"/>
                </w:rPr>
                <w:delText>Institution</w:delText>
              </w:r>
              <w:r w:rsidDel="008605FC">
                <w:rPr>
                  <w:color w:val="000000"/>
                </w:rPr>
                <w:delText>DataService. updateInstitution(InstitutionPO</w:delText>
              </w:r>
              <w:r w:rsidDel="008605FC">
                <w:rPr>
                  <w:rFonts w:hint="eastAsia"/>
                  <w:color w:val="000000"/>
                </w:rPr>
                <w:delText xml:space="preserve"> po</w:delText>
              </w:r>
              <w:r w:rsidDel="008605FC">
                <w:rPr>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76" w:author="曹姝玥" w:date="2015-12-31T18:32:00Z"/>
                <w:color w:val="000000"/>
              </w:rPr>
            </w:pPr>
            <w:del w:id="1177" w:author="曹姝玥" w:date="2015-12-31T18:32:00Z">
              <w:r w:rsidDel="008605FC">
                <w:rPr>
                  <w:rFonts w:hint="eastAsia"/>
                  <w:color w:val="000000"/>
                </w:rPr>
                <w:delText>更新</w:delText>
              </w:r>
              <w:r w:rsidDel="008605FC">
                <w:rPr>
                  <w:color w:val="000000"/>
                </w:rPr>
                <w:delText>单一持久化对象</w:delText>
              </w:r>
            </w:del>
          </w:p>
        </w:tc>
      </w:tr>
      <w:tr w:rsidR="00694684" w:rsidDel="008605FC">
        <w:trPr>
          <w:del w:id="1178"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79" w:author="曹姝玥" w:date="2015-12-31T18:32:00Z"/>
                <w:color w:val="000000"/>
              </w:rPr>
            </w:pPr>
            <w:del w:id="1180" w:author="曹姝玥" w:date="2015-12-31T18:32:00Z">
              <w:r w:rsidDel="008605FC">
                <w:rPr>
                  <w:rFonts w:hint="eastAsia"/>
                  <w:color w:val="000000"/>
                </w:rPr>
                <w:delText>Institution</w:delText>
              </w:r>
              <w:r w:rsidDel="008605FC">
                <w:rPr>
                  <w:color w:val="000000"/>
                </w:rPr>
                <w:delText>DataService. find</w:delText>
              </w:r>
              <w:r w:rsidDel="008605FC">
                <w:rPr>
                  <w:rFonts w:hint="eastAsia"/>
                  <w:color w:val="000000"/>
                </w:rPr>
                <w:delText>AllI</w:delText>
              </w:r>
              <w:r w:rsidDel="008605FC">
                <w:rPr>
                  <w:color w:val="000000"/>
                </w:rPr>
                <w:delText>nstitution()</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81" w:author="曹姝玥" w:date="2015-12-31T18:32:00Z"/>
                <w:color w:val="000000"/>
              </w:rPr>
            </w:pPr>
            <w:del w:id="1182" w:author="曹姝玥" w:date="2015-12-31T18:32:00Z">
              <w:r w:rsidDel="008605FC">
                <w:rPr>
                  <w:rFonts w:hint="eastAsia"/>
                  <w:color w:val="000000"/>
                </w:rPr>
                <w:delText>查找所有</w:delText>
              </w:r>
              <w:r w:rsidDel="008605FC">
                <w:rPr>
                  <w:color w:val="000000"/>
                </w:rPr>
                <w:delText>持久化对象</w:delText>
              </w:r>
            </w:del>
          </w:p>
        </w:tc>
      </w:tr>
    </w:tbl>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commoditybl模块</w:t>
      </w:r>
      <w:bookmarkEnd w:id="668"/>
    </w:p>
    <w:p w:rsidR="00694684" w:rsidRDefault="00BC6B90">
      <w:r>
        <w:rPr>
          <w:rFonts w:cs="宋体" w:hint="eastAsia"/>
        </w:rPr>
        <w:t>（</w:t>
      </w:r>
      <w:r>
        <w:t>1</w:t>
      </w:r>
      <w:r>
        <w:rPr>
          <w:rFonts w:cs="宋体" w:hint="eastAsia"/>
        </w:rPr>
        <w:t>）模块概述</w:t>
      </w:r>
    </w:p>
    <w:p w:rsidR="00694684" w:rsidRDefault="00BC6B90">
      <w:pPr>
        <w:ind w:firstLine="420"/>
      </w:pPr>
      <w:r>
        <w:t>Commodity</w:t>
      </w:r>
      <w:r>
        <w:rPr>
          <w:rFonts w:cs="宋体" w:hint="eastAsia"/>
        </w:rPr>
        <w:t>模块承担的需求参见需求规格说明文档功能需求及相关非功能需求。</w:t>
      </w:r>
    </w:p>
    <w:p w:rsidR="00694684" w:rsidRDefault="00BC6B90">
      <w:pPr>
        <w:ind w:firstLine="420"/>
      </w:pPr>
      <w:r>
        <w:t>Commodity</w:t>
      </w:r>
      <w:r>
        <w:rPr>
          <w:rFonts w:cs="宋体" w:hint="eastAsia"/>
        </w:rPr>
        <w:t>模块的职责及接口参见软件体系结构描述文档表</w:t>
      </w:r>
      <w:r>
        <w:t>15</w:t>
      </w:r>
      <w:r>
        <w:rPr>
          <w:rFonts w:cs="宋体" w:hint="eastAsia"/>
        </w:rPr>
        <w:t>。</w:t>
      </w:r>
    </w:p>
    <w:p w:rsidR="00694684" w:rsidRDefault="00BC6B90">
      <w:r>
        <w:rPr>
          <w:rFonts w:cs="宋体" w:hint="eastAsia"/>
        </w:rPr>
        <w:t>（</w:t>
      </w:r>
      <w:r>
        <w:t>2</w:t>
      </w:r>
      <w:r>
        <w:rPr>
          <w:rFonts w:cs="宋体" w:hint="eastAsia"/>
        </w:rPr>
        <w:t>）整体结构</w:t>
      </w:r>
    </w:p>
    <w:p w:rsidR="00694684" w:rsidRDefault="00BC6B90">
      <w:pPr>
        <w:ind w:left="420" w:firstLine="420"/>
      </w:pPr>
      <w:r>
        <w:rPr>
          <w:rFonts w:cs="宋体" w:hint="eastAsia"/>
        </w:rPr>
        <w:t>根据体系结构的设计，我们将系统分为展示层，业务逻辑层，数据层。每一层之间为了增加灵活性，我们会添加接口。比如展示层和业务逻辑层之间，我们添加</w:t>
      </w:r>
      <w:r>
        <w:t>bussinesslogicservice.commodityblservice.CommodityBLService</w:t>
      </w:r>
      <w:r>
        <w:rPr>
          <w:rFonts w:cs="宋体" w:hint="eastAsia"/>
        </w:rPr>
        <w:t>接口。业务逻辑层和数据层之间添加</w:t>
      </w:r>
      <w:r>
        <w:t>dataservice.salesdataservice.SalesDataService</w:t>
      </w:r>
      <w:r>
        <w:rPr>
          <w:rFonts w:cs="宋体" w:hint="eastAsia"/>
        </w:rPr>
        <w:t>接口。为了隔离业务逻辑职责和逻辑控制职责，我们增加了</w:t>
      </w:r>
      <w:r>
        <w:t>CommodityComtroller</w:t>
      </w:r>
      <w:r>
        <w:rPr>
          <w:rFonts w:cs="宋体" w:hint="eastAsia"/>
        </w:rPr>
        <w:t>，将对库存的业务逻辑委托给</w:t>
      </w:r>
      <w:r>
        <w:t>commodity</w:t>
      </w:r>
      <w:r>
        <w:rPr>
          <w:rFonts w:cs="宋体" w:hint="eastAsia"/>
        </w:rPr>
        <w:t>对象。</w:t>
      </w:r>
      <w:r>
        <w:t>GoodsPO</w:t>
      </w:r>
      <w:r>
        <w:rPr>
          <w:rFonts w:cs="宋体" w:hint="eastAsia"/>
        </w:rPr>
        <w:t>是作为商品信息的持久化对象被添加到设计模型中去的；</w:t>
      </w:r>
      <w:r>
        <w:t>StoragePO</w:t>
      </w:r>
      <w:r>
        <w:rPr>
          <w:rFonts w:cs="宋体" w:hint="eastAsia"/>
        </w:rPr>
        <w:t>则是作为库存信息的持久化对象被添加到设计模型中去的。</w:t>
      </w:r>
    </w:p>
    <w:p w:rsidR="00694684" w:rsidRDefault="00694684"/>
    <w:p w:rsidR="00694684" w:rsidRDefault="00BC6B90">
      <w:pPr>
        <w:pStyle w:val="12"/>
        <w:ind w:firstLineChars="0" w:firstLine="0"/>
        <w:jc w:val="center"/>
      </w:pPr>
      <w:r>
        <w:rPr>
          <w:rFonts w:hint="eastAsia"/>
          <w:b/>
          <w:bCs/>
        </w:rPr>
        <w:t>表</w:t>
      </w:r>
      <w:r>
        <w:rPr>
          <w:rFonts w:hint="eastAsia"/>
          <w:b/>
          <w:bCs/>
        </w:rPr>
        <w:t xml:space="preserve">22 </w:t>
      </w:r>
      <w:r>
        <w:rPr>
          <w:rFonts w:hint="eastAsia"/>
          <w:b/>
          <w:bCs/>
        </w:rPr>
        <w:t>库存管理业务逻辑层详细设计的上下文</w:t>
      </w:r>
    </w:p>
    <w:tbl>
      <w:tblPr>
        <w:tblW w:w="8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2"/>
        <w:gridCol w:w="727"/>
        <w:gridCol w:w="7289"/>
      </w:tblGrid>
      <w:tr w:rsidR="00694684">
        <w:tc>
          <w:tcPr>
            <w:tcW w:w="502" w:type="dxa"/>
            <w:vMerge w:val="restart"/>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rPr>
              <w:t>输</w:t>
            </w:r>
            <w:r>
              <w:rPr>
                <w:rFonts w:ascii="宋体" w:hAnsi="宋体" w:cs="宋体" w:hint="eastAsia"/>
              </w:rPr>
              <w:lastRenderedPageBreak/>
              <w:t>入</w:t>
            </w:r>
          </w:p>
        </w:tc>
        <w:tc>
          <w:tcPr>
            <w:tcW w:w="727" w:type="dxa"/>
            <w:tcBorders>
              <w:top w:val="single" w:sz="12"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rPr>
              <w:lastRenderedPageBreak/>
              <w:t>需求</w:t>
            </w:r>
          </w:p>
        </w:tc>
        <w:tc>
          <w:tcPr>
            <w:tcW w:w="7289" w:type="dxa"/>
            <w:tcBorders>
              <w:top w:val="single" w:sz="12"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宋体" w:hint="eastAsia"/>
              </w:rPr>
              <w:t>参见：软件用例描述文档中的用例</w:t>
            </w:r>
            <w:r>
              <w:rPr>
                <w:rFonts w:ascii="Calibri" w:hAnsi="Calibri" w:cs="Calibri"/>
              </w:rPr>
              <w:t>13</w:t>
            </w:r>
            <w:r>
              <w:rPr>
                <w:rFonts w:ascii="Calibri" w:hAnsi="Calibri" w:cs="宋体" w:hint="eastAsia"/>
              </w:rPr>
              <w:t>至用例</w:t>
            </w:r>
            <w:r>
              <w:rPr>
                <w:rFonts w:ascii="Calibri" w:hAnsi="Calibri" w:cs="Calibri"/>
              </w:rPr>
              <w:t>18</w:t>
            </w:r>
          </w:p>
          <w:p w:rsidR="00694684" w:rsidRDefault="00BC6B90">
            <w:pPr>
              <w:rPr>
                <w:rFonts w:ascii="Calibri" w:hAnsi="Calibri" w:cs="Calibri"/>
              </w:rPr>
            </w:pPr>
            <w:r>
              <w:rPr>
                <w:rFonts w:ascii="Calibri" w:hAnsi="Calibri" w:cs="Calibri"/>
              </w:rPr>
              <w:lastRenderedPageBreak/>
              <w:t xml:space="preserve">      </w:t>
            </w:r>
            <w:r>
              <w:rPr>
                <w:rFonts w:ascii="Calibri" w:hAnsi="Calibri" w:cs="宋体" w:hint="eastAsia"/>
              </w:rPr>
              <w:t>软件需求规格文档中的</w:t>
            </w:r>
            <w:r>
              <w:rPr>
                <w:rFonts w:ascii="Calibri" w:hAnsi="Calibri" w:cs="Calibri"/>
              </w:rPr>
              <w:t>3.2</w:t>
            </w:r>
            <w:r>
              <w:rPr>
                <w:rFonts w:ascii="Calibri" w:hAnsi="Calibri" w:cs="宋体" w:hint="eastAsia"/>
              </w:rPr>
              <w:t>节及</w:t>
            </w:r>
            <w:r>
              <w:rPr>
                <w:rFonts w:ascii="Calibri" w:hAnsi="Calibri" w:cs="Calibri"/>
              </w:rPr>
              <w:t>3.3</w:t>
            </w:r>
            <w:r>
              <w:rPr>
                <w:rFonts w:ascii="Calibri" w:hAnsi="Calibri" w:cs="宋体" w:hint="eastAsia"/>
              </w:rPr>
              <w:t>节</w:t>
            </w:r>
          </w:p>
        </w:tc>
      </w:tr>
      <w:tr w:rsidR="00694684">
        <w:trPr>
          <w:trHeight w:val="2682"/>
        </w:trPr>
        <w:tc>
          <w:tcPr>
            <w:tcW w:w="502" w:type="dxa"/>
            <w:vMerge/>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694684">
            <w:pPr>
              <w:rPr>
                <w:sz w:val="20"/>
                <w:szCs w:val="20"/>
              </w:rPr>
            </w:pPr>
          </w:p>
        </w:tc>
        <w:tc>
          <w:tcPr>
            <w:tcW w:w="727" w:type="dxa"/>
            <w:tcBorders>
              <w:top w:val="single" w:sz="4"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rPr>
              <w:t>体系结构</w:t>
            </w:r>
          </w:p>
        </w:tc>
        <w:tc>
          <w:tcPr>
            <w:tcW w:w="7289"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Calibri"/>
              </w:rPr>
              <w:t>//</w:t>
            </w:r>
            <w:r>
              <w:rPr>
                <w:rFonts w:ascii="Calibri" w:hAnsi="Calibri" w:cs="宋体" w:hint="eastAsia"/>
              </w:rPr>
              <w:t>被</w:t>
            </w:r>
            <w:r>
              <w:rPr>
                <w:rFonts w:ascii="Calibri" w:hAnsi="Calibri" w:cs="Calibri"/>
              </w:rPr>
              <w:t>Presentation</w:t>
            </w:r>
            <w:r>
              <w:rPr>
                <w:rFonts w:ascii="Calibri" w:hAnsi="Calibri" w:cs="宋体" w:hint="eastAsia"/>
              </w:rPr>
              <w:t>层调用的接口</w:t>
            </w:r>
          </w:p>
          <w:p w:rsidR="00694684" w:rsidRDefault="00BC6B90">
            <w:pPr>
              <w:rPr>
                <w:rFonts w:ascii="Calibri" w:hAnsi="Calibri" w:cs="Calibri"/>
              </w:rPr>
            </w:pPr>
            <w:r>
              <w:rPr>
                <w:rFonts w:ascii="Calibri" w:hAnsi="Calibri" w:cs="Calibri"/>
              </w:rPr>
              <w:t>public interface CommodityBLService {</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获得仓库</w:t>
            </w:r>
            <w:r>
              <w:rPr>
                <w:rFonts w:ascii="Calibri" w:hAnsi="Calibri" w:cs="Calibri"/>
              </w:rPr>
              <w:t>id</w:t>
            </w:r>
            <w:r>
              <w:rPr>
                <w:rFonts w:ascii="Calibri" w:hAnsi="Calibri" w:cs="宋体" w:hint="eastAsia"/>
              </w:rPr>
              <w:t>号</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getStorageId();</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盘点界面得到当天各区快递信息</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ArrayList&lt;ExpressInfoVO&gt; stockTaking();</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向外部导出</w:t>
            </w:r>
            <w:r>
              <w:rPr>
                <w:rFonts w:ascii="Calibri" w:hAnsi="Calibri" w:cs="Calibri"/>
              </w:rPr>
              <w:t>Excel</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exportExcel();</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修改警戒比例</w:t>
            </w:r>
          </w:p>
          <w:p w:rsidR="00694684" w:rsidRDefault="00BC6B90">
            <w:pPr>
              <w:rPr>
                <w:rFonts w:ascii="Calibri" w:hAnsi="Calibri" w:cs="Calibri"/>
              </w:rPr>
            </w:pPr>
            <w:r>
              <w:rPr>
                <w:rFonts w:ascii="Calibri" w:hAnsi="Calibri" w:cs="Calibri"/>
              </w:rPr>
              <w:tab/>
              <w:t xml:space="preserve"> * @param alarmScale</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changeAlarmScale(double alarmScale);</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库存查看界面得到一段时间内的库存信息</w:t>
            </w:r>
          </w:p>
          <w:p w:rsidR="00694684" w:rsidRDefault="00BC6B90">
            <w:pPr>
              <w:rPr>
                <w:rFonts w:ascii="Calibri" w:hAnsi="Calibri" w:cs="Calibri"/>
              </w:rPr>
            </w:pPr>
            <w:r>
              <w:rPr>
                <w:rFonts w:ascii="Calibri" w:hAnsi="Calibri" w:cs="Calibri"/>
              </w:rPr>
              <w:tab/>
              <w:t xml:space="preserve"> * @return </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ArrayList&lt;StorageInfoVO&gt; checkStorageMessage();</w:t>
            </w:r>
          </w:p>
          <w:p w:rsidR="00694684" w:rsidRDefault="00BC6B90">
            <w:pPr>
              <w:rPr>
                <w:rFonts w:ascii="Calibri" w:hAnsi="Calibri" w:cs="Calibri"/>
              </w:rPr>
            </w:pPr>
            <w:r>
              <w:rPr>
                <w:rFonts w:ascii="Calibri" w:hAnsi="Calibri" w:cs="Calibri"/>
              </w:rPr>
              <w:tab/>
              <w:t>public StorageNumVO getStorageNum(long startTime,long endTime);</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商品数量超出报警值，实现库存报警</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boolean alarm ();</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对货物进行库存分区，调整各区的库存分配</w:t>
            </w:r>
          </w:p>
          <w:p w:rsidR="00694684" w:rsidRDefault="00BC6B90">
            <w:pPr>
              <w:rPr>
                <w:rFonts w:ascii="Calibri" w:hAnsi="Calibri" w:cs="Calibri"/>
              </w:rPr>
            </w:pPr>
            <w:r>
              <w:rPr>
                <w:rFonts w:ascii="Calibri" w:hAnsi="Calibri" w:cs="Calibri"/>
              </w:rPr>
              <w:tab/>
              <w:t xml:space="preserve"> * @param gpo</w:t>
            </w:r>
          </w:p>
          <w:p w:rsidR="00694684" w:rsidRDefault="00BC6B90">
            <w:pPr>
              <w:rPr>
                <w:rFonts w:ascii="Calibri" w:hAnsi="Calibri" w:cs="Calibri"/>
              </w:rPr>
            </w:pPr>
            <w:r>
              <w:rPr>
                <w:rFonts w:ascii="Calibri" w:hAnsi="Calibri" w:cs="Calibri"/>
              </w:rPr>
              <w:tab/>
              <w:t xml:space="preserve"> * @param spo</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divide (GoodsPO gpo, StoragePO spo);</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lastRenderedPageBreak/>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结束库存操作</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endCommodityManagement();</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供接口，提供修改库存信息</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changeStorageInInfo(ArrayList&lt;SheetVO&gt; svolist);</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供接口，提供库存信息初始化</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initStorageInfo(StorageInitVO sivo);</w:t>
            </w:r>
          </w:p>
          <w:p w:rsidR="00694684" w:rsidRDefault="00BC6B90">
            <w:pPr>
              <w:rPr>
                <w:rFonts w:ascii="Calibri" w:hAnsi="Calibri" w:cs="Calibri"/>
              </w:rPr>
            </w:pPr>
            <w:r>
              <w:rPr>
                <w:rFonts w:ascii="Calibri" w:hAnsi="Calibri" w:cs="Calibri"/>
              </w:rPr>
              <w:t>}</w:t>
            </w:r>
          </w:p>
          <w:p w:rsidR="00694684" w:rsidRDefault="00BC6B90">
            <w:pPr>
              <w:rPr>
                <w:rFonts w:ascii="Calibri" w:hAnsi="Calibri" w:cs="Calibri"/>
              </w:rPr>
            </w:pPr>
            <w:r>
              <w:rPr>
                <w:rFonts w:ascii="Calibri" w:hAnsi="Calibri" w:cs="Calibri"/>
              </w:rPr>
              <w:t>//</w:t>
            </w:r>
            <w:r>
              <w:rPr>
                <w:rFonts w:ascii="Calibri" w:hAnsi="Calibri" w:cs="宋体" w:hint="eastAsia"/>
              </w:rPr>
              <w:t>调用</w:t>
            </w:r>
            <w:r>
              <w:rPr>
                <w:rFonts w:ascii="Calibri" w:hAnsi="Calibri" w:cs="Calibri"/>
              </w:rPr>
              <w:t>DataService</w:t>
            </w:r>
            <w:r>
              <w:rPr>
                <w:rFonts w:ascii="Calibri" w:hAnsi="Calibri" w:cs="宋体" w:hint="eastAsia"/>
              </w:rPr>
              <w:t>层的接口</w:t>
            </w:r>
          </w:p>
          <w:p w:rsidR="00694684" w:rsidRDefault="00BC6B90">
            <w:pPr>
              <w:rPr>
                <w:rFonts w:ascii="Calibri" w:hAnsi="Calibri" w:cs="Calibri"/>
              </w:rPr>
            </w:pPr>
            <w:r>
              <w:rPr>
                <w:rFonts w:ascii="Calibri" w:hAnsi="Calibri" w:cs="Calibri"/>
              </w:rPr>
              <w:t>public interface CommodityDataService {</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根据</w:t>
            </w:r>
            <w:r>
              <w:rPr>
                <w:rFonts w:ascii="Calibri" w:hAnsi="Calibri" w:cs="Calibri"/>
              </w:rPr>
              <w:t>id</w:t>
            </w:r>
            <w:r>
              <w:rPr>
                <w:rFonts w:ascii="Calibri" w:hAnsi="Calibri" w:cs="宋体" w:hint="eastAsia"/>
              </w:rPr>
              <w:t>返回</w:t>
            </w:r>
            <w:r>
              <w:rPr>
                <w:rFonts w:ascii="Calibri" w:hAnsi="Calibri" w:cs="Calibri"/>
              </w:rPr>
              <w:t>GoodsPO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GoodsPO findGoodsPO(long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根据</w:t>
            </w:r>
            <w:r>
              <w:rPr>
                <w:rFonts w:ascii="Calibri" w:hAnsi="Calibri" w:cs="Calibri"/>
              </w:rPr>
              <w:t>id</w:t>
            </w:r>
            <w:r>
              <w:rPr>
                <w:rFonts w:ascii="Calibri" w:hAnsi="Calibri" w:cs="宋体" w:hint="eastAsia"/>
              </w:rPr>
              <w:t>返回</w:t>
            </w:r>
            <w:r>
              <w:rPr>
                <w:rFonts w:ascii="Calibri" w:hAnsi="Calibri" w:cs="Calibri"/>
              </w:rPr>
              <w:t>StoragePO</w:t>
            </w:r>
          </w:p>
          <w:p w:rsidR="00694684" w:rsidRDefault="00BC6B90">
            <w:pPr>
              <w:rPr>
                <w:rFonts w:ascii="Calibri" w:hAnsi="Calibri" w:cs="Calibri"/>
              </w:rPr>
            </w:pPr>
            <w:r>
              <w:rPr>
                <w:rFonts w:ascii="Calibri" w:hAnsi="Calibri" w:cs="Calibri"/>
              </w:rPr>
              <w:tab/>
              <w:t xml:space="preserve"> * @param id</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StoragePO findStoragePO(long id)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根据</w:t>
            </w:r>
            <w:r>
              <w:rPr>
                <w:rFonts w:ascii="Calibri" w:hAnsi="Calibri" w:cs="Calibri"/>
              </w:rPr>
              <w:t>type</w:t>
            </w:r>
            <w:r>
              <w:rPr>
                <w:rFonts w:ascii="Calibri" w:hAnsi="Calibri" w:cs="宋体" w:hint="eastAsia"/>
              </w:rPr>
              <w:t>返回一组</w:t>
            </w:r>
            <w:r>
              <w:rPr>
                <w:rFonts w:ascii="Calibri" w:hAnsi="Calibri" w:cs="Calibri"/>
              </w:rPr>
              <w:t>GoodsPO</w:t>
            </w:r>
          </w:p>
          <w:p w:rsidR="00694684" w:rsidRDefault="00BC6B90">
            <w:pPr>
              <w:rPr>
                <w:rFonts w:ascii="Calibri" w:hAnsi="Calibri" w:cs="Calibri"/>
              </w:rPr>
            </w:pPr>
            <w:r>
              <w:rPr>
                <w:rFonts w:ascii="Calibri" w:hAnsi="Calibri" w:cs="Calibri"/>
              </w:rPr>
              <w:tab/>
              <w:t xml:space="preserve"> * @param type</w:t>
            </w:r>
          </w:p>
          <w:p w:rsidR="00694684" w:rsidRDefault="00BC6B90">
            <w:pPr>
              <w:rPr>
                <w:rFonts w:ascii="Calibri" w:hAnsi="Calibri" w:cs="Calibri"/>
              </w:rPr>
            </w:pPr>
            <w:r>
              <w:rPr>
                <w:rFonts w:ascii="Calibri" w:hAnsi="Calibri" w:cs="Calibri"/>
              </w:rPr>
              <w:tab/>
              <w:t xml:space="preserve"> * @return</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ArrayList&lt;GoodsPO&gt; finds(GoodsType type)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lastRenderedPageBreak/>
              <w:tab/>
              <w:t xml:space="preserve"> * </w:t>
            </w:r>
            <w:r>
              <w:rPr>
                <w:rFonts w:ascii="Calibri" w:hAnsi="Calibri" w:cs="宋体" w:hint="eastAsia"/>
              </w:rPr>
              <w:t>在数据库中增加一个</w:t>
            </w:r>
            <w:r>
              <w:rPr>
                <w:rFonts w:ascii="Calibri" w:hAnsi="Calibri" w:cs="Calibri"/>
              </w:rPr>
              <w:t>GoodsPO</w:t>
            </w:r>
            <w:r>
              <w:rPr>
                <w:rFonts w:ascii="Calibri" w:hAnsi="Calibri" w:cs="宋体" w:hint="eastAsia"/>
              </w:rPr>
              <w:t>记录</w:t>
            </w:r>
          </w:p>
          <w:p w:rsidR="00694684" w:rsidRDefault="00BC6B90">
            <w:pPr>
              <w:rPr>
                <w:rFonts w:ascii="Calibri" w:hAnsi="Calibri" w:cs="Calibri"/>
              </w:rPr>
            </w:pPr>
            <w:r>
              <w:rPr>
                <w:rFonts w:ascii="Calibri" w:hAnsi="Calibri" w:cs="Calibri"/>
              </w:rPr>
              <w:tab/>
              <w:t xml:space="preserve"> * @param gpo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insert(GoodsPO gpo)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在数据库中增加一个</w:t>
            </w:r>
            <w:r>
              <w:rPr>
                <w:rFonts w:ascii="Calibri" w:hAnsi="Calibri" w:cs="Calibri"/>
              </w:rPr>
              <w:t>StoragePO</w:t>
            </w:r>
            <w:r>
              <w:rPr>
                <w:rFonts w:ascii="Calibri" w:hAnsi="Calibri" w:cs="宋体" w:hint="eastAsia"/>
              </w:rPr>
              <w:t>记录</w:t>
            </w:r>
          </w:p>
          <w:p w:rsidR="00694684" w:rsidRDefault="00BC6B90">
            <w:pPr>
              <w:rPr>
                <w:rFonts w:ascii="Calibri" w:hAnsi="Calibri" w:cs="Calibri"/>
              </w:rPr>
            </w:pPr>
            <w:r>
              <w:rPr>
                <w:rFonts w:ascii="Calibri" w:hAnsi="Calibri" w:cs="Calibri"/>
              </w:rPr>
              <w:tab/>
              <w:t xml:space="preserve"> * @param spo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insert(StoragePO spo)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更新一个</w:t>
            </w:r>
            <w:r>
              <w:rPr>
                <w:rFonts w:ascii="Calibri" w:hAnsi="Calibri" w:cs="Calibri"/>
              </w:rPr>
              <w:t>GoodsPO</w:t>
            </w:r>
          </w:p>
          <w:p w:rsidR="00694684" w:rsidRDefault="00BC6B90">
            <w:pPr>
              <w:rPr>
                <w:rFonts w:ascii="Calibri" w:hAnsi="Calibri" w:cs="Calibri"/>
              </w:rPr>
            </w:pPr>
            <w:r>
              <w:rPr>
                <w:rFonts w:ascii="Calibri" w:hAnsi="Calibri" w:cs="Calibri"/>
              </w:rPr>
              <w:tab/>
              <w:t xml:space="preserve"> * @param gpo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update(GoodsPO gpo)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更新一个</w:t>
            </w:r>
            <w:r>
              <w:rPr>
                <w:rFonts w:ascii="Calibri" w:hAnsi="Calibri" w:cs="Calibri"/>
              </w:rPr>
              <w:t>StoragePO</w:t>
            </w:r>
          </w:p>
          <w:p w:rsidR="00694684" w:rsidRDefault="00BC6B90">
            <w:pPr>
              <w:rPr>
                <w:rFonts w:ascii="Calibri" w:hAnsi="Calibri" w:cs="Calibri"/>
              </w:rPr>
            </w:pPr>
            <w:r>
              <w:rPr>
                <w:rFonts w:ascii="Calibri" w:hAnsi="Calibri" w:cs="Calibri"/>
              </w:rPr>
              <w:tab/>
              <w:t xml:space="preserve"> * @param spo</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update(StoragePO spo) throws RemoteException;</w:t>
            </w:r>
          </w:p>
          <w:p w:rsidR="00694684" w:rsidRDefault="00BC6B90">
            <w:pPr>
              <w:rPr>
                <w:rFonts w:ascii="Calibri" w:hAnsi="Calibri" w:cs="Calibri"/>
              </w:rPr>
            </w:pPr>
            <w:r>
              <w:rPr>
                <w:rFonts w:ascii="Calibri" w:hAnsi="Calibri" w:cs="Calibri"/>
              </w:rPr>
              <w:tab/>
            </w:r>
          </w:p>
          <w:p w:rsidR="00694684" w:rsidRDefault="00BC6B90">
            <w:pPr>
              <w:rPr>
                <w:rFonts w:ascii="Calibri" w:hAnsi="Calibri" w:cs="Calibri"/>
              </w:rPr>
            </w:pPr>
            <w:r>
              <w:rPr>
                <w:rFonts w:ascii="Calibri" w:hAnsi="Calibri" w:cs="Calibri"/>
              </w:rPr>
              <w:tab/>
              <w:t>/**</w:t>
            </w:r>
          </w:p>
          <w:p w:rsidR="00694684" w:rsidRDefault="00BC6B90">
            <w:pPr>
              <w:rPr>
                <w:rFonts w:ascii="Calibri" w:hAnsi="Calibri" w:cs="Calibri"/>
              </w:rPr>
            </w:pPr>
            <w:r>
              <w:rPr>
                <w:rFonts w:ascii="Calibri" w:hAnsi="Calibri" w:cs="Calibri"/>
              </w:rPr>
              <w:tab/>
              <w:t xml:space="preserve"> * </w:t>
            </w:r>
            <w:r>
              <w:rPr>
                <w:rFonts w:ascii="Calibri" w:hAnsi="Calibri" w:cs="宋体" w:hint="eastAsia"/>
              </w:rPr>
              <w:t>结束持久化数据库的使用</w:t>
            </w:r>
          </w:p>
          <w:p w:rsidR="00694684" w:rsidRDefault="00BC6B90">
            <w:pPr>
              <w:rPr>
                <w:rFonts w:ascii="Calibri" w:hAnsi="Calibri" w:cs="Calibri"/>
              </w:rPr>
            </w:pPr>
            <w:r>
              <w:rPr>
                <w:rFonts w:ascii="Calibri" w:hAnsi="Calibri" w:cs="Calibri"/>
              </w:rPr>
              <w:tab/>
              <w:t xml:space="preserve"> * @throws RemoteException</w:t>
            </w:r>
          </w:p>
          <w:p w:rsidR="00694684" w:rsidRDefault="00BC6B90">
            <w:pPr>
              <w:rPr>
                <w:rFonts w:ascii="Calibri" w:hAnsi="Calibri" w:cs="Calibri"/>
              </w:rPr>
            </w:pPr>
            <w:r>
              <w:rPr>
                <w:rFonts w:ascii="Calibri" w:hAnsi="Calibri" w:cs="Calibri"/>
              </w:rPr>
              <w:tab/>
              <w:t xml:space="preserve"> */</w:t>
            </w:r>
          </w:p>
          <w:p w:rsidR="00694684" w:rsidRDefault="00BC6B90">
            <w:pPr>
              <w:rPr>
                <w:rFonts w:ascii="Calibri" w:hAnsi="Calibri" w:cs="Calibri"/>
              </w:rPr>
            </w:pPr>
            <w:r>
              <w:rPr>
                <w:rFonts w:ascii="Calibri" w:hAnsi="Calibri" w:cs="Calibri"/>
              </w:rPr>
              <w:tab/>
              <w:t>public void finish() throws RemoteException;</w:t>
            </w:r>
          </w:p>
          <w:p w:rsidR="00694684" w:rsidRDefault="00BC6B90">
            <w:pPr>
              <w:rPr>
                <w:rFonts w:ascii="Calibri" w:hAnsi="Calibri" w:cs="Calibri"/>
              </w:rPr>
            </w:pPr>
            <w:r>
              <w:rPr>
                <w:rFonts w:ascii="Calibri" w:hAnsi="Calibri" w:cs="Calibri"/>
              </w:rPr>
              <w:t>}</w:t>
            </w:r>
          </w:p>
        </w:tc>
      </w:tr>
      <w:tr w:rsidR="00694684">
        <w:trPr>
          <w:trHeight w:val="3057"/>
        </w:trPr>
        <w:tc>
          <w:tcPr>
            <w:tcW w:w="502" w:type="dxa"/>
            <w:tcBorders>
              <w:top w:val="single" w:sz="4" w:space="0" w:color="auto"/>
              <w:left w:val="single" w:sz="4" w:space="0" w:color="auto"/>
              <w:bottom w:val="single" w:sz="12"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rPr>
              <w:lastRenderedPageBreak/>
              <w:t>输出</w:t>
            </w:r>
          </w:p>
        </w:tc>
        <w:tc>
          <w:tcPr>
            <w:tcW w:w="727" w:type="dxa"/>
            <w:tcBorders>
              <w:top w:val="single" w:sz="4" w:space="0" w:color="auto"/>
              <w:left w:val="single" w:sz="4" w:space="0" w:color="auto"/>
              <w:bottom w:val="single" w:sz="12"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rPr>
              <w:t>类图</w:t>
            </w:r>
          </w:p>
        </w:tc>
        <w:tc>
          <w:tcPr>
            <w:tcW w:w="7289" w:type="dxa"/>
            <w:tcBorders>
              <w:top w:val="single" w:sz="4" w:space="0" w:color="auto"/>
              <w:left w:val="single" w:sz="4" w:space="0" w:color="auto"/>
              <w:bottom w:val="single" w:sz="12" w:space="0" w:color="auto"/>
              <w:right w:val="single" w:sz="4" w:space="0" w:color="auto"/>
            </w:tcBorders>
            <w:shd w:val="clear" w:color="auto" w:fill="auto"/>
          </w:tcPr>
          <w:p w:rsidR="00694684" w:rsidRDefault="00BC6B90">
            <w:pPr>
              <w:rPr>
                <w:rFonts w:ascii="Calibri" w:hAnsi="Calibri" w:cs="Calibri"/>
              </w:rPr>
            </w:pPr>
            <w:r>
              <w:rPr>
                <w:rFonts w:ascii="Calibri" w:hAnsi="Calibri" w:cs="Calibri"/>
                <w:noProof/>
              </w:rPr>
              <w:drawing>
                <wp:inline distT="0" distB="0" distL="114300" distR="114300">
                  <wp:extent cx="4295775" cy="2790825"/>
                  <wp:effectExtent l="0" t="0" r="9525" b="9525"/>
                  <wp:docPr id="67" name="图片 67"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库存详细设计类图"/>
                          <pic:cNvPicPr>
                            <a:picLocks noChangeAspect="1"/>
                          </pic:cNvPicPr>
                        </pic:nvPicPr>
                        <pic:blipFill>
                          <a:blip r:embed="rId72" r:link="rId9" cstate="print"/>
                          <a:srcRect/>
                          <a:stretch>
                            <a:fillRect/>
                          </a:stretch>
                        </pic:blipFill>
                        <pic:spPr>
                          <a:xfrm>
                            <a:off x="0" y="0"/>
                            <a:ext cx="4295775" cy="2790825"/>
                          </a:xfrm>
                          <a:prstGeom prst="rect">
                            <a:avLst/>
                          </a:prstGeom>
                          <a:noFill/>
                          <a:ln w="9525">
                            <a:noFill/>
                            <a:miter/>
                          </a:ln>
                        </pic:spPr>
                      </pic:pic>
                    </a:graphicData>
                  </a:graphic>
                </wp:inline>
              </w:drawing>
            </w:r>
          </w:p>
        </w:tc>
      </w:tr>
    </w:tbl>
    <w:p w:rsidR="00694684" w:rsidRDefault="00694684"/>
    <w:p w:rsidR="00694684" w:rsidRDefault="00694684"/>
    <w:p w:rsidR="00694684" w:rsidRDefault="00BC6B90">
      <w:r>
        <w:rPr>
          <w:rFonts w:cs="宋体" w:hint="eastAsia"/>
          <w:szCs w:val="20"/>
        </w:rPr>
        <w:t>（</w:t>
      </w:r>
      <w:r>
        <w:rPr>
          <w:szCs w:val="20"/>
        </w:rPr>
        <w:t>3</w:t>
      </w:r>
      <w:r>
        <w:rPr>
          <w:rFonts w:cs="宋体" w:hint="eastAsia"/>
          <w:szCs w:val="20"/>
        </w:rPr>
        <w:t>）模块内部类的接口规范</w:t>
      </w:r>
    </w:p>
    <w:p w:rsidR="00694684" w:rsidRDefault="00BC6B90">
      <w:pPr>
        <w:jc w:val="center"/>
        <w:rPr>
          <w:rFonts w:ascii="黑体" w:eastAsia="黑体" w:hAnsi="宋体" w:cs="黑体"/>
          <w:b/>
          <w:bCs/>
        </w:rPr>
      </w:pPr>
      <w:r>
        <w:rPr>
          <w:rFonts w:ascii="宋体" w:hAnsi="宋体" w:cs="宋体" w:hint="eastAsia"/>
          <w:b/>
          <w:bCs/>
        </w:rPr>
        <w:t>表23 commodityController模块的接口规范</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getStorageId</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rPr>
              <w:t>public void getStorageId();</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已创建一个commodity领域对象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调用commodity领域对象的</w:t>
            </w:r>
            <w:r>
              <w:rPr>
                <w:color w:val="000000"/>
              </w:rPr>
              <w:t>getStorageId</w:t>
            </w:r>
            <w:r>
              <w:rPr>
                <w:rFonts w:cs="宋体" w:hint="eastAsia"/>
                <w:color w:val="000000"/>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stockTaking</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rPr>
              <w:t xml:space="preserve">public </w:t>
            </w:r>
            <w:r>
              <w:rPr>
                <w:color w:val="000000"/>
              </w:rPr>
              <w:t>ArrayList&lt;ExpressInfoVO&gt;</w:t>
            </w:r>
            <w:r>
              <w:rPr>
                <w:rFonts w:eastAsia="Times New Roman"/>
                <w:color w:val="000000"/>
              </w:rPr>
              <w:t xml:space="preserve"> </w:t>
            </w:r>
            <w:r>
              <w:rPr>
                <w:color w:val="000000"/>
              </w:rPr>
              <w:t>stockTaking()</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已创建一个commodity领域对象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调用commodity领域对象的</w:t>
            </w:r>
            <w:r>
              <w:rPr>
                <w:color w:val="000000"/>
              </w:rPr>
              <w:t>stockTaking</w:t>
            </w:r>
            <w:r>
              <w:rPr>
                <w:rFonts w:cs="宋体" w:hint="eastAsia"/>
                <w:color w:val="000000"/>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exportExcel</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 xml:space="preserve">public </w:t>
            </w:r>
            <w:r>
              <w:rPr>
                <w:color w:val="000000"/>
              </w:rPr>
              <w:t>void exportExcel</w:t>
            </w:r>
            <w:r>
              <w:rPr>
                <w:rFonts w:eastAsia="Times New Roman"/>
                <w:color w:val="000000"/>
              </w:rPr>
              <w:t xml:space="preserve"> ()</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已创建一个commodity领域对象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调用commodity领域对象的</w:t>
            </w:r>
            <w:r>
              <w:rPr>
                <w:color w:val="000000"/>
              </w:rPr>
              <w:t>exportExcel</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changeAlarmScale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changeAlarmScale</w:t>
            </w:r>
            <w:r>
              <w:rPr>
                <w:rFonts w:eastAsia="Times New Roman"/>
                <w:color w:val="000000"/>
              </w:rPr>
              <w:t xml:space="preserve"> (</w:t>
            </w:r>
            <w:r>
              <w:rPr>
                <w:color w:val="000000"/>
              </w:rPr>
              <w:t>double alarmScale</w:t>
            </w:r>
            <w:r>
              <w:rPr>
                <w:rFonts w:eastAsia="Times New Roman"/>
                <w:color w:val="000000"/>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已创建一个commodity领域对象，并且输入符合输入规则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调用commodity领域对象的</w:t>
            </w:r>
            <w:r>
              <w:rPr>
                <w:color w:val="000000"/>
              </w:rPr>
              <w:t>changeAlarmScale</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checkStorageMessage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ublic</w:t>
            </w:r>
            <w:r>
              <w:rPr>
                <w:color w:val="000000"/>
              </w:rPr>
              <w:t xml:space="preserve"> </w:t>
            </w:r>
            <w:r>
              <w:rPr>
                <w:rFonts w:eastAsia="Times New Roman"/>
                <w:color w:val="000000"/>
              </w:rPr>
              <w:t xml:space="preserve">ArrayList&lt;StorageInfoVO&gt; </w:t>
            </w:r>
            <w:r>
              <w:rPr>
                <w:color w:val="000000"/>
              </w:rPr>
              <w:t>checkStorageMessage</w:t>
            </w:r>
            <w:r>
              <w:rPr>
                <w:rFonts w:eastAsia="Times New Roman"/>
                <w:color w:val="000000"/>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w:t>
            </w:r>
            <w:r>
              <w:rPr>
                <w:rFonts w:ascii="宋体" w:hAnsi="宋体" w:cs="宋体" w:hint="eastAsia"/>
                <w:color w:val="000000"/>
              </w:rPr>
              <w:lastRenderedPageBreak/>
              <w:t>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lastRenderedPageBreak/>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rPr>
              <w:t>调用commodity领域对象的</w:t>
            </w:r>
            <w:r>
              <w:rPr>
                <w:color w:val="000000"/>
                <w:sz w:val="21"/>
              </w:rPr>
              <w:t>checkStorageMessage</w:t>
            </w:r>
            <w:r>
              <w:rPr>
                <w:rFonts w:cs="宋体" w:hint="eastAsia"/>
                <w:color w:val="000000"/>
                <w:sz w:val="21"/>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getStorageNum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StoragePO getStorageNum(long startTime,long endTime)</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已创建一个commodity领域对象，并且输入符合输入规则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rPr>
              <w:t>调用commodity领域对象的</w:t>
            </w:r>
            <w:r>
              <w:rPr>
                <w:color w:val="000000"/>
                <w:sz w:val="21"/>
              </w:rPr>
              <w:t>getStorageNum</w:t>
            </w:r>
            <w:r>
              <w:rPr>
                <w:rFonts w:cs="宋体" w:hint="eastAsia"/>
                <w:color w:val="000000"/>
                <w:sz w:val="21"/>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alarm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alarm</w:t>
            </w:r>
            <w:r>
              <w:rPr>
                <w:rFonts w:eastAsia="Times New Roman"/>
                <w:color w:val="000000"/>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调用commodity领域对象的</w:t>
            </w:r>
            <w:r>
              <w:rPr>
                <w:color w:val="000000"/>
              </w:rPr>
              <w:t>alarm</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divide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divide</w:t>
            </w:r>
            <w:r>
              <w:rPr>
                <w:rFonts w:eastAsia="Times New Roman"/>
                <w:color w:val="000000"/>
              </w:rPr>
              <w:t xml:space="preserve"> (</w:t>
            </w:r>
            <w:r>
              <w:rPr>
                <w:color w:val="000000"/>
              </w:rPr>
              <w:t>GoodsPO gpo</w:t>
            </w:r>
            <w:r>
              <w:rPr>
                <w:rFonts w:cs="宋体" w:hint="eastAsia"/>
                <w:color w:val="000000"/>
              </w:rPr>
              <w:t>，</w:t>
            </w:r>
            <w:r>
              <w:rPr>
                <w:color w:val="000000"/>
              </w:rPr>
              <w:t>StoragePO spo</w:t>
            </w:r>
            <w:r>
              <w:rPr>
                <w:rFonts w:eastAsia="Times New Roman"/>
                <w:color w:val="000000"/>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已创建一个commodity领域对象，并且输入符合输入规则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调用commodity领域对象的</w:t>
            </w:r>
            <w:r>
              <w:rPr>
                <w:color w:val="000000"/>
              </w:rPr>
              <w:t>divide</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endCommodityManagement</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endCommodityManagement()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调用commodity领域对象的</w:t>
            </w:r>
            <w:r>
              <w:rPr>
                <w:color w:val="000000"/>
              </w:rPr>
              <w:t>endCommodityManagement</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changeStorageInInfo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changeStorageInInfo(ArrayList&lt;SheetVO&gt; svolist);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调用commodity领域对象的</w:t>
            </w:r>
            <w:r>
              <w:rPr>
                <w:color w:val="000000"/>
              </w:rPr>
              <w:t>changeStorageInInfo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initStorageInfo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initStorageInfo(StorageInitVO sivo);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调用commodity领域对象的</w:t>
            </w:r>
            <w:r>
              <w:rPr>
                <w:color w:val="000000"/>
              </w:rPr>
              <w:t>initStorageInfo</w:t>
            </w:r>
            <w:r>
              <w:rPr>
                <w:rFonts w:cs="宋体" w:hint="eastAsia"/>
                <w:color w:val="000000"/>
              </w:rPr>
              <w:t>方法</w:t>
            </w:r>
          </w:p>
        </w:tc>
      </w:tr>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rPr>
              <w:t>需要的服务（需接口）</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Commodity.</w:t>
            </w:r>
            <w:r>
              <w:rPr>
                <w:color w:val="000000"/>
                <w:szCs w:val="20"/>
              </w:rPr>
              <w:t xml:space="preserve"> </w:t>
            </w:r>
            <w:r>
              <w:rPr>
                <w:color w:val="000000"/>
              </w:rPr>
              <w:t>getStorageId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在一个得到仓库id的回合中，得到仓库id</w:t>
            </w:r>
          </w:p>
        </w:tc>
      </w:tr>
      <w:tr w:rsidR="00694684">
        <w:trPr>
          <w:trHeight w:val="90"/>
        </w:trPr>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694684">
            <w:pPr>
              <w:rPr>
                <w:color w:val="000000"/>
                <w:sz w:val="20"/>
                <w:szCs w:val="20"/>
              </w:rPr>
            </w:pPr>
          </w:p>
        </w:tc>
      </w:tr>
    </w:tbl>
    <w:p w:rsidR="00694684" w:rsidRDefault="00694684"/>
    <w:p w:rsidR="00694684" w:rsidRDefault="00BC6B90">
      <w:pPr>
        <w:jc w:val="center"/>
        <w:rPr>
          <w:rFonts w:ascii="黑体" w:eastAsia="黑体" w:hAnsi="宋体" w:cs="黑体"/>
          <w:b/>
          <w:bCs/>
          <w:sz w:val="22"/>
          <w:szCs w:val="20"/>
        </w:rPr>
      </w:pPr>
      <w:r>
        <w:rPr>
          <w:rFonts w:ascii="宋体" w:hAnsi="宋体" w:cs="宋体" w:hint="eastAsia"/>
          <w:b/>
          <w:bCs/>
          <w:sz w:val="22"/>
          <w:szCs w:val="20"/>
        </w:rPr>
        <w:t>表24 commoditybl模块的接口规范</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lastRenderedPageBreak/>
              <w:t>Commodity.</w:t>
            </w:r>
            <w:r>
              <w:rPr>
                <w:color w:val="000000"/>
                <w:szCs w:val="20"/>
              </w:rPr>
              <w:t xml:space="preserve"> </w:t>
            </w:r>
            <w:r>
              <w:rPr>
                <w:color w:val="000000"/>
              </w:rPr>
              <w:t>getStorageId</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rPr>
              <w:t>public void getStorageId();</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启动一个得到仓库id的回合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在一个得到仓库id的回合中，得到仓库id</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rPr>
              <w:t>Commodity.</w:t>
            </w:r>
            <w:r>
              <w:rPr>
                <w:color w:val="000000"/>
              </w:rPr>
              <w:t>stockTaking</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rPr>
              <w:t xml:space="preserve">public </w:t>
            </w:r>
            <w:r>
              <w:rPr>
                <w:color w:val="000000"/>
              </w:rPr>
              <w:t>ArrayList&lt;ExpressInfoVO&gt;</w:t>
            </w:r>
            <w:r>
              <w:rPr>
                <w:rFonts w:eastAsia="Times New Roman"/>
                <w:color w:val="000000"/>
              </w:rPr>
              <w:t xml:space="preserve"> </w:t>
            </w:r>
            <w:r>
              <w:rPr>
                <w:color w:val="000000"/>
              </w:rPr>
              <w:t>stockTaking()</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启动一个库存盘点的回合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在一个库存盘点回合中，显示货物信息，完成对相应库存信息的盘点</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rPr>
              <w:t>exportExcel</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 xml:space="preserve">public </w:t>
            </w:r>
            <w:r>
              <w:rPr>
                <w:color w:val="000000"/>
              </w:rPr>
              <w:t>void exportExcel</w:t>
            </w:r>
            <w:r>
              <w:rPr>
                <w:rFonts w:eastAsia="Times New Roman"/>
                <w:color w:val="000000"/>
              </w:rPr>
              <w:t xml:space="preserve"> ()</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启动一个导出Excel的回合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rPr>
              <w:t>导出库存信息的Excel表格</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rPr>
              <w:t>changeAlarmScale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changeAlarmScale</w:t>
            </w:r>
            <w:r>
              <w:rPr>
                <w:rFonts w:eastAsia="Times New Roman"/>
                <w:color w:val="000000"/>
              </w:rPr>
              <w:t xml:space="preserve"> (</w:t>
            </w:r>
            <w:r>
              <w:rPr>
                <w:color w:val="000000"/>
              </w:rPr>
              <w:t>double alarmScale</w:t>
            </w:r>
            <w:r>
              <w:rPr>
                <w:rFonts w:eastAsia="Times New Roman"/>
                <w:color w:val="000000"/>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启动一个修改警戒比例的回合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在一个警戒比例修改回合中完成对警戒比例的修改</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rPr>
              <w:t>checkStorageMessage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ublic</w:t>
            </w:r>
            <w:r>
              <w:rPr>
                <w:color w:val="000000"/>
              </w:rPr>
              <w:t xml:space="preserve"> </w:t>
            </w:r>
            <w:r>
              <w:rPr>
                <w:rFonts w:eastAsia="Times New Roman"/>
                <w:color w:val="000000"/>
              </w:rPr>
              <w:t xml:space="preserve">ArrayList&lt;StorageInfoVO&gt; </w:t>
            </w:r>
            <w:r>
              <w:rPr>
                <w:color w:val="000000"/>
              </w:rPr>
              <w:t>checkStorageMessage</w:t>
            </w:r>
            <w:r>
              <w:rPr>
                <w:rFonts w:eastAsia="Times New Roman"/>
                <w:color w:val="000000"/>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启动一个查看库存信息的回合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rPr>
              <w:t>在一个查看库存信息回合中显示一段时间内出入库的货物的存储位置</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szCs w:val="20"/>
              </w:rPr>
              <w:t xml:space="preserve"> </w:t>
            </w:r>
            <w:r>
              <w:rPr>
                <w:color w:val="000000"/>
              </w:rPr>
              <w:t>getStorageNum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StoragePO getStorageNum(long startTime,long endTime)</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启动一个查看库存信息的回合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rPr>
              <w:t>在一个查看库存信息回合中显示一段时间内的出</w:t>
            </w:r>
            <w:r>
              <w:rPr>
                <w:rFonts w:ascii="Calibri" w:hAnsi="Calibri" w:cs="宋体"/>
                <w:color w:val="000000"/>
                <w:sz w:val="21"/>
              </w:rPr>
              <w:t>/</w:t>
            </w:r>
            <w:r>
              <w:rPr>
                <w:rFonts w:ascii="宋体" w:hAnsi="宋体" w:cs="宋体" w:hint="eastAsia"/>
                <w:color w:val="000000"/>
                <w:sz w:val="21"/>
              </w:rPr>
              <w:t>入库数量</w:t>
            </w:r>
            <w:r>
              <w:rPr>
                <w:rFonts w:ascii="Calibri" w:hAnsi="Calibri" w:cs="宋体"/>
                <w:color w:val="000000"/>
                <w:sz w:val="21"/>
              </w:rPr>
              <w:t>/</w:t>
            </w:r>
            <w:r>
              <w:rPr>
                <w:rFonts w:ascii="宋体" w:hAnsi="宋体" w:cs="宋体" w:hint="eastAsia"/>
                <w:color w:val="000000"/>
                <w:sz w:val="21"/>
              </w:rPr>
              <w:t>金额，合计的库存数量</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rPr>
              <w:t>alarm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alarm</w:t>
            </w:r>
            <w:r>
              <w:rPr>
                <w:rFonts w:eastAsia="Times New Roman"/>
                <w:color w:val="000000"/>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货物数量发生变化</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若货物数量超出报警值则报警</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rPr>
              <w:t>divide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divide</w:t>
            </w:r>
            <w:r>
              <w:rPr>
                <w:rFonts w:eastAsia="Times New Roman"/>
                <w:color w:val="000000"/>
              </w:rPr>
              <w:t xml:space="preserve"> (</w:t>
            </w:r>
            <w:r>
              <w:rPr>
                <w:color w:val="000000"/>
              </w:rPr>
              <w:t>GoodsPO gpo</w:t>
            </w:r>
            <w:r>
              <w:rPr>
                <w:rFonts w:cs="宋体" w:hint="eastAsia"/>
                <w:color w:val="000000"/>
              </w:rPr>
              <w:t>，</w:t>
            </w:r>
            <w:r>
              <w:rPr>
                <w:color w:val="000000"/>
              </w:rPr>
              <w:t>StoragePO spo</w:t>
            </w:r>
            <w:r>
              <w:rPr>
                <w:rFonts w:eastAsia="Times New Roman"/>
                <w:color w:val="000000"/>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启动一个库存分区的回合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在一个库存分区回合中完成对货物的库存分区</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rPr>
              <w:t>endCommodityMa</w:t>
            </w:r>
            <w:r>
              <w:rPr>
                <w:color w:val="000000"/>
              </w:rPr>
              <w:lastRenderedPageBreak/>
              <w:t>nagement</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lastRenderedPageBreak/>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w:t>
            </w:r>
            <w:r>
              <w:rPr>
                <w:rFonts w:eastAsia="Times New Roman"/>
                <w:color w:val="000000"/>
              </w:rPr>
              <w:t xml:space="preserve">ublic void </w:t>
            </w:r>
            <w:r>
              <w:rPr>
                <w:color w:val="000000"/>
              </w:rPr>
              <w:t>endCommodityManagement()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已完成库存操作</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结束此次库存操作，持久化更新涉及的领域的对象的数据</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rPr>
              <w:t>changeStorageInInfo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changeStorageInInfo(ArrayList&lt;SheetVO&gt; svolist);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启动一个修改库存信息的回合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在一个修改库存信息回合中完成库存信息的修改</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rPr>
              <w:t>Commodity.</w:t>
            </w:r>
            <w:r>
              <w:rPr>
                <w:color w:val="000000"/>
                <w:szCs w:val="20"/>
              </w:rPr>
              <w:t xml:space="preserve"> </w:t>
            </w:r>
            <w:r>
              <w:rPr>
                <w:color w:val="000000"/>
              </w:rPr>
              <w:t>initStorageInfo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rPr>
              <w:t>public void initStorageInfo(StorageInitVO sivo);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启动一个初始化库存信息的回合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rPr>
              <w:t>在一个初始化库存信息回合中完成库存信息的修改</w:t>
            </w:r>
          </w:p>
        </w:tc>
      </w:tr>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rPr>
              <w:t>需要的服务（需接口）</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CommodityDataService.find(</w:t>
            </w:r>
            <w:r>
              <w:rPr>
                <w:color w:val="000000"/>
              </w:rPr>
              <w:t xml:space="preserve">long </w:t>
            </w:r>
            <w:r>
              <w:rPr>
                <w:rFonts w:eastAsia="Times New Roman"/>
                <w:color w:val="000000"/>
              </w:rPr>
              <w:t>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根据</w:t>
            </w:r>
            <w:r>
              <w:rPr>
                <w:rFonts w:eastAsia="Times New Roman" w:cs="Calibri"/>
                <w:color w:val="000000"/>
              </w:rPr>
              <w:t>ID</w:t>
            </w:r>
            <w:r>
              <w:rPr>
                <w:rFonts w:ascii="宋体" w:eastAsia="Times New Roman" w:hAnsi="宋体" w:cs="宋体" w:hint="eastAsia"/>
                <w:color w:val="000000"/>
              </w:rPr>
              <w:t>进行</w:t>
            </w:r>
            <w:r>
              <w:rPr>
                <w:rFonts w:ascii="宋体" w:hAnsi="宋体" w:cs="宋体" w:hint="eastAsia"/>
                <w:color w:val="000000"/>
              </w:rPr>
              <w:t>查找单一持久化对象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CommodityDataService.finds(GoodsType type)</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根据字段名和值进行查找多个持久化对象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CommodityDataService.insert(GoodsPO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插入单一持久化对象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rPr>
              <w:t>CommodityDataService.update(GoodsPO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rPr>
              <w:t>更新单一持久化对象</w:t>
            </w:r>
          </w:p>
        </w:tc>
      </w:tr>
    </w:tbl>
    <w:p w:rsidR="00694684" w:rsidRDefault="00694684">
      <w:pPr>
        <w:jc w:val="center"/>
        <w:rPr>
          <w:rFonts w:ascii="宋体" w:hAnsi="宋体" w:cs="宋体"/>
        </w:rPr>
      </w:pPr>
    </w:p>
    <w:p w:rsidR="00694684" w:rsidRDefault="00BC6B90">
      <w:pPr>
        <w:pStyle w:val="1"/>
        <w:widowControl/>
        <w:numPr>
          <w:ilvl w:val="3"/>
          <w:numId w:val="1"/>
        </w:numPr>
        <w:rPr>
          <w:rFonts w:ascii="宋体" w:hAnsi="宋体" w:cs="宋体"/>
          <w:sz w:val="24"/>
          <w:szCs w:val="28"/>
        </w:rPr>
      </w:pPr>
      <w:bookmarkStart w:id="1183" w:name="_Toc402982481"/>
      <w:r>
        <w:rPr>
          <w:rFonts w:ascii="宋体" w:hAnsi="宋体" w:cs="宋体" w:hint="eastAsia"/>
          <w:sz w:val="24"/>
          <w:szCs w:val="28"/>
        </w:rPr>
        <w:t>logbl模块</w:t>
      </w:r>
      <w:bookmarkEnd w:id="1183"/>
    </w:p>
    <w:p w:rsidR="00694684" w:rsidRDefault="00BC6B90">
      <w:pPr>
        <w:spacing w:line="360" w:lineRule="auto"/>
        <w:rPr>
          <w:rFonts w:ascii="宋体" w:hAnsi="宋体"/>
          <w:sz w:val="22"/>
        </w:rPr>
      </w:pPr>
      <w:bookmarkStart w:id="1184" w:name="_Toc402982482"/>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log</w:t>
      </w:r>
      <w:r>
        <w:rPr>
          <w:rFonts w:ascii="宋体" w:hAnsi="宋体"/>
          <w:sz w:val="22"/>
          <w:szCs w:val="21"/>
        </w:rPr>
        <w:t>bl模块负责实现</w:t>
      </w:r>
      <w:r>
        <w:rPr>
          <w:rFonts w:ascii="宋体" w:hAnsi="宋体" w:hint="eastAsia"/>
          <w:sz w:val="22"/>
          <w:szCs w:val="21"/>
        </w:rPr>
        <w:t>日志相关</w:t>
      </w:r>
      <w:r>
        <w:rPr>
          <w:rFonts w:ascii="宋体" w:hAnsi="宋体"/>
          <w:sz w:val="22"/>
          <w:szCs w:val="21"/>
        </w:rPr>
        <w:t>的功能需求，具体功能需求和非功能需求请参见需求规格说明文档和体系结构设计文档。</w:t>
      </w:r>
    </w:p>
    <w:p w:rsidR="00694684" w:rsidRDefault="00BC6B90">
      <w:pPr>
        <w:spacing w:line="360" w:lineRule="auto"/>
        <w:rPr>
          <w:rFonts w:ascii="宋体" w:hAnsi="宋体"/>
          <w:sz w:val="22"/>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log</w:t>
      </w:r>
      <w:r>
        <w:rPr>
          <w:rFonts w:ascii="宋体" w:hAnsi="宋体"/>
          <w:sz w:val="22"/>
          <w:szCs w:val="21"/>
        </w:rPr>
        <w:t>bl模块实现了展示层与业务逻辑层之间的</w:t>
      </w:r>
      <w:r>
        <w:rPr>
          <w:rFonts w:ascii="宋体" w:hAnsi="宋体" w:hint="eastAsia"/>
          <w:sz w:val="22"/>
          <w:szCs w:val="21"/>
        </w:rPr>
        <w:t>log</w:t>
      </w:r>
      <w:r>
        <w:rPr>
          <w:rFonts w:ascii="宋体" w:hAnsi="宋体"/>
          <w:sz w:val="22"/>
          <w:szCs w:val="21"/>
        </w:rPr>
        <w:t>blservice接口和业务逻辑层与数据层之间的</w:t>
      </w:r>
      <w:r>
        <w:rPr>
          <w:rFonts w:ascii="宋体" w:hAnsi="宋体" w:hint="eastAsia"/>
          <w:sz w:val="22"/>
          <w:szCs w:val="21"/>
        </w:rPr>
        <w:t>log</w:t>
      </w:r>
      <w:r>
        <w:rPr>
          <w:rFonts w:ascii="宋体" w:hAnsi="宋体"/>
          <w:sz w:val="22"/>
          <w:szCs w:val="21"/>
        </w:rPr>
        <w:t>dataservice接口。</w:t>
      </w:r>
    </w:p>
    <w:p w:rsidR="00694684" w:rsidRDefault="00BC6B90">
      <w:pPr>
        <w:pStyle w:val="12"/>
        <w:ind w:firstLineChars="0" w:firstLine="0"/>
        <w:jc w:val="center"/>
      </w:pPr>
      <w:r>
        <w:rPr>
          <w:rFonts w:hint="eastAsia"/>
          <w:b/>
          <w:bCs/>
        </w:rPr>
        <w:t>表</w:t>
      </w:r>
      <w:r>
        <w:rPr>
          <w:rFonts w:hint="eastAsia"/>
          <w:b/>
          <w:bCs/>
        </w:rPr>
        <w:t>2</w:t>
      </w:r>
      <w:r>
        <w:rPr>
          <w:b/>
          <w:bCs/>
        </w:rPr>
        <w:t>5</w:t>
      </w:r>
      <w:r>
        <w:rPr>
          <w:rFonts w:hint="eastAsia"/>
          <w:b/>
          <w:bCs/>
        </w:rPr>
        <w:t>日志业务逻辑层详细设计的上下文</w:t>
      </w:r>
    </w:p>
    <w:p w:rsidR="00694684" w:rsidRDefault="00694684">
      <w:pPr>
        <w:rPr>
          <w:rFonts w:ascii="宋体" w:hAnsi="宋体"/>
          <w:b/>
          <w:sz w:val="22"/>
        </w:rPr>
      </w:pPr>
    </w:p>
    <w:tbl>
      <w:tblPr>
        <w:tblStyle w:val="ae"/>
        <w:tblpPr w:leftFromText="180" w:rightFromText="180" w:vertAnchor="page" w:horzAnchor="margin" w:tblpY="3158"/>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eastAsiaTheme="minorEastAsia"/>
              </w:rPr>
            </w:pPr>
            <w:r>
              <w:rPr>
                <w:rFonts w:hint="eastAsia"/>
              </w:rPr>
              <w:lastRenderedPageBreak/>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eastAsiaTheme="minorEastAsia"/>
              </w:rPr>
            </w:pPr>
            <w:r>
              <w:rPr>
                <w:rFonts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rFonts w:hint="eastAsia"/>
              </w:rPr>
              <w:t>参见：</w:t>
            </w:r>
          </w:p>
          <w:p w:rsidR="00694684" w:rsidRDefault="00BC6B90">
            <w:r>
              <w:rPr>
                <w:rFonts w:hint="eastAsia"/>
              </w:rPr>
              <w:t>用例文档中的</w:t>
            </w:r>
            <w:r>
              <w:rPr>
                <w:rFonts w:hint="eastAsia"/>
              </w:rPr>
              <w:t>UC2-UC22,UC25-UC31</w:t>
            </w:r>
          </w:p>
          <w:p w:rsidR="00694684" w:rsidRDefault="00BC6B90">
            <w:r>
              <w:rPr>
                <w:rFonts w:hint="eastAsia"/>
              </w:rPr>
              <w:t>软件需求规格说明文档中的</w:t>
            </w:r>
            <w:r>
              <w:rPr>
                <w:rFonts w:hint="eastAsia"/>
              </w:rPr>
              <w:t>3.2</w:t>
            </w:r>
            <w:r>
              <w:rPr>
                <w:rFonts w:hint="eastAsia"/>
              </w:rPr>
              <w:t>节及</w:t>
            </w:r>
            <w:r>
              <w:rPr>
                <w:rFonts w:hint="eastAsia"/>
              </w:rPr>
              <w:t>3.3</w:t>
            </w:r>
            <w:r>
              <w:rPr>
                <w:rFonts w:hint="eastAsia"/>
              </w:rPr>
              <w:t>节中有关</w:t>
            </w:r>
            <w:r>
              <w:rPr>
                <w:rFonts w:hint="eastAsia"/>
              </w:rPr>
              <w:t>UC2-UC22,UC25-UC31</w:t>
            </w:r>
            <w:r>
              <w:rPr>
                <w:rFonts w:hint="eastAsia"/>
              </w:rPr>
              <w:t>部分</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eastAsiaTheme="minorEastAsia"/>
              </w:rPr>
            </w:pPr>
            <w:r>
              <w:rPr>
                <w:rFonts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rPr>
                <w:rFonts w:ascii="Consolas" w:hAnsi="Consolas"/>
                <w:bCs/>
                <w:sz w:val="22"/>
              </w:rPr>
            </w:pPr>
            <w:r>
              <w:rPr>
                <w:rFonts w:ascii="Consolas" w:hAnsi="Consolas" w:hint="eastAsia"/>
                <w:bCs/>
                <w:sz w:val="22"/>
              </w:rPr>
              <w:t xml:space="preserve">// </w:t>
            </w:r>
            <w:r>
              <w:rPr>
                <w:rFonts w:ascii="Consolas" w:hAnsi="Consolas" w:hint="eastAsia"/>
                <w:bCs/>
                <w:sz w:val="22"/>
              </w:rPr>
              <w:t>被</w:t>
            </w:r>
            <w:r>
              <w:rPr>
                <w:rFonts w:ascii="Consolas" w:hAnsi="Consolas" w:hint="eastAsia"/>
                <w:bCs/>
                <w:sz w:val="22"/>
              </w:rPr>
              <w:t>Presentation</w:t>
            </w:r>
            <w:r>
              <w:rPr>
                <w:rFonts w:ascii="Consolas" w:hAnsi="Consolas" w:hint="eastAsia"/>
                <w:bCs/>
                <w:sz w:val="22"/>
              </w:rPr>
              <w:t>层调用的接口</w:t>
            </w:r>
          </w:p>
          <w:p w:rsidR="00694684" w:rsidRDefault="00BC6B90">
            <w:pPr>
              <w:rPr>
                <w:rFonts w:ascii="Consolas" w:eastAsia="Consolas" w:hAnsi="Consolas"/>
                <w:bCs/>
                <w:sz w:val="22"/>
              </w:rPr>
            </w:pPr>
            <w:r>
              <w:rPr>
                <w:rFonts w:ascii="Consolas" w:eastAsia="Consolas" w:hAnsi="Consolas" w:hint="eastAsia"/>
                <w:bCs/>
                <w:sz w:val="22"/>
              </w:rPr>
              <w:t>public interface LogBLService {</w:t>
            </w:r>
          </w:p>
          <w:p w:rsidR="00694684" w:rsidRDefault="00BC6B90">
            <w:pPr>
              <w:rPr>
                <w:rFonts w:ascii="Consolas" w:eastAsia="Consolas" w:hAnsi="Consolas"/>
                <w:bCs/>
                <w:sz w:val="22"/>
              </w:rPr>
            </w:pPr>
            <w:r>
              <w:rPr>
                <w:rFonts w:ascii="Consolas" w:eastAsia="Consolas" w:hAnsi="Consolas" w:hint="eastAsia"/>
                <w:bCs/>
                <w:sz w:val="22"/>
              </w:rPr>
              <w:tab/>
              <w:t>public ArrayList&lt;</w:t>
            </w:r>
            <w:r>
              <w:rPr>
                <w:rFonts w:ascii="Consolas" w:hAnsi="Consolas" w:hint="eastAsia"/>
                <w:bCs/>
                <w:sz w:val="22"/>
              </w:rPr>
              <w:t>String</w:t>
            </w:r>
            <w:r>
              <w:rPr>
                <w:rFonts w:ascii="Consolas" w:eastAsia="Consolas" w:hAnsi="Consolas" w:hint="eastAsia"/>
                <w:bCs/>
                <w:sz w:val="22"/>
              </w:rPr>
              <w:t>&gt; checkLog(String date);</w:t>
            </w:r>
          </w:p>
          <w:p w:rsidR="00694684" w:rsidRDefault="00BC6B90">
            <w:pPr>
              <w:rPr>
                <w:rFonts w:ascii="Consolas" w:eastAsia="Consolas" w:hAnsi="Consolas"/>
                <w:bCs/>
                <w:sz w:val="22"/>
              </w:rPr>
            </w:pPr>
            <w:r>
              <w:rPr>
                <w:rFonts w:ascii="Consolas" w:eastAsia="Consolas" w:hAnsi="Consolas" w:hint="eastAsia"/>
                <w:bCs/>
                <w:sz w:val="22"/>
              </w:rPr>
              <w:tab/>
              <w:t>public</w:t>
            </w:r>
            <w:r>
              <w:rPr>
                <w:rFonts w:ascii="Consolas" w:hAnsi="Consolas" w:hint="eastAsia"/>
                <w:bCs/>
                <w:sz w:val="22"/>
              </w:rPr>
              <w:t xml:space="preserve"> </w:t>
            </w:r>
            <w:r>
              <w:rPr>
                <w:rFonts w:ascii="Consolas" w:eastAsia="Consolas" w:hAnsi="Consolas" w:hint="eastAsia"/>
                <w:bCs/>
                <w:sz w:val="22"/>
              </w:rPr>
              <w:t>void generateLog(String position, String name, String operation);</w:t>
            </w:r>
          </w:p>
          <w:p w:rsidR="00694684" w:rsidRDefault="00BC6B90">
            <w:pPr>
              <w:rPr>
                <w:rFonts w:ascii="Consolas" w:hAnsi="Consolas"/>
                <w:bCs/>
                <w:sz w:val="22"/>
              </w:rPr>
            </w:pPr>
            <w:r>
              <w:rPr>
                <w:rFonts w:ascii="Consolas" w:hAnsi="Consolas" w:hint="eastAsia"/>
                <w:bCs/>
                <w:sz w:val="22"/>
              </w:rPr>
              <w:t>}</w:t>
            </w:r>
          </w:p>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调用</w:t>
            </w:r>
            <w:r>
              <w:rPr>
                <w:rFonts w:ascii="Consolas" w:hAnsi="Consolas" w:hint="eastAsia"/>
                <w:bCs/>
                <w:sz w:val="22"/>
              </w:rPr>
              <w:t>DataService</w:t>
            </w:r>
            <w:r>
              <w:rPr>
                <w:rFonts w:ascii="Consolas" w:hAnsi="Consolas" w:hint="eastAsia"/>
                <w:bCs/>
                <w:sz w:val="22"/>
              </w:rPr>
              <w:t>层的接口</w:t>
            </w:r>
          </w:p>
          <w:p w:rsidR="00694684" w:rsidRDefault="00BC6B90">
            <w:pPr>
              <w:jc w:val="left"/>
              <w:rPr>
                <w:rFonts w:ascii="Consolas" w:eastAsia="Consolas" w:hAnsi="Consolas"/>
                <w:bCs/>
                <w:sz w:val="22"/>
              </w:rPr>
            </w:pPr>
            <w:r>
              <w:rPr>
                <w:rFonts w:ascii="Consolas" w:eastAsia="Consolas" w:hAnsi="Consolas" w:hint="eastAsia"/>
                <w:bCs/>
                <w:sz w:val="22"/>
              </w:rPr>
              <w:t>public interface LogDataService {</w:t>
            </w:r>
          </w:p>
          <w:p w:rsidR="00694684" w:rsidRDefault="00BC6B90">
            <w:pPr>
              <w:jc w:val="left"/>
              <w:rPr>
                <w:rFonts w:ascii="Consolas" w:eastAsia="Consolas" w:hAnsi="Consolas"/>
                <w:bCs/>
                <w:sz w:val="22"/>
              </w:rPr>
            </w:pPr>
            <w:r>
              <w:rPr>
                <w:rFonts w:ascii="Consolas" w:eastAsia="Consolas" w:hAnsi="Consolas" w:hint="eastAsia"/>
                <w:bCs/>
                <w:sz w:val="22"/>
              </w:rPr>
              <w:tab/>
              <w:t>public LogPO find(long id) throws RemoteException;</w:t>
            </w:r>
          </w:p>
          <w:p w:rsidR="00694684" w:rsidRDefault="00BC6B90">
            <w:pPr>
              <w:jc w:val="left"/>
              <w:rPr>
                <w:rFonts w:ascii="Consolas" w:eastAsia="Consolas" w:hAnsi="Consolas"/>
                <w:bCs/>
                <w:sz w:val="22"/>
              </w:rPr>
            </w:pPr>
            <w:r>
              <w:rPr>
                <w:rFonts w:ascii="Consolas" w:eastAsia="Consolas" w:hAnsi="Consolas" w:hint="eastAsia"/>
                <w:bCs/>
                <w:sz w:val="22"/>
              </w:rPr>
              <w:tab/>
              <w:t>public ArrayList&lt;LogPO&gt; findAll() throws RemoteException;</w:t>
            </w:r>
          </w:p>
          <w:p w:rsidR="00694684" w:rsidRDefault="00BC6B90">
            <w:pPr>
              <w:jc w:val="left"/>
              <w:rPr>
                <w:rFonts w:ascii="Consolas" w:eastAsia="Consolas" w:hAnsi="Consolas"/>
                <w:bCs/>
                <w:sz w:val="22"/>
              </w:rPr>
            </w:pPr>
            <w:r>
              <w:rPr>
                <w:rFonts w:ascii="Consolas" w:eastAsia="Consolas" w:hAnsi="Consolas" w:hint="eastAsia"/>
                <w:bCs/>
                <w:sz w:val="22"/>
              </w:rPr>
              <w:tab/>
              <w:t>public void insert(LogPO po) throws RemoteException;</w:t>
            </w:r>
          </w:p>
          <w:p w:rsidR="00694684" w:rsidRDefault="00BC6B90">
            <w:pPr>
              <w:jc w:val="left"/>
              <w:rPr>
                <w:rFonts w:ascii="Consolas" w:eastAsia="Consolas" w:hAnsi="Consolas"/>
                <w:bCs/>
                <w:sz w:val="22"/>
              </w:rPr>
            </w:pPr>
            <w:r>
              <w:rPr>
                <w:rFonts w:ascii="Consolas" w:eastAsia="Consolas" w:hAnsi="Consolas" w:hint="eastAsia"/>
                <w:bCs/>
                <w:sz w:val="22"/>
              </w:rPr>
              <w:tab/>
              <w:t xml:space="preserve">public void finish() throws </w:t>
            </w:r>
            <w:r>
              <w:rPr>
                <w:rFonts w:ascii="Consolas" w:eastAsia="Consolas" w:hAnsi="Consolas" w:hint="eastAsia"/>
                <w:bCs/>
                <w:sz w:val="22"/>
                <w:u w:val="single"/>
              </w:rPr>
              <w:t>RemoteException</w:t>
            </w:r>
            <w:r>
              <w:rPr>
                <w:rFonts w:ascii="Consolas" w:eastAsia="Consolas" w:hAnsi="Consolas" w:hint="eastAsia"/>
                <w:bCs/>
                <w:sz w:val="22"/>
              </w:rPr>
              <w:t>;</w:t>
            </w:r>
          </w:p>
          <w:p w:rsidR="00694684" w:rsidRDefault="00BC6B90">
            <w:pPr>
              <w:rPr>
                <w:rFonts w:ascii="Consolas" w:hAnsi="Consolas"/>
                <w:bCs/>
                <w:sz w:val="22"/>
              </w:rPr>
            </w:pPr>
            <w:r>
              <w:rPr>
                <w:rFonts w:ascii="Consolas" w:eastAsia="Consolas" w:hAnsi="Consolas" w:hint="eastAsia"/>
                <w:bCs/>
                <w:sz w:val="22"/>
              </w:rP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eastAsiaTheme="minorEastAsia"/>
              </w:rPr>
            </w:pPr>
            <w:r>
              <w:rPr>
                <w:rFonts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eastAsiaTheme="minorEastAsia"/>
              </w:rPr>
            </w:pPr>
            <w:r>
              <w:rPr>
                <w:rFonts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eastAsiaTheme="minorEastAsia"/>
              </w:rPr>
            </w:pPr>
            <w:r>
              <w:rPr>
                <w:rFonts w:eastAsiaTheme="minorEastAsia" w:hint="eastAsia"/>
                <w:noProof/>
              </w:rPr>
              <w:drawing>
                <wp:inline distT="0" distB="0" distL="114300" distR="114300">
                  <wp:extent cx="4488815" cy="3366135"/>
                  <wp:effectExtent l="0" t="0" r="6985" b="5715"/>
                  <wp:docPr id="68" name="图片 68"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og"/>
                          <pic:cNvPicPr>
                            <a:picLocks noChangeAspect="1"/>
                          </pic:cNvPicPr>
                        </pic:nvPicPr>
                        <pic:blipFill>
                          <a:blip r:embed="rId73" cstate="print"/>
                          <a:srcRect/>
                          <a:stretch>
                            <a:fillRect/>
                          </a:stretch>
                        </pic:blipFill>
                        <pic:spPr>
                          <a:xfrm>
                            <a:off x="0" y="0"/>
                            <a:ext cx="4488815" cy="3366135"/>
                          </a:xfrm>
                          <a:prstGeom prst="rect">
                            <a:avLst/>
                          </a:prstGeom>
                        </pic:spPr>
                      </pic:pic>
                    </a:graphicData>
                  </a:graphic>
                </wp:inline>
              </w:drawing>
            </w:r>
          </w:p>
        </w:tc>
      </w:tr>
    </w:tbl>
    <w:p w:rsidR="00694684" w:rsidRDefault="00694684">
      <w:pPr>
        <w:rPr>
          <w:rFonts w:ascii="宋体" w:hAnsi="宋体"/>
          <w:b/>
          <w:sz w:val="22"/>
        </w:rPr>
      </w:pPr>
    </w:p>
    <w:p w:rsidR="00694684" w:rsidRDefault="00BC6B90">
      <w:pPr>
        <w:rPr>
          <w:rFonts w:ascii="宋体" w:hAnsi="宋体"/>
          <w:sz w:val="22"/>
        </w:rPr>
      </w:pPr>
      <w:r>
        <w:rPr>
          <w:rFonts w:ascii="宋体" w:hAnsi="宋体"/>
          <w:sz w:val="22"/>
        </w:rPr>
        <w:t>(3)模块内部类的接口规范</w:t>
      </w:r>
    </w:p>
    <w:p w:rsidR="00694684" w:rsidRDefault="00694684">
      <w:pPr>
        <w:jc w:val="center"/>
        <w:rPr>
          <w:rFonts w:ascii="宋体" w:hAnsi="宋体"/>
          <w:b/>
          <w:bCs/>
        </w:rPr>
      </w:pPr>
    </w:p>
    <w:p w:rsidR="00694684" w:rsidRDefault="00BC6B90">
      <w:pPr>
        <w:jc w:val="center"/>
        <w:rPr>
          <w:rFonts w:ascii="宋体" w:hAnsi="宋体"/>
          <w:b/>
          <w:bCs/>
          <w:sz w:val="22"/>
        </w:rPr>
      </w:pPr>
      <w:r>
        <w:rPr>
          <w:rFonts w:ascii="宋体" w:hAnsi="宋体"/>
          <w:b/>
          <w:bCs/>
        </w:rPr>
        <w:t>表</w:t>
      </w:r>
      <w:r>
        <w:rPr>
          <w:rFonts w:ascii="宋体" w:hAnsi="宋体" w:hint="eastAsia"/>
          <w:b/>
          <w:bCs/>
        </w:rPr>
        <w:t>2</w:t>
      </w:r>
      <w:r>
        <w:rPr>
          <w:rFonts w:ascii="宋体" w:hAnsi="宋体"/>
          <w:b/>
          <w:bCs/>
        </w:rPr>
        <w:t>6</w:t>
      </w:r>
      <w:r>
        <w:rPr>
          <w:rFonts w:ascii="宋体" w:hAnsi="宋体" w:hint="eastAsia"/>
          <w:b/>
          <w:bCs/>
        </w:rPr>
        <w:t xml:space="preserve"> LogController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LogController</w:t>
            </w:r>
            <w:r>
              <w:rPr>
                <w:color w:val="000000"/>
              </w:rPr>
              <w:t>.check</w:t>
            </w:r>
            <w:r>
              <w:rPr>
                <w:rFonts w:hint="eastAsia"/>
                <w:color w:val="000000"/>
              </w:rPr>
              <w:t>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 xml:space="preserve">public </w:t>
            </w:r>
            <w:r>
              <w:rPr>
                <w:rFonts w:hint="eastAsia"/>
                <w:color w:val="000000"/>
                <w:sz w:val="21"/>
                <w:szCs w:val="21"/>
              </w:rPr>
              <w:t>void checkLog(String date)</w:t>
            </w:r>
          </w:p>
        </w:tc>
      </w:tr>
      <w:tr w:rsidR="00694684">
        <w:trPr>
          <w:trHeight w:val="90"/>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已创建一个Log领域对象</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调用Log领域对象的checkLog方法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LogController</w:t>
            </w:r>
            <w:r>
              <w:rPr>
                <w:color w:val="000000"/>
              </w:rPr>
              <w:t>.</w:t>
            </w:r>
            <w:r>
              <w:rPr>
                <w:rFonts w:hint="eastAsia"/>
                <w:color w:val="000000"/>
              </w:rPr>
              <w:t>generateLog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p</w:t>
            </w:r>
            <w:r>
              <w:rPr>
                <w:color w:val="000000"/>
                <w:sz w:val="21"/>
                <w:szCs w:val="21"/>
              </w:rPr>
              <w:t>ublic</w:t>
            </w:r>
            <w:r>
              <w:rPr>
                <w:rFonts w:hint="eastAsia"/>
                <w:color w:val="000000"/>
                <w:sz w:val="21"/>
                <w:szCs w:val="21"/>
              </w:rPr>
              <w:t xml:space="preserve"> void generateLog(String position, String name, </w:t>
            </w:r>
            <w:r>
              <w:rPr>
                <w:rFonts w:hint="eastAsia"/>
                <w:color w:val="000000"/>
                <w:sz w:val="21"/>
                <w:szCs w:val="21"/>
              </w:rPr>
              <w:lastRenderedPageBreak/>
              <w:t>String operation)</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已创建一个Log领域对象，并且输入符合输入规则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调用Log领域对象的</w:t>
            </w:r>
            <w:r>
              <w:rPr>
                <w:rFonts w:hint="eastAsia"/>
                <w:color w:val="000000"/>
                <w:sz w:val="21"/>
                <w:szCs w:val="21"/>
              </w:rPr>
              <w:t>generateLog</w:t>
            </w:r>
            <w:r>
              <w:rPr>
                <w:rFonts w:ascii="宋体" w:hAnsi="宋体" w:cs="宋体" w:hint="eastAsia"/>
                <w:color w:val="000000"/>
                <w:sz w:val="21"/>
                <w:szCs w:val="21"/>
              </w:rPr>
              <w:t>方法</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Log.checkLog(String date)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查看操作日志</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Log</w:t>
            </w:r>
            <w:r>
              <w:rPr>
                <w:color w:val="000000"/>
                <w:sz w:val="21"/>
                <w:szCs w:val="21"/>
              </w:rPr>
              <w:t>.</w:t>
            </w:r>
            <w:r>
              <w:rPr>
                <w:rFonts w:hint="eastAsia"/>
                <w:color w:val="000000"/>
                <w:sz w:val="21"/>
                <w:szCs w:val="21"/>
              </w:rPr>
              <w:t>generateLog(String position, String name, String operation)</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生成操作日志</w:t>
            </w:r>
          </w:p>
        </w:tc>
      </w:tr>
    </w:tbl>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sz w:val="22"/>
        </w:rPr>
      </w:pPr>
      <w:r>
        <w:rPr>
          <w:rFonts w:ascii="宋体" w:hAnsi="宋体"/>
          <w:b/>
          <w:bCs/>
        </w:rPr>
        <w:t>表27</w:t>
      </w:r>
      <w:r>
        <w:rPr>
          <w:rFonts w:ascii="宋体" w:hAnsi="宋体" w:hint="eastAsia"/>
          <w:b/>
          <w:bCs/>
        </w:rPr>
        <w:t xml:space="preserve"> Log</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Log</w:t>
            </w:r>
            <w:r>
              <w:rPr>
                <w:color w:val="000000"/>
              </w:rPr>
              <w:t>.check</w:t>
            </w:r>
            <w:r>
              <w:rPr>
                <w:rFonts w:hint="eastAsia"/>
                <w:color w:val="000000"/>
              </w:rPr>
              <w:t>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 xml:space="preserve">public </w:t>
            </w:r>
            <w:r>
              <w:rPr>
                <w:rFonts w:hint="eastAsia"/>
                <w:color w:val="000000"/>
                <w:sz w:val="21"/>
                <w:szCs w:val="21"/>
              </w:rPr>
              <w:t>ArrayList&lt;String&gt; checkLog(String date)</w:t>
            </w:r>
          </w:p>
        </w:tc>
      </w:tr>
      <w:tr w:rsidR="00694684">
        <w:trPr>
          <w:trHeight w:val="90"/>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启动一个查看操作日志的回合</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如果date为空，查看所有操作日志，否则返回所选日期的操作日志，之后结束此次查看操作日志回合</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Log</w:t>
            </w:r>
            <w:r>
              <w:rPr>
                <w:color w:val="000000"/>
              </w:rPr>
              <w:t>.</w:t>
            </w:r>
            <w:r>
              <w:rPr>
                <w:rFonts w:hint="eastAsia"/>
                <w:color w:val="000000"/>
              </w:rPr>
              <w:t>generateLog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p</w:t>
            </w:r>
            <w:r>
              <w:rPr>
                <w:color w:val="000000"/>
                <w:sz w:val="21"/>
                <w:szCs w:val="21"/>
              </w:rPr>
              <w:t>ublic</w:t>
            </w:r>
            <w:r>
              <w:rPr>
                <w:rFonts w:hint="eastAsia"/>
                <w:color w:val="000000"/>
                <w:sz w:val="21"/>
                <w:szCs w:val="21"/>
              </w:rPr>
              <w:t xml:space="preserve"> void generateLog(String position, String name, String operation)</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操作已完成</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生成操作日志，持久化更新涉及的领域对象的数据</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DatabaseFactory.get</w:t>
            </w:r>
            <w:r>
              <w:rPr>
                <w:rFonts w:hint="eastAsia"/>
                <w:color w:val="000000"/>
                <w:sz w:val="21"/>
                <w:szCs w:val="21"/>
              </w:rPr>
              <w:t>Log</w:t>
            </w:r>
            <w:r>
              <w:rPr>
                <w:color w:val="000000"/>
                <w:sz w:val="21"/>
                <w:szCs w:val="21"/>
              </w:rPr>
              <w:t>Database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得到Log数据库的服务的引用</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Log</w:t>
            </w:r>
            <w:r>
              <w:rPr>
                <w:color w:val="000000"/>
                <w:sz w:val="21"/>
                <w:szCs w:val="21"/>
              </w:rPr>
              <w:t>DataService.insert(</w:t>
            </w:r>
            <w:r>
              <w:rPr>
                <w:rFonts w:hint="eastAsia"/>
                <w:color w:val="000000"/>
                <w:sz w:val="21"/>
                <w:szCs w:val="21"/>
              </w:rPr>
              <w:t>Log</w:t>
            </w:r>
            <w:r>
              <w:rPr>
                <w:color w:val="000000"/>
                <w:sz w:val="21"/>
                <w:szCs w:val="21"/>
              </w:rPr>
              <w:t>PO po</w:t>
            </w:r>
            <w:r>
              <w:rPr>
                <w:rFonts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color w:val="000000"/>
                <w:sz w:val="21"/>
                <w:szCs w:val="21"/>
              </w:rPr>
            </w:pPr>
            <w:r>
              <w:rPr>
                <w:rFonts w:hint="eastAsia"/>
                <w:color w:val="000000"/>
                <w:sz w:val="21"/>
                <w:szCs w:val="21"/>
              </w:rPr>
              <w:t>Log</w:t>
            </w:r>
            <w:r>
              <w:rPr>
                <w:color w:val="000000"/>
                <w:sz w:val="21"/>
                <w:szCs w:val="21"/>
              </w:rPr>
              <w:t>DataService</w:t>
            </w:r>
            <w:r>
              <w:rPr>
                <w:rFonts w:hint="eastAsia"/>
                <w:color w:val="000000"/>
                <w:sz w:val="21"/>
                <w:szCs w:val="21"/>
              </w:rPr>
              <w:t>.find(String date)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根据日期进行查找多个持久化对象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color w:val="000000"/>
                <w:sz w:val="21"/>
                <w:szCs w:val="21"/>
              </w:rPr>
            </w:pPr>
            <w:r>
              <w:rPr>
                <w:rFonts w:hint="eastAsia"/>
                <w:color w:val="000000"/>
                <w:sz w:val="21"/>
                <w:szCs w:val="21"/>
              </w:rPr>
              <w:t>Log</w:t>
            </w:r>
            <w:r>
              <w:rPr>
                <w:color w:val="000000"/>
                <w:sz w:val="21"/>
                <w:szCs w:val="21"/>
              </w:rPr>
              <w:t>DataService</w:t>
            </w:r>
            <w:r>
              <w:rPr>
                <w:rFonts w:hint="eastAsia"/>
                <w:color w:val="000000"/>
                <w:sz w:val="21"/>
                <w:szCs w:val="21"/>
              </w:rPr>
              <w:t>.findAll()</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进行查找所有持久化对象</w:t>
            </w:r>
          </w:p>
        </w:tc>
      </w:tr>
    </w:tbl>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sheetbl模块</w:t>
      </w:r>
      <w:bookmarkEnd w:id="1184"/>
    </w:p>
    <w:p w:rsidR="00694684" w:rsidRDefault="00BC6B90">
      <w:pPr>
        <w:spacing w:line="360" w:lineRule="auto"/>
        <w:rPr>
          <w:rFonts w:ascii="宋体" w:hAnsi="宋体"/>
          <w:sz w:val="22"/>
        </w:rPr>
      </w:pPr>
      <w:bookmarkStart w:id="1185" w:name="_Toc402982483"/>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sheet</w:t>
      </w:r>
      <w:r>
        <w:rPr>
          <w:rFonts w:ascii="宋体" w:hAnsi="宋体"/>
          <w:sz w:val="22"/>
          <w:szCs w:val="21"/>
        </w:rPr>
        <w:t>bl模块负责实现</w:t>
      </w:r>
      <w:r>
        <w:rPr>
          <w:rFonts w:ascii="宋体" w:hAnsi="宋体" w:hint="eastAsia"/>
          <w:sz w:val="22"/>
          <w:szCs w:val="21"/>
        </w:rPr>
        <w:t>与表格相关</w:t>
      </w:r>
      <w:r>
        <w:rPr>
          <w:rFonts w:ascii="宋体" w:hAnsi="宋体"/>
          <w:sz w:val="22"/>
          <w:szCs w:val="21"/>
        </w:rPr>
        <w:t>的功能需求，具体功能需求和非功能需求请参见需求规格说明文档和体系结构设计文档。</w:t>
      </w:r>
    </w:p>
    <w:p w:rsidR="00694684" w:rsidRDefault="00BC6B90">
      <w:pPr>
        <w:spacing w:line="360" w:lineRule="auto"/>
        <w:rPr>
          <w:rFonts w:ascii="宋体" w:hAnsi="宋体"/>
          <w:sz w:val="22"/>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sheet</w:t>
      </w:r>
      <w:r>
        <w:rPr>
          <w:rFonts w:ascii="宋体" w:hAnsi="宋体"/>
          <w:sz w:val="22"/>
          <w:szCs w:val="21"/>
        </w:rPr>
        <w:t>bl模块实现了展示层与业务逻辑层之间的</w:t>
      </w:r>
      <w:r>
        <w:rPr>
          <w:rFonts w:ascii="宋体" w:hAnsi="宋体" w:hint="eastAsia"/>
          <w:sz w:val="22"/>
          <w:szCs w:val="21"/>
        </w:rPr>
        <w:t>sheet</w:t>
      </w:r>
      <w:r>
        <w:rPr>
          <w:rFonts w:ascii="宋体" w:hAnsi="宋体"/>
          <w:sz w:val="22"/>
          <w:szCs w:val="21"/>
        </w:rPr>
        <w:t>blservice接口和业务逻辑层与数据层之间的</w:t>
      </w:r>
      <w:r>
        <w:rPr>
          <w:rFonts w:ascii="宋体" w:hAnsi="宋体" w:hint="eastAsia"/>
          <w:sz w:val="22"/>
          <w:szCs w:val="21"/>
        </w:rPr>
        <w:t>sheet</w:t>
      </w:r>
      <w:r>
        <w:rPr>
          <w:rFonts w:ascii="宋体" w:hAnsi="宋体"/>
          <w:sz w:val="22"/>
          <w:szCs w:val="21"/>
        </w:rPr>
        <w:t>dataservice接口。</w:t>
      </w:r>
    </w:p>
    <w:tbl>
      <w:tblPr>
        <w:tblStyle w:val="ae"/>
        <w:tblpPr w:leftFromText="180" w:rightFromText="180" w:vertAnchor="page" w:horzAnchor="page" w:tblpX="1973" w:tblpY="3076"/>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rPr>
          <w:trHeight w:val="6654"/>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eastAsiaTheme="minorEastAsia"/>
              </w:rPr>
            </w:pPr>
            <w:r>
              <w:rPr>
                <w:rFonts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rPr>
                <w:rFonts w:ascii="Consolas" w:hAnsi="Consolas"/>
                <w:bCs/>
                <w:sz w:val="22"/>
              </w:rPr>
            </w:pPr>
            <w:r>
              <w:rPr>
                <w:rFonts w:ascii="Consolas" w:hAnsi="Consolas" w:hint="eastAsia"/>
                <w:bCs/>
                <w:sz w:val="22"/>
              </w:rPr>
              <w:t xml:space="preserve">// </w:t>
            </w:r>
            <w:r>
              <w:rPr>
                <w:rFonts w:ascii="Consolas" w:hAnsi="Consolas" w:hint="eastAsia"/>
                <w:bCs/>
                <w:sz w:val="22"/>
              </w:rPr>
              <w:t>被</w:t>
            </w:r>
            <w:r>
              <w:rPr>
                <w:rFonts w:ascii="Consolas" w:hAnsi="Consolas" w:hint="eastAsia"/>
                <w:bCs/>
                <w:sz w:val="22"/>
              </w:rPr>
              <w:t>Presentation</w:t>
            </w:r>
            <w:r>
              <w:rPr>
                <w:rFonts w:ascii="Consolas" w:hAnsi="Consolas" w:hint="eastAsia"/>
                <w:bCs/>
                <w:sz w:val="22"/>
              </w:rPr>
              <w:t>层调用的接口</w:t>
            </w:r>
          </w:p>
          <w:p w:rsidR="00694684" w:rsidRDefault="00BC6B90">
            <w:pPr>
              <w:jc w:val="left"/>
              <w:rPr>
                <w:rFonts w:ascii="Consolas" w:eastAsia="Consolas" w:hAnsi="Consolas"/>
                <w:bCs/>
                <w:sz w:val="22"/>
              </w:rPr>
            </w:pPr>
            <w:r>
              <w:rPr>
                <w:rFonts w:ascii="Consolas" w:eastAsia="Consolas" w:hAnsi="Consolas" w:hint="eastAsia"/>
                <w:bCs/>
                <w:sz w:val="22"/>
              </w:rPr>
              <w:t>public interface SheetBLService {</w:t>
            </w:r>
            <w:r>
              <w:rPr>
                <w:rFonts w:ascii="Consolas" w:eastAsia="Consolas" w:hAnsi="Consolas" w:hint="eastAsia"/>
                <w:bCs/>
                <w:sz w:val="22"/>
              </w:rPr>
              <w:tab/>
            </w:r>
          </w:p>
          <w:p w:rsidR="00694684" w:rsidRDefault="00BC6B90">
            <w:pPr>
              <w:jc w:val="left"/>
              <w:rPr>
                <w:rFonts w:ascii="Consolas" w:eastAsia="Consolas" w:hAnsi="Consolas"/>
                <w:bCs/>
                <w:sz w:val="22"/>
              </w:rPr>
            </w:pPr>
            <w:r>
              <w:rPr>
                <w:rFonts w:ascii="Consolas" w:eastAsia="Consolas" w:hAnsi="Consolas" w:hint="eastAsia"/>
                <w:bCs/>
                <w:sz w:val="22"/>
              </w:rPr>
              <w:tab/>
              <w:t xml:space="preserve">public </w:t>
            </w:r>
            <w:r>
              <w:rPr>
                <w:rFonts w:ascii="Consolas" w:hAnsi="Consolas" w:hint="eastAsia"/>
                <w:bCs/>
                <w:sz w:val="22"/>
              </w:rPr>
              <w:t>SheetVO</w:t>
            </w:r>
            <w:r>
              <w:rPr>
                <w:rFonts w:ascii="Consolas" w:eastAsia="Consolas" w:hAnsi="Consolas" w:hint="eastAsia"/>
                <w:bCs/>
                <w:sz w:val="22"/>
              </w:rPr>
              <w:t xml:space="preserve"> checkSheet(long ID);</w:t>
            </w:r>
          </w:p>
          <w:p w:rsidR="00694684" w:rsidRDefault="00BC6B90">
            <w:pPr>
              <w:jc w:val="left"/>
              <w:rPr>
                <w:rFonts w:ascii="Consolas" w:eastAsia="Consolas" w:hAnsi="Consolas"/>
                <w:bCs/>
                <w:sz w:val="22"/>
              </w:rPr>
            </w:pPr>
            <w:r>
              <w:rPr>
                <w:rFonts w:ascii="Consolas" w:eastAsia="Consolas" w:hAnsi="Consolas" w:hint="eastAsia"/>
                <w:bCs/>
                <w:sz w:val="22"/>
              </w:rPr>
              <w:tab/>
              <w:t>public void examineSheet(long ID);</w:t>
            </w:r>
          </w:p>
          <w:p w:rsidR="00694684" w:rsidRDefault="00BC6B90">
            <w:pPr>
              <w:jc w:val="left"/>
              <w:rPr>
                <w:rFonts w:ascii="Consolas" w:eastAsia="Consolas" w:hAnsi="Consolas"/>
                <w:bCs/>
                <w:sz w:val="22"/>
              </w:rPr>
            </w:pPr>
            <w:r>
              <w:rPr>
                <w:rFonts w:ascii="Consolas" w:eastAsia="Consolas" w:hAnsi="Consolas" w:hint="eastAsia"/>
                <w:bCs/>
                <w:sz w:val="22"/>
              </w:rPr>
              <w:tab/>
              <w:t>public boolean confirmSheet(ArrayList&lt;String&gt; info, SheetType type);</w:t>
            </w:r>
          </w:p>
          <w:p w:rsidR="00694684" w:rsidRDefault="00BC6B90">
            <w:pPr>
              <w:jc w:val="left"/>
              <w:rPr>
                <w:rFonts w:ascii="Consolas" w:eastAsia="Consolas" w:hAnsi="Consolas"/>
                <w:bCs/>
                <w:sz w:val="22"/>
              </w:rPr>
            </w:pPr>
            <w:r>
              <w:rPr>
                <w:rFonts w:ascii="Consolas" w:eastAsia="Consolas" w:hAnsi="Consolas" w:hint="eastAsia"/>
                <w:bCs/>
                <w:sz w:val="22"/>
              </w:rPr>
              <w:tab/>
              <w:t>public void formulateConstant(</w:t>
            </w:r>
            <w:r>
              <w:rPr>
                <w:rFonts w:ascii="Consolas" w:hAnsi="Consolas" w:hint="eastAsia"/>
                <w:bCs/>
                <w:sz w:val="22"/>
              </w:rPr>
              <w:t>ArrayList&lt;ConstantVO&gt; constants</w:t>
            </w:r>
            <w:r>
              <w:rPr>
                <w:rFonts w:ascii="Consolas" w:eastAsia="Consolas" w:hAnsi="Consolas" w:hint="eastAsia"/>
                <w:bCs/>
                <w:sz w:val="22"/>
              </w:rPr>
              <w:t>);</w:t>
            </w:r>
          </w:p>
          <w:p w:rsidR="00694684" w:rsidRDefault="00BC6B90">
            <w:pPr>
              <w:rPr>
                <w:rFonts w:ascii="Consolas" w:hAnsi="Consolas"/>
                <w:bCs/>
                <w:sz w:val="22"/>
              </w:rPr>
            </w:pPr>
            <w:r>
              <w:rPr>
                <w:rFonts w:ascii="Consolas" w:eastAsia="Consolas" w:hAnsi="Consolas" w:hint="eastAsia"/>
                <w:bCs/>
                <w:sz w:val="22"/>
              </w:rPr>
              <w:t>}</w:t>
            </w:r>
          </w:p>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调用</w:t>
            </w:r>
            <w:r>
              <w:rPr>
                <w:rFonts w:ascii="Consolas" w:hAnsi="Consolas" w:hint="eastAsia"/>
                <w:bCs/>
                <w:sz w:val="22"/>
              </w:rPr>
              <w:t>DataService</w:t>
            </w:r>
            <w:r>
              <w:rPr>
                <w:rFonts w:ascii="Consolas" w:hAnsi="Consolas" w:hint="eastAsia"/>
                <w:bCs/>
                <w:sz w:val="22"/>
              </w:rPr>
              <w:t>层的接口</w:t>
            </w:r>
          </w:p>
          <w:p w:rsidR="00694684" w:rsidRDefault="00BC6B90">
            <w:pPr>
              <w:jc w:val="left"/>
              <w:rPr>
                <w:rFonts w:ascii="Consolas" w:eastAsia="Consolas" w:hAnsi="Consolas"/>
                <w:bCs/>
                <w:sz w:val="22"/>
              </w:rPr>
            </w:pPr>
            <w:r>
              <w:rPr>
                <w:rFonts w:ascii="Consolas" w:eastAsia="Consolas" w:hAnsi="Consolas" w:hint="eastAsia"/>
                <w:bCs/>
                <w:sz w:val="22"/>
              </w:rPr>
              <w:t>public interface SheetDataService {</w:t>
            </w:r>
          </w:p>
          <w:p w:rsidR="00694684" w:rsidRDefault="00BC6B90">
            <w:pPr>
              <w:jc w:val="left"/>
              <w:rPr>
                <w:rFonts w:ascii="Consolas" w:eastAsia="Consolas" w:hAnsi="Consolas"/>
                <w:bCs/>
                <w:sz w:val="22"/>
              </w:rPr>
            </w:pPr>
            <w:r>
              <w:rPr>
                <w:rFonts w:ascii="Consolas" w:eastAsia="Consolas" w:hAnsi="Consolas" w:hint="eastAsia"/>
                <w:bCs/>
                <w:sz w:val="22"/>
              </w:rPr>
              <w:tab/>
              <w:t xml:space="preserve">public SheetPO find(long id) throws </w:t>
            </w:r>
            <w:r>
              <w:rPr>
                <w:rFonts w:ascii="Consolas" w:eastAsia="Consolas" w:hAnsi="Consolas" w:hint="eastAsia"/>
                <w:bCs/>
                <w:sz w:val="22"/>
                <w:highlight w:val="darkGray"/>
              </w:rPr>
              <w:t>RemoteException</w:t>
            </w:r>
            <w:r>
              <w:rPr>
                <w:rFonts w:ascii="Consolas" w:eastAsia="Consolas" w:hAnsi="Consolas" w:hint="eastAsia"/>
                <w:bCs/>
                <w:sz w:val="22"/>
              </w:rPr>
              <w:t>;</w:t>
            </w:r>
          </w:p>
          <w:p w:rsidR="00694684" w:rsidRDefault="00BC6B90">
            <w:pPr>
              <w:jc w:val="left"/>
              <w:rPr>
                <w:rFonts w:ascii="Consolas" w:eastAsia="Consolas" w:hAnsi="Consolas"/>
                <w:bCs/>
                <w:sz w:val="22"/>
              </w:rPr>
            </w:pPr>
            <w:r>
              <w:rPr>
                <w:rFonts w:ascii="Consolas" w:eastAsia="Consolas" w:hAnsi="Consolas" w:hint="eastAsia"/>
                <w:bCs/>
                <w:sz w:val="22"/>
              </w:rPr>
              <w:tab/>
              <w:t xml:space="preserve">public ArrayList&lt;SheetPO&gt; finds(SheetType type) throws </w:t>
            </w:r>
            <w:r>
              <w:rPr>
                <w:rFonts w:ascii="Consolas" w:eastAsia="Consolas" w:hAnsi="Consolas" w:hint="eastAsia"/>
                <w:bCs/>
                <w:sz w:val="22"/>
                <w:highlight w:val="darkGray"/>
              </w:rPr>
              <w:t>RemoteException</w:t>
            </w:r>
            <w:r>
              <w:rPr>
                <w:rFonts w:ascii="Consolas" w:eastAsia="Consolas" w:hAnsi="Consolas" w:hint="eastAsia"/>
                <w:bCs/>
                <w:sz w:val="22"/>
              </w:rPr>
              <w:t>;</w:t>
            </w:r>
          </w:p>
          <w:p w:rsidR="00694684" w:rsidRDefault="00BC6B90">
            <w:pPr>
              <w:jc w:val="left"/>
              <w:rPr>
                <w:rFonts w:ascii="Consolas" w:eastAsia="Consolas" w:hAnsi="Consolas"/>
                <w:bCs/>
                <w:sz w:val="22"/>
              </w:rPr>
            </w:pPr>
            <w:r>
              <w:rPr>
                <w:rFonts w:ascii="Consolas" w:eastAsia="Consolas" w:hAnsi="Consolas" w:hint="eastAsia"/>
                <w:bCs/>
                <w:sz w:val="22"/>
              </w:rPr>
              <w:tab/>
              <w:t xml:space="preserve">public void insert(SheetPO po) throws </w:t>
            </w:r>
            <w:r>
              <w:rPr>
                <w:rFonts w:ascii="Consolas" w:eastAsia="Consolas" w:hAnsi="Consolas" w:hint="eastAsia"/>
                <w:bCs/>
                <w:sz w:val="22"/>
                <w:highlight w:val="darkGray"/>
              </w:rPr>
              <w:t>RemoteException</w:t>
            </w:r>
            <w:r>
              <w:rPr>
                <w:rFonts w:ascii="Consolas" w:eastAsia="Consolas" w:hAnsi="Consolas" w:hint="eastAsia"/>
                <w:bCs/>
                <w:sz w:val="22"/>
              </w:rPr>
              <w:t>;</w:t>
            </w:r>
          </w:p>
          <w:p w:rsidR="00694684" w:rsidRDefault="00BC6B90">
            <w:pPr>
              <w:jc w:val="left"/>
              <w:rPr>
                <w:rFonts w:ascii="Consolas" w:eastAsia="Consolas" w:hAnsi="Consolas"/>
                <w:bCs/>
                <w:sz w:val="22"/>
              </w:rPr>
            </w:pPr>
            <w:r>
              <w:rPr>
                <w:rFonts w:ascii="Consolas" w:eastAsia="Consolas" w:hAnsi="Consolas" w:hint="eastAsia"/>
                <w:bCs/>
                <w:sz w:val="22"/>
              </w:rPr>
              <w:tab/>
              <w:t xml:space="preserve">public void update(SheetPO po) throws </w:t>
            </w:r>
            <w:r>
              <w:rPr>
                <w:rFonts w:ascii="Consolas" w:eastAsia="Consolas" w:hAnsi="Consolas" w:hint="eastAsia"/>
                <w:bCs/>
                <w:sz w:val="22"/>
                <w:highlight w:val="darkGray"/>
              </w:rPr>
              <w:t>RemoteException</w:t>
            </w:r>
            <w:r>
              <w:rPr>
                <w:rFonts w:ascii="Consolas" w:eastAsia="Consolas" w:hAnsi="Consolas" w:hint="eastAsia"/>
                <w:bCs/>
                <w:sz w:val="22"/>
              </w:rPr>
              <w:t>;</w:t>
            </w:r>
          </w:p>
          <w:p w:rsidR="00694684" w:rsidRDefault="00BC6B90">
            <w:pPr>
              <w:jc w:val="left"/>
              <w:rPr>
                <w:rFonts w:ascii="Consolas" w:eastAsia="Consolas" w:hAnsi="Consolas"/>
                <w:bCs/>
                <w:sz w:val="22"/>
              </w:rPr>
            </w:pPr>
            <w:r>
              <w:rPr>
                <w:rFonts w:ascii="Consolas" w:eastAsia="Consolas" w:hAnsi="Consolas" w:hint="eastAsia"/>
                <w:bCs/>
                <w:sz w:val="22"/>
              </w:rPr>
              <w:tab/>
              <w:t xml:space="preserve">public void finish() throws </w:t>
            </w:r>
            <w:r>
              <w:rPr>
                <w:rFonts w:ascii="Consolas" w:eastAsia="Consolas" w:hAnsi="Consolas" w:hint="eastAsia"/>
                <w:bCs/>
                <w:sz w:val="22"/>
                <w:highlight w:val="darkGray"/>
              </w:rPr>
              <w:t>RemoteException</w:t>
            </w:r>
            <w:r>
              <w:rPr>
                <w:rFonts w:ascii="Consolas" w:eastAsia="Consolas" w:hAnsi="Consolas" w:hint="eastAsia"/>
                <w:bCs/>
                <w:sz w:val="22"/>
              </w:rPr>
              <w:t>;</w:t>
            </w:r>
          </w:p>
          <w:p w:rsidR="00694684" w:rsidRDefault="00BC6B90">
            <w:pPr>
              <w:rPr>
                <w:rFonts w:ascii="Consolas" w:hAnsi="Consolas"/>
                <w:bCs/>
                <w:sz w:val="22"/>
              </w:rPr>
            </w:pPr>
            <w:r>
              <w:rPr>
                <w:rFonts w:ascii="Consolas" w:eastAsia="Consolas" w:hAnsi="Consolas" w:hint="eastAsia"/>
                <w:bCs/>
                <w:sz w:val="22"/>
              </w:rPr>
              <w:t>}</w:t>
            </w:r>
          </w:p>
          <w:p w:rsidR="00694684" w:rsidRDefault="00694684">
            <w:pPr>
              <w:rPr>
                <w:rFonts w:ascii="Consolas" w:hAnsi="Consolas"/>
                <w:bCs/>
                <w:sz w:val="22"/>
              </w:rPr>
            </w:pP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eastAsiaTheme="minorEastAsia"/>
              </w:rPr>
            </w:pPr>
            <w:r>
              <w:rPr>
                <w:rFonts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eastAsiaTheme="minorEastAsia"/>
              </w:rPr>
            </w:pPr>
            <w:r>
              <w:rPr>
                <w:rFonts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eastAsiaTheme="minorEastAsia"/>
              </w:rPr>
            </w:pPr>
            <w:r>
              <w:rPr>
                <w:rFonts w:eastAsiaTheme="minorEastAsia" w:hint="eastAsia"/>
                <w:noProof/>
              </w:rPr>
              <w:drawing>
                <wp:inline distT="0" distB="0" distL="114300" distR="114300">
                  <wp:extent cx="4489450" cy="3173730"/>
                  <wp:effectExtent l="0" t="0" r="6350" b="7620"/>
                  <wp:docPr id="14" name="图片 14" desc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eet"/>
                          <pic:cNvPicPr>
                            <a:picLocks noChangeAspect="1"/>
                          </pic:cNvPicPr>
                        </pic:nvPicPr>
                        <pic:blipFill>
                          <a:blip r:embed="rId74" cstate="print"/>
                          <a:srcRect/>
                          <a:stretch>
                            <a:fillRect/>
                          </a:stretch>
                        </pic:blipFill>
                        <pic:spPr>
                          <a:xfrm>
                            <a:off x="0" y="0"/>
                            <a:ext cx="4489450" cy="3173730"/>
                          </a:xfrm>
                          <a:prstGeom prst="rect">
                            <a:avLst/>
                          </a:prstGeom>
                        </pic:spPr>
                      </pic:pic>
                    </a:graphicData>
                  </a:graphic>
                </wp:inline>
              </w:drawing>
            </w:r>
          </w:p>
        </w:tc>
      </w:tr>
    </w:tbl>
    <w:p w:rsidR="00694684" w:rsidRDefault="00BC6B90">
      <w:pPr>
        <w:pStyle w:val="12"/>
        <w:spacing w:line="276" w:lineRule="auto"/>
        <w:ind w:firstLineChars="0" w:firstLine="0"/>
        <w:jc w:val="center"/>
        <w:rPr>
          <w:rFonts w:ascii="宋体" w:hAnsi="宋体"/>
          <w:sz w:val="22"/>
        </w:rPr>
      </w:pPr>
      <w:r>
        <w:rPr>
          <w:rFonts w:hint="eastAsia"/>
          <w:b/>
          <w:bCs/>
        </w:rPr>
        <w:t>表</w:t>
      </w:r>
      <w:r>
        <w:rPr>
          <w:rFonts w:hint="eastAsia"/>
          <w:b/>
          <w:bCs/>
        </w:rPr>
        <w:t xml:space="preserve">28 </w:t>
      </w:r>
      <w:r>
        <w:rPr>
          <w:rFonts w:hint="eastAsia"/>
          <w:b/>
          <w:bCs/>
        </w:rPr>
        <w:t>表格业务逻辑层详细设计的上下文</w:t>
      </w:r>
    </w:p>
    <w:p w:rsidR="00694684" w:rsidRDefault="00694684">
      <w:pPr>
        <w:rPr>
          <w:rFonts w:ascii="宋体" w:hAnsi="宋体"/>
          <w:b/>
          <w:sz w:val="22"/>
        </w:rPr>
      </w:pPr>
    </w:p>
    <w:p w:rsidR="00694684" w:rsidRDefault="00694684">
      <w:pPr>
        <w:rPr>
          <w:rFonts w:ascii="宋体" w:hAnsi="宋体"/>
          <w:sz w:val="22"/>
        </w:rPr>
      </w:pPr>
    </w:p>
    <w:p w:rsidR="00694684" w:rsidRDefault="00694684">
      <w:pPr>
        <w:rPr>
          <w:rFonts w:ascii="宋体" w:hAnsi="宋体"/>
          <w:sz w:val="22"/>
        </w:rPr>
      </w:pPr>
    </w:p>
    <w:p w:rsidR="00694684" w:rsidRDefault="00694684">
      <w:pPr>
        <w:rPr>
          <w:rFonts w:ascii="宋体" w:hAnsi="宋体"/>
          <w:sz w:val="22"/>
        </w:rPr>
      </w:pPr>
    </w:p>
    <w:p w:rsidR="00694684" w:rsidRDefault="00694684">
      <w:pPr>
        <w:rPr>
          <w:rFonts w:ascii="宋体" w:hAnsi="宋体"/>
          <w:sz w:val="22"/>
        </w:rPr>
      </w:pPr>
    </w:p>
    <w:p w:rsidR="00694684" w:rsidRDefault="00694684">
      <w:pPr>
        <w:rPr>
          <w:rFonts w:ascii="宋体" w:hAnsi="宋体"/>
          <w:sz w:val="22"/>
        </w:rPr>
      </w:pPr>
    </w:p>
    <w:p w:rsidR="00694684" w:rsidRDefault="00BC6B90">
      <w:pPr>
        <w:rPr>
          <w:rFonts w:ascii="宋体" w:hAnsi="宋体"/>
          <w:sz w:val="22"/>
        </w:rPr>
      </w:pPr>
      <w:r>
        <w:rPr>
          <w:rFonts w:ascii="宋体" w:hAnsi="宋体"/>
          <w:sz w:val="22"/>
        </w:rPr>
        <w:t>(3)模块内部类的接口规范</w:t>
      </w:r>
    </w:p>
    <w:p w:rsidR="00694684" w:rsidRDefault="00BC6B90">
      <w:pPr>
        <w:jc w:val="center"/>
        <w:rPr>
          <w:rFonts w:ascii="宋体" w:hAnsi="宋体"/>
          <w:b/>
          <w:bCs/>
        </w:rPr>
      </w:pPr>
      <w:r>
        <w:rPr>
          <w:rFonts w:ascii="宋体" w:hAnsi="宋体"/>
          <w:b/>
          <w:bCs/>
        </w:rPr>
        <w:t>表</w:t>
      </w:r>
      <w:r>
        <w:rPr>
          <w:rFonts w:ascii="宋体" w:hAnsi="宋体" w:hint="eastAsia"/>
          <w:b/>
          <w:bCs/>
        </w:rPr>
        <w:t>29 SheetController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SheetController</w:t>
            </w:r>
            <w:r>
              <w:rPr>
                <w:color w:val="000000"/>
              </w:rPr>
              <w:t>.check</w:t>
            </w:r>
            <w:r>
              <w:rPr>
                <w:rFonts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 xml:space="preserve">public </w:t>
            </w:r>
            <w:r>
              <w:rPr>
                <w:rFonts w:hint="eastAsia"/>
                <w:color w:val="000000"/>
                <w:sz w:val="21"/>
                <w:szCs w:val="21"/>
              </w:rPr>
              <w:t>SheetVO checkSheet</w:t>
            </w:r>
            <w:r>
              <w:rPr>
                <w:rFonts w:hint="eastAsia"/>
                <w:sz w:val="21"/>
                <w:szCs w:val="21"/>
              </w:rPr>
              <w:t>(long ID)</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调用Sheet领域对象的checkSheet方法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SheetController</w:t>
            </w:r>
            <w:r>
              <w:rPr>
                <w:color w:val="000000"/>
              </w:rPr>
              <w:t>.examine</w:t>
            </w:r>
            <w:r>
              <w:rPr>
                <w:rFonts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public</w:t>
            </w:r>
            <w:r>
              <w:rPr>
                <w:rFonts w:hint="eastAsia"/>
                <w:color w:val="000000"/>
                <w:sz w:val="21"/>
                <w:szCs w:val="21"/>
              </w:rPr>
              <w:t xml:space="preserve"> void examineSheet</w:t>
            </w:r>
            <w:r>
              <w:rPr>
                <w:rFonts w:hint="eastAsia"/>
                <w:sz w:val="21"/>
                <w:szCs w:val="21"/>
              </w:rPr>
              <w:t>(long ID,boolean passed)</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调用Sheet领域对象的examineSheet方法</w:t>
            </w:r>
          </w:p>
        </w:tc>
      </w:tr>
      <w:tr w:rsidR="00694684">
        <w:tc>
          <w:tcPr>
            <w:tcW w:w="248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pPr>
            <w:r>
              <w:rPr>
                <w:rFonts w:hint="eastAsia"/>
                <w:color w:val="000000"/>
              </w:rPr>
              <w:t>SheetController</w:t>
            </w:r>
            <w:r>
              <w:rPr>
                <w:color w:val="000000"/>
              </w:rPr>
              <w:t>.</w:t>
            </w:r>
            <w:r>
              <w:rPr>
                <w:rFonts w:hint="eastAsia"/>
                <w:color w:val="000000"/>
              </w:rPr>
              <w:t>confirmSheet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p</w:t>
            </w:r>
            <w:r>
              <w:rPr>
                <w:color w:val="000000"/>
                <w:sz w:val="21"/>
                <w:szCs w:val="21"/>
              </w:rPr>
              <w:t>ublic</w:t>
            </w:r>
            <w:r>
              <w:rPr>
                <w:rFonts w:hint="eastAsia"/>
                <w:color w:val="000000"/>
                <w:sz w:val="21"/>
                <w:szCs w:val="21"/>
              </w:rPr>
              <w:t xml:space="preserve"> boolean confirmSheet(SheetVO sheet, SheetType type)</w:t>
            </w:r>
          </w:p>
        </w:tc>
      </w:tr>
      <w:tr w:rsidR="00694684">
        <w:trPr>
          <w:trHeight w:val="90"/>
        </w:trPr>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已创建一个Sheet领域对象，并且输入符合输入规则</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调用Sheet领域对象的confirmSheet方法</w:t>
            </w:r>
          </w:p>
        </w:tc>
      </w:tr>
      <w:tr w:rsidR="00694684">
        <w:tc>
          <w:tcPr>
            <w:tcW w:w="2484" w:type="dxa"/>
            <w:vMerge w:val="restart"/>
            <w:tcBorders>
              <w:left w:val="single" w:sz="8" w:space="0" w:color="4F81BD"/>
              <w:right w:val="single" w:sz="8" w:space="0" w:color="4F81BD"/>
            </w:tcBorders>
            <w:shd w:val="clear" w:color="auto" w:fill="FFFFFF"/>
          </w:tcPr>
          <w:p w:rsidR="00694684" w:rsidRDefault="00694684">
            <w:pPr>
              <w:rPr>
                <w:color w:val="000000"/>
              </w:rPr>
            </w:pPr>
          </w:p>
          <w:p w:rsidR="00694684" w:rsidRDefault="00BC6B90">
            <w:pPr>
              <w:jc w:val="center"/>
            </w:pPr>
            <w:r>
              <w:rPr>
                <w:color w:val="000000"/>
              </w:rPr>
              <w:t>Sheet</w:t>
            </w:r>
            <w:r>
              <w:rPr>
                <w:rFonts w:hint="eastAsia"/>
                <w:color w:val="000000"/>
              </w:rPr>
              <w:t>Controller</w:t>
            </w:r>
            <w:r>
              <w:rPr>
                <w:color w:val="000000"/>
              </w:rPr>
              <w:t>.formulateConstant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public void formulateConstant(</w:t>
            </w:r>
            <w:r>
              <w:rPr>
                <w:rFonts w:eastAsia="Consolas"/>
                <w:bCs/>
                <w:sz w:val="21"/>
                <w:szCs w:val="21"/>
              </w:rPr>
              <w:t>ArrayList&lt;</w:t>
            </w:r>
            <w:r>
              <w:rPr>
                <w:rFonts w:hint="eastAsia"/>
                <w:bCs/>
                <w:sz w:val="21"/>
                <w:szCs w:val="21"/>
              </w:rPr>
              <w:t>ConstantVO</w:t>
            </w:r>
            <w:r>
              <w:rPr>
                <w:rFonts w:eastAsia="Consolas"/>
                <w:bCs/>
                <w:sz w:val="21"/>
                <w:szCs w:val="21"/>
              </w:rPr>
              <w:t xml:space="preserve">&gt; </w:t>
            </w:r>
            <w:r>
              <w:rPr>
                <w:rFonts w:hint="eastAsia"/>
                <w:bCs/>
                <w:sz w:val="21"/>
                <w:szCs w:val="21"/>
              </w:rPr>
              <w:t>constants</w:t>
            </w:r>
            <w:r>
              <w:rPr>
                <w:rFonts w:hint="eastAsia"/>
                <w:color w:val="000000"/>
                <w:sz w:val="21"/>
                <w:szCs w:val="21"/>
              </w:rPr>
              <w:t>)</w:t>
            </w:r>
          </w:p>
        </w:tc>
      </w:tr>
      <w:tr w:rsidR="00694684">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调用Sheet领域对象的formulateConstant方法</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hint="eastAsia"/>
                <w:color w:val="000000"/>
              </w:rPr>
              <w:t>Sheet</w:t>
            </w:r>
            <w:r>
              <w:rPr>
                <w:color w:val="000000"/>
              </w:rPr>
              <w:t>.check</w:t>
            </w:r>
            <w:r>
              <w:rPr>
                <w:rFonts w:hint="eastAsia"/>
                <w:color w:val="000000"/>
              </w:rPr>
              <w:t>Sheet</w:t>
            </w:r>
            <w:r>
              <w:rPr>
                <w:rFonts w:hint="eastAsia"/>
              </w:rPr>
              <w:t>(long ID)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查看表格</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hint="eastAsia"/>
                <w:color w:val="000000"/>
              </w:rPr>
              <w:t>Sheet</w:t>
            </w:r>
            <w:r>
              <w:rPr>
                <w:color w:val="000000"/>
              </w:rPr>
              <w:t>.examine</w:t>
            </w:r>
            <w:r>
              <w:rPr>
                <w:rFonts w:hint="eastAsia"/>
                <w:color w:val="000000"/>
              </w:rPr>
              <w:t>Sheet</w:t>
            </w:r>
            <w:r>
              <w:rPr>
                <w:rFonts w:hint="eastAsia"/>
              </w:rPr>
              <w:t>(long ID,boolean passed)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审批表格</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rFonts w:hint="eastAsia"/>
                <w:color w:val="000000"/>
              </w:rPr>
              <w:t>Sheet</w:t>
            </w:r>
            <w:r>
              <w:rPr>
                <w:color w:val="000000"/>
              </w:rPr>
              <w:t>.</w:t>
            </w:r>
            <w:r>
              <w:rPr>
                <w:rFonts w:hint="eastAsia"/>
                <w:color w:val="000000"/>
              </w:rPr>
              <w:t>confirmSheet(SheetVO sheet, int type, boolean confirmed)</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确认提交表格</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color w:val="000000"/>
              </w:rPr>
              <w:t>Sheet.formulateConstan</w:t>
            </w:r>
            <w:r>
              <w:rPr>
                <w:rFonts w:hint="eastAsia"/>
                <w:color w:val="000000"/>
              </w:rPr>
              <w:t>t</w:t>
            </w:r>
            <w:r>
              <w:rPr>
                <w:color w:val="000000"/>
              </w:rPr>
              <w:t>(</w:t>
            </w:r>
            <w:r>
              <w:rPr>
                <w:rFonts w:eastAsia="Consolas"/>
                <w:bCs/>
              </w:rPr>
              <w:t>ArrayList&lt;Double&gt; distant</w:t>
            </w:r>
            <w:r>
              <w:rPr>
                <w:color w:val="000000"/>
              </w:rPr>
              <w:t>, double price</w:t>
            </w:r>
            <w:r>
              <w:rPr>
                <w:rFonts w:hint="eastAsia"/>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制定常量</w:t>
            </w:r>
          </w:p>
        </w:tc>
      </w:tr>
    </w:tbl>
    <w:p w:rsidR="00694684" w:rsidRDefault="00694684">
      <w:pPr>
        <w:jc w:val="center"/>
        <w:rPr>
          <w:rFonts w:ascii="宋体" w:hAnsi="宋体"/>
          <w:b/>
          <w:bCs/>
        </w:rPr>
      </w:pPr>
    </w:p>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rPr>
      </w:pPr>
      <w:r>
        <w:rPr>
          <w:rFonts w:ascii="宋体" w:hAnsi="宋体"/>
          <w:b/>
          <w:bCs/>
        </w:rPr>
        <w:t>表</w:t>
      </w:r>
      <w:r>
        <w:rPr>
          <w:rFonts w:ascii="宋体" w:hAnsi="宋体" w:hint="eastAsia"/>
          <w:b/>
          <w:bCs/>
        </w:rPr>
        <w:t>30 Sheet</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Sheet</w:t>
            </w:r>
            <w:r>
              <w:rPr>
                <w:color w:val="000000"/>
              </w:rPr>
              <w:t>.check</w:t>
            </w:r>
            <w:r>
              <w:rPr>
                <w:rFonts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 xml:space="preserve">public </w:t>
            </w:r>
            <w:r>
              <w:rPr>
                <w:rFonts w:hint="eastAsia"/>
                <w:color w:val="000000"/>
                <w:sz w:val="21"/>
                <w:szCs w:val="21"/>
              </w:rPr>
              <w:t>SheetVO checkSheet</w:t>
            </w:r>
            <w:r>
              <w:rPr>
                <w:rFonts w:hint="eastAsia"/>
                <w:sz w:val="21"/>
                <w:szCs w:val="21"/>
              </w:rPr>
              <w:t>(long ID)</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ID符合输入规则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返回此表格的完整信息</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Sheet</w:t>
            </w:r>
            <w:r>
              <w:rPr>
                <w:color w:val="000000"/>
              </w:rPr>
              <w:t>.examine</w:t>
            </w:r>
            <w:r>
              <w:rPr>
                <w:rFonts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public</w:t>
            </w:r>
            <w:r>
              <w:rPr>
                <w:rFonts w:hint="eastAsia"/>
                <w:color w:val="000000"/>
                <w:sz w:val="21"/>
                <w:szCs w:val="21"/>
              </w:rPr>
              <w:t xml:space="preserve"> void examineSheet</w:t>
            </w:r>
            <w:r>
              <w:rPr>
                <w:rFonts w:hint="eastAsia"/>
                <w:sz w:val="21"/>
                <w:szCs w:val="21"/>
              </w:rPr>
              <w:t>(long ID,boolean passed)</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ID符合输入规则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持久化更新涉及的领域对象的数据</w:t>
            </w:r>
          </w:p>
        </w:tc>
      </w:tr>
      <w:tr w:rsidR="00694684">
        <w:tc>
          <w:tcPr>
            <w:tcW w:w="248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pPr>
            <w:r>
              <w:rPr>
                <w:rFonts w:hint="eastAsia"/>
                <w:color w:val="000000"/>
              </w:rPr>
              <w:t>Sheet</w:t>
            </w:r>
            <w:r>
              <w:rPr>
                <w:color w:val="000000"/>
              </w:rPr>
              <w:t>.</w:t>
            </w:r>
            <w:r>
              <w:rPr>
                <w:rFonts w:hint="eastAsia"/>
                <w:color w:val="000000"/>
              </w:rPr>
              <w:t>confirmSheet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p</w:t>
            </w:r>
            <w:r>
              <w:rPr>
                <w:color w:val="000000"/>
                <w:sz w:val="21"/>
                <w:szCs w:val="21"/>
              </w:rPr>
              <w:t>ublic</w:t>
            </w:r>
            <w:r>
              <w:rPr>
                <w:rFonts w:hint="eastAsia"/>
                <w:color w:val="000000"/>
                <w:sz w:val="21"/>
                <w:szCs w:val="21"/>
              </w:rPr>
              <w:t xml:space="preserve"> boolean confirmSheet(SheetVO sheet, SheetType type,)</w:t>
            </w:r>
          </w:p>
        </w:tc>
      </w:tr>
      <w:tr w:rsidR="00694684">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启动一个填写表格回合</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结束此次填写表格回合，持久化更新涉及的领域对象的数据</w:t>
            </w:r>
          </w:p>
        </w:tc>
      </w:tr>
      <w:tr w:rsidR="00694684">
        <w:tc>
          <w:tcPr>
            <w:tcW w:w="2484" w:type="dxa"/>
            <w:vMerge w:val="restart"/>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p w:rsidR="00694684" w:rsidRDefault="00694684">
            <w:pPr>
              <w:jc w:val="center"/>
              <w:rPr>
                <w:color w:val="000000"/>
              </w:rPr>
            </w:pPr>
          </w:p>
          <w:p w:rsidR="00694684" w:rsidRDefault="00BC6B90">
            <w:pPr>
              <w:jc w:val="center"/>
            </w:pPr>
            <w:r>
              <w:rPr>
                <w:color w:val="000000"/>
              </w:rPr>
              <w:t>Sheet.formulateConstant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public void formulateConstant(</w:t>
            </w:r>
            <w:r>
              <w:rPr>
                <w:rFonts w:eastAsia="Consolas"/>
                <w:bCs/>
                <w:sz w:val="21"/>
                <w:szCs w:val="21"/>
              </w:rPr>
              <w:t>ArrayList&lt;</w:t>
            </w:r>
            <w:r>
              <w:rPr>
                <w:rFonts w:hint="eastAsia"/>
                <w:bCs/>
                <w:sz w:val="21"/>
                <w:szCs w:val="21"/>
              </w:rPr>
              <w:t>ConstantVO</w:t>
            </w:r>
            <w:r>
              <w:rPr>
                <w:rFonts w:eastAsia="Consolas"/>
                <w:bCs/>
                <w:sz w:val="21"/>
                <w:szCs w:val="21"/>
              </w:rPr>
              <w:t xml:space="preserve">&gt; </w:t>
            </w:r>
            <w:r>
              <w:rPr>
                <w:rFonts w:hint="eastAsia"/>
                <w:bCs/>
                <w:sz w:val="21"/>
                <w:szCs w:val="21"/>
              </w:rPr>
              <w:t>constants</w:t>
            </w:r>
            <w:r>
              <w:rPr>
                <w:rFonts w:hint="eastAsia"/>
                <w:color w:val="000000"/>
                <w:sz w:val="21"/>
                <w:szCs w:val="21"/>
              </w:rPr>
              <w:t>)</w:t>
            </w:r>
          </w:p>
        </w:tc>
      </w:tr>
      <w:tr w:rsidR="00694684">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启动一个制定常量回合</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结束此次制定常量回合，持久化更新涉及的领域对象的数据</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DatabaseFactory.get</w:t>
            </w:r>
            <w:r>
              <w:rPr>
                <w:rFonts w:hint="eastAsia"/>
                <w:color w:val="000000"/>
                <w:sz w:val="21"/>
                <w:szCs w:val="21"/>
              </w:rPr>
              <w:t>Sheet</w:t>
            </w:r>
            <w:r>
              <w:rPr>
                <w:color w:val="000000"/>
                <w:sz w:val="21"/>
                <w:szCs w:val="21"/>
              </w:rPr>
              <w:t>Database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得到Sheet数据库的服务的引用</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Sheet</w:t>
            </w:r>
            <w:r>
              <w:rPr>
                <w:color w:val="000000"/>
                <w:sz w:val="21"/>
                <w:szCs w:val="21"/>
              </w:rPr>
              <w:t>DataService.insert(</w:t>
            </w:r>
            <w:r>
              <w:rPr>
                <w:rFonts w:hint="eastAsia"/>
                <w:color w:val="000000"/>
                <w:sz w:val="21"/>
                <w:szCs w:val="21"/>
              </w:rPr>
              <w:t>Sheet</w:t>
            </w:r>
            <w:r>
              <w:rPr>
                <w:color w:val="000000"/>
                <w:sz w:val="21"/>
                <w:szCs w:val="21"/>
              </w:rPr>
              <w:t>PO po</w:t>
            </w:r>
            <w:r>
              <w:rPr>
                <w:rFonts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color w:val="000000"/>
                <w:sz w:val="21"/>
                <w:szCs w:val="21"/>
              </w:rPr>
            </w:pPr>
            <w:r>
              <w:rPr>
                <w:rFonts w:hint="eastAsia"/>
                <w:color w:val="000000"/>
                <w:sz w:val="21"/>
                <w:szCs w:val="21"/>
              </w:rPr>
              <w:t>Sheet</w:t>
            </w:r>
            <w:r>
              <w:rPr>
                <w:color w:val="000000"/>
                <w:sz w:val="21"/>
                <w:szCs w:val="21"/>
              </w:rPr>
              <w:t>DataService.</w:t>
            </w:r>
            <w:r>
              <w:rPr>
                <w:rFonts w:hint="eastAsia"/>
                <w:color w:val="000000"/>
                <w:sz w:val="21"/>
                <w:szCs w:val="21"/>
              </w:rPr>
              <w:t>update</w:t>
            </w:r>
            <w:r>
              <w:rPr>
                <w:color w:val="000000"/>
                <w:sz w:val="21"/>
                <w:szCs w:val="21"/>
              </w:rPr>
              <w:t>(</w:t>
            </w:r>
            <w:r>
              <w:rPr>
                <w:rFonts w:hint="eastAsia"/>
                <w:color w:val="000000"/>
                <w:sz w:val="21"/>
                <w:szCs w:val="21"/>
              </w:rPr>
              <w:t>Sheet</w:t>
            </w:r>
            <w:r>
              <w:rPr>
                <w:color w:val="000000"/>
                <w:sz w:val="21"/>
                <w:szCs w:val="21"/>
              </w:rPr>
              <w:t>PO po</w:t>
            </w:r>
            <w:r>
              <w:rPr>
                <w:rFonts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更新单一持久化对象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color w:val="000000"/>
                <w:sz w:val="21"/>
                <w:szCs w:val="21"/>
              </w:rPr>
            </w:pPr>
            <w:r>
              <w:rPr>
                <w:rFonts w:hint="eastAsia"/>
                <w:color w:val="000000"/>
                <w:sz w:val="21"/>
                <w:szCs w:val="21"/>
              </w:rPr>
              <w:t>Sheet</w:t>
            </w:r>
            <w:r>
              <w:rPr>
                <w:color w:val="000000"/>
                <w:sz w:val="21"/>
                <w:szCs w:val="21"/>
              </w:rPr>
              <w:t>DataService</w:t>
            </w:r>
            <w:r>
              <w:rPr>
                <w:rFonts w:hint="eastAsia"/>
                <w:color w:val="000000"/>
                <w:sz w:val="21"/>
                <w:szCs w:val="21"/>
              </w:rPr>
              <w:t>.find(long ID)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根据ID进行查找单一持久化对象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color w:val="000000"/>
                <w:sz w:val="21"/>
                <w:szCs w:val="21"/>
              </w:rPr>
            </w:pPr>
            <w:r>
              <w:rPr>
                <w:rFonts w:hint="eastAsia"/>
                <w:color w:val="000000"/>
                <w:sz w:val="21"/>
                <w:szCs w:val="21"/>
              </w:rPr>
              <w:t>Sheet</w:t>
            </w:r>
            <w:r>
              <w:rPr>
                <w:color w:val="000000"/>
                <w:sz w:val="21"/>
                <w:szCs w:val="21"/>
              </w:rPr>
              <w:t>DataService</w:t>
            </w:r>
            <w:r>
              <w:rPr>
                <w:rFonts w:hint="eastAsia"/>
                <w:color w:val="000000"/>
                <w:sz w:val="21"/>
                <w:szCs w:val="21"/>
              </w:rPr>
              <w:t>.finds(SheetType type)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根据type进行查找多个持久化对象</w:t>
            </w:r>
          </w:p>
        </w:tc>
      </w:tr>
    </w:tbl>
    <w:p w:rsidR="00694684" w:rsidRDefault="00694684">
      <w:pPr>
        <w:jc w:val="center"/>
        <w:rPr>
          <w:rFonts w:ascii="宋体" w:hAnsi="宋体"/>
          <w:b/>
          <w:bCs/>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begininfobl模块</w:t>
      </w:r>
      <w:bookmarkEnd w:id="1185"/>
    </w:p>
    <w:p w:rsidR="00694684" w:rsidRDefault="00BC6B90">
      <w:pPr>
        <w:spacing w:line="360" w:lineRule="auto"/>
        <w:rPr>
          <w:rFonts w:ascii="宋体" w:hAnsi="宋体"/>
          <w:sz w:val="22"/>
        </w:rPr>
      </w:pPr>
      <w:bookmarkStart w:id="1186" w:name="_Toc402982484"/>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beginInfo</w:t>
      </w:r>
      <w:r>
        <w:rPr>
          <w:rFonts w:ascii="宋体" w:hAnsi="宋体"/>
          <w:sz w:val="22"/>
          <w:szCs w:val="21"/>
        </w:rPr>
        <w:t>bl模块负责实现</w:t>
      </w:r>
      <w:r>
        <w:rPr>
          <w:rFonts w:ascii="宋体" w:hAnsi="宋体" w:hint="eastAsia"/>
          <w:sz w:val="22"/>
          <w:szCs w:val="21"/>
        </w:rPr>
        <w:t>与期初建账相关</w:t>
      </w:r>
      <w:r>
        <w:rPr>
          <w:rFonts w:ascii="宋体" w:hAnsi="宋体"/>
          <w:sz w:val="22"/>
          <w:szCs w:val="21"/>
        </w:rPr>
        <w:t>的功能需求，具体功能需求和非功能需求请参见需求规格说明文档和体系结构设计文档。</w:t>
      </w:r>
    </w:p>
    <w:p w:rsidR="00694684" w:rsidRDefault="00BC6B90">
      <w:pPr>
        <w:spacing w:line="360" w:lineRule="auto"/>
        <w:rPr>
          <w:rFonts w:ascii="宋体" w:hAnsi="宋体"/>
          <w:sz w:val="22"/>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beginInfo</w:t>
      </w:r>
      <w:r>
        <w:rPr>
          <w:rFonts w:ascii="宋体" w:hAnsi="宋体"/>
          <w:sz w:val="22"/>
          <w:szCs w:val="21"/>
        </w:rPr>
        <w:t>bl模块实现了展示层与业务逻辑层之间的</w:t>
      </w:r>
      <w:r>
        <w:rPr>
          <w:rFonts w:ascii="宋体" w:hAnsi="宋体" w:hint="eastAsia"/>
          <w:sz w:val="22"/>
          <w:szCs w:val="21"/>
        </w:rPr>
        <w:t>beginInfo</w:t>
      </w:r>
      <w:r>
        <w:rPr>
          <w:rFonts w:ascii="宋体" w:hAnsi="宋体"/>
          <w:sz w:val="22"/>
          <w:szCs w:val="21"/>
        </w:rPr>
        <w:t>blservice接口和业务逻辑层与数据层之间的</w:t>
      </w:r>
      <w:r>
        <w:rPr>
          <w:rFonts w:ascii="宋体" w:hAnsi="宋体" w:hint="eastAsia"/>
          <w:sz w:val="22"/>
          <w:szCs w:val="21"/>
        </w:rPr>
        <w:t>beginInfo</w:t>
      </w:r>
      <w:r>
        <w:rPr>
          <w:rFonts w:ascii="宋体" w:hAnsi="宋体"/>
          <w:sz w:val="22"/>
          <w:szCs w:val="21"/>
        </w:rPr>
        <w:t>dataservice接口。</w:t>
      </w:r>
    </w:p>
    <w:p w:rsidR="00694684" w:rsidRDefault="00694684">
      <w:pPr>
        <w:pStyle w:val="12"/>
        <w:ind w:firstLineChars="0" w:firstLine="0"/>
        <w:jc w:val="center"/>
        <w:rPr>
          <w:b/>
          <w:bCs/>
        </w:rPr>
      </w:pPr>
    </w:p>
    <w:p w:rsidR="00694684" w:rsidRDefault="00694684">
      <w:pPr>
        <w:pStyle w:val="12"/>
        <w:ind w:firstLineChars="0" w:firstLine="0"/>
        <w:jc w:val="center"/>
        <w:rPr>
          <w:b/>
          <w:bCs/>
        </w:rPr>
      </w:pPr>
    </w:p>
    <w:p w:rsidR="00694684" w:rsidRDefault="00694684">
      <w:pPr>
        <w:pStyle w:val="12"/>
        <w:ind w:firstLineChars="0" w:firstLine="0"/>
        <w:jc w:val="center"/>
        <w:rPr>
          <w:b/>
          <w:bCs/>
        </w:rPr>
      </w:pPr>
    </w:p>
    <w:p w:rsidR="00694684" w:rsidRDefault="00694684">
      <w:pPr>
        <w:pStyle w:val="12"/>
        <w:ind w:firstLineChars="0" w:firstLine="0"/>
        <w:jc w:val="center"/>
        <w:rPr>
          <w:b/>
          <w:bCs/>
        </w:rPr>
      </w:pPr>
    </w:p>
    <w:p w:rsidR="00694684" w:rsidRDefault="00694684">
      <w:pPr>
        <w:pStyle w:val="12"/>
        <w:ind w:firstLineChars="0" w:firstLine="0"/>
        <w:rPr>
          <w:b/>
          <w:bCs/>
        </w:rPr>
      </w:pPr>
    </w:p>
    <w:p w:rsidR="00694684" w:rsidRDefault="00694684">
      <w:pPr>
        <w:pStyle w:val="12"/>
        <w:ind w:firstLineChars="0" w:firstLine="0"/>
        <w:jc w:val="center"/>
        <w:rPr>
          <w:b/>
          <w:bCs/>
        </w:rPr>
      </w:pPr>
    </w:p>
    <w:p w:rsidR="00694684" w:rsidRDefault="00694684">
      <w:pPr>
        <w:pStyle w:val="12"/>
        <w:ind w:firstLineChars="0" w:firstLine="0"/>
        <w:jc w:val="center"/>
        <w:rPr>
          <w:b/>
          <w:bCs/>
        </w:rPr>
      </w:pPr>
    </w:p>
    <w:p w:rsidR="00694684" w:rsidRDefault="00694684">
      <w:pPr>
        <w:pStyle w:val="12"/>
        <w:ind w:firstLineChars="0" w:firstLine="0"/>
        <w:rPr>
          <w:b/>
          <w:bCs/>
        </w:rPr>
      </w:pPr>
    </w:p>
    <w:tbl>
      <w:tblPr>
        <w:tblStyle w:val="ae"/>
        <w:tblpPr w:leftFromText="180" w:rightFromText="180" w:vertAnchor="page" w:horzAnchor="page" w:tblpX="1802" w:tblpY="4815"/>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l2br w:val="nil"/>
              <w:tr2bl w:val="nil"/>
            </w:tcBorders>
            <w:vAlign w:val="center"/>
          </w:tcPr>
          <w:p w:rsidR="00694684" w:rsidRDefault="00BC6B90">
            <w:pPr>
              <w:jc w:val="center"/>
            </w:pPr>
            <w:r>
              <w:rPr>
                <w:rFonts w:hint="eastAsia"/>
              </w:rPr>
              <w:lastRenderedPageBreak/>
              <w:t>输入</w:t>
            </w:r>
          </w:p>
        </w:tc>
        <w:tc>
          <w:tcPr>
            <w:tcW w:w="728" w:type="dxa"/>
            <w:tcBorders>
              <w:tl2br w:val="nil"/>
              <w:tr2bl w:val="nil"/>
            </w:tcBorders>
            <w:shd w:val="clear" w:color="auto" w:fill="BDD6EE" w:themeFill="accent1" w:themeFillTint="66"/>
            <w:vAlign w:val="center"/>
          </w:tcPr>
          <w:p w:rsidR="00694684" w:rsidRDefault="00BC6B90">
            <w:pPr>
              <w:jc w:val="center"/>
            </w:pPr>
            <w:r>
              <w:rPr>
                <w:rFonts w:hint="eastAsia"/>
              </w:rPr>
              <w:t>需求</w:t>
            </w:r>
          </w:p>
        </w:tc>
        <w:tc>
          <w:tcPr>
            <w:tcW w:w="7291" w:type="dxa"/>
            <w:tcBorders>
              <w:tl2br w:val="nil"/>
              <w:tr2bl w:val="nil"/>
            </w:tcBorders>
          </w:tcPr>
          <w:p w:rsidR="00694684" w:rsidRDefault="00BC6B90">
            <w:r>
              <w:rPr>
                <w:rFonts w:hint="eastAsia"/>
              </w:rPr>
              <w:t>参见：</w:t>
            </w:r>
          </w:p>
          <w:p w:rsidR="00694684" w:rsidRDefault="00BC6B90">
            <w:r>
              <w:rPr>
                <w:rFonts w:hint="eastAsia"/>
              </w:rPr>
              <w:t>用例文档中的“用例</w:t>
            </w:r>
            <w:r>
              <w:rPr>
                <w:rFonts w:hint="eastAsia"/>
              </w:rPr>
              <w:t>22</w:t>
            </w:r>
            <w:r>
              <w:rPr>
                <w:rFonts w:hint="eastAsia"/>
              </w:rPr>
              <w:t>期初建账”</w:t>
            </w:r>
          </w:p>
          <w:p w:rsidR="00694684" w:rsidRDefault="00BC6B90">
            <w:pPr>
              <w:jc w:val="left"/>
            </w:pPr>
            <w:r>
              <w:rPr>
                <w:rFonts w:hint="eastAsia"/>
              </w:rPr>
              <w:t>软件需求规格说明文档中的</w:t>
            </w:r>
            <w:r>
              <w:rPr>
                <w:rFonts w:hint="eastAsia"/>
              </w:rPr>
              <w:t>3.2</w:t>
            </w:r>
            <w:r>
              <w:rPr>
                <w:rFonts w:hint="eastAsia"/>
              </w:rPr>
              <w:t>节和</w:t>
            </w:r>
            <w:r>
              <w:rPr>
                <w:rFonts w:hint="eastAsia"/>
              </w:rPr>
              <w:t>3.3</w:t>
            </w:r>
            <w:r>
              <w:rPr>
                <w:rFonts w:hint="eastAsia"/>
              </w:rPr>
              <w:t>节</w:t>
            </w:r>
          </w:p>
        </w:tc>
      </w:tr>
      <w:tr w:rsidR="00694684">
        <w:trPr>
          <w:trHeight w:val="2682"/>
        </w:trPr>
        <w:tc>
          <w:tcPr>
            <w:tcW w:w="503" w:type="dxa"/>
            <w:vMerge/>
            <w:tcBorders>
              <w:tl2br w:val="nil"/>
              <w:tr2bl w:val="nil"/>
            </w:tcBorders>
            <w:vAlign w:val="center"/>
          </w:tcPr>
          <w:p w:rsidR="00694684" w:rsidRDefault="00694684">
            <w:pPr>
              <w:jc w:val="center"/>
            </w:pPr>
          </w:p>
        </w:tc>
        <w:tc>
          <w:tcPr>
            <w:tcW w:w="728" w:type="dxa"/>
            <w:tcBorders>
              <w:tl2br w:val="nil"/>
              <w:tr2bl w:val="nil"/>
            </w:tcBorders>
            <w:shd w:val="clear" w:color="auto" w:fill="BDD6EE" w:themeFill="accent1" w:themeFillTint="66"/>
            <w:vAlign w:val="center"/>
          </w:tcPr>
          <w:p w:rsidR="00694684" w:rsidRDefault="00BC6B90">
            <w:pPr>
              <w:jc w:val="center"/>
            </w:pPr>
            <w:r>
              <w:rPr>
                <w:rFonts w:hint="eastAsia"/>
              </w:rPr>
              <w:t>体系结构</w:t>
            </w:r>
          </w:p>
        </w:tc>
        <w:tc>
          <w:tcPr>
            <w:tcW w:w="7291" w:type="dxa"/>
            <w:tcBorders>
              <w:tl2br w:val="nil"/>
              <w:tr2bl w:val="nil"/>
            </w:tcBorders>
            <w:vAlign w:val="center"/>
          </w:tcPr>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被</w:t>
            </w:r>
            <w:r>
              <w:rPr>
                <w:rFonts w:ascii="Consolas" w:hAnsi="Consolas" w:hint="eastAsia"/>
                <w:bCs/>
                <w:sz w:val="22"/>
              </w:rPr>
              <w:t>presentation</w:t>
            </w:r>
            <w:r>
              <w:rPr>
                <w:rFonts w:ascii="Consolas" w:hAnsi="Consolas" w:hint="eastAsia"/>
                <w:bCs/>
                <w:sz w:val="22"/>
              </w:rPr>
              <w:t>层调用的接口</w:t>
            </w:r>
          </w:p>
          <w:p w:rsidR="00694684" w:rsidRDefault="00BC6B90">
            <w:pPr>
              <w:rPr>
                <w:rFonts w:ascii="Consolas" w:hAnsi="Consolas"/>
                <w:bCs/>
                <w:sz w:val="22"/>
              </w:rPr>
            </w:pPr>
            <w:r>
              <w:rPr>
                <w:rFonts w:ascii="Consolas" w:hAnsi="Consolas"/>
                <w:bCs/>
                <w:sz w:val="22"/>
              </w:rPr>
              <w:t>public interface BeginInfoBLService {</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boolean fillInfo(BeginInfoVO vo);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BeginInfoVO getInfo();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boolean islegal(BeginInfoType type, Object info);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void endBeginInfo();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w:t>
            </w:r>
          </w:p>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被</w:t>
            </w:r>
            <w:r>
              <w:rPr>
                <w:rFonts w:ascii="Consolas" w:hAnsi="Consolas" w:hint="eastAsia"/>
                <w:bCs/>
                <w:sz w:val="22"/>
              </w:rPr>
              <w:t>DataService</w:t>
            </w:r>
            <w:r>
              <w:rPr>
                <w:rFonts w:ascii="Consolas" w:hAnsi="Consolas" w:hint="eastAsia"/>
                <w:bCs/>
                <w:sz w:val="22"/>
              </w:rPr>
              <w:t>层调用的接口</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public interface BeginInfoDataService extends Remote {</w:t>
            </w:r>
          </w:p>
          <w:p w:rsidR="00694684" w:rsidRDefault="00BC6B90">
            <w:pPr>
              <w:rPr>
                <w:rFonts w:ascii="Consolas" w:hAnsi="Consolas"/>
                <w:bCs/>
                <w:sz w:val="22"/>
              </w:rPr>
            </w:pPr>
            <w:r>
              <w:rPr>
                <w:rFonts w:ascii="Consolas" w:hAnsi="Consolas"/>
                <w:bCs/>
                <w:sz w:val="22"/>
              </w:rPr>
              <w:tab/>
              <w:t>public void insert(BeginInfoPO po)throws RemoteException;</w:t>
            </w:r>
          </w:p>
          <w:p w:rsidR="00694684" w:rsidRDefault="00BC6B90">
            <w:pPr>
              <w:rPr>
                <w:rFonts w:ascii="Consolas" w:hAnsi="Consolas"/>
                <w:bCs/>
                <w:sz w:val="22"/>
              </w:rPr>
            </w:pPr>
            <w:r>
              <w:rPr>
                <w:rFonts w:ascii="Consolas" w:hAnsi="Consolas"/>
                <w:bCs/>
                <w:sz w:val="22"/>
              </w:rPr>
              <w:tab/>
              <w:t>public BeginInfoPO get()throws RemoteException;</w:t>
            </w:r>
          </w:p>
          <w:p w:rsidR="00694684" w:rsidRDefault="00BC6B90">
            <w:pPr>
              <w:rPr>
                <w:rFonts w:ascii="Consolas" w:hAnsi="Consolas"/>
                <w:bCs/>
                <w:sz w:val="22"/>
              </w:rPr>
            </w:pPr>
            <w:r>
              <w:rPr>
                <w:rFonts w:ascii="Consolas" w:hAnsi="Consolas"/>
                <w:bCs/>
                <w:sz w:val="22"/>
              </w:rPr>
              <w:t>}</w:t>
            </w:r>
          </w:p>
        </w:tc>
      </w:tr>
      <w:tr w:rsidR="00694684">
        <w:trPr>
          <w:trHeight w:val="3057"/>
        </w:trPr>
        <w:tc>
          <w:tcPr>
            <w:tcW w:w="503" w:type="dxa"/>
            <w:tcBorders>
              <w:tl2br w:val="nil"/>
              <w:tr2bl w:val="nil"/>
            </w:tcBorders>
            <w:vAlign w:val="center"/>
          </w:tcPr>
          <w:p w:rsidR="00694684" w:rsidRDefault="00BC6B90">
            <w:pPr>
              <w:jc w:val="center"/>
            </w:pPr>
            <w:r>
              <w:rPr>
                <w:rFonts w:hint="eastAsia"/>
              </w:rPr>
              <w:t>输出</w:t>
            </w:r>
          </w:p>
        </w:tc>
        <w:tc>
          <w:tcPr>
            <w:tcW w:w="728" w:type="dxa"/>
            <w:tcBorders>
              <w:tl2br w:val="nil"/>
              <w:tr2bl w:val="nil"/>
            </w:tcBorders>
            <w:shd w:val="clear" w:color="auto" w:fill="BDD6EE" w:themeFill="accent1" w:themeFillTint="66"/>
            <w:vAlign w:val="center"/>
          </w:tcPr>
          <w:p w:rsidR="00694684" w:rsidRDefault="00BC6B90">
            <w:pPr>
              <w:jc w:val="center"/>
            </w:pPr>
            <w:r>
              <w:rPr>
                <w:rFonts w:hint="eastAsia"/>
              </w:rPr>
              <w:t>类图</w:t>
            </w:r>
          </w:p>
        </w:tc>
        <w:tc>
          <w:tcPr>
            <w:tcW w:w="7291" w:type="dxa"/>
            <w:tcBorders>
              <w:tl2br w:val="nil"/>
              <w:tr2bl w:val="nil"/>
            </w:tcBorders>
          </w:tcPr>
          <w:p w:rsidR="00694684" w:rsidRDefault="00BC6B90">
            <w:r>
              <w:rPr>
                <w:noProof/>
              </w:rPr>
              <w:drawing>
                <wp:inline distT="0" distB="0" distL="0" distR="0">
                  <wp:extent cx="4492625" cy="340550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492625" cy="3405505"/>
                          </a:xfrm>
                          <a:prstGeom prst="rect">
                            <a:avLst/>
                          </a:prstGeom>
                        </pic:spPr>
                      </pic:pic>
                    </a:graphicData>
                  </a:graphic>
                </wp:inline>
              </w:drawing>
            </w:r>
          </w:p>
        </w:tc>
      </w:tr>
    </w:tbl>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BC6B90">
      <w:pPr>
        <w:pStyle w:val="12"/>
        <w:ind w:firstLineChars="0" w:firstLine="0"/>
        <w:jc w:val="center"/>
        <w:rPr>
          <w:b/>
          <w:bCs/>
        </w:rPr>
      </w:pPr>
      <w:r>
        <w:rPr>
          <w:rFonts w:hint="eastAsia"/>
          <w:b/>
          <w:bCs/>
        </w:rPr>
        <w:t>表</w:t>
      </w:r>
      <w:r>
        <w:rPr>
          <w:rFonts w:hint="eastAsia"/>
          <w:b/>
          <w:bCs/>
        </w:rPr>
        <w:t xml:space="preserve">31 </w:t>
      </w:r>
      <w:r>
        <w:rPr>
          <w:rFonts w:hint="eastAsia"/>
          <w:b/>
          <w:bCs/>
        </w:rPr>
        <w:t>期初建账业务逻辑层详细设计的上下文</w:t>
      </w:r>
    </w:p>
    <w:p w:rsidR="00694684" w:rsidRDefault="00694684">
      <w:pPr>
        <w:rPr>
          <w:rFonts w:ascii="宋体" w:hAnsi="宋体"/>
          <w:b/>
          <w:sz w:val="22"/>
        </w:rPr>
      </w:pPr>
    </w:p>
    <w:p w:rsidR="00694684" w:rsidRDefault="00694684">
      <w:pPr>
        <w:rPr>
          <w:rFonts w:ascii="宋体" w:hAnsi="宋体"/>
          <w:b/>
          <w:sz w:val="22"/>
        </w:rPr>
      </w:pPr>
    </w:p>
    <w:p w:rsidR="00694684" w:rsidRDefault="00BC6B90">
      <w:pPr>
        <w:rPr>
          <w:rFonts w:ascii="宋体" w:hAnsi="宋体"/>
          <w:sz w:val="22"/>
        </w:rPr>
      </w:pPr>
      <w:r>
        <w:rPr>
          <w:rFonts w:ascii="宋体" w:hAnsi="宋体" w:hint="eastAsia"/>
          <w:sz w:val="22"/>
        </w:rPr>
        <w:lastRenderedPageBreak/>
        <w:t xml:space="preserve"> </w:t>
      </w:r>
      <w:r>
        <w:rPr>
          <w:rFonts w:ascii="宋体" w:hAnsi="宋体"/>
          <w:sz w:val="22"/>
        </w:rPr>
        <w:t>(3)模块内部类的接口规范</w:t>
      </w:r>
    </w:p>
    <w:p w:rsidR="00694684" w:rsidRDefault="00BC6B90">
      <w:pPr>
        <w:jc w:val="center"/>
        <w:rPr>
          <w:rFonts w:ascii="宋体" w:hAnsi="宋体"/>
          <w:b/>
          <w:bCs/>
        </w:rPr>
      </w:pPr>
      <w:r>
        <w:rPr>
          <w:rFonts w:ascii="宋体" w:hAnsi="宋体"/>
          <w:b/>
          <w:bCs/>
        </w:rPr>
        <w:t>表</w:t>
      </w:r>
      <w:r>
        <w:rPr>
          <w:rFonts w:ascii="宋体" w:hAnsi="宋体" w:hint="eastAsia"/>
          <w:b/>
          <w:bCs/>
        </w:rPr>
        <w:t>32 BeginInfoController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BeginInfoController</w:t>
            </w:r>
            <w:r>
              <w:rPr>
                <w:color w:val="000000"/>
              </w:rPr>
              <w:t>.</w:t>
            </w:r>
            <w:r>
              <w:rPr>
                <w:rFonts w:hint="eastAsia"/>
                <w:color w:val="000000"/>
              </w:rPr>
              <w:t xml:space="preserve"> fill</w:t>
            </w:r>
            <w:r>
              <w:rPr>
                <w:color w:val="000000"/>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szCs w:val="21"/>
              </w:rPr>
              <w:t>public boolean fillInfo(</w:t>
            </w:r>
            <w:r>
              <w:rPr>
                <w:rFonts w:hint="eastAsia"/>
                <w:color w:val="000000"/>
                <w:sz w:val="21"/>
                <w:szCs w:val="21"/>
              </w:rPr>
              <w:t>beginInfo</w:t>
            </w:r>
            <w:r>
              <w:rPr>
                <w:color w:val="000000"/>
                <w:sz w:val="21"/>
                <w:szCs w:val="21"/>
              </w:rPr>
              <w:t xml:space="preserve">VO </w:t>
            </w:r>
            <w:r>
              <w:rPr>
                <w:rFonts w:hint="eastAsia"/>
                <w:color w:val="000000"/>
                <w:sz w:val="21"/>
                <w:szCs w:val="21"/>
              </w:rPr>
              <w:t>vo</w:t>
            </w:r>
            <w:r>
              <w:rPr>
                <w:color w:val="000000"/>
                <w:sz w:val="21"/>
                <w:szCs w:val="21"/>
              </w:rPr>
              <w:t>);</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调用BeginInfo领域对象的fillinfo方法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BeginInfoController</w:t>
            </w:r>
            <w:r>
              <w:rPr>
                <w:color w:val="000000"/>
              </w:rPr>
              <w:t>. getInfo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cs="宋体"/>
                <w:color w:val="000000"/>
                <w:sz w:val="21"/>
                <w:szCs w:val="21"/>
              </w:rPr>
              <w:t xml:space="preserve">public </w:t>
            </w:r>
            <w:r>
              <w:rPr>
                <w:rFonts w:cs="宋体" w:hint="eastAsia"/>
                <w:color w:val="000000"/>
                <w:sz w:val="21"/>
                <w:szCs w:val="21"/>
              </w:rPr>
              <w:t>B</w:t>
            </w:r>
            <w:r>
              <w:rPr>
                <w:rFonts w:cs="宋体"/>
                <w:color w:val="000000"/>
                <w:sz w:val="21"/>
                <w:szCs w:val="21"/>
              </w:rPr>
              <w:t>eginInfoVO getInfo();</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w:t>
            </w:r>
            <w:r>
              <w:rPr>
                <w:color w:val="000000"/>
                <w:sz w:val="21"/>
                <w:szCs w:val="21"/>
              </w:rPr>
              <w:t>getInfo</w:t>
            </w:r>
            <w:r>
              <w:rPr>
                <w:rFonts w:ascii="宋体" w:hAnsi="宋体" w:cs="宋体" w:hint="eastAsia"/>
                <w:color w:val="000000"/>
                <w:sz w:val="21"/>
                <w:szCs w:val="21"/>
              </w:rPr>
              <w: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BeginInfoController</w:t>
            </w:r>
            <w:r>
              <w:rPr>
                <w:color w:val="000000"/>
              </w:rPr>
              <w:t>.</w:t>
            </w:r>
            <w:r>
              <w:rPr>
                <w:rFonts w:hint="eastAsia"/>
                <w:color w:val="000000"/>
              </w:rPr>
              <w:t xml:space="preserve"> end</w:t>
            </w:r>
            <w:r>
              <w:rPr>
                <w:color w:val="000000"/>
              </w:rPr>
              <w:t>Begin</w:t>
            </w:r>
            <w:r>
              <w:rPr>
                <w:rFonts w:hint="eastAsia"/>
                <w:color w:val="000000"/>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cs="宋体"/>
                <w:color w:val="000000"/>
                <w:sz w:val="21"/>
                <w:szCs w:val="21"/>
              </w:rPr>
              <w:t>public void endBeginInfo();</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w:t>
            </w:r>
            <w:r>
              <w:rPr>
                <w:rFonts w:hint="eastAsia"/>
                <w:color w:val="000000"/>
                <w:sz w:val="21"/>
                <w:szCs w:val="21"/>
              </w:rPr>
              <w:t>end</w:t>
            </w:r>
            <w:r>
              <w:rPr>
                <w:color w:val="000000"/>
                <w:sz w:val="21"/>
                <w:szCs w:val="21"/>
              </w:rPr>
              <w:t>Begin</w:t>
            </w:r>
            <w:r>
              <w:rPr>
                <w:rFonts w:hint="eastAsia"/>
                <w:color w:val="000000"/>
                <w:sz w:val="21"/>
                <w:szCs w:val="21"/>
              </w:rPr>
              <w:t>Info</w:t>
            </w:r>
            <w:r>
              <w:rPr>
                <w:rFonts w:ascii="宋体" w:hAnsi="宋体" w:cs="宋体" w:hint="eastAsia"/>
                <w:color w:val="000000"/>
                <w:sz w:val="21"/>
                <w:szCs w:val="21"/>
              </w:rPr>
              <w:t>方法</w:t>
            </w:r>
          </w:p>
        </w:tc>
      </w:tr>
      <w:tr w:rsidR="00694684">
        <w:trPr>
          <w:trHeight w:val="90"/>
        </w:trPr>
        <w:tc>
          <w:tcPr>
            <w:tcW w:w="2484" w:type="dxa"/>
            <w:vMerge w:val="restart"/>
            <w:tcBorders>
              <w:top w:val="single" w:sz="8" w:space="0" w:color="4F81BD"/>
              <w:left w:val="single" w:sz="8" w:space="0" w:color="4F81BD"/>
              <w:bottom w:val="single" w:sz="4" w:space="0" w:color="000000"/>
              <w:right w:val="single" w:sz="8" w:space="0" w:color="4F81BD"/>
            </w:tcBorders>
            <w:shd w:val="clear" w:color="auto" w:fill="FFFFFF"/>
            <w:vAlign w:val="center"/>
          </w:tcPr>
          <w:p w:rsidR="00694684" w:rsidRDefault="00BC6B90">
            <w:pPr>
              <w:jc w:val="center"/>
            </w:pPr>
            <w:r>
              <w:rPr>
                <w:color w:val="000000"/>
              </w:rPr>
              <w:t>BeginInfo</w:t>
            </w:r>
            <w:r>
              <w:rPr>
                <w:rFonts w:hint="eastAsia"/>
                <w:color w:val="000000"/>
              </w:rPr>
              <w:t>Controller</w:t>
            </w:r>
            <w:r>
              <w:rPr>
                <w:color w:val="000000"/>
              </w:rPr>
              <w:t>.</w:t>
            </w:r>
            <w:r>
              <w:rPr>
                <w:rFonts w:hint="eastAsia"/>
                <w:color w:val="000000"/>
              </w:rPr>
              <w:t>isLegal</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p</w:t>
            </w:r>
            <w:r>
              <w:rPr>
                <w:color w:val="000000"/>
                <w:sz w:val="21"/>
                <w:szCs w:val="21"/>
              </w:rPr>
              <w:t>ublic</w:t>
            </w:r>
            <w:r>
              <w:rPr>
                <w:rFonts w:hint="eastAsia"/>
                <w:color w:val="000000"/>
                <w:sz w:val="21"/>
                <w:szCs w:val="21"/>
              </w:rPr>
              <w:t xml:space="preserve"> boolean isLegal(BeginInfoInfoVO</w:t>
            </w:r>
            <w:r>
              <w:rPr>
                <w:color w:val="000000"/>
                <w:sz w:val="21"/>
                <w:szCs w:val="21"/>
              </w:rPr>
              <w:t xml:space="preserve"> </w:t>
            </w:r>
            <w:r>
              <w:rPr>
                <w:rFonts w:hint="eastAsia"/>
                <w:color w:val="000000"/>
                <w:sz w:val="21"/>
                <w:szCs w:val="21"/>
              </w:rPr>
              <w:t>vo)</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调用BeginInfo领域对象的isLegal方法</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hint="eastAsia"/>
                <w:color w:val="000000"/>
              </w:rPr>
              <w:t>BeginInfo</w:t>
            </w:r>
            <w:r>
              <w:rPr>
                <w:color w:val="000000"/>
              </w:rPr>
              <w:t>.</w:t>
            </w:r>
            <w:r>
              <w:rPr>
                <w:rFonts w:hint="eastAsia"/>
                <w:color w:val="000000"/>
              </w:rPr>
              <w:t xml:space="preserve"> fill</w:t>
            </w:r>
            <w:r>
              <w:rPr>
                <w:color w:val="000000"/>
              </w:rPr>
              <w:t>Info</w:t>
            </w:r>
            <w:r>
              <w:rPr>
                <w:rFonts w:hint="eastAsia"/>
              </w:rPr>
              <w:t xml:space="preserve"> (</w:t>
            </w:r>
            <w:r>
              <w:rPr>
                <w:rFonts w:hint="eastAsia"/>
                <w:color w:val="000000"/>
              </w:rPr>
              <w:t>beginInfo</w:t>
            </w:r>
            <w:r>
              <w:rPr>
                <w:color w:val="000000"/>
              </w:rPr>
              <w:t xml:space="preserve">VO </w:t>
            </w:r>
            <w:r>
              <w:rPr>
                <w:rFonts w:hint="eastAsia"/>
                <w:color w:val="000000"/>
              </w:rPr>
              <w:t>vo</w:t>
            </w:r>
            <w:r>
              <w:rPr>
                <w:rFonts w:hint="eastAsia"/>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创建期初信息对象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hint="eastAsia"/>
                <w:color w:val="000000"/>
              </w:rPr>
              <w:t>BeginInfo</w:t>
            </w:r>
            <w:r>
              <w:rPr>
                <w:color w:val="000000"/>
              </w:rPr>
              <w:t>. getInfo()</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获得一个期初信息对象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color w:val="000000"/>
              </w:rPr>
              <w:t>BeginInfo.</w:t>
            </w:r>
            <w:r>
              <w:rPr>
                <w:rFonts w:hint="eastAsia"/>
                <w:color w:val="000000"/>
              </w:rPr>
              <w:t>isLegal(BeginInfoInfo</w:t>
            </w:r>
            <w:r>
              <w:rPr>
                <w:color w:val="000000"/>
              </w:rPr>
              <w:t>VO</w:t>
            </w:r>
            <w:r>
              <w:rPr>
                <w:rFonts w:hint="eastAsia"/>
                <w:color w:val="000000"/>
              </w:rPr>
              <w:t xml:space="preserve"> vo</w:t>
            </w:r>
            <w:r>
              <w:rPr>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检测所填写的期初信息信息是否合法</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rFonts w:hint="eastAsia"/>
                <w:color w:val="000000"/>
              </w:rPr>
              <w:t>BeginInfo</w:t>
            </w:r>
            <w:r>
              <w:rPr>
                <w:color w:val="000000"/>
              </w:rPr>
              <w:t>.</w:t>
            </w:r>
            <w:r>
              <w:rPr>
                <w:rFonts w:hint="eastAsia"/>
                <w:color w:val="000000"/>
              </w:rPr>
              <w:t xml:space="preserve"> end</w:t>
            </w:r>
            <w:r>
              <w:rPr>
                <w:color w:val="000000"/>
              </w:rPr>
              <w:t>Begin</w:t>
            </w:r>
            <w:r>
              <w:rPr>
                <w:rFonts w:hint="eastAsia"/>
                <w:color w:val="000000"/>
              </w:rPr>
              <w:t>Info</w:t>
            </w:r>
            <w:r>
              <w:rPr>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结束任务</w:t>
            </w:r>
          </w:p>
        </w:tc>
      </w:tr>
    </w:tbl>
    <w:p w:rsidR="00694684" w:rsidRDefault="00694684">
      <w:pPr>
        <w:jc w:val="center"/>
        <w:rPr>
          <w:rFonts w:ascii="宋体" w:hAnsi="宋体"/>
          <w:b/>
          <w:bCs/>
        </w:rPr>
      </w:pPr>
    </w:p>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rPr>
      </w:pPr>
      <w:r>
        <w:rPr>
          <w:rFonts w:ascii="宋体" w:hAnsi="宋体"/>
          <w:b/>
          <w:bCs/>
        </w:rPr>
        <w:t>表</w:t>
      </w:r>
      <w:r>
        <w:rPr>
          <w:rFonts w:ascii="宋体" w:hAnsi="宋体" w:hint="eastAsia"/>
          <w:b/>
          <w:bCs/>
        </w:rPr>
        <w:t>33 BeginInfo</w:t>
      </w:r>
      <w:r>
        <w:rPr>
          <w:rFonts w:ascii="宋体" w:hAnsi="宋体"/>
          <w:b/>
          <w:bCs/>
        </w:rPr>
        <w:t>的接口规范</w:t>
      </w:r>
    </w:p>
    <w:tbl>
      <w:tblPr>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4848"/>
      </w:tblGrid>
      <w:tr w:rsidR="00694684">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beginInfo.fill</w:t>
            </w:r>
            <w:r>
              <w:rPr>
                <w:rFonts w:ascii="Calibri" w:hAnsi="Calibri" w:cs="Calibri"/>
                <w:color w:val="000000"/>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boolean fillInfo(</w:t>
            </w:r>
            <w:r>
              <w:rPr>
                <w:rFonts w:ascii="Calibri" w:hAnsi="Calibri" w:cs="Calibri" w:hint="eastAsia"/>
                <w:color w:val="000000"/>
                <w:sz w:val="21"/>
                <w:szCs w:val="21"/>
              </w:rPr>
              <w:t>beginInfo</w:t>
            </w:r>
            <w:r>
              <w:rPr>
                <w:rFonts w:ascii="Calibri" w:hAnsi="Calibri" w:cs="Calibri"/>
                <w:color w:val="000000"/>
                <w:sz w:val="21"/>
                <w:szCs w:val="21"/>
              </w:rPr>
              <w:t xml:space="preserve">VO </w:t>
            </w:r>
            <w:r>
              <w:rPr>
                <w:rFonts w:ascii="Calibri" w:hAnsi="Calibri" w:cs="Calibri" w:hint="eastAsia"/>
                <w:color w:val="000000"/>
                <w:sz w:val="21"/>
                <w:szCs w:val="21"/>
              </w:rPr>
              <w:t>vo</w:t>
            </w:r>
            <w:r>
              <w:rPr>
                <w:rFonts w:ascii="Calibri" w:hAnsi="Calibri" w:cs="Calibri"/>
                <w:color w:val="000000"/>
                <w:sz w:val="21"/>
                <w:szCs w:val="21"/>
              </w:rPr>
              <w:t>);</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启动系统</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系统保存期初信息并更新到持久化数据</w:t>
            </w:r>
          </w:p>
        </w:tc>
      </w:tr>
      <w:tr w:rsidR="00694684">
        <w:tc>
          <w:tcPr>
            <w:tcW w:w="248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color w:val="000000"/>
                <w:sz w:val="21"/>
                <w:szCs w:val="21"/>
              </w:rPr>
              <w:t>beginInfo.getInfo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w:t>
            </w:r>
            <w:r>
              <w:rPr>
                <w:rFonts w:ascii="Calibri" w:hAnsi="Calibri" w:cs="宋体"/>
                <w:color w:val="000000"/>
                <w:sz w:val="21"/>
                <w:szCs w:val="21"/>
              </w:rPr>
              <w:t>eginInfoVO getInfo();</w:t>
            </w:r>
          </w:p>
        </w:tc>
      </w:tr>
      <w:tr w:rsidR="00694684">
        <w:tc>
          <w:tcPr>
            <w:tcW w:w="248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694684">
        <w:tc>
          <w:tcPr>
            <w:tcW w:w="248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获取期初信息</w:t>
            </w:r>
          </w:p>
        </w:tc>
      </w:tr>
      <w:tr w:rsidR="00694684">
        <w:tc>
          <w:tcPr>
            <w:tcW w:w="248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sz w:val="21"/>
                <w:szCs w:val="21"/>
              </w:rPr>
              <w:t>beginInfo.end</w:t>
            </w:r>
            <w:r>
              <w:rPr>
                <w:rFonts w:ascii="Calibri" w:hAnsi="Calibri" w:cs="Calibri"/>
                <w:color w:val="000000"/>
                <w:sz w:val="21"/>
                <w:szCs w:val="21"/>
              </w:rPr>
              <w:t>Begin</w:t>
            </w:r>
            <w:r>
              <w:rPr>
                <w:rFonts w:ascii="Calibri" w:hAnsi="Calibri" w:cs="Calibri" w:hint="eastAsia"/>
                <w:color w:val="000000"/>
                <w:sz w:val="21"/>
                <w:szCs w:val="21"/>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public void endBeginInfo();</w:t>
            </w:r>
          </w:p>
        </w:tc>
      </w:tr>
      <w:tr w:rsidR="00694684">
        <w:tc>
          <w:tcPr>
            <w:tcW w:w="248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694684">
        <w:tc>
          <w:tcPr>
            <w:tcW w:w="248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关闭期初建账查看</w:t>
            </w:r>
          </w:p>
        </w:tc>
      </w:tr>
      <w:tr w:rsidR="00694684">
        <w:tc>
          <w:tcPr>
            <w:tcW w:w="248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sz w:val="21"/>
                <w:szCs w:val="21"/>
              </w:rPr>
              <w:lastRenderedPageBreak/>
              <w:t>beginInfo.isLegal</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boolean</w:t>
            </w:r>
            <w:r>
              <w:rPr>
                <w:rFonts w:ascii="Calibri" w:hAnsi="Calibri" w:cs="宋体"/>
                <w:color w:val="000000"/>
                <w:sz w:val="21"/>
                <w:szCs w:val="21"/>
              </w:rPr>
              <w:t xml:space="preserve"> </w:t>
            </w:r>
            <w:r>
              <w:rPr>
                <w:rFonts w:ascii="Calibri" w:hAnsi="Calibri" w:cs="宋体" w:hint="eastAsia"/>
                <w:color w:val="000000"/>
                <w:sz w:val="21"/>
                <w:szCs w:val="21"/>
              </w:rPr>
              <w:t>isLegal</w:t>
            </w:r>
            <w:r>
              <w:rPr>
                <w:rFonts w:ascii="Calibri" w:hAnsi="Calibri" w:cs="宋体"/>
                <w:color w:val="000000"/>
                <w:sz w:val="21"/>
                <w:szCs w:val="21"/>
              </w:rPr>
              <w:t>(</w:t>
            </w:r>
            <w:r>
              <w:rPr>
                <w:rFonts w:ascii="Calibri" w:hAnsi="Calibri" w:cs="宋体" w:hint="eastAsia"/>
                <w:color w:val="000000"/>
                <w:sz w:val="21"/>
                <w:szCs w:val="21"/>
              </w:rPr>
              <w:t>BeginInfoVO</w:t>
            </w:r>
            <w:r>
              <w:rPr>
                <w:rFonts w:ascii="Calibri" w:hAnsi="Calibri" w:cs="宋体"/>
                <w:color w:val="000000"/>
                <w:sz w:val="21"/>
                <w:szCs w:val="21"/>
              </w:rPr>
              <w:t xml:space="preserve"> vo);</w:t>
            </w:r>
          </w:p>
        </w:tc>
      </w:tr>
      <w:tr w:rsidR="00694684">
        <w:tc>
          <w:tcPr>
            <w:tcW w:w="248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694684">
        <w:tc>
          <w:tcPr>
            <w:tcW w:w="248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返回监测信息</w:t>
            </w:r>
          </w:p>
        </w:tc>
      </w:tr>
      <w:tr w:rsidR="00694684">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DatabaseFactory.getBeginInfoDatabase</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得到Account数据库的服务的引用</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BeginInfoDataService.insert(</w:t>
            </w:r>
            <w:r>
              <w:rPr>
                <w:rFonts w:ascii="Calibri" w:hAnsi="Calibri" w:cs="Calibri" w:hint="eastAsia"/>
                <w:color w:val="000000"/>
                <w:sz w:val="21"/>
                <w:szCs w:val="21"/>
              </w:rPr>
              <w:t>B</w:t>
            </w:r>
            <w:r>
              <w:rPr>
                <w:rFonts w:ascii="Calibri" w:hAnsi="Calibri" w:cs="Calibri"/>
                <w:color w:val="000000"/>
                <w:sz w:val="21"/>
                <w:szCs w:val="21"/>
              </w:rPr>
              <w:t>eginInfoPO po</w:t>
            </w:r>
            <w:r>
              <w:rPr>
                <w:rFonts w:ascii="Calibri" w:hAnsi="Calibri" w:cs="Calibri" w:hint="eastAsia"/>
                <w:color w:val="000000"/>
                <w:sz w:val="21"/>
                <w:szCs w:val="21"/>
              </w:rPr>
              <w:t>)</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插入单一持久化期初信息对象</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BeginInfoDataService.</w:t>
            </w:r>
            <w:r>
              <w:rPr>
                <w:rFonts w:ascii="Calibri" w:hAnsi="Calibri" w:cs="Calibri" w:hint="eastAsia"/>
                <w:color w:val="000000"/>
                <w:sz w:val="21"/>
                <w:szCs w:val="21"/>
              </w:rPr>
              <w:t>get()</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获得单一持久化期初信息对象</w:t>
            </w:r>
          </w:p>
        </w:tc>
      </w:tr>
    </w:tbl>
    <w:p w:rsidR="00694684" w:rsidRDefault="00694684">
      <w:pPr>
        <w:jc w:val="center"/>
        <w:rPr>
          <w:rFonts w:ascii="宋体" w:hAnsi="宋体"/>
          <w:b/>
          <w:bCs/>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accountbl模块</w:t>
      </w:r>
      <w:bookmarkEnd w:id="1186"/>
    </w:p>
    <w:p w:rsidR="00694684" w:rsidRDefault="00BC6B90">
      <w:pPr>
        <w:spacing w:line="360" w:lineRule="auto"/>
        <w:rPr>
          <w:rFonts w:ascii="宋体" w:hAnsi="宋体"/>
          <w:sz w:val="22"/>
        </w:rPr>
      </w:pPr>
      <w:bookmarkStart w:id="1187" w:name="_Toc402982485"/>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account</w:t>
      </w:r>
      <w:r>
        <w:rPr>
          <w:rFonts w:ascii="宋体" w:hAnsi="宋体"/>
          <w:sz w:val="22"/>
          <w:szCs w:val="21"/>
        </w:rPr>
        <w:t>bl模块负责实现</w:t>
      </w:r>
      <w:r>
        <w:rPr>
          <w:rFonts w:ascii="宋体" w:hAnsi="宋体" w:hint="eastAsia"/>
          <w:sz w:val="22"/>
          <w:szCs w:val="21"/>
        </w:rPr>
        <w:t>与银行账户相关</w:t>
      </w:r>
      <w:r>
        <w:rPr>
          <w:rFonts w:ascii="宋体" w:hAnsi="宋体"/>
          <w:sz w:val="22"/>
          <w:szCs w:val="21"/>
        </w:rPr>
        <w:t>的功能需求，具体功能需求和非功能需求请参见需求规格说明文档和体系结构设计文档。</w:t>
      </w:r>
    </w:p>
    <w:p w:rsidR="00694684" w:rsidRDefault="00BC6B90">
      <w:pPr>
        <w:pStyle w:val="a4"/>
        <w:spacing w:line="276" w:lineRule="auto"/>
        <w:ind w:firstLineChars="0" w:firstLine="0"/>
        <w:rPr>
          <w:rFonts w:ascii="宋体" w:hAnsi="宋体"/>
          <w:sz w:val="22"/>
          <w:szCs w:val="21"/>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account</w:t>
      </w:r>
      <w:r>
        <w:rPr>
          <w:rFonts w:ascii="宋体" w:hAnsi="宋体"/>
          <w:sz w:val="22"/>
          <w:szCs w:val="21"/>
        </w:rPr>
        <w:t>bl模块实现了展示层与业务逻辑层之间的</w:t>
      </w:r>
      <w:r>
        <w:rPr>
          <w:rFonts w:ascii="宋体" w:hAnsi="宋体" w:hint="eastAsia"/>
          <w:sz w:val="22"/>
          <w:szCs w:val="21"/>
        </w:rPr>
        <w:t>account</w:t>
      </w:r>
      <w:r>
        <w:rPr>
          <w:rFonts w:ascii="宋体" w:hAnsi="宋体"/>
          <w:sz w:val="22"/>
          <w:szCs w:val="21"/>
        </w:rPr>
        <w:t>blservice接口和业务逻辑层与数据层之间的</w:t>
      </w:r>
      <w:r>
        <w:rPr>
          <w:rFonts w:ascii="宋体" w:hAnsi="宋体" w:hint="eastAsia"/>
          <w:sz w:val="22"/>
          <w:szCs w:val="21"/>
        </w:rPr>
        <w:t>account</w:t>
      </w:r>
      <w:r>
        <w:rPr>
          <w:rFonts w:ascii="宋体" w:hAnsi="宋体"/>
          <w:sz w:val="22"/>
          <w:szCs w:val="21"/>
        </w:rPr>
        <w:t>dataservice接口。</w:t>
      </w:r>
    </w:p>
    <w:p w:rsidR="00694684" w:rsidRDefault="00BC6B90">
      <w:pPr>
        <w:pStyle w:val="12"/>
        <w:ind w:firstLineChars="0" w:firstLine="0"/>
        <w:jc w:val="center"/>
      </w:pPr>
      <w:r>
        <w:rPr>
          <w:rFonts w:hint="eastAsia"/>
          <w:b/>
          <w:bCs/>
        </w:rPr>
        <w:t>表</w:t>
      </w:r>
      <w:r>
        <w:rPr>
          <w:rFonts w:hint="eastAsia"/>
          <w:b/>
          <w:bCs/>
        </w:rPr>
        <w:t xml:space="preserve">34 </w:t>
      </w:r>
      <w:r>
        <w:rPr>
          <w:rFonts w:hint="eastAsia"/>
          <w:b/>
          <w:bCs/>
        </w:rPr>
        <w:t>银行账户管理业务逻辑层详细设计的上下文</w:t>
      </w:r>
    </w:p>
    <w:tbl>
      <w:tblPr>
        <w:tblStyle w:val="ae"/>
        <w:tblpPr w:leftFromText="180" w:rightFromText="180" w:vertAnchor="page" w:horzAnchor="page" w:tblpX="1802" w:tblpY="4378"/>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lastRenderedPageBreak/>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rFonts w:hint="eastAsia"/>
              </w:rPr>
              <w:t>参见：</w:t>
            </w:r>
          </w:p>
          <w:p w:rsidR="00694684" w:rsidRDefault="00BC6B90">
            <w:r>
              <w:rPr>
                <w:rFonts w:hint="eastAsia"/>
              </w:rPr>
              <w:t>用例文档中的“用例</w:t>
            </w:r>
            <w:r>
              <w:rPr>
                <w:rFonts w:hint="eastAsia"/>
              </w:rPr>
              <w:t>20</w:t>
            </w:r>
            <w:r>
              <w:rPr>
                <w:rFonts w:hint="eastAsia"/>
              </w:rPr>
              <w:t>银行账户管理”</w:t>
            </w:r>
          </w:p>
          <w:p w:rsidR="00694684" w:rsidRDefault="00BC6B90">
            <w:pPr>
              <w:jc w:val="left"/>
            </w:pPr>
            <w:r>
              <w:rPr>
                <w:rFonts w:hint="eastAsia"/>
              </w:rPr>
              <w:t>软件需求规格说明文档中的</w:t>
            </w:r>
            <w:r>
              <w:rPr>
                <w:rFonts w:hint="eastAsia"/>
              </w:rPr>
              <w:t>3.2</w:t>
            </w:r>
            <w:r>
              <w:rPr>
                <w:rFonts w:hint="eastAsia"/>
              </w:rPr>
              <w:t>节和</w:t>
            </w:r>
            <w:r>
              <w:rPr>
                <w:rFonts w:hint="eastAsia"/>
              </w:rPr>
              <w:t>3.3</w:t>
            </w:r>
            <w:r>
              <w:rPr>
                <w:rFonts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被</w:t>
            </w:r>
            <w:r>
              <w:rPr>
                <w:rFonts w:ascii="Consolas" w:hAnsi="Consolas" w:hint="eastAsia"/>
                <w:bCs/>
                <w:sz w:val="22"/>
              </w:rPr>
              <w:t>presentation</w:t>
            </w:r>
            <w:r>
              <w:rPr>
                <w:rFonts w:ascii="Consolas" w:hAnsi="Consolas" w:hint="eastAsia"/>
                <w:bCs/>
                <w:sz w:val="22"/>
              </w:rPr>
              <w:t>层调用的接口</w:t>
            </w:r>
          </w:p>
          <w:p w:rsidR="00694684" w:rsidRDefault="00BC6B90">
            <w:pPr>
              <w:rPr>
                <w:rFonts w:ascii="Consolas" w:hAnsi="Consolas"/>
                <w:bCs/>
                <w:sz w:val="22"/>
              </w:rPr>
            </w:pPr>
            <w:r>
              <w:rPr>
                <w:rFonts w:ascii="Consolas" w:hAnsi="Consolas"/>
                <w:bCs/>
                <w:sz w:val="22"/>
              </w:rPr>
              <w:t>public interface AccountBLService {</w:t>
            </w:r>
          </w:p>
          <w:p w:rsidR="00694684" w:rsidRDefault="00BC6B90">
            <w:pPr>
              <w:rPr>
                <w:rFonts w:ascii="Consolas" w:hAnsi="Consolas"/>
                <w:bCs/>
                <w:sz w:val="22"/>
              </w:rPr>
            </w:pPr>
            <w:r>
              <w:rPr>
                <w:rFonts w:ascii="Consolas" w:hAnsi="Consolas"/>
                <w:bCs/>
                <w:sz w:val="22"/>
              </w:rPr>
              <w:tab/>
            </w:r>
          </w:p>
          <w:p w:rsidR="00694684" w:rsidRDefault="00BC6B90">
            <w:pPr>
              <w:rPr>
                <w:rFonts w:ascii="Consolas" w:hAnsi="Consolas"/>
                <w:bCs/>
                <w:sz w:val="22"/>
              </w:rPr>
            </w:pPr>
            <w:r>
              <w:rPr>
                <w:rFonts w:ascii="Consolas" w:hAnsi="Consolas"/>
                <w:bCs/>
                <w:sz w:val="22"/>
              </w:rPr>
              <w:tab/>
              <w:t>public boolean islegal(AccountInfoType type,Object info);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boolean addAccount(String name,long num,double amount);</w:t>
            </w:r>
          </w:p>
          <w:p w:rsidR="00694684" w:rsidRDefault="00BC6B90">
            <w:pPr>
              <w:rPr>
                <w:rFonts w:ascii="Consolas" w:hAnsi="Consolas"/>
                <w:bCs/>
                <w:sz w:val="22"/>
              </w:rPr>
            </w:pPr>
            <w:r>
              <w:rPr>
                <w:rFonts w:ascii="Consolas" w:hAnsi="Consolas"/>
                <w:bCs/>
                <w:sz w:val="22"/>
              </w:rPr>
              <w:tab/>
            </w:r>
          </w:p>
          <w:p w:rsidR="00694684" w:rsidRDefault="00BC6B90">
            <w:pPr>
              <w:rPr>
                <w:rFonts w:ascii="Consolas" w:hAnsi="Consolas"/>
                <w:bCs/>
                <w:sz w:val="22"/>
              </w:rPr>
            </w:pPr>
            <w:r>
              <w:rPr>
                <w:rFonts w:ascii="Consolas" w:hAnsi="Consolas"/>
                <w:bCs/>
                <w:sz w:val="22"/>
              </w:rPr>
              <w:tab/>
              <w:t>public void delAccount (long num);</w:t>
            </w:r>
          </w:p>
          <w:p w:rsidR="00694684" w:rsidRDefault="00BC6B90">
            <w:pPr>
              <w:rPr>
                <w:rFonts w:ascii="Consolas" w:hAnsi="Consolas"/>
                <w:bCs/>
                <w:sz w:val="22"/>
              </w:rPr>
            </w:pPr>
            <w:r>
              <w:rPr>
                <w:rFonts w:ascii="Consolas" w:hAnsi="Consolas"/>
                <w:bCs/>
                <w:sz w:val="22"/>
              </w:rPr>
              <w:tab/>
            </w:r>
          </w:p>
          <w:p w:rsidR="00694684" w:rsidRDefault="00BC6B90">
            <w:pPr>
              <w:rPr>
                <w:rFonts w:ascii="Consolas" w:hAnsi="Consolas"/>
                <w:bCs/>
                <w:sz w:val="22"/>
              </w:rPr>
            </w:pPr>
            <w:r>
              <w:rPr>
                <w:rFonts w:ascii="Consolas" w:hAnsi="Consolas"/>
                <w:bCs/>
                <w:sz w:val="22"/>
              </w:rPr>
              <w:tab/>
              <w:t>public void modAccount(long ID,String name,double amount);</w:t>
            </w:r>
          </w:p>
          <w:p w:rsidR="00694684" w:rsidRDefault="00BC6B90">
            <w:pPr>
              <w:rPr>
                <w:rFonts w:ascii="Consolas" w:hAnsi="Consolas"/>
                <w:bCs/>
                <w:sz w:val="22"/>
              </w:rPr>
            </w:pPr>
            <w:r>
              <w:rPr>
                <w:rFonts w:ascii="Consolas" w:hAnsi="Consolas"/>
                <w:bCs/>
                <w:sz w:val="22"/>
              </w:rPr>
              <w:tab/>
            </w:r>
          </w:p>
          <w:p w:rsidR="00694684" w:rsidRDefault="00BC6B90">
            <w:pPr>
              <w:rPr>
                <w:rFonts w:ascii="Consolas" w:hAnsi="Consolas"/>
                <w:bCs/>
                <w:sz w:val="22"/>
              </w:rPr>
            </w:pPr>
            <w:r>
              <w:rPr>
                <w:rFonts w:ascii="Consolas" w:hAnsi="Consolas"/>
                <w:bCs/>
                <w:sz w:val="22"/>
              </w:rPr>
              <w:tab/>
              <w:t>public ArrayList&lt;AccountVO&gt;  getAccountList();</w:t>
            </w:r>
          </w:p>
          <w:p w:rsidR="00694684" w:rsidRDefault="00BC6B90">
            <w:pPr>
              <w:rPr>
                <w:rFonts w:ascii="Consolas" w:hAnsi="Consolas"/>
                <w:bCs/>
                <w:sz w:val="22"/>
              </w:rPr>
            </w:pPr>
            <w:r>
              <w:rPr>
                <w:rFonts w:ascii="Consolas" w:hAnsi="Consolas"/>
                <w:bCs/>
                <w:sz w:val="22"/>
              </w:rPr>
              <w:tab/>
            </w:r>
          </w:p>
          <w:p w:rsidR="00694684" w:rsidRDefault="00BC6B90">
            <w:pPr>
              <w:rPr>
                <w:rFonts w:ascii="Consolas" w:hAnsi="Consolas"/>
                <w:bCs/>
                <w:sz w:val="22"/>
              </w:rPr>
            </w:pPr>
            <w:r>
              <w:rPr>
                <w:rFonts w:ascii="Consolas" w:hAnsi="Consolas"/>
                <w:bCs/>
                <w:sz w:val="22"/>
              </w:rPr>
              <w:tab/>
              <w:t>public void endAccountManagement();</w:t>
            </w:r>
          </w:p>
          <w:p w:rsidR="00694684" w:rsidRDefault="00BC6B90">
            <w:pPr>
              <w:rPr>
                <w:rFonts w:ascii="Consolas" w:hAnsi="Consolas"/>
                <w:bCs/>
                <w:sz w:val="22"/>
              </w:rPr>
            </w:pPr>
            <w:r>
              <w:rPr>
                <w:rFonts w:ascii="Consolas" w:hAnsi="Consolas"/>
                <w:bCs/>
                <w:sz w:val="22"/>
              </w:rPr>
              <w:t>}</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被</w:t>
            </w:r>
            <w:r>
              <w:rPr>
                <w:rFonts w:ascii="Consolas" w:hAnsi="Consolas" w:hint="eastAsia"/>
                <w:bCs/>
                <w:sz w:val="22"/>
              </w:rPr>
              <w:t>DataService</w:t>
            </w:r>
            <w:r>
              <w:rPr>
                <w:rFonts w:ascii="Consolas" w:hAnsi="Consolas" w:hint="eastAsia"/>
                <w:bCs/>
                <w:sz w:val="22"/>
              </w:rPr>
              <w:t>层调用的接口</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public interface AccountDataService {</w:t>
            </w:r>
          </w:p>
          <w:p w:rsidR="00694684" w:rsidRDefault="00BC6B90">
            <w:pPr>
              <w:rPr>
                <w:rFonts w:ascii="Consolas" w:hAnsi="Consolas"/>
                <w:bCs/>
                <w:sz w:val="22"/>
              </w:rPr>
            </w:pPr>
            <w:r>
              <w:rPr>
                <w:rFonts w:ascii="Consolas" w:hAnsi="Consolas"/>
                <w:bCs/>
                <w:sz w:val="22"/>
              </w:rPr>
              <w:tab/>
              <w:t>public void insert(AccountPO po) throws RemoteException;</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void delete(AccountPO po) throws RemoteException;</w:t>
            </w:r>
          </w:p>
          <w:p w:rsidR="00694684" w:rsidRDefault="00BC6B90">
            <w:pPr>
              <w:rPr>
                <w:rFonts w:ascii="Consolas" w:hAnsi="Consolas"/>
                <w:bCs/>
                <w:sz w:val="22"/>
              </w:rPr>
            </w:pPr>
            <w:r>
              <w:rPr>
                <w:rFonts w:ascii="Consolas" w:hAnsi="Consolas"/>
                <w:bCs/>
                <w:sz w:val="22"/>
              </w:rPr>
              <w:tab/>
            </w:r>
          </w:p>
          <w:p w:rsidR="00694684" w:rsidRDefault="00BC6B90">
            <w:pPr>
              <w:rPr>
                <w:rFonts w:ascii="Consolas" w:hAnsi="Consolas"/>
                <w:bCs/>
                <w:sz w:val="22"/>
              </w:rPr>
            </w:pPr>
            <w:r>
              <w:rPr>
                <w:rFonts w:ascii="Consolas" w:hAnsi="Consolas"/>
                <w:bCs/>
                <w:sz w:val="22"/>
              </w:rPr>
              <w:tab/>
              <w:t>public ArrayList&lt;AccountPO&gt; getAll() throws RemoteException;</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void update(AccountPO po) throws RemoteException;</w:t>
            </w:r>
          </w:p>
          <w:p w:rsidR="00694684" w:rsidRDefault="00BC6B90">
            <w:pPr>
              <w:rPr>
                <w:rFonts w:ascii="Consolas" w:hAnsi="Consolas"/>
                <w:bCs/>
                <w:sz w:val="22"/>
              </w:rPr>
            </w:pPr>
            <w:r>
              <w:rPr>
                <w:rFonts w:ascii="Consolas" w:hAnsi="Consolas"/>
                <w:bCs/>
                <w:sz w:val="22"/>
              </w:rP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noProof/>
              </w:rPr>
              <w:drawing>
                <wp:inline distT="0" distB="0" distL="0" distR="0">
                  <wp:extent cx="4492625" cy="2431415"/>
                  <wp:effectExtent l="0" t="0" r="317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492625" cy="2431415"/>
                          </a:xfrm>
                          <a:prstGeom prst="rect">
                            <a:avLst/>
                          </a:prstGeom>
                        </pic:spPr>
                      </pic:pic>
                    </a:graphicData>
                  </a:graphic>
                </wp:inline>
              </w:drawing>
            </w:r>
          </w:p>
        </w:tc>
      </w:tr>
    </w:tbl>
    <w:p w:rsidR="00694684" w:rsidRDefault="00694684">
      <w:pPr>
        <w:rPr>
          <w:rFonts w:ascii="宋体" w:hAnsi="宋体"/>
          <w:b/>
          <w:sz w:val="22"/>
        </w:rPr>
      </w:pPr>
    </w:p>
    <w:p w:rsidR="00694684" w:rsidRDefault="00BC6B90">
      <w:pPr>
        <w:rPr>
          <w:rFonts w:ascii="宋体" w:hAnsi="宋体"/>
          <w:sz w:val="22"/>
        </w:rPr>
      </w:pPr>
      <w:r>
        <w:rPr>
          <w:rFonts w:ascii="宋体" w:hAnsi="宋体" w:hint="eastAsia"/>
          <w:b/>
          <w:sz w:val="22"/>
        </w:rPr>
        <w:t xml:space="preserve">    </w:t>
      </w:r>
      <w:r>
        <w:rPr>
          <w:rFonts w:ascii="宋体" w:hAnsi="宋体"/>
          <w:sz w:val="22"/>
        </w:rPr>
        <w:t>(3)模块内部类的接口规范</w:t>
      </w:r>
    </w:p>
    <w:p w:rsidR="00694684" w:rsidRDefault="00BC6B90">
      <w:pPr>
        <w:pStyle w:val="a4"/>
        <w:spacing w:line="276" w:lineRule="auto"/>
        <w:ind w:firstLine="440"/>
        <w:rPr>
          <w:rFonts w:ascii="宋体" w:hAnsi="宋体"/>
          <w:sz w:val="22"/>
          <w:szCs w:val="21"/>
        </w:rPr>
      </w:pPr>
      <w:r>
        <w:rPr>
          <w:rFonts w:ascii="宋体" w:hAnsi="宋体"/>
          <w:sz w:val="22"/>
          <w:szCs w:val="21"/>
        </w:rPr>
        <w:t xml:space="preserve"> </w:t>
      </w:r>
    </w:p>
    <w:p w:rsidR="00694684" w:rsidRDefault="00BC6B90">
      <w:pPr>
        <w:jc w:val="center"/>
        <w:rPr>
          <w:rFonts w:ascii="宋体" w:hAnsi="宋体"/>
          <w:b/>
          <w:bCs/>
        </w:rPr>
      </w:pPr>
      <w:r>
        <w:rPr>
          <w:rFonts w:ascii="宋体" w:hAnsi="宋体"/>
          <w:b/>
          <w:bCs/>
        </w:rPr>
        <w:lastRenderedPageBreak/>
        <w:t>表</w:t>
      </w:r>
      <w:r>
        <w:rPr>
          <w:rFonts w:ascii="宋体" w:hAnsi="宋体" w:hint="eastAsia"/>
          <w:b/>
          <w:bCs/>
        </w:rPr>
        <w:t>35 AccountController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AccountControl</w:t>
            </w:r>
            <w:r>
              <w:rPr>
                <w:color w:val="000000"/>
              </w:rPr>
              <w:t>ler</w:t>
            </w:r>
            <w:r>
              <w:rPr>
                <w:rFonts w:hint="eastAsia"/>
                <w:color w:val="000000"/>
              </w:rPr>
              <w:t>.</w:t>
            </w:r>
            <w:r>
              <w:rPr>
                <w:color w:val="000000"/>
              </w:rPr>
              <w:t>addAccount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cs="宋体"/>
                <w:color w:val="000000"/>
                <w:sz w:val="21"/>
                <w:szCs w:val="21"/>
              </w:rPr>
              <w:t xml:space="preserve">public </w:t>
            </w:r>
            <w:r>
              <w:rPr>
                <w:rFonts w:cs="宋体" w:hint="eastAsia"/>
                <w:color w:val="000000"/>
                <w:sz w:val="21"/>
                <w:szCs w:val="21"/>
              </w:rPr>
              <w:t>boolean</w:t>
            </w:r>
            <w:r>
              <w:rPr>
                <w:rFonts w:cs="宋体"/>
                <w:color w:val="000000"/>
                <w:sz w:val="21"/>
                <w:szCs w:val="21"/>
              </w:rPr>
              <w:t xml:space="preserve"> addAccount(String name,long num,double amount );</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已创建一个Ac</w:t>
            </w:r>
            <w:r>
              <w:rPr>
                <w:rFonts w:ascii="宋体" w:hAnsi="宋体" w:cs="宋体"/>
                <w:color w:val="000000"/>
                <w:sz w:val="21"/>
                <w:szCs w:val="21"/>
              </w:rPr>
              <w:t>count</w:t>
            </w:r>
            <w:r>
              <w:rPr>
                <w:rFonts w:ascii="宋体" w:hAnsi="宋体" w:cs="宋体" w:hint="eastAsia"/>
                <w:color w:val="000000"/>
                <w:sz w:val="21"/>
                <w:szCs w:val="21"/>
              </w:rPr>
              <w:t>领域对象，输入符合输入规则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w:t>
            </w:r>
            <w:r>
              <w:rPr>
                <w:rFonts w:ascii="宋体" w:hAnsi="宋体" w:cs="宋体"/>
                <w:color w:val="000000"/>
                <w:sz w:val="21"/>
                <w:szCs w:val="21"/>
              </w:rPr>
              <w:t>Account</w:t>
            </w:r>
            <w:r>
              <w:rPr>
                <w:rFonts w:ascii="宋体" w:hAnsi="宋体" w:cs="宋体" w:hint="eastAsia"/>
                <w:color w:val="000000"/>
                <w:sz w:val="21"/>
                <w:szCs w:val="21"/>
              </w:rPr>
              <w:t>领域对象的</w:t>
            </w:r>
            <w:r>
              <w:rPr>
                <w:rFonts w:ascii="宋体" w:hAnsi="宋体" w:cs="宋体"/>
                <w:color w:val="000000"/>
                <w:sz w:val="21"/>
                <w:szCs w:val="21"/>
              </w:rPr>
              <w:t>addAccount</w:t>
            </w:r>
            <w:r>
              <w:rPr>
                <w:rFonts w:ascii="宋体" w:hAnsi="宋体" w:cs="宋体" w:hint="eastAsia"/>
                <w:color w:val="000000"/>
                <w:sz w:val="21"/>
                <w:szCs w:val="21"/>
              </w:rPr>
              <w: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rFonts w:hint="eastAsia"/>
                <w:color w:val="000000"/>
              </w:rPr>
              <w:t>Account</w:t>
            </w:r>
            <w:r>
              <w:rPr>
                <w:color w:val="000000"/>
              </w:rPr>
              <w:t>Controller</w:t>
            </w:r>
            <w:r>
              <w:rPr>
                <w:rFonts w:hint="eastAsia"/>
                <w:color w:val="000000"/>
              </w:rPr>
              <w:t>.del</w:t>
            </w:r>
            <w:r>
              <w:rPr>
                <w:color w:val="000000"/>
              </w:rPr>
              <w:t>Account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cs="宋体"/>
                <w:color w:val="000000"/>
                <w:sz w:val="21"/>
                <w:szCs w:val="21"/>
              </w:rPr>
              <w:t>public void delAccount (long num);</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已创建一个Ac</w:t>
            </w:r>
            <w:r>
              <w:rPr>
                <w:rFonts w:ascii="宋体" w:hAnsi="宋体" w:cs="宋体"/>
                <w:color w:val="000000"/>
                <w:sz w:val="21"/>
                <w:szCs w:val="21"/>
              </w:rPr>
              <w:t>count</w:t>
            </w:r>
            <w:r>
              <w:rPr>
                <w:rFonts w:ascii="宋体" w:hAnsi="宋体" w:cs="宋体" w:hint="eastAsia"/>
                <w:color w:val="000000"/>
                <w:sz w:val="21"/>
                <w:szCs w:val="21"/>
              </w:rPr>
              <w:t>领域对象</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w:t>
            </w:r>
            <w:r>
              <w:rPr>
                <w:rFonts w:ascii="宋体" w:hAnsi="宋体" w:cs="宋体"/>
                <w:color w:val="000000"/>
                <w:sz w:val="21"/>
                <w:szCs w:val="21"/>
              </w:rPr>
              <w:t>Account</w:t>
            </w:r>
            <w:r>
              <w:rPr>
                <w:rFonts w:ascii="宋体" w:hAnsi="宋体" w:cs="宋体" w:hint="eastAsia"/>
                <w:color w:val="000000"/>
                <w:sz w:val="21"/>
                <w:szCs w:val="21"/>
              </w:rPr>
              <w:t>领域对象的</w:t>
            </w:r>
            <w:r>
              <w:rPr>
                <w:rFonts w:ascii="宋体" w:hAnsi="宋体" w:cs="宋体"/>
                <w:color w:val="000000"/>
                <w:sz w:val="21"/>
                <w:szCs w:val="21"/>
              </w:rPr>
              <w:t>delAccount</w:t>
            </w:r>
            <w:r>
              <w:rPr>
                <w:rFonts w:ascii="宋体" w:hAnsi="宋体" w:cs="宋体" w:hint="eastAsia"/>
                <w:color w:val="000000"/>
                <w:sz w:val="21"/>
                <w:szCs w:val="21"/>
              </w:rPr>
              <w: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color w:val="000000"/>
              </w:rPr>
            </w:pPr>
            <w:r>
              <w:rPr>
                <w:color w:val="000000"/>
              </w:rPr>
              <w:t>AccountController.modAccount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cs="宋体"/>
                <w:color w:val="000000"/>
                <w:sz w:val="21"/>
                <w:szCs w:val="21"/>
              </w:rPr>
              <w:t xml:space="preserve">public </w:t>
            </w:r>
            <w:r>
              <w:rPr>
                <w:rFonts w:cs="宋体" w:hint="eastAsia"/>
                <w:color w:val="000000"/>
                <w:sz w:val="21"/>
                <w:szCs w:val="21"/>
              </w:rPr>
              <w:t>void</w:t>
            </w:r>
            <w:r>
              <w:rPr>
                <w:rFonts w:cs="宋体"/>
                <w:color w:val="000000"/>
                <w:sz w:val="21"/>
                <w:szCs w:val="21"/>
              </w:rPr>
              <w:t xml:space="preserve"> modAccount(long oldID,String name,long ID);</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w:t>
            </w:r>
            <w:r>
              <w:rPr>
                <w:rFonts w:ascii="宋体" w:hAnsi="宋体" w:cs="宋体"/>
                <w:color w:val="000000"/>
                <w:sz w:val="21"/>
                <w:szCs w:val="21"/>
              </w:rPr>
              <w:t>Account</w:t>
            </w:r>
            <w:r>
              <w:rPr>
                <w:rFonts w:ascii="宋体" w:hAnsi="宋体" w:cs="宋体" w:hint="eastAsia"/>
                <w:color w:val="000000"/>
                <w:sz w:val="21"/>
                <w:szCs w:val="21"/>
              </w:rPr>
              <w:t>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w:t>
            </w:r>
            <w:r>
              <w:rPr>
                <w:rFonts w:ascii="宋体" w:hAnsi="宋体" w:cs="宋体"/>
                <w:color w:val="000000"/>
                <w:sz w:val="21"/>
                <w:szCs w:val="21"/>
              </w:rPr>
              <w:t>modAcccount</w:t>
            </w:r>
            <w:r>
              <w:rPr>
                <w:rFonts w:ascii="宋体" w:hAnsi="宋体" w:cs="宋体" w:hint="eastAsia"/>
                <w:color w:val="000000"/>
                <w:sz w:val="21"/>
                <w:szCs w:val="21"/>
              </w:rPr>
              <w:t>方法</w:t>
            </w:r>
          </w:p>
        </w:tc>
      </w:tr>
      <w:tr w:rsidR="00694684">
        <w:trPr>
          <w:trHeight w:val="90"/>
        </w:trPr>
        <w:tc>
          <w:tcPr>
            <w:tcW w:w="2484" w:type="dxa"/>
            <w:vMerge w:val="restart"/>
            <w:tcBorders>
              <w:top w:val="single" w:sz="8" w:space="0" w:color="4F81BD"/>
              <w:left w:val="single" w:sz="8" w:space="0" w:color="4F81BD"/>
              <w:bottom w:val="single" w:sz="4" w:space="0" w:color="000000"/>
              <w:right w:val="single" w:sz="8" w:space="0" w:color="4F81BD"/>
            </w:tcBorders>
            <w:shd w:val="clear" w:color="auto" w:fill="FFFFFF"/>
            <w:vAlign w:val="center"/>
          </w:tcPr>
          <w:p w:rsidR="00694684" w:rsidRDefault="00BC6B90">
            <w:pPr>
              <w:jc w:val="center"/>
            </w:pPr>
            <w:r>
              <w:rPr>
                <w:color w:val="000000"/>
              </w:rPr>
              <w:t>AccountController.IsLegal</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hint="eastAsia"/>
                <w:color w:val="000000"/>
                <w:sz w:val="21"/>
                <w:szCs w:val="21"/>
              </w:rPr>
              <w:t>p</w:t>
            </w:r>
            <w:r>
              <w:rPr>
                <w:color w:val="000000"/>
                <w:sz w:val="21"/>
                <w:szCs w:val="21"/>
              </w:rPr>
              <w:t>ublic</w:t>
            </w:r>
            <w:r>
              <w:rPr>
                <w:rFonts w:hint="eastAsia"/>
                <w:color w:val="000000"/>
                <w:sz w:val="21"/>
                <w:szCs w:val="21"/>
              </w:rPr>
              <w:t xml:space="preserve"> boolean isLegal(</w:t>
            </w:r>
            <w:r>
              <w:rPr>
                <w:rFonts w:cs="宋体"/>
                <w:color w:val="000000"/>
                <w:sz w:val="21"/>
                <w:szCs w:val="21"/>
              </w:rPr>
              <w:t>String name,long num,double amount</w:t>
            </w:r>
            <w:r>
              <w:rPr>
                <w:rFonts w:hint="eastAsia"/>
                <w:color w:val="000000"/>
                <w:sz w:val="21"/>
                <w:szCs w:val="21"/>
              </w:rPr>
              <w:t>)</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调用Sheet领域对象的isLegal方法</w:t>
            </w:r>
          </w:p>
        </w:tc>
      </w:tr>
      <w:tr w:rsidR="00694684">
        <w:tc>
          <w:tcPr>
            <w:tcW w:w="2484" w:type="dxa"/>
            <w:vMerge w:val="restart"/>
            <w:tcBorders>
              <w:top w:val="single" w:sz="8" w:space="0" w:color="4F81BD"/>
              <w:left w:val="single" w:sz="8" w:space="0" w:color="4F81BD"/>
              <w:bottom w:val="single" w:sz="4" w:space="0" w:color="000000"/>
              <w:right w:val="single" w:sz="8" w:space="0" w:color="4F81BD"/>
            </w:tcBorders>
            <w:shd w:val="clear" w:color="auto" w:fill="FFFFFF"/>
            <w:vAlign w:val="center"/>
          </w:tcPr>
          <w:p w:rsidR="00694684" w:rsidRDefault="00BC6B90">
            <w:pPr>
              <w:jc w:val="center"/>
            </w:pPr>
            <w:r>
              <w:rPr>
                <w:rFonts w:hint="eastAsia"/>
                <w:color w:val="000000"/>
              </w:rPr>
              <w:t>Account.</w:t>
            </w:r>
            <w:r>
              <w:rPr>
                <w:color w:val="000000"/>
              </w:rPr>
              <w:t>getAccoun</w:t>
            </w:r>
            <w:r>
              <w:rPr>
                <w:rFonts w:hint="eastAsia"/>
                <w:color w:val="000000"/>
              </w:rPr>
              <w:t>tList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cs="宋体"/>
                <w:color w:val="000000"/>
                <w:sz w:val="21"/>
                <w:szCs w:val="21"/>
              </w:rPr>
              <w:t xml:space="preserve">public </w:t>
            </w:r>
            <w:r>
              <w:rPr>
                <w:color w:val="000000"/>
                <w:sz w:val="21"/>
                <w:szCs w:val="21"/>
              </w:rPr>
              <w:t>A</w:t>
            </w:r>
            <w:r>
              <w:rPr>
                <w:rFonts w:hint="eastAsia"/>
                <w:color w:val="000000"/>
                <w:sz w:val="21"/>
                <w:szCs w:val="21"/>
              </w:rPr>
              <w:t>rrayList&lt;</w:t>
            </w:r>
            <w:r>
              <w:rPr>
                <w:color w:val="000000"/>
                <w:sz w:val="21"/>
                <w:szCs w:val="21"/>
              </w:rPr>
              <w:t>AccountVO</w:t>
            </w:r>
            <w:r>
              <w:rPr>
                <w:rFonts w:hint="eastAsia"/>
                <w:color w:val="000000"/>
                <w:sz w:val="21"/>
                <w:szCs w:val="21"/>
              </w:rPr>
              <w:t>&gt;</w:t>
            </w:r>
            <w:r>
              <w:rPr>
                <w:color w:val="000000"/>
                <w:sz w:val="21"/>
                <w:szCs w:val="21"/>
              </w:rPr>
              <w:t xml:space="preserve"> </w:t>
            </w:r>
            <w:r>
              <w:rPr>
                <w:rFonts w:cs="宋体"/>
                <w:color w:val="000000"/>
                <w:sz w:val="21"/>
                <w:szCs w:val="21"/>
              </w:rPr>
              <w:t xml:space="preserve"> </w:t>
            </w:r>
            <w:r>
              <w:rPr>
                <w:rFonts w:cs="宋体" w:hint="eastAsia"/>
                <w:color w:val="000000"/>
                <w:sz w:val="21"/>
                <w:szCs w:val="21"/>
              </w:rPr>
              <w:t>getAccountList();</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已创建一个Ac</w:t>
            </w:r>
            <w:r>
              <w:rPr>
                <w:rFonts w:ascii="宋体" w:hAnsi="宋体" w:cs="宋体"/>
                <w:color w:val="000000"/>
                <w:sz w:val="21"/>
                <w:szCs w:val="21"/>
              </w:rPr>
              <w:t>count</w:t>
            </w:r>
            <w:r>
              <w:rPr>
                <w:rFonts w:ascii="宋体" w:hAnsi="宋体" w:cs="宋体" w:hint="eastAsia"/>
                <w:color w:val="000000"/>
                <w:sz w:val="21"/>
                <w:szCs w:val="21"/>
              </w:rPr>
              <w:t>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w:t>
            </w:r>
            <w:r>
              <w:rPr>
                <w:rFonts w:ascii="宋体" w:hAnsi="宋体" w:cs="宋体"/>
                <w:color w:val="000000"/>
                <w:sz w:val="21"/>
                <w:szCs w:val="21"/>
              </w:rPr>
              <w:t>Account</w:t>
            </w:r>
            <w:r>
              <w:rPr>
                <w:rFonts w:ascii="宋体" w:hAnsi="宋体" w:cs="宋体" w:hint="eastAsia"/>
                <w:color w:val="000000"/>
                <w:sz w:val="21"/>
                <w:szCs w:val="21"/>
              </w:rPr>
              <w:t>领域对象的</w:t>
            </w:r>
            <w:r>
              <w:rPr>
                <w:rFonts w:ascii="宋体" w:hAnsi="宋体" w:cs="宋体"/>
                <w:color w:val="000000"/>
                <w:sz w:val="21"/>
                <w:szCs w:val="21"/>
              </w:rPr>
              <w:t>getAccountList</w:t>
            </w:r>
            <w:r>
              <w:rPr>
                <w:rFonts w:ascii="宋体" w:hAnsi="宋体" w:cs="宋体" w:hint="eastAsia"/>
                <w:color w:val="000000"/>
                <w:sz w:val="21"/>
                <w:szCs w:val="21"/>
              </w:rPr>
              <w:t>方法</w:t>
            </w:r>
          </w:p>
        </w:tc>
      </w:tr>
      <w:tr w:rsidR="00694684">
        <w:tc>
          <w:tcPr>
            <w:tcW w:w="2484" w:type="dxa"/>
            <w:vMerge w:val="restart"/>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rPr>
                <w:color w:val="000000"/>
              </w:rPr>
            </w:pPr>
          </w:p>
          <w:p w:rsidR="00694684" w:rsidRDefault="00BC6B90">
            <w:pPr>
              <w:pStyle w:val="a4"/>
              <w:spacing w:line="276" w:lineRule="auto"/>
              <w:ind w:firstLineChars="0" w:firstLine="0"/>
              <w:jc w:val="center"/>
              <w:rPr>
                <w:rFonts w:ascii="宋体" w:hAnsi="宋体" w:cs="宋体"/>
                <w:color w:val="000000"/>
                <w:sz w:val="21"/>
                <w:szCs w:val="21"/>
              </w:rPr>
            </w:pPr>
            <w:r>
              <w:rPr>
                <w:color w:val="000000"/>
                <w:sz w:val="21"/>
              </w:rPr>
              <w:t>Account.endAccountManagement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color w:val="000000"/>
                <w:sz w:val="21"/>
              </w:rPr>
              <w:t>public void endAccountManagement();</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结束银行账号管理任务</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hint="eastAsia"/>
                <w:color w:val="000000"/>
              </w:rPr>
              <w:t>Account.</w:t>
            </w:r>
            <w:r>
              <w:rPr>
                <w:color w:val="000000"/>
              </w:rPr>
              <w:t>addAccount</w:t>
            </w:r>
            <w:r>
              <w:rPr>
                <w:rFonts w:cs="宋体"/>
                <w:color w:val="000000"/>
              </w:rPr>
              <w:t>(String name,long num,double amount )</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加入一个账户对象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hint="eastAsia"/>
                <w:color w:val="000000"/>
              </w:rPr>
              <w:t>Account.</w:t>
            </w:r>
            <w:r>
              <w:rPr>
                <w:color w:val="000000"/>
              </w:rPr>
              <w:t>addAccount</w:t>
            </w:r>
            <w:r>
              <w:rPr>
                <w:rFonts w:cs="宋体"/>
                <w:color w:val="000000"/>
              </w:rPr>
              <w:t>(String name,long num,double amount )</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删除一个账户对象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rFonts w:hint="eastAsia"/>
                <w:color w:val="000000"/>
              </w:rPr>
              <w:t>Account.mod</w:t>
            </w:r>
            <w:r>
              <w:rPr>
                <w:color w:val="000000"/>
              </w:rPr>
              <w:t>Accoun</w:t>
            </w:r>
            <w:r>
              <w:rPr>
                <w:rFonts w:hint="eastAsia"/>
                <w:color w:val="000000"/>
              </w:rPr>
              <w:t>t</w:t>
            </w:r>
            <w:r>
              <w:rPr>
                <w:rFonts w:cs="宋体"/>
                <w:color w:val="000000"/>
              </w:rPr>
              <w:t>(long oldID,String name,long ID)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修改一个账户对象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color w:val="000000"/>
              </w:rPr>
              <w:t>Account.</w:t>
            </w:r>
            <w:r>
              <w:rPr>
                <w:rFonts w:hint="eastAsia"/>
                <w:color w:val="000000"/>
              </w:rPr>
              <w:t>isLegal(</w:t>
            </w:r>
            <w:r>
              <w:rPr>
                <w:rFonts w:cs="宋体"/>
                <w:color w:val="000000"/>
              </w:rPr>
              <w:t>String name,long num,double amount</w:t>
            </w:r>
            <w:r>
              <w:rPr>
                <w:rFonts w:hint="eastAsia"/>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检测所填写的账户信息是否合法</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rFonts w:hint="eastAsia"/>
                <w:color w:val="000000"/>
              </w:rPr>
              <w:t>Account.</w:t>
            </w:r>
            <w:r>
              <w:rPr>
                <w:color w:val="000000"/>
              </w:rPr>
              <w:t>getAccoun</w:t>
            </w:r>
            <w:r>
              <w:rPr>
                <w:rFonts w:hint="eastAsia"/>
                <w:color w:val="000000"/>
              </w:rPr>
              <w:t>tList</w:t>
            </w:r>
            <w:r>
              <w:rPr>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获得账户对象列表</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color w:val="000000"/>
              </w:rPr>
            </w:pPr>
            <w:r>
              <w:rPr>
                <w:color w:val="000000"/>
              </w:rPr>
              <w:t>Account.endAccountManagement()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结束一次银行账户管理</w:t>
            </w:r>
          </w:p>
        </w:tc>
      </w:tr>
    </w:tbl>
    <w:p w:rsidR="00694684" w:rsidRDefault="00694684">
      <w:pPr>
        <w:jc w:val="center"/>
        <w:rPr>
          <w:rFonts w:ascii="宋体" w:hAnsi="宋体"/>
          <w:b/>
          <w:bCs/>
        </w:rPr>
      </w:pPr>
    </w:p>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rPr>
      </w:pPr>
      <w:r>
        <w:rPr>
          <w:rFonts w:ascii="宋体" w:hAnsi="宋体"/>
          <w:b/>
          <w:bCs/>
        </w:rPr>
        <w:lastRenderedPageBreak/>
        <w:t>表</w:t>
      </w:r>
      <w:r>
        <w:rPr>
          <w:rFonts w:ascii="宋体" w:hAnsi="宋体" w:hint="eastAsia"/>
          <w:b/>
          <w:bCs/>
        </w:rPr>
        <w:t>36 Account</w:t>
      </w:r>
      <w:r>
        <w:rPr>
          <w:rFonts w:ascii="宋体" w:hAnsi="宋体"/>
          <w:b/>
          <w:bCs/>
        </w:rPr>
        <w:t>的接口规范</w:t>
      </w:r>
    </w:p>
    <w:tbl>
      <w:tblPr>
        <w:tblW w:w="8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94"/>
        <w:gridCol w:w="1140"/>
        <w:gridCol w:w="330"/>
        <w:gridCol w:w="4653"/>
      </w:tblGrid>
      <w:tr w:rsidR="00694684">
        <w:trPr>
          <w:jc w:val="center"/>
        </w:trPr>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jc w:val="center"/>
        </w:trPr>
        <w:tc>
          <w:tcPr>
            <w:tcW w:w="239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Account.</w:t>
            </w:r>
            <w:r>
              <w:rPr>
                <w:rFonts w:ascii="Calibri" w:hAnsi="Calibri" w:cs="Calibri"/>
                <w:color w:val="000000"/>
              </w:rPr>
              <w:t>addAccount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boolean</w:t>
            </w:r>
            <w:r>
              <w:rPr>
                <w:rFonts w:ascii="Calibri" w:hAnsi="Calibri" w:cs="宋体"/>
                <w:color w:val="000000"/>
                <w:sz w:val="21"/>
                <w:szCs w:val="21"/>
              </w:rPr>
              <w:t xml:space="preserve"> addAccount(String name,long num,double amount );</w:t>
            </w:r>
          </w:p>
        </w:tc>
      </w:tr>
      <w:tr w:rsidR="00694684">
        <w:trPr>
          <w:trHeight w:val="323"/>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开启一次银行账号管理任务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增加一个银行账户</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sz w:val="22"/>
              </w:rPr>
              <w:t>Account.del</w:t>
            </w:r>
            <w:r>
              <w:rPr>
                <w:rFonts w:ascii="Calibri" w:hAnsi="Calibri" w:cs="Calibri"/>
                <w:color w:val="000000"/>
                <w:sz w:val="22"/>
              </w:rPr>
              <w:t>Account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public void delAccount (long num);</w:t>
            </w:r>
          </w:p>
        </w:tc>
      </w:tr>
      <w:tr w:rsidR="00694684">
        <w:trPr>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删除一个银行账户</w:t>
            </w:r>
          </w:p>
        </w:tc>
      </w:tr>
      <w:tr w:rsidR="00694684">
        <w:trPr>
          <w:jc w:val="center"/>
        </w:trPr>
        <w:tc>
          <w:tcPr>
            <w:tcW w:w="239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sz w:val="24"/>
              </w:rPr>
            </w:pPr>
            <w:r>
              <w:rPr>
                <w:rFonts w:ascii="Calibri" w:hAnsi="Calibri" w:cs="Calibri" w:hint="eastAsia"/>
                <w:color w:val="000000"/>
                <w:sz w:val="22"/>
              </w:rPr>
              <w:t>Account.mod</w:t>
            </w:r>
            <w:r>
              <w:rPr>
                <w:rFonts w:ascii="Calibri" w:hAnsi="Calibri" w:cs="Calibri"/>
                <w:color w:val="000000"/>
                <w:sz w:val="22"/>
              </w:rPr>
              <w:t>Accoun</w:t>
            </w:r>
            <w:r>
              <w:rPr>
                <w:rFonts w:ascii="Calibri" w:hAnsi="Calibri" w:cs="Calibri" w:hint="eastAsia"/>
                <w:color w:val="000000"/>
                <w:sz w:val="22"/>
              </w:rPr>
              <w:t>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void</w:t>
            </w:r>
            <w:r>
              <w:rPr>
                <w:rFonts w:ascii="Calibri" w:hAnsi="Calibri" w:cs="宋体"/>
                <w:color w:val="000000"/>
                <w:sz w:val="21"/>
                <w:szCs w:val="21"/>
              </w:rPr>
              <w:t xml:space="preserve"> modAccount(long oldID,String name,long ID);</w:t>
            </w:r>
          </w:p>
        </w:tc>
      </w:tr>
      <w:tr w:rsidR="00694684">
        <w:trPr>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保存更新后的银行信息</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Account.</w:t>
            </w:r>
            <w:r>
              <w:rPr>
                <w:rFonts w:ascii="Calibri" w:hAnsi="Calibri" w:cs="Calibri"/>
                <w:color w:val="000000"/>
              </w:rPr>
              <w:t>getAccoun</w:t>
            </w:r>
            <w:r>
              <w:rPr>
                <w:rFonts w:ascii="Calibri" w:hAnsi="Calibri" w:cs="Calibri" w:hint="eastAsia"/>
                <w:color w:val="000000"/>
              </w:rPr>
              <w:t>tList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ascii="Calibri" w:hAnsi="Calibri" w:cs="Calibri" w:hint="eastAsia"/>
                <w:color w:val="000000"/>
                <w:sz w:val="21"/>
                <w:szCs w:val="21"/>
              </w:rPr>
              <w:t>rrayList&lt;</w:t>
            </w:r>
            <w:r>
              <w:rPr>
                <w:rFonts w:ascii="Calibri" w:hAnsi="Calibri" w:cs="Calibri"/>
                <w:color w:val="000000"/>
                <w:sz w:val="21"/>
                <w:szCs w:val="21"/>
              </w:rPr>
              <w:t>AccountVO</w:t>
            </w:r>
            <w:r>
              <w:rPr>
                <w:rFonts w:ascii="Calibri" w:hAnsi="Calibri" w:cs="Calibri" w:hint="eastAsia"/>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ascii="Calibri" w:hAnsi="Calibri" w:cs="宋体" w:hint="eastAsia"/>
                <w:color w:val="000000"/>
                <w:sz w:val="21"/>
                <w:szCs w:val="21"/>
              </w:rPr>
              <w:t>getAccountList();</w:t>
            </w:r>
          </w:p>
        </w:tc>
      </w:tr>
      <w:tr w:rsidR="00694684">
        <w:trPr>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获取账号列表</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Calibri" w:hAnsi="Calibri" w:cs="Calibri"/>
                <w:color w:val="000000"/>
                <w:sz w:val="21"/>
              </w:rPr>
              <w:t>Account.endAccountManagement</w:t>
            </w:r>
          </w:p>
          <w:p w:rsidR="00694684" w:rsidRDefault="00694684">
            <w:pPr>
              <w:jc w:val="cente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rPr>
              <w:t>public void endAccountManagement();</w:t>
            </w:r>
          </w:p>
        </w:tc>
      </w:tr>
      <w:tr w:rsidR="00694684">
        <w:trPr>
          <w:jc w:val="center"/>
        </w:trPr>
        <w:tc>
          <w:tcPr>
            <w:tcW w:w="239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结束银行账号管理任务</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宋体"/>
                <w:color w:val="000000"/>
                <w:sz w:val="21"/>
                <w:szCs w:val="21"/>
              </w:rPr>
            </w:pPr>
            <w:r>
              <w:rPr>
                <w:rFonts w:ascii="Calibri" w:hAnsi="Calibri" w:cs="宋体"/>
                <w:color w:val="000000"/>
                <w:sz w:val="21"/>
                <w:szCs w:val="21"/>
              </w:rPr>
              <w:t>Account.updateAmount(</w:t>
            </w:r>
            <w:r>
              <w:rPr>
                <w:rFonts w:ascii="Calibri" w:hAnsi="Calibri" w:cs="宋体" w:hint="eastAsia"/>
                <w:color w:val="000000"/>
                <w:sz w:val="21"/>
                <w:szCs w:val="21"/>
              </w:rPr>
              <w:t>给</w:t>
            </w:r>
            <w:r>
              <w:rPr>
                <w:rFonts w:ascii="Calibri" w:hAnsi="Calibri" w:cs="宋体" w:hint="eastAsia"/>
                <w:color w:val="000000"/>
                <w:sz w:val="21"/>
                <w:szCs w:val="21"/>
              </w:rPr>
              <w:t>Sheet</w:t>
            </w:r>
            <w:r>
              <w:rPr>
                <w:rFonts w:ascii="Calibri" w:hAnsi="Calibri" w:cs="宋体"/>
                <w:color w:val="000000"/>
                <w:sz w:val="21"/>
                <w:szCs w:val="21"/>
              </w:rPr>
              <w: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hint="eastAsia"/>
                <w:color w:val="000000"/>
                <w:sz w:val="21"/>
                <w:szCs w:val="21"/>
              </w:rPr>
              <w:t>public</w:t>
            </w:r>
            <w:r>
              <w:rPr>
                <w:rFonts w:ascii="Calibri" w:hAnsi="Calibri" w:cs="宋体"/>
                <w:color w:val="000000"/>
                <w:sz w:val="21"/>
                <w:szCs w:val="21"/>
              </w:rPr>
              <w:t xml:space="preserve"> void updateAmount(long ID,double Amount);</w:t>
            </w:r>
          </w:p>
        </w:tc>
      </w:tr>
      <w:tr w:rsidR="00694684">
        <w:trPr>
          <w:jc w:val="center"/>
        </w:trPr>
        <w:tc>
          <w:tcPr>
            <w:tcW w:w="239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启动一次付款单填写任务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vertAlign w:val="subscript"/>
              </w:rPr>
            </w:pPr>
            <w:r>
              <w:rPr>
                <w:rFonts w:ascii="宋体" w:hAnsi="宋体" w:cs="宋体" w:hint="eastAsia"/>
                <w:color w:val="000000"/>
                <w:sz w:val="21"/>
                <w:szCs w:val="21"/>
              </w:rPr>
              <w:t>更新账户余额任务</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Account</w:t>
            </w:r>
            <w:r>
              <w:rPr>
                <w:rFonts w:ascii="宋体" w:hAnsi="宋体" w:cs="宋体"/>
                <w:color w:val="000000"/>
                <w:sz w:val="21"/>
                <w:szCs w:val="21"/>
              </w:rPr>
              <w:t>.isLegal</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isLegal(</w:t>
            </w:r>
            <w:r>
              <w:rPr>
                <w:rFonts w:ascii="Calibri" w:hAnsi="Calibri" w:cs="宋体"/>
                <w:color w:val="000000"/>
                <w:sz w:val="21"/>
                <w:szCs w:val="21"/>
              </w:rPr>
              <w:t>String name,long num,double amount</w:t>
            </w:r>
            <w:r>
              <w:rPr>
                <w:rFonts w:ascii="Calibri" w:hAnsi="Calibri" w:cs="Calibri" w:hint="eastAsia"/>
                <w:color w:val="000000"/>
                <w:sz w:val="21"/>
                <w:szCs w:val="21"/>
              </w:rPr>
              <w:t>)</w:t>
            </w:r>
          </w:p>
        </w:tc>
      </w:tr>
      <w:tr w:rsidR="00694684">
        <w:trPr>
          <w:jc w:val="center"/>
        </w:trPr>
        <w:tc>
          <w:tcPr>
            <w:tcW w:w="239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启动一次付款单填写任务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返回检测信息</w:t>
            </w:r>
          </w:p>
        </w:tc>
      </w:tr>
      <w:tr w:rsidR="00694684">
        <w:trPr>
          <w:jc w:val="center"/>
        </w:trPr>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w:t>
            </w:r>
            <w:r>
              <w:rPr>
                <w:rFonts w:ascii="Calibri" w:hAnsi="Calibri" w:cs="Calibri" w:hint="eastAsia"/>
                <w:color w:val="000000"/>
                <w:sz w:val="21"/>
                <w:szCs w:val="21"/>
              </w:rPr>
              <w:t>Account</w:t>
            </w:r>
            <w:r>
              <w:rPr>
                <w:rFonts w:ascii="Calibri" w:hAnsi="Calibri" w:cs="Calibri"/>
                <w:color w:val="000000"/>
                <w:sz w:val="21"/>
                <w:szCs w:val="21"/>
              </w:rPr>
              <w:t>Database</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得到Account数据库的服务的引用</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AccountDataService.insert(AccountPO po</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AccountDataService.del</w:t>
            </w:r>
            <w:r>
              <w:rPr>
                <w:rFonts w:ascii="Calibri" w:hAnsi="Calibri" w:cs="Calibri" w:hint="eastAsia"/>
                <w:color w:val="000000"/>
                <w:sz w:val="21"/>
                <w:szCs w:val="21"/>
              </w:rPr>
              <w:t>ete</w:t>
            </w:r>
            <w:r>
              <w:rPr>
                <w:rFonts w:ascii="Calibri" w:hAnsi="Calibri" w:cs="Calibri"/>
                <w:color w:val="000000"/>
                <w:sz w:val="21"/>
                <w:szCs w:val="21"/>
              </w:rPr>
              <w:t>(AccountPO po</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删除单一持久化账户对象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AccountDataService.getAll (</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获得所有Account持久化账户对象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AccountDataService.getAll (</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获得单一持久化账户对象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w:t>
            </w:r>
            <w:r>
              <w:rPr>
                <w:rFonts w:ascii="Calibri" w:hAnsi="Calibri" w:cs="Calibri" w:hint="eastAsia"/>
                <w:color w:val="000000"/>
                <w:sz w:val="21"/>
                <w:szCs w:val="21"/>
              </w:rPr>
              <w:t>update</w:t>
            </w:r>
            <w:r>
              <w:rPr>
                <w:rFonts w:ascii="Calibri" w:hAnsi="Calibri" w:cs="Calibri"/>
                <w:color w:val="000000"/>
                <w:sz w:val="21"/>
                <w:szCs w:val="21"/>
              </w:rPr>
              <w:t>(</w:t>
            </w:r>
            <w:r>
              <w:rPr>
                <w:rFonts w:ascii="Calibri" w:hAnsi="Calibri" w:cs="Calibri" w:hint="eastAsia"/>
                <w:color w:val="000000"/>
                <w:sz w:val="21"/>
                <w:szCs w:val="21"/>
              </w:rPr>
              <w:t>AccountPo po)</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更新单一持久化账户对象</w:t>
            </w:r>
          </w:p>
        </w:tc>
      </w:tr>
    </w:tbl>
    <w:p w:rsidR="00694684" w:rsidRDefault="00694684">
      <w:pPr>
        <w:pStyle w:val="a4"/>
        <w:spacing w:line="276" w:lineRule="auto"/>
        <w:ind w:firstLine="440"/>
        <w:rPr>
          <w:rFonts w:ascii="宋体" w:hAnsi="宋体"/>
          <w:sz w:val="22"/>
          <w:szCs w:val="21"/>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lastRenderedPageBreak/>
        <w:t>staffmanagebl模块</w:t>
      </w:r>
      <w:bookmarkEnd w:id="1187"/>
    </w:p>
    <w:p w:rsidR="00694684" w:rsidRDefault="00BC6B90">
      <w:pPr>
        <w:pStyle w:val="12"/>
        <w:numPr>
          <w:ilvl w:val="0"/>
          <w:numId w:val="4"/>
        </w:numPr>
        <w:ind w:firstLineChars="0"/>
      </w:pPr>
      <w:bookmarkStart w:id="1188" w:name="_Toc402982486"/>
      <w:r>
        <w:rPr>
          <w:rFonts w:hint="eastAsia"/>
        </w:rPr>
        <w:t>模块概述</w:t>
      </w:r>
    </w:p>
    <w:p w:rsidR="00694684" w:rsidRDefault="00BC6B90">
      <w:pPr>
        <w:pStyle w:val="12"/>
        <w:ind w:left="930" w:firstLineChars="0" w:firstLine="0"/>
      </w:pPr>
      <w:r>
        <w:rPr>
          <w:rFonts w:hint="eastAsia"/>
        </w:rPr>
        <w:t>StaffManagebl</w:t>
      </w:r>
      <w:r>
        <w:rPr>
          <w:rFonts w:hint="eastAsia"/>
        </w:rPr>
        <w:t>模块承担的需求参见需求规格说明文档功能需求及相关非功能需求</w:t>
      </w:r>
    </w:p>
    <w:p w:rsidR="00694684" w:rsidRDefault="00BC6B90">
      <w:pPr>
        <w:ind w:left="420" w:firstLineChars="250" w:firstLine="525"/>
      </w:pPr>
      <w:r>
        <w:rPr>
          <w:rFonts w:hint="eastAsia"/>
        </w:rPr>
        <w:t>StaffManagebl</w:t>
      </w:r>
      <w:r>
        <w:rPr>
          <w:rFonts w:hint="eastAsia"/>
        </w:rPr>
        <w:t>模块的职责及接口参见软件系统结构描述文档表</w:t>
      </w:r>
      <w:r>
        <w:rPr>
          <w:rFonts w:hint="eastAsia"/>
        </w:rPr>
        <w:t>14</w:t>
      </w:r>
    </w:p>
    <w:p w:rsidR="00694684" w:rsidRDefault="00BC6B90">
      <w:pPr>
        <w:pStyle w:val="12"/>
        <w:numPr>
          <w:ilvl w:val="0"/>
          <w:numId w:val="4"/>
        </w:numPr>
        <w:ind w:firstLineChars="0"/>
      </w:pPr>
      <w:r>
        <w:rPr>
          <w:rFonts w:hint="eastAsia"/>
        </w:rPr>
        <w:t>整体结构</w:t>
      </w:r>
    </w:p>
    <w:p w:rsidR="00694684" w:rsidRDefault="00BC6B90">
      <w:pPr>
        <w:pStyle w:val="12"/>
        <w:ind w:left="862" w:firstLineChars="0" w:firstLine="398"/>
      </w:pPr>
      <w:r>
        <w:t>根据体系结构的设计，我们将系统分为展示层、业务逻辑层、数据层。每一层之间为了增加灵活性，我们会添加接口。比如展示层和业务逻辑层之间，我们添加</w:t>
      </w:r>
      <w:r>
        <w:rPr>
          <w:rFonts w:hint="eastAsia"/>
        </w:rPr>
        <w:t>businesslogicservice.staffmanageblservice</w:t>
      </w:r>
      <w:r>
        <w:rPr>
          <w:rFonts w:hint="eastAsia"/>
        </w:rPr>
        <w:t>接口。业务逻辑层和数据层之间添加</w:t>
      </w:r>
      <w:r>
        <w:rPr>
          <w:rFonts w:hint="eastAsia"/>
        </w:rPr>
        <w:t>dataservice.staffmanagedataservice</w:t>
      </w:r>
      <w:r>
        <w:rPr>
          <w:rFonts w:hint="eastAsia"/>
        </w:rPr>
        <w:t>接口。为了隔离业务逻辑指责和逻辑控制职责，我们增加了</w:t>
      </w:r>
      <w:r>
        <w:rPr>
          <w:rFonts w:hint="eastAsia"/>
        </w:rPr>
        <w:t>StaffManageController</w:t>
      </w:r>
      <w:r>
        <w:rPr>
          <w:rFonts w:hint="eastAsia"/>
        </w:rPr>
        <w:t>。</w:t>
      </w:r>
      <w:r>
        <w:rPr>
          <w:rFonts w:hint="eastAsia"/>
        </w:rPr>
        <w:t>UserPO</w:t>
      </w:r>
      <w:r>
        <w:rPr>
          <w:rFonts w:hint="eastAsia"/>
        </w:rPr>
        <w:t>是作为管理用户信息的持久化对象被添加到设计模型中去的。</w:t>
      </w:r>
    </w:p>
    <w:p w:rsidR="00694684" w:rsidRDefault="00694684"/>
    <w:p w:rsidR="00694684" w:rsidRDefault="00BC6B90">
      <w:pPr>
        <w:pStyle w:val="12"/>
        <w:ind w:left="1770" w:firstLineChars="0" w:firstLine="330"/>
        <w:rPr>
          <w:b/>
        </w:rPr>
      </w:pPr>
      <w:r>
        <w:rPr>
          <w:rFonts w:hint="eastAsia"/>
          <w:b/>
        </w:rPr>
        <w:t>表</w:t>
      </w:r>
      <w:r>
        <w:rPr>
          <w:rFonts w:hint="eastAsia"/>
          <w:b/>
        </w:rPr>
        <w:t xml:space="preserve">37 </w:t>
      </w:r>
      <w:r>
        <w:rPr>
          <w:rFonts w:hint="eastAsia"/>
          <w:b/>
        </w:rPr>
        <w:t>用户管理业务逻辑层详细设计的上下文</w:t>
      </w:r>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t>参见：快递物流系统用例文档</w:t>
            </w:r>
            <w:r>
              <w:rPr>
                <w:rFonts w:hint="eastAsia"/>
              </w:rPr>
              <w:t xml:space="preserve">V3.3 </w:t>
            </w:r>
            <w:r>
              <w:rPr>
                <w:rFonts w:hint="eastAsia"/>
              </w:rPr>
              <w:t>“用例三十</w:t>
            </w:r>
            <w:r>
              <w:rPr>
                <w:rFonts w:hint="eastAsia"/>
              </w:rPr>
              <w:t xml:space="preserve"> </w:t>
            </w:r>
            <w:r>
              <w:rPr>
                <w:rFonts w:hint="eastAsia"/>
              </w:rPr>
              <w:t>系统帐号管理”</w:t>
            </w:r>
          </w:p>
          <w:p w:rsidR="00694684" w:rsidRDefault="00BC6B90">
            <w:pPr>
              <w:ind w:firstLineChars="300" w:firstLine="630"/>
            </w:pPr>
            <w:r>
              <w:rPr>
                <w:rFonts w:hint="eastAsia"/>
              </w:rPr>
              <w:t>快递物流系统需求规格说明文档</w:t>
            </w:r>
            <w:r>
              <w:rPr>
                <w:rFonts w:hint="eastAsia"/>
              </w:rPr>
              <w:t>V1.6</w:t>
            </w:r>
            <w:r>
              <w:rPr>
                <w:rFonts w:hint="eastAsia"/>
              </w:rPr>
              <w:t>中的</w:t>
            </w:r>
            <w:r>
              <w:rPr>
                <w:rFonts w:hint="eastAsia"/>
              </w:rPr>
              <w:t>3.2</w:t>
            </w:r>
            <w:r>
              <w:rPr>
                <w:rFonts w:hint="eastAsia"/>
              </w:rPr>
              <w:t>及</w:t>
            </w:r>
            <w:r>
              <w:rPr>
                <w:rFonts w:hint="eastAsia"/>
              </w:rPr>
              <w:t>3.3</w:t>
            </w:r>
            <w:r>
              <w:rPr>
                <w:rFonts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rFonts w:hint="eastAsia"/>
              </w:rPr>
              <w:t>//</w:t>
            </w:r>
            <w:r>
              <w:rPr>
                <w:rFonts w:hint="eastAsia"/>
              </w:rPr>
              <w:t>被</w:t>
            </w:r>
            <w:r>
              <w:rPr>
                <w:rFonts w:hint="eastAsia"/>
              </w:rPr>
              <w:t>Presentation</w:t>
            </w:r>
            <w:r>
              <w:rPr>
                <w:rFonts w:hint="eastAsia"/>
              </w:rPr>
              <w:t>层调用的接口</w:t>
            </w:r>
          </w:p>
          <w:p w:rsidR="00694684" w:rsidRDefault="00BC6B90">
            <w:r>
              <w:t>public interface StaffManageBLService {</w:t>
            </w:r>
          </w:p>
          <w:p w:rsidR="00694684" w:rsidRDefault="00BC6B90">
            <w:pPr>
              <w:ind w:firstLineChars="200" w:firstLine="420"/>
            </w:pPr>
            <w:r>
              <w:t>public StaffInfoVO getStaffInfo(long StaffId);</w:t>
            </w:r>
          </w:p>
          <w:p w:rsidR="00694684" w:rsidRDefault="00BC6B90">
            <w:pPr>
              <w:ind w:firstLineChars="200" w:firstLine="420"/>
            </w:pPr>
            <w:r>
              <w:t>public ArrayList&lt;StaffInfoVO&gt; getAllStaff();</w:t>
            </w:r>
          </w:p>
          <w:p w:rsidR="00694684" w:rsidRDefault="00BC6B90">
            <w:pPr>
              <w:ind w:firstLineChars="200" w:firstLine="420"/>
            </w:pPr>
            <w:r>
              <w:t xml:space="preserve">public </w:t>
            </w:r>
            <w:del w:id="1189" w:author="曹姝玥" w:date="2015-12-31T18:41:00Z">
              <w:r w:rsidDel="00055CAE">
                <w:delText xml:space="preserve">void </w:delText>
              </w:r>
            </w:del>
            <w:ins w:id="1190" w:author="曹姝玥" w:date="2015-12-31T18:41:00Z">
              <w:r w:rsidR="00055CAE">
                <w:rPr>
                  <w:rFonts w:hint="eastAsia"/>
                </w:rPr>
                <w:t>boolean</w:t>
              </w:r>
              <w:r w:rsidR="00055CAE">
                <w:t xml:space="preserve"> </w:t>
              </w:r>
            </w:ins>
            <w:r>
              <w:t>changeAuthority(ArrayList&lt;Integer&gt; authority,String position);</w:t>
            </w:r>
          </w:p>
          <w:p w:rsidR="00694684" w:rsidRDefault="00BC6B90">
            <w:pPr>
              <w:ind w:firstLineChars="200" w:firstLine="420"/>
            </w:pPr>
            <w:r>
              <w:t xml:space="preserve">public </w:t>
            </w:r>
            <w:ins w:id="1191" w:author="曹姝玥" w:date="2015-12-31T18:41:00Z">
              <w:r w:rsidR="00055CAE">
                <w:rPr>
                  <w:rFonts w:hint="eastAsia"/>
                </w:rPr>
                <w:t>boolean</w:t>
              </w:r>
            </w:ins>
            <w:del w:id="1192" w:author="曹姝玥" w:date="2015-12-31T18:41:00Z">
              <w:r w:rsidDel="00055CAE">
                <w:delText>void</w:delText>
              </w:r>
            </w:del>
            <w:r>
              <w:t xml:space="preserve"> addStaffInfo(</w:t>
            </w:r>
            <w:ins w:id="1193" w:author="曹姝玥" w:date="2015-12-31T18:39:00Z">
              <w:r w:rsidR="00055CAE">
                <w:t>StaffInfo</w:t>
              </w:r>
              <w:r w:rsidR="00055CAE" w:rsidDel="00055CAE">
                <w:t xml:space="preserve"> </w:t>
              </w:r>
            </w:ins>
            <w:del w:id="1194" w:author="曹姝玥" w:date="2015-12-31T18:39:00Z">
              <w:r w:rsidDel="00055CAE">
                <w:delText>User</w:delText>
              </w:r>
            </w:del>
            <w:r>
              <w:t>VO StaffInfo);</w:t>
            </w:r>
          </w:p>
          <w:p w:rsidR="00694684" w:rsidRDefault="00BC6B90">
            <w:pPr>
              <w:ind w:firstLineChars="200" w:firstLine="420"/>
            </w:pPr>
            <w:r>
              <w:t>public</w:t>
            </w:r>
            <w:ins w:id="1195" w:author="曹姝玥" w:date="2015-12-31T18:41:00Z">
              <w:r w:rsidR="00055CAE">
                <w:rPr>
                  <w:rFonts w:hint="eastAsia"/>
                </w:rPr>
                <w:t xml:space="preserve"> boolean</w:t>
              </w:r>
            </w:ins>
            <w:del w:id="1196" w:author="曹姝玥" w:date="2015-12-31T18:41:00Z">
              <w:r w:rsidDel="00055CAE">
                <w:delText xml:space="preserve"> void</w:delText>
              </w:r>
            </w:del>
            <w:r>
              <w:t xml:space="preserve"> deleteStaff(long StaffId);</w:t>
            </w:r>
          </w:p>
          <w:p w:rsidR="00694684" w:rsidRDefault="00BC6B90">
            <w:pPr>
              <w:ind w:firstLineChars="200" w:firstLine="420"/>
              <w:rPr>
                <w:ins w:id="1197" w:author="曹姝玥" w:date="2015-12-31T18:41:00Z"/>
              </w:rPr>
            </w:pPr>
            <w:r>
              <w:t xml:space="preserve">public </w:t>
            </w:r>
            <w:ins w:id="1198" w:author="曹姝玥" w:date="2015-12-31T18:41:00Z">
              <w:r w:rsidR="00055CAE">
                <w:rPr>
                  <w:rFonts w:hint="eastAsia"/>
                </w:rPr>
                <w:t>boolean</w:t>
              </w:r>
              <w:r w:rsidR="00055CAE" w:rsidDel="00055CAE">
                <w:t xml:space="preserve"> </w:t>
              </w:r>
            </w:ins>
            <w:del w:id="1199" w:author="曹姝玥" w:date="2015-12-31T18:41:00Z">
              <w:r w:rsidDel="00055CAE">
                <w:delText xml:space="preserve">void </w:delText>
              </w:r>
            </w:del>
            <w:r>
              <w:t>endManagement();</w:t>
            </w:r>
          </w:p>
          <w:p w:rsidR="00055CAE" w:rsidRDefault="00055CAE">
            <w:pPr>
              <w:ind w:firstLineChars="200" w:firstLine="420"/>
              <w:rPr>
                <w:ins w:id="1200" w:author="曹姝玥" w:date="2015-12-31T18:42:00Z"/>
              </w:rPr>
            </w:pPr>
            <w:ins w:id="1201" w:author="曹姝玥" w:date="2015-12-31T18:41:00Z">
              <w:r w:rsidRPr="00055CAE">
                <w:t>public boolean changeSalary(long StaffId, SalaryVO salary)</w:t>
              </w:r>
              <w:r>
                <w:rPr>
                  <w:rFonts w:hint="eastAsia"/>
                </w:rPr>
                <w:t>;</w:t>
              </w:r>
            </w:ins>
          </w:p>
          <w:p w:rsidR="00055CAE" w:rsidRDefault="00055CAE">
            <w:pPr>
              <w:ind w:firstLineChars="200" w:firstLine="420"/>
              <w:rPr>
                <w:ins w:id="1202" w:author="曹姝玥" w:date="2015-12-31T18:42:00Z"/>
              </w:rPr>
            </w:pPr>
            <w:ins w:id="1203" w:author="曹姝玥" w:date="2015-12-31T18:42:00Z">
              <w:r w:rsidRPr="00055CAE">
                <w:t>public ArrayList&lt;Integer&gt; initialAuthority(StaffInfoVO staff)</w:t>
              </w:r>
              <w:r>
                <w:rPr>
                  <w:rFonts w:hint="eastAsia"/>
                </w:rPr>
                <w:t>;</w:t>
              </w:r>
            </w:ins>
          </w:p>
          <w:p w:rsidR="00055CAE" w:rsidRDefault="00055CAE">
            <w:pPr>
              <w:ind w:firstLineChars="200" w:firstLine="420"/>
              <w:rPr>
                <w:ins w:id="1204" w:author="曹姝玥" w:date="2015-12-31T18:42:00Z"/>
              </w:rPr>
            </w:pPr>
            <w:ins w:id="1205" w:author="曹姝玥" w:date="2015-12-31T18:42:00Z">
              <w:r w:rsidRPr="00055CAE">
                <w:t>public boolean changeStaffPosition(String position, long StaffId</w:t>
              </w:r>
              <w:r>
                <w:rPr>
                  <w:rFonts w:hint="eastAsia"/>
                </w:rPr>
                <w:t>);</w:t>
              </w:r>
            </w:ins>
          </w:p>
          <w:p w:rsidR="00055CAE" w:rsidRDefault="00055CAE">
            <w:pPr>
              <w:ind w:firstLineChars="200" w:firstLine="420"/>
              <w:rPr>
                <w:ins w:id="1206" w:author="曹姝玥" w:date="2015-12-31T18:42:00Z"/>
              </w:rPr>
            </w:pPr>
            <w:ins w:id="1207" w:author="曹姝玥" w:date="2015-12-31T18:42:00Z">
              <w:r w:rsidRPr="00055CAE">
                <w:t>public boolean setCity(String city, long StaffId)</w:t>
              </w:r>
              <w:r>
                <w:rPr>
                  <w:rFonts w:hint="eastAsia"/>
                </w:rPr>
                <w:t>;</w:t>
              </w:r>
            </w:ins>
          </w:p>
          <w:p w:rsidR="00055CAE" w:rsidRDefault="00055CAE">
            <w:pPr>
              <w:ind w:firstLineChars="200" w:firstLine="420"/>
            </w:pPr>
            <w:ins w:id="1208" w:author="曹姝玥" w:date="2015-12-31T18:43:00Z">
              <w:r w:rsidRPr="00055CAE">
                <w:t>public boolean setBusinessHall(String businessHall, long StaffId)</w:t>
              </w:r>
              <w:r>
                <w:rPr>
                  <w:rFonts w:hint="eastAsia"/>
                </w:rPr>
                <w:t>;</w:t>
              </w:r>
            </w:ins>
          </w:p>
          <w:p w:rsidR="00694684" w:rsidRDefault="00BC6B90">
            <w:r>
              <w:rPr>
                <w:rFonts w:hint="eastAsia"/>
              </w:rPr>
              <w:t>}</w:t>
            </w:r>
          </w:p>
          <w:p w:rsidR="00694684" w:rsidRDefault="00694684"/>
          <w:p w:rsidR="00694684" w:rsidRDefault="00BC6B90">
            <w:r>
              <w:rPr>
                <w:rFonts w:hint="eastAsia"/>
              </w:rPr>
              <w:t>//</w:t>
            </w:r>
            <w:r>
              <w:rPr>
                <w:rFonts w:hint="eastAsia"/>
              </w:rPr>
              <w:t>调用</w:t>
            </w:r>
            <w:r>
              <w:rPr>
                <w:rFonts w:hint="eastAsia"/>
              </w:rPr>
              <w:t>DataService</w:t>
            </w:r>
            <w:r>
              <w:rPr>
                <w:rFonts w:hint="eastAsia"/>
              </w:rPr>
              <w:t>层的接口</w:t>
            </w:r>
          </w:p>
          <w:p w:rsidR="00694684" w:rsidRDefault="00BC6B90">
            <w:r>
              <w:t>public interface StaffManageDataService extends Remote{</w:t>
            </w:r>
          </w:p>
          <w:p w:rsidR="00694684" w:rsidRDefault="00BC6B90">
            <w:pPr>
              <w:ind w:firstLineChars="200" w:firstLine="420"/>
            </w:pPr>
            <w:r>
              <w:t>public UserPO find(long StaffId) throws RemoteException;</w:t>
            </w:r>
          </w:p>
          <w:p w:rsidR="00694684" w:rsidRDefault="00BC6B90">
            <w:pPr>
              <w:ind w:firstLineChars="200" w:firstLine="420"/>
            </w:pPr>
            <w:r>
              <w:t>public ArrayList&lt;UserPO&gt; finds() throws RemoteException;</w:t>
            </w:r>
          </w:p>
          <w:p w:rsidR="00694684" w:rsidRDefault="00BC6B90">
            <w:pPr>
              <w:ind w:firstLineChars="200" w:firstLine="420"/>
            </w:pPr>
            <w:r>
              <w:t>public void insert(UserPO po) throws RemoteException;</w:t>
            </w:r>
          </w:p>
          <w:p w:rsidR="00694684" w:rsidRDefault="00BC6B90">
            <w:pPr>
              <w:ind w:firstLineChars="200" w:firstLine="420"/>
            </w:pPr>
            <w:r>
              <w:t>public void update(UserPO po) throws RemoteException;</w:t>
            </w:r>
          </w:p>
          <w:p w:rsidR="00694684" w:rsidRDefault="00BC6B90">
            <w:pPr>
              <w:ind w:firstLineChars="200" w:firstLine="420"/>
            </w:pPr>
            <w:r>
              <w:t>public void delete(UserPO po) throws RemoteException;</w:t>
            </w:r>
          </w:p>
          <w:p w:rsidR="00694684" w:rsidRDefault="00BC6B90">
            <w:pPr>
              <w:ind w:firstLineChars="200" w:firstLine="420"/>
            </w:pPr>
            <w:r>
              <w:t>public void finish() throws RemoteException;</w:t>
            </w:r>
          </w:p>
          <w:p w:rsidR="00694684" w:rsidRDefault="00BC6B90">
            <w:pPr>
              <w:ind w:firstLineChars="200" w:firstLine="420"/>
            </w:pPr>
            <w: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pPr>
            <w:r>
              <w:rPr>
                <w:rFonts w:hint="eastAsia"/>
              </w:rPr>
              <w:lastRenderedPageBreak/>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pPr>
            <w:r>
              <w:rPr>
                <w:rFonts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r>
              <w:rPr>
                <w:noProof/>
              </w:rPr>
              <w:drawing>
                <wp:inline distT="0" distB="0" distL="0" distR="0">
                  <wp:extent cx="4486275" cy="27908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7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rsidR="00694684" w:rsidRDefault="00694684"/>
    <w:p w:rsidR="00694684" w:rsidRDefault="00694684"/>
    <w:p w:rsidR="00694684" w:rsidRDefault="00BC6B90">
      <w:pPr>
        <w:ind w:left="2940"/>
      </w:pPr>
      <w:r>
        <w:rPr>
          <w:rFonts w:hint="eastAsia"/>
        </w:rPr>
        <w:t>StaffManagebl</w:t>
      </w:r>
      <w:r>
        <w:rPr>
          <w:rFonts w:hint="eastAsia"/>
        </w:rPr>
        <w:t>模块各个类的职责</w:t>
      </w:r>
    </w:p>
    <w:p w:rsidR="00694684" w:rsidRDefault="00694684"/>
    <w:tbl>
      <w:tblPr>
        <w:tblStyle w:val="ae"/>
        <w:tblW w:w="8522"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ayout w:type="fixed"/>
        <w:tblLook w:val="04A0"/>
      </w:tblPr>
      <w:tblGrid>
        <w:gridCol w:w="2518"/>
        <w:gridCol w:w="6004"/>
      </w:tblGrid>
      <w:tr w:rsidR="00694684">
        <w:tc>
          <w:tcPr>
            <w:tcW w:w="2518" w:type="dxa"/>
            <w:tcBorders>
              <w:top w:val="single" w:sz="4" w:space="0" w:color="000000"/>
              <w:left w:val="single" w:sz="4" w:space="0" w:color="000000"/>
              <w:bottom w:val="single" w:sz="4" w:space="0" w:color="000000"/>
              <w:right w:val="single" w:sz="4" w:space="0" w:color="000000"/>
            </w:tcBorders>
          </w:tcPr>
          <w:p w:rsidR="00694684" w:rsidRDefault="00BC6B90">
            <w:pPr>
              <w:ind w:firstLineChars="400" w:firstLine="840"/>
            </w:pPr>
            <w:r>
              <w:t>模块</w:t>
            </w:r>
          </w:p>
        </w:tc>
        <w:tc>
          <w:tcPr>
            <w:tcW w:w="6004" w:type="dxa"/>
            <w:tcBorders>
              <w:top w:val="single" w:sz="4" w:space="0" w:color="000000"/>
              <w:left w:val="single" w:sz="4" w:space="0" w:color="000000"/>
              <w:bottom w:val="single" w:sz="4" w:space="0" w:color="000000"/>
              <w:right w:val="single" w:sz="4" w:space="0" w:color="000000"/>
            </w:tcBorders>
          </w:tcPr>
          <w:p w:rsidR="00694684" w:rsidRDefault="00BC6B90">
            <w:pPr>
              <w:ind w:firstLineChars="900" w:firstLine="1890"/>
            </w:pPr>
            <w:r>
              <w:t>职</w:t>
            </w:r>
            <w:r>
              <w:rPr>
                <w:rFonts w:hint="eastAsia"/>
              </w:rPr>
              <w:t xml:space="preserve">              </w:t>
            </w:r>
            <w:r>
              <w:t>责</w:t>
            </w:r>
          </w:p>
        </w:tc>
      </w:tr>
      <w:tr w:rsidR="00694684">
        <w:tc>
          <w:tcPr>
            <w:tcW w:w="2518" w:type="dxa"/>
            <w:tcBorders>
              <w:top w:val="single" w:sz="4" w:space="0" w:color="000000"/>
              <w:left w:val="single" w:sz="4" w:space="0" w:color="000000"/>
              <w:bottom w:val="single" w:sz="4" w:space="0" w:color="000000"/>
              <w:right w:val="single" w:sz="4" w:space="0" w:color="000000"/>
            </w:tcBorders>
          </w:tcPr>
          <w:p w:rsidR="00694684" w:rsidRDefault="00BC6B90">
            <w:pPr>
              <w:ind w:firstLineChars="200" w:firstLine="420"/>
            </w:pPr>
            <w:r>
              <w:rPr>
                <w:rFonts w:hint="eastAsia"/>
              </w:rPr>
              <w:t>StaffManage</w:t>
            </w:r>
          </w:p>
        </w:tc>
        <w:tc>
          <w:tcPr>
            <w:tcW w:w="6004" w:type="dxa"/>
            <w:tcBorders>
              <w:top w:val="single" w:sz="4" w:space="0" w:color="000000"/>
              <w:left w:val="single" w:sz="4" w:space="0" w:color="000000"/>
              <w:bottom w:val="single" w:sz="4" w:space="0" w:color="000000"/>
              <w:right w:val="single" w:sz="4" w:space="0" w:color="000000"/>
            </w:tcBorders>
          </w:tcPr>
          <w:p w:rsidR="00694684" w:rsidRDefault="00BC6B90">
            <w:r>
              <w:rPr>
                <w:rFonts w:hint="eastAsia"/>
              </w:rPr>
              <w:t xml:space="preserve">  </w:t>
            </w:r>
            <w:r>
              <w:rPr>
                <w:rFonts w:hint="eastAsia"/>
              </w:rPr>
              <w:t>用户</w:t>
            </w:r>
            <w:r>
              <w:t>管理的</w:t>
            </w:r>
            <w:r>
              <w:rPr>
                <w:rFonts w:hint="eastAsia"/>
              </w:rPr>
              <w:t>领域模型对象，拥有一次用户管理的员工帐号信息</w:t>
            </w:r>
            <w:r>
              <w:rPr>
                <w:rFonts w:hint="eastAsia"/>
              </w:rPr>
              <w:t>,</w:t>
            </w:r>
            <w:r>
              <w:rPr>
                <w:rFonts w:hint="eastAsia"/>
              </w:rPr>
              <w:t>可以帮助完成用户管理所需要的服务</w:t>
            </w:r>
          </w:p>
        </w:tc>
      </w:tr>
      <w:tr w:rsidR="00694684">
        <w:tc>
          <w:tcPr>
            <w:tcW w:w="2518" w:type="dxa"/>
            <w:tcBorders>
              <w:top w:val="single" w:sz="4" w:space="0" w:color="000000"/>
              <w:left w:val="single" w:sz="4" w:space="0" w:color="000000"/>
              <w:bottom w:val="single" w:sz="4" w:space="0" w:color="000000"/>
              <w:right w:val="single" w:sz="4" w:space="0" w:color="000000"/>
            </w:tcBorders>
          </w:tcPr>
          <w:p w:rsidR="00694684" w:rsidRDefault="00BC6B90">
            <w:pPr>
              <w:ind w:firstLineChars="150" w:firstLine="315"/>
            </w:pPr>
            <w:r>
              <w:rPr>
                <w:rFonts w:hint="eastAsia"/>
              </w:rPr>
              <w:t>StaffManageController</w:t>
            </w:r>
          </w:p>
        </w:tc>
        <w:tc>
          <w:tcPr>
            <w:tcW w:w="6004" w:type="dxa"/>
            <w:tcBorders>
              <w:top w:val="single" w:sz="4" w:space="0" w:color="000000"/>
              <w:left w:val="single" w:sz="4" w:space="0" w:color="000000"/>
              <w:bottom w:val="single" w:sz="4" w:space="0" w:color="000000"/>
              <w:right w:val="single" w:sz="4" w:space="0" w:color="000000"/>
            </w:tcBorders>
          </w:tcPr>
          <w:p w:rsidR="00694684" w:rsidRDefault="00BC6B90">
            <w:r>
              <w:t xml:space="preserve">   </w:t>
            </w:r>
            <w:r>
              <w:t>负责实现用户管理界面所需要的服务</w:t>
            </w:r>
          </w:p>
        </w:tc>
      </w:tr>
    </w:tbl>
    <w:p w:rsidR="00694684" w:rsidRDefault="00694684"/>
    <w:p w:rsidR="00694684" w:rsidRDefault="00694684"/>
    <w:p w:rsidR="00694684" w:rsidRDefault="00BC6B90">
      <w:pPr>
        <w:pStyle w:val="20"/>
        <w:numPr>
          <w:ilvl w:val="0"/>
          <w:numId w:val="4"/>
        </w:numPr>
        <w:ind w:firstLineChars="0"/>
      </w:pPr>
      <w:r>
        <w:rPr>
          <w:rFonts w:hint="eastAsia"/>
        </w:rPr>
        <w:t>模块内部类的接口规范</w:t>
      </w:r>
    </w:p>
    <w:p w:rsidR="00FE008F" w:rsidRDefault="00FE008F">
      <w:pPr>
        <w:ind w:left="2962" w:firstLine="398"/>
        <w:rPr>
          <w:ins w:id="1209" w:author="曹姝玥" w:date="2015-12-31T18:44:00Z"/>
          <w:b/>
        </w:rPr>
      </w:pPr>
      <w:ins w:id="1210" w:author="曹姝玥" w:date="2015-12-31T18:43:00Z">
        <w:r>
          <w:rPr>
            <w:rFonts w:hint="eastAsia"/>
            <w:b/>
          </w:rPr>
          <w:t>StaffManageController</w:t>
        </w:r>
      </w:ins>
      <w:ins w:id="1211" w:author="曹姝玥" w:date="2015-12-31T18:44:00Z">
        <w:r>
          <w:rPr>
            <w:rFonts w:hint="eastAsia"/>
            <w:b/>
          </w:rPr>
          <w:t>的接口规范</w:t>
        </w:r>
      </w:ins>
    </w:p>
    <w:tbl>
      <w:tblPr>
        <w:tblStyle w:val="ae"/>
        <w:tblW w:w="8472" w:type="dxa"/>
        <w:tblLayout w:type="fixed"/>
        <w:tblLook w:val="04A0"/>
      </w:tblPr>
      <w:tblGrid>
        <w:gridCol w:w="2943"/>
        <w:gridCol w:w="641"/>
        <w:gridCol w:w="4888"/>
      </w:tblGrid>
      <w:tr w:rsidR="00FE008F" w:rsidTr="00A06AC7">
        <w:trPr>
          <w:ins w:id="1212" w:author="曹姝玥" w:date="2015-12-31T18:4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213" w:author="曹姝玥" w:date="2015-12-31T18:44:00Z"/>
                <w:color w:val="FFFFFF"/>
              </w:rPr>
            </w:pPr>
            <w:ins w:id="1214" w:author="曹姝玥" w:date="2015-12-31T18:44:00Z">
              <w:r>
                <w:rPr>
                  <w:rFonts w:hint="eastAsia"/>
                  <w:b/>
                  <w:color w:val="FFFFFF"/>
                </w:rPr>
                <w:t>提供的服务（供接口）</w:t>
              </w:r>
            </w:ins>
          </w:p>
        </w:tc>
      </w:tr>
      <w:tr w:rsidR="00FE008F" w:rsidTr="00A06AC7">
        <w:trPr>
          <w:ins w:id="1215"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16" w:author="曹姝玥" w:date="2015-12-31T18:44:00Z"/>
                <w:color w:val="000000"/>
              </w:rPr>
            </w:pPr>
            <w:ins w:id="1217" w:author="曹姝玥" w:date="2015-12-31T18:44:00Z">
              <w:r>
                <w:rPr>
                  <w:color w:val="000000"/>
                  <w:sz w:val="22"/>
                </w:rPr>
                <w:t>StaffManage</w:t>
              </w:r>
              <w:r>
                <w:rPr>
                  <w:rFonts w:hint="eastAsia"/>
                  <w:color w:val="000000"/>
                  <w:sz w:val="22"/>
                </w:rPr>
                <w:t>Controller</w:t>
              </w:r>
              <w:r>
                <w:rPr>
                  <w:color w:val="000000"/>
                </w:rPr>
                <w:t>.changeAuthority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18" w:author="曹姝玥" w:date="2015-12-31T18:44:00Z"/>
                <w:color w:val="000000"/>
              </w:rPr>
            </w:pPr>
            <w:ins w:id="1219"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20" w:author="曹姝玥" w:date="2015-12-31T18:44:00Z"/>
                <w:color w:val="000000"/>
              </w:rPr>
            </w:pPr>
            <w:ins w:id="1221" w:author="曹姝玥" w:date="2015-12-31T18:44: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changeAuthority</w:t>
              </w:r>
              <w:r>
                <w:rPr>
                  <w:rFonts w:hint="eastAsia"/>
                  <w:color w:val="000000"/>
                </w:rPr>
                <w:t xml:space="preserve"> (</w:t>
              </w:r>
              <w:r>
                <w:rPr>
                  <w:color w:val="000000"/>
                </w:rPr>
                <w:t>ArrayList&lt;Integer&gt; authority</w:t>
              </w:r>
              <w:r>
                <w:rPr>
                  <w:rFonts w:hint="eastAsia"/>
                  <w:color w:val="000000"/>
                </w:rPr>
                <w:t>,String position)</w:t>
              </w:r>
            </w:ins>
          </w:p>
        </w:tc>
      </w:tr>
      <w:tr w:rsidR="00FE008F" w:rsidTr="00A06AC7">
        <w:trPr>
          <w:ins w:id="1222"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23"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24" w:author="曹姝玥" w:date="2015-12-31T18:44:00Z"/>
                <w:color w:val="000000"/>
              </w:rPr>
            </w:pPr>
            <w:ins w:id="1225"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26" w:author="曹姝玥" w:date="2015-12-31T18:44:00Z"/>
                <w:color w:val="000000"/>
              </w:rPr>
            </w:pPr>
            <w:ins w:id="1227" w:author="曹姝玥" w:date="2015-12-31T18:44:00Z">
              <w:r>
                <w:rPr>
                  <w:rFonts w:hint="eastAsia"/>
                  <w:color w:val="000000"/>
                </w:rPr>
                <w:t>管理员启动员工帐号管理</w:t>
              </w:r>
            </w:ins>
          </w:p>
        </w:tc>
      </w:tr>
      <w:tr w:rsidR="00FE008F" w:rsidTr="00A06AC7">
        <w:trPr>
          <w:ins w:id="1228"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29"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30" w:author="曹姝玥" w:date="2015-12-31T18:44:00Z"/>
                <w:color w:val="000000"/>
              </w:rPr>
            </w:pPr>
            <w:ins w:id="1231"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32" w:author="曹姝玥" w:date="2015-12-31T18:44:00Z"/>
                <w:color w:val="000000"/>
              </w:rPr>
            </w:pPr>
            <w:ins w:id="1233" w:author="曹姝玥" w:date="2015-12-31T18:44:00Z">
              <w:r>
                <w:rPr>
                  <w:rFonts w:hint="eastAsia"/>
                  <w:color w:val="000000"/>
                </w:rPr>
                <w:t>在一次员工帐号管理中</w:t>
              </w:r>
              <w:r>
                <w:rPr>
                  <w:color w:val="000000"/>
                </w:rPr>
                <w:t>修改相应职位的权限</w:t>
              </w:r>
            </w:ins>
          </w:p>
        </w:tc>
      </w:tr>
      <w:tr w:rsidR="00FE008F" w:rsidTr="00A06AC7">
        <w:trPr>
          <w:ins w:id="1234"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35" w:author="曹姝玥" w:date="2015-12-31T18:44:00Z"/>
                <w:color w:val="000000"/>
              </w:rPr>
            </w:pPr>
            <w:ins w:id="1236" w:author="曹姝玥" w:date="2015-12-31T18:44:00Z">
              <w:r>
                <w:rPr>
                  <w:color w:val="000000"/>
                  <w:sz w:val="22"/>
                </w:rPr>
                <w:t>StaffManage</w:t>
              </w:r>
              <w:r>
                <w:rPr>
                  <w:rFonts w:hint="eastAsia"/>
                  <w:color w:val="000000"/>
                  <w:sz w:val="22"/>
                </w:rPr>
                <w:t>Controller</w:t>
              </w:r>
              <w:r>
                <w:rPr>
                  <w:color w:val="000000"/>
                </w:rPr>
                <w:t>. getStaffInfo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37" w:author="曹姝玥" w:date="2015-12-31T18:44:00Z"/>
                <w:color w:val="000000"/>
              </w:rPr>
            </w:pPr>
            <w:ins w:id="1238"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39" w:author="曹姝玥" w:date="2015-12-31T18:44:00Z"/>
                <w:color w:val="000000"/>
              </w:rPr>
            </w:pPr>
            <w:ins w:id="1240" w:author="曹姝玥" w:date="2015-12-31T18:44:00Z">
              <w:r>
                <w:rPr>
                  <w:color w:val="000000"/>
                </w:rPr>
                <w:t>P</w:t>
              </w:r>
              <w:r>
                <w:rPr>
                  <w:rFonts w:hint="eastAsia"/>
                  <w:color w:val="000000"/>
                </w:rPr>
                <w:t xml:space="preserve">ublic </w:t>
              </w:r>
              <w:r>
                <w:rPr>
                  <w:color w:val="000000"/>
                </w:rPr>
                <w:t>StaffInfoVO getStaffInfo</w:t>
              </w:r>
              <w:r>
                <w:rPr>
                  <w:rFonts w:hint="eastAsia"/>
                  <w:color w:val="000000"/>
                </w:rPr>
                <w:t xml:space="preserve"> (long </w:t>
              </w:r>
              <w:r>
                <w:rPr>
                  <w:color w:val="000000"/>
                </w:rPr>
                <w:t>Staf</w:t>
              </w:r>
              <w:r>
                <w:rPr>
                  <w:rFonts w:hint="eastAsia"/>
                  <w:color w:val="000000"/>
                </w:rPr>
                <w:t>fId)</w:t>
              </w:r>
            </w:ins>
          </w:p>
        </w:tc>
      </w:tr>
      <w:tr w:rsidR="00FE008F" w:rsidTr="00A06AC7">
        <w:trPr>
          <w:ins w:id="1241"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42"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43" w:author="曹姝玥" w:date="2015-12-31T18:44:00Z"/>
                <w:color w:val="000000"/>
              </w:rPr>
            </w:pPr>
            <w:ins w:id="1244"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45" w:author="曹姝玥" w:date="2015-12-31T18:44:00Z"/>
                <w:color w:val="000000"/>
              </w:rPr>
            </w:pPr>
            <w:ins w:id="1246" w:author="曹姝玥" w:date="2015-12-31T18:44:00Z">
              <w:r>
                <w:rPr>
                  <w:rFonts w:hint="eastAsia"/>
                  <w:color w:val="000000"/>
                </w:rPr>
                <w:t>管理员启动员工帐号管理</w:t>
              </w:r>
            </w:ins>
          </w:p>
        </w:tc>
      </w:tr>
      <w:tr w:rsidR="00FE008F" w:rsidTr="00A06AC7">
        <w:trPr>
          <w:ins w:id="1247"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48"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49" w:author="曹姝玥" w:date="2015-12-31T18:44:00Z"/>
                <w:color w:val="000000"/>
              </w:rPr>
            </w:pPr>
            <w:ins w:id="1250"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51" w:author="曹姝玥" w:date="2015-12-31T18:44:00Z"/>
                <w:color w:val="000000"/>
              </w:rPr>
            </w:pPr>
            <w:ins w:id="1252" w:author="曹姝玥" w:date="2015-12-31T18:44:00Z">
              <w:r>
                <w:rPr>
                  <w:rFonts w:hint="eastAsia"/>
                  <w:color w:val="000000"/>
                </w:rPr>
                <w:t>在一次员工帐号管理中获得员工信息</w:t>
              </w:r>
            </w:ins>
          </w:p>
        </w:tc>
      </w:tr>
      <w:tr w:rsidR="00FE008F" w:rsidTr="00A06AC7">
        <w:trPr>
          <w:ins w:id="1253"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54" w:author="曹姝玥" w:date="2015-12-31T18:44:00Z"/>
                <w:color w:val="000000"/>
              </w:rPr>
            </w:pPr>
            <w:ins w:id="1255" w:author="曹姝玥" w:date="2015-12-31T18:44:00Z">
              <w:r>
                <w:rPr>
                  <w:color w:val="000000"/>
                  <w:sz w:val="22"/>
                </w:rPr>
                <w:t>StaffManage</w:t>
              </w:r>
              <w:r>
                <w:rPr>
                  <w:rFonts w:hint="eastAsia"/>
                  <w:color w:val="000000"/>
                  <w:sz w:val="22"/>
                </w:rPr>
                <w:t>Controller</w:t>
              </w:r>
              <w:r>
                <w:rPr>
                  <w:color w:val="000000"/>
                </w:rPr>
                <w:t>. addStaffInfo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56" w:author="曹姝玥" w:date="2015-12-31T18:44:00Z"/>
                <w:color w:val="000000"/>
              </w:rPr>
            </w:pPr>
            <w:ins w:id="1257"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58" w:author="曹姝玥" w:date="2015-12-31T18:44:00Z"/>
                <w:color w:val="000000"/>
              </w:rPr>
            </w:pPr>
            <w:ins w:id="1259" w:author="曹姝玥" w:date="2015-12-31T18:44: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addStaffInfo</w:t>
              </w:r>
              <w:r>
                <w:rPr>
                  <w:rFonts w:hint="eastAsia"/>
                  <w:color w:val="000000"/>
                </w:rPr>
                <w:t xml:space="preserve"> (</w:t>
              </w:r>
              <w:r>
                <w:rPr>
                  <w:color w:val="000000"/>
                </w:rPr>
                <w:t>StaffInfoVO StaffInfo</w:t>
              </w:r>
              <w:r>
                <w:rPr>
                  <w:rFonts w:hint="eastAsia"/>
                  <w:color w:val="000000"/>
                </w:rPr>
                <w:t>)</w:t>
              </w:r>
            </w:ins>
          </w:p>
        </w:tc>
      </w:tr>
      <w:tr w:rsidR="00FE008F" w:rsidTr="00A06AC7">
        <w:trPr>
          <w:ins w:id="1260"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61"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62" w:author="曹姝玥" w:date="2015-12-31T18:44:00Z"/>
                <w:color w:val="000000"/>
              </w:rPr>
            </w:pPr>
            <w:ins w:id="1263"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64" w:author="曹姝玥" w:date="2015-12-31T18:44:00Z"/>
                <w:color w:val="000000"/>
              </w:rPr>
            </w:pPr>
            <w:ins w:id="1265" w:author="曹姝玥" w:date="2015-12-31T18:44:00Z">
              <w:r>
                <w:rPr>
                  <w:rFonts w:hint="eastAsia"/>
                  <w:color w:val="000000"/>
                </w:rPr>
                <w:t>管理员启动员工帐号管理</w:t>
              </w:r>
            </w:ins>
          </w:p>
        </w:tc>
      </w:tr>
      <w:tr w:rsidR="00FE008F" w:rsidTr="00A06AC7">
        <w:trPr>
          <w:ins w:id="1266"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67"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68" w:author="曹姝玥" w:date="2015-12-31T18:44:00Z"/>
                <w:color w:val="000000"/>
              </w:rPr>
            </w:pPr>
            <w:ins w:id="1269" w:author="曹姝玥" w:date="2015-12-31T18:44:00Z">
              <w:r>
                <w:rPr>
                  <w:rFonts w:hint="eastAsia"/>
                  <w:color w:val="000000"/>
                </w:rPr>
                <w:t>后置</w:t>
              </w:r>
              <w:r>
                <w:rPr>
                  <w:rFonts w:hint="eastAsia"/>
                  <w:color w:val="000000"/>
                </w:rPr>
                <w:lastRenderedPageBreak/>
                <w:t>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70" w:author="曹姝玥" w:date="2015-12-31T18:44:00Z"/>
                <w:color w:val="000000"/>
              </w:rPr>
            </w:pPr>
            <w:ins w:id="1271" w:author="曹姝玥" w:date="2015-12-31T18:44:00Z">
              <w:r>
                <w:rPr>
                  <w:rFonts w:hint="eastAsia"/>
                  <w:color w:val="000000"/>
                </w:rPr>
                <w:lastRenderedPageBreak/>
                <w:t>在一次员工帐号管理中增加员工帐号信息</w:t>
              </w:r>
            </w:ins>
          </w:p>
        </w:tc>
      </w:tr>
      <w:tr w:rsidR="00FE008F" w:rsidTr="00A06AC7">
        <w:trPr>
          <w:trHeight w:val="105"/>
          <w:ins w:id="1272"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73" w:author="曹姝玥" w:date="2015-12-31T18:44:00Z"/>
                <w:color w:val="000000"/>
              </w:rPr>
            </w:pPr>
            <w:ins w:id="1274" w:author="曹姝玥" w:date="2015-12-31T18:44:00Z">
              <w:r>
                <w:rPr>
                  <w:color w:val="000000"/>
                  <w:sz w:val="22"/>
                </w:rPr>
                <w:lastRenderedPageBreak/>
                <w:t>StaffManage</w:t>
              </w:r>
              <w:r>
                <w:rPr>
                  <w:rFonts w:hint="eastAsia"/>
                  <w:color w:val="000000"/>
                  <w:sz w:val="22"/>
                </w:rPr>
                <w:t>Controller</w:t>
              </w:r>
              <w:r>
                <w:rPr>
                  <w:color w:val="000000"/>
                </w:rPr>
                <w:t>. deleteStaff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75" w:author="曹姝玥" w:date="2015-12-31T18:44:00Z"/>
                <w:color w:val="000000"/>
              </w:rPr>
            </w:pPr>
            <w:ins w:id="1276"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77" w:author="曹姝玥" w:date="2015-12-31T18:44:00Z"/>
                <w:color w:val="000000"/>
              </w:rPr>
            </w:pPr>
            <w:ins w:id="1278" w:author="曹姝玥" w:date="2015-12-31T18:44:00Z">
              <w:r>
                <w:rPr>
                  <w:color w:val="000000"/>
                </w:rPr>
                <w:t>P</w:t>
              </w:r>
              <w:r>
                <w:rPr>
                  <w:rFonts w:hint="eastAsia"/>
                  <w:color w:val="000000"/>
                </w:rPr>
                <w:t>ublic</w:t>
              </w:r>
              <w:r>
                <w:rPr>
                  <w:color w:val="000000"/>
                </w:rPr>
                <w:t xml:space="preserve"> </w:t>
              </w:r>
              <w:r>
                <w:rPr>
                  <w:rFonts w:hint="eastAsia"/>
                  <w:color w:val="000000"/>
                </w:rPr>
                <w:t>void</w:t>
              </w:r>
              <w:r>
                <w:rPr>
                  <w:color w:val="000000"/>
                </w:rPr>
                <w:t xml:space="preserve"> delete</w:t>
              </w:r>
              <w:r>
                <w:rPr>
                  <w:rFonts w:hint="eastAsia"/>
                  <w:color w:val="000000"/>
                </w:rPr>
                <w:t>S</w:t>
              </w:r>
              <w:r>
                <w:rPr>
                  <w:color w:val="000000"/>
                </w:rPr>
                <w:t>taff</w:t>
              </w:r>
              <w:r>
                <w:rPr>
                  <w:rFonts w:hint="eastAsia"/>
                  <w:color w:val="000000"/>
                </w:rPr>
                <w:t xml:space="preserve"> (long </w:t>
              </w:r>
              <w:r>
                <w:rPr>
                  <w:color w:val="000000"/>
                </w:rPr>
                <w:t>Staf</w:t>
              </w:r>
              <w:r>
                <w:rPr>
                  <w:rFonts w:hint="eastAsia"/>
                  <w:color w:val="000000"/>
                </w:rPr>
                <w:t>fId)</w:t>
              </w:r>
            </w:ins>
          </w:p>
        </w:tc>
      </w:tr>
      <w:tr w:rsidR="00FE008F" w:rsidTr="00A06AC7">
        <w:trPr>
          <w:trHeight w:val="105"/>
          <w:ins w:id="1279"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80"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81" w:author="曹姝玥" w:date="2015-12-31T18:44:00Z"/>
                <w:color w:val="000000"/>
              </w:rPr>
            </w:pPr>
            <w:ins w:id="1282"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83" w:author="曹姝玥" w:date="2015-12-31T18:44:00Z"/>
                <w:color w:val="000000"/>
              </w:rPr>
            </w:pPr>
            <w:ins w:id="1284" w:author="曹姝玥" w:date="2015-12-31T18:44:00Z">
              <w:r>
                <w:rPr>
                  <w:rFonts w:hint="eastAsia"/>
                  <w:color w:val="000000"/>
                </w:rPr>
                <w:t>管理员启动员工帐号管理</w:t>
              </w:r>
            </w:ins>
          </w:p>
        </w:tc>
      </w:tr>
      <w:tr w:rsidR="00FE008F" w:rsidTr="00A06AC7">
        <w:trPr>
          <w:trHeight w:val="105"/>
          <w:ins w:id="1285"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86"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87" w:author="曹姝玥" w:date="2015-12-31T18:44:00Z"/>
                <w:color w:val="000000"/>
              </w:rPr>
            </w:pPr>
            <w:ins w:id="1288"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89" w:author="曹姝玥" w:date="2015-12-31T18:44:00Z"/>
                <w:color w:val="000000"/>
              </w:rPr>
            </w:pPr>
            <w:ins w:id="1290" w:author="曹姝玥" w:date="2015-12-31T18:44:00Z">
              <w:r>
                <w:rPr>
                  <w:rFonts w:hint="eastAsia"/>
                  <w:color w:val="000000"/>
                </w:rPr>
                <w:t>在一次员工帐号管理中删除员工帐号信息</w:t>
              </w:r>
            </w:ins>
          </w:p>
        </w:tc>
      </w:tr>
      <w:tr w:rsidR="00FE008F" w:rsidTr="00A06AC7">
        <w:trPr>
          <w:ins w:id="1291"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92" w:author="曹姝玥" w:date="2015-12-31T18:44:00Z"/>
                <w:color w:val="000000"/>
              </w:rPr>
            </w:pPr>
            <w:ins w:id="1293" w:author="曹姝玥" w:date="2015-12-31T18:44:00Z">
              <w:r>
                <w:rPr>
                  <w:color w:val="000000"/>
                  <w:sz w:val="22"/>
                </w:rPr>
                <w:t>StaffManage</w:t>
              </w:r>
              <w:r>
                <w:rPr>
                  <w:rFonts w:hint="eastAsia"/>
                  <w:color w:val="000000"/>
                  <w:sz w:val="22"/>
                </w:rPr>
                <w:t>Controller</w:t>
              </w:r>
              <w:r>
                <w:rPr>
                  <w:color w:val="000000"/>
                </w:rPr>
                <w:t>.endManagement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94" w:author="曹姝玥" w:date="2015-12-31T18:44:00Z"/>
                <w:color w:val="000000"/>
              </w:rPr>
            </w:pPr>
            <w:ins w:id="1295"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96" w:author="曹姝玥" w:date="2015-12-31T18:44:00Z"/>
                <w:color w:val="000000"/>
              </w:rPr>
            </w:pPr>
            <w:ins w:id="1297" w:author="曹姝玥" w:date="2015-12-31T18:44: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endManagement</w:t>
              </w:r>
              <w:r>
                <w:rPr>
                  <w:rFonts w:hint="eastAsia"/>
                  <w:color w:val="000000"/>
                </w:rPr>
                <w:t>()</w:t>
              </w:r>
            </w:ins>
          </w:p>
        </w:tc>
      </w:tr>
      <w:tr w:rsidR="00FE008F" w:rsidTr="00A06AC7">
        <w:trPr>
          <w:ins w:id="1298"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99"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00" w:author="曹姝玥" w:date="2015-12-31T18:44:00Z"/>
                <w:color w:val="000000"/>
              </w:rPr>
            </w:pPr>
            <w:ins w:id="1301"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02" w:author="曹姝玥" w:date="2015-12-31T18:44:00Z"/>
                <w:color w:val="000000"/>
              </w:rPr>
            </w:pPr>
            <w:ins w:id="1303" w:author="曹姝玥" w:date="2015-12-31T18:44:00Z">
              <w:r>
                <w:rPr>
                  <w:rFonts w:hint="eastAsia"/>
                  <w:color w:val="000000"/>
                </w:rPr>
                <w:t>已确认所有管理</w:t>
              </w:r>
            </w:ins>
          </w:p>
        </w:tc>
      </w:tr>
      <w:tr w:rsidR="00FE008F" w:rsidTr="00A06AC7">
        <w:trPr>
          <w:ins w:id="1304"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305"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06" w:author="曹姝玥" w:date="2015-12-31T18:44:00Z"/>
                <w:color w:val="000000"/>
              </w:rPr>
            </w:pPr>
            <w:ins w:id="1307"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08" w:author="曹姝玥" w:date="2015-12-31T18:44:00Z"/>
                <w:color w:val="000000"/>
              </w:rPr>
            </w:pPr>
            <w:ins w:id="1309" w:author="曹姝玥" w:date="2015-12-31T18:44:00Z">
              <w:r>
                <w:rPr>
                  <w:rFonts w:hint="eastAsia"/>
                  <w:color w:val="000000"/>
                </w:rPr>
                <w:t>保存操作日志，保存所有已更新数据</w:t>
              </w:r>
            </w:ins>
          </w:p>
        </w:tc>
      </w:tr>
      <w:tr w:rsidR="00FE008F" w:rsidTr="00A06AC7">
        <w:trPr>
          <w:trHeight w:val="105"/>
          <w:ins w:id="1310"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311" w:author="曹姝玥" w:date="2015-12-31T18:44:00Z"/>
                <w:color w:val="000000"/>
              </w:rPr>
            </w:pPr>
            <w:ins w:id="1312" w:author="曹姝玥" w:date="2015-12-31T18:44:00Z">
              <w:r>
                <w:rPr>
                  <w:color w:val="000000"/>
                  <w:sz w:val="22"/>
                </w:rPr>
                <w:t>StaffManage</w:t>
              </w:r>
              <w:r>
                <w:rPr>
                  <w:rFonts w:hint="eastAsia"/>
                  <w:color w:val="000000"/>
                  <w:sz w:val="22"/>
                </w:rPr>
                <w:t>Controller</w:t>
              </w:r>
              <w:r>
                <w:rPr>
                  <w:color w:val="000000"/>
                </w:rPr>
                <w:t>. getAllStaff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13" w:author="曹姝玥" w:date="2015-12-31T18:44:00Z"/>
                <w:color w:val="000000"/>
              </w:rPr>
            </w:pPr>
            <w:ins w:id="1314"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15" w:author="曹姝玥" w:date="2015-12-31T18:44:00Z"/>
                <w:color w:val="000000"/>
              </w:rPr>
            </w:pPr>
            <w:ins w:id="1316" w:author="曹姝玥" w:date="2015-12-31T18:44:00Z">
              <w:r>
                <w:rPr>
                  <w:color w:val="000000"/>
                </w:rPr>
                <w:t>P</w:t>
              </w:r>
              <w:r>
                <w:rPr>
                  <w:rFonts w:hint="eastAsia"/>
                  <w:color w:val="000000"/>
                </w:rPr>
                <w:t>ublic</w:t>
              </w:r>
              <w:r>
                <w:rPr>
                  <w:color w:val="000000"/>
                </w:rPr>
                <w:t xml:space="preserve"> ArrayList&lt;StaffInfoVO&gt; </w:t>
              </w:r>
              <w:r>
                <w:rPr>
                  <w:rFonts w:hint="eastAsia"/>
                  <w:color w:val="000000"/>
                </w:rPr>
                <w:t>getAllS</w:t>
              </w:r>
              <w:r>
                <w:rPr>
                  <w:color w:val="000000"/>
                </w:rPr>
                <w:t>taff</w:t>
              </w:r>
              <w:r>
                <w:rPr>
                  <w:rFonts w:hint="eastAsia"/>
                  <w:color w:val="000000"/>
                </w:rPr>
                <w:t xml:space="preserve"> ()</w:t>
              </w:r>
            </w:ins>
          </w:p>
        </w:tc>
      </w:tr>
      <w:tr w:rsidR="00FE008F" w:rsidTr="00A06AC7">
        <w:trPr>
          <w:trHeight w:val="105"/>
          <w:ins w:id="1317"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318"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19" w:author="曹姝玥" w:date="2015-12-31T18:44:00Z"/>
                <w:color w:val="000000"/>
              </w:rPr>
            </w:pPr>
            <w:ins w:id="1320"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21" w:author="曹姝玥" w:date="2015-12-31T18:44:00Z"/>
                <w:color w:val="000000"/>
              </w:rPr>
            </w:pPr>
            <w:ins w:id="1322" w:author="曹姝玥" w:date="2015-12-31T18:44:00Z">
              <w:r>
                <w:rPr>
                  <w:rFonts w:hint="eastAsia"/>
                  <w:color w:val="000000"/>
                </w:rPr>
                <w:t>管理员启动员工帐号管理</w:t>
              </w:r>
            </w:ins>
          </w:p>
        </w:tc>
      </w:tr>
      <w:tr w:rsidR="00FE008F" w:rsidTr="00A06AC7">
        <w:trPr>
          <w:trHeight w:val="105"/>
          <w:ins w:id="1323"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324"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25" w:author="曹姝玥" w:date="2015-12-31T18:44:00Z"/>
                <w:color w:val="000000"/>
              </w:rPr>
            </w:pPr>
            <w:ins w:id="1326"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27" w:author="曹姝玥" w:date="2015-12-31T18:44:00Z"/>
                <w:color w:val="000000"/>
              </w:rPr>
            </w:pPr>
            <w:ins w:id="1328" w:author="曹姝玥" w:date="2015-12-31T18:44:00Z">
              <w:r>
                <w:rPr>
                  <w:rFonts w:hint="eastAsia"/>
                  <w:color w:val="000000"/>
                </w:rPr>
                <w:t>在一次员工帐号管理中获得所有员工帐号信息</w:t>
              </w:r>
            </w:ins>
          </w:p>
        </w:tc>
      </w:tr>
      <w:tr w:rsidR="00FE008F" w:rsidTr="00A06AC7">
        <w:trPr>
          <w:trHeight w:val="105"/>
          <w:ins w:id="1329" w:author="曹姝玥" w:date="2015-12-31T18:44: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330" w:author="曹姝玥" w:date="2015-12-31T18:44:00Z"/>
                <w:color w:val="000000"/>
              </w:rPr>
            </w:pPr>
            <w:ins w:id="1331" w:author="曹姝玥" w:date="2015-12-31T18:44:00Z">
              <w:r>
                <w:rPr>
                  <w:rFonts w:hint="eastAsia"/>
                  <w:color w:val="000000"/>
                </w:rPr>
                <w:t>Salary</w:t>
              </w:r>
              <w:r>
                <w:rPr>
                  <w:rFonts w:hint="eastAsia"/>
                  <w:color w:val="000000"/>
                  <w:sz w:val="22"/>
                </w:rPr>
                <w:t>Controller</w:t>
              </w:r>
              <w:r>
                <w:rPr>
                  <w:rFonts w:hint="eastAsia"/>
                  <w:color w:val="000000"/>
                </w:rPr>
                <w:t>.changeSalary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32" w:author="曹姝玥" w:date="2015-12-31T18:44:00Z"/>
                <w:color w:val="000000"/>
              </w:rPr>
            </w:pPr>
            <w:ins w:id="1333"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34" w:author="曹姝玥" w:date="2015-12-31T18:44:00Z"/>
                <w:color w:val="000000"/>
              </w:rPr>
            </w:pPr>
            <w:ins w:id="1335" w:author="曹姝玥" w:date="2015-12-31T18:44:00Z">
              <w:r>
                <w:rPr>
                  <w:rFonts w:hint="eastAsia"/>
                  <w:color w:val="000000"/>
                </w:rPr>
                <w:t>Public boolean changeSalary(long StaffId,SalaryVO salary)</w:t>
              </w:r>
            </w:ins>
          </w:p>
        </w:tc>
      </w:tr>
      <w:tr w:rsidR="00FE008F" w:rsidTr="00A06AC7">
        <w:trPr>
          <w:trHeight w:val="105"/>
          <w:ins w:id="1336"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37"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38" w:author="曹姝玥" w:date="2015-12-31T18:44:00Z"/>
                <w:color w:val="000000"/>
              </w:rPr>
            </w:pPr>
            <w:ins w:id="1339"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40" w:author="曹姝玥" w:date="2015-12-31T18:44:00Z"/>
                <w:color w:val="000000"/>
              </w:rPr>
            </w:pPr>
            <w:ins w:id="1341" w:author="曹姝玥" w:date="2015-12-31T18:44:00Z">
              <w:r>
                <w:rPr>
                  <w:rFonts w:hint="eastAsia"/>
                  <w:color w:val="000000"/>
                </w:rPr>
                <w:t>总经理启动人员机构管理</w:t>
              </w:r>
            </w:ins>
          </w:p>
        </w:tc>
      </w:tr>
      <w:tr w:rsidR="00FE008F" w:rsidTr="00A06AC7">
        <w:trPr>
          <w:trHeight w:val="105"/>
          <w:ins w:id="1342"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343"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44" w:author="曹姝玥" w:date="2015-12-31T18:44:00Z"/>
                <w:color w:val="000000"/>
              </w:rPr>
            </w:pPr>
            <w:ins w:id="1345"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46" w:author="曹姝玥" w:date="2015-12-31T18:44:00Z"/>
                <w:color w:val="000000"/>
              </w:rPr>
            </w:pPr>
            <w:ins w:id="1347" w:author="曹姝玥" w:date="2015-12-31T18:44:00Z">
              <w:r>
                <w:rPr>
                  <w:rFonts w:hint="eastAsia"/>
                  <w:color w:val="000000"/>
                </w:rPr>
                <w:t>在一次人员机构管理中调整人员工资</w:t>
              </w:r>
            </w:ins>
          </w:p>
        </w:tc>
      </w:tr>
      <w:tr w:rsidR="00FE008F" w:rsidTr="00A06AC7">
        <w:trPr>
          <w:trHeight w:val="105"/>
          <w:ins w:id="1348" w:author="曹姝玥" w:date="2015-12-31T18:44: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349" w:author="曹姝玥" w:date="2015-12-31T18:44:00Z"/>
                <w:color w:val="000000"/>
              </w:rPr>
            </w:pPr>
            <w:ins w:id="1350" w:author="曹姝玥" w:date="2015-12-31T18:44:00Z">
              <w:r>
                <w:rPr>
                  <w:rFonts w:hint="eastAsia"/>
                  <w:color w:val="000000"/>
                </w:rPr>
                <w:t>Position</w:t>
              </w:r>
              <w:r>
                <w:rPr>
                  <w:rFonts w:hint="eastAsia"/>
                  <w:color w:val="000000"/>
                  <w:sz w:val="22"/>
                </w:rPr>
                <w:t>Controller</w:t>
              </w:r>
              <w:r>
                <w:rPr>
                  <w:rFonts w:hint="eastAsia"/>
                  <w:color w:val="000000"/>
                </w:rPr>
                <w:t>.</w:t>
              </w:r>
              <w:r>
                <w:t xml:space="preserve"> </w:t>
              </w:r>
              <w:r>
                <w:rPr>
                  <w:color w:val="000000"/>
                </w:rPr>
                <w:t>initialAuthority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51" w:author="曹姝玥" w:date="2015-12-31T18:44:00Z"/>
                <w:color w:val="000000"/>
              </w:rPr>
            </w:pPr>
            <w:ins w:id="1352"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53" w:author="曹姝玥" w:date="2015-12-31T18:44:00Z"/>
                <w:color w:val="000000"/>
              </w:rPr>
            </w:pPr>
            <w:ins w:id="1354" w:author="曹姝玥" w:date="2015-12-31T18:44:00Z">
              <w:r>
                <w:rPr>
                  <w:rFonts w:hint="eastAsia"/>
                  <w:color w:val="000000"/>
                </w:rPr>
                <w:t xml:space="preserve">Public </w:t>
              </w:r>
              <w:r>
                <w:rPr>
                  <w:color w:val="000000"/>
                </w:rPr>
                <w:t>ArrayList&lt;Integer&gt; initialAuthority(StaffInfoVO staff)</w:t>
              </w:r>
            </w:ins>
          </w:p>
        </w:tc>
      </w:tr>
      <w:tr w:rsidR="00FE008F" w:rsidTr="00A06AC7">
        <w:trPr>
          <w:trHeight w:val="105"/>
          <w:ins w:id="1355"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56"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57" w:author="曹姝玥" w:date="2015-12-31T18:44:00Z"/>
                <w:color w:val="000000"/>
              </w:rPr>
            </w:pPr>
            <w:ins w:id="1358"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59" w:author="曹姝玥" w:date="2015-12-31T18:44:00Z"/>
                <w:color w:val="000000"/>
              </w:rPr>
            </w:pPr>
            <w:ins w:id="1360" w:author="曹姝玥" w:date="2015-12-31T18:44:00Z">
              <w:r>
                <w:rPr>
                  <w:rFonts w:hint="eastAsia"/>
                  <w:color w:val="000000"/>
                </w:rPr>
                <w:t>管理员启动员工帐号管理</w:t>
              </w:r>
            </w:ins>
          </w:p>
        </w:tc>
      </w:tr>
      <w:tr w:rsidR="00FE008F" w:rsidTr="00A06AC7">
        <w:trPr>
          <w:trHeight w:val="105"/>
          <w:ins w:id="1361"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362"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63" w:author="曹姝玥" w:date="2015-12-31T18:44:00Z"/>
                <w:color w:val="000000"/>
              </w:rPr>
            </w:pPr>
            <w:ins w:id="1364"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65" w:author="曹姝玥" w:date="2015-12-31T18:44:00Z"/>
                <w:color w:val="000000"/>
              </w:rPr>
            </w:pPr>
            <w:ins w:id="1366" w:author="曹姝玥" w:date="2015-12-31T18:44:00Z">
              <w:r>
                <w:rPr>
                  <w:rFonts w:hint="eastAsia"/>
                  <w:color w:val="000000"/>
                </w:rPr>
                <w:t>在一次员工帐号管理中初始化新增员工权限</w:t>
              </w:r>
            </w:ins>
          </w:p>
        </w:tc>
      </w:tr>
      <w:tr w:rsidR="00FE008F" w:rsidTr="00A06AC7">
        <w:trPr>
          <w:trHeight w:val="105"/>
          <w:ins w:id="1367" w:author="曹姝玥" w:date="2015-12-31T18:44: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368" w:author="曹姝玥" w:date="2015-12-31T18:44:00Z"/>
                <w:color w:val="000000"/>
              </w:rPr>
            </w:pPr>
            <w:ins w:id="1369" w:author="曹姝玥" w:date="2015-12-31T18:44:00Z">
              <w:r>
                <w:rPr>
                  <w:rFonts w:hint="eastAsia"/>
                  <w:color w:val="000000"/>
                </w:rPr>
                <w:t>Position</w:t>
              </w:r>
              <w:r>
                <w:rPr>
                  <w:rFonts w:hint="eastAsia"/>
                  <w:color w:val="000000"/>
                  <w:sz w:val="22"/>
                </w:rPr>
                <w:t>Controller</w:t>
              </w:r>
              <w:r>
                <w:rPr>
                  <w:rFonts w:hint="eastAsia"/>
                  <w:color w:val="000000"/>
                </w:rPr>
                <w:t>.</w:t>
              </w:r>
              <w:r>
                <w:t xml:space="preserve"> </w:t>
              </w:r>
              <w:r>
                <w:rPr>
                  <w:color w:val="000000"/>
                </w:rPr>
                <w:t>changeStaffPosition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70" w:author="曹姝玥" w:date="2015-12-31T18:44:00Z"/>
                <w:color w:val="000000"/>
              </w:rPr>
            </w:pPr>
            <w:ins w:id="1371"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72" w:author="曹姝玥" w:date="2015-12-31T18:44:00Z"/>
                <w:color w:val="000000"/>
              </w:rPr>
            </w:pPr>
            <w:ins w:id="1373" w:author="曹姝玥" w:date="2015-12-31T18:44:00Z">
              <w:r>
                <w:rPr>
                  <w:rFonts w:hint="eastAsia"/>
                  <w:color w:val="000000"/>
                </w:rPr>
                <w:t>Public boolean</w:t>
              </w:r>
              <w:r>
                <w:rPr>
                  <w:color w:val="000000"/>
                </w:rPr>
                <w:t>changeStaffPosition(String position, long StaffId)</w:t>
              </w:r>
            </w:ins>
          </w:p>
        </w:tc>
      </w:tr>
      <w:tr w:rsidR="00FE008F" w:rsidTr="00A06AC7">
        <w:trPr>
          <w:trHeight w:val="105"/>
          <w:ins w:id="1374"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75"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76" w:author="曹姝玥" w:date="2015-12-31T18:44:00Z"/>
                <w:color w:val="000000"/>
              </w:rPr>
            </w:pPr>
            <w:ins w:id="1377"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78" w:author="曹姝玥" w:date="2015-12-31T18:44:00Z"/>
                <w:color w:val="000000"/>
              </w:rPr>
            </w:pPr>
            <w:ins w:id="1379" w:author="曹姝玥" w:date="2015-12-31T18:44:00Z">
              <w:r>
                <w:rPr>
                  <w:rFonts w:hint="eastAsia"/>
                  <w:color w:val="000000"/>
                </w:rPr>
                <w:t>总经理启动人员机构管理</w:t>
              </w:r>
            </w:ins>
          </w:p>
        </w:tc>
      </w:tr>
      <w:tr w:rsidR="00FE008F" w:rsidTr="00A06AC7">
        <w:trPr>
          <w:trHeight w:val="105"/>
          <w:ins w:id="1380"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381"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82" w:author="曹姝玥" w:date="2015-12-31T18:44:00Z"/>
                <w:color w:val="000000"/>
              </w:rPr>
            </w:pPr>
            <w:ins w:id="1383"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84" w:author="曹姝玥" w:date="2015-12-31T18:44:00Z"/>
                <w:color w:val="000000"/>
              </w:rPr>
            </w:pPr>
            <w:ins w:id="1385" w:author="曹姝玥" w:date="2015-12-31T18:44:00Z">
              <w:r>
                <w:rPr>
                  <w:rFonts w:hint="eastAsia"/>
                  <w:color w:val="000000"/>
                </w:rPr>
                <w:t>在一次人员机构管理中调整人员职位</w:t>
              </w:r>
            </w:ins>
          </w:p>
        </w:tc>
      </w:tr>
      <w:tr w:rsidR="00FE008F" w:rsidTr="00A06AC7">
        <w:trPr>
          <w:trHeight w:val="105"/>
          <w:ins w:id="1386" w:author="曹姝玥" w:date="2015-12-31T18:44: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387" w:author="曹姝玥" w:date="2015-12-31T18:44:00Z"/>
                <w:color w:val="000000"/>
              </w:rPr>
            </w:pPr>
            <w:ins w:id="1388" w:author="曹姝玥" w:date="2015-12-31T18:44:00Z">
              <w:r>
                <w:rPr>
                  <w:rFonts w:hint="eastAsia"/>
                  <w:color w:val="000000"/>
                </w:rPr>
                <w:t>Position</w:t>
              </w:r>
              <w:r>
                <w:rPr>
                  <w:rFonts w:hint="eastAsia"/>
                  <w:color w:val="000000"/>
                  <w:sz w:val="22"/>
                </w:rPr>
                <w:t>Controller</w:t>
              </w:r>
              <w:r>
                <w:rPr>
                  <w:rFonts w:hint="eastAsia"/>
                  <w:color w:val="000000"/>
                </w:rPr>
                <w:t>.</w:t>
              </w:r>
              <w:r>
                <w:t xml:space="preserve"> </w:t>
              </w:r>
              <w:r>
                <w:rPr>
                  <w:color w:val="000000"/>
                </w:rPr>
                <w:t>setCity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89" w:author="曹姝玥" w:date="2015-12-31T18:44:00Z"/>
                <w:color w:val="000000"/>
              </w:rPr>
            </w:pPr>
            <w:ins w:id="1390"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91" w:author="曹姝玥" w:date="2015-12-31T18:44:00Z"/>
                <w:color w:val="000000"/>
              </w:rPr>
            </w:pPr>
            <w:ins w:id="1392" w:author="曹姝玥" w:date="2015-12-31T18:44:00Z">
              <w:r>
                <w:rPr>
                  <w:rFonts w:hint="eastAsia"/>
                  <w:color w:val="000000"/>
                </w:rPr>
                <w:t xml:space="preserve">Public boolean </w:t>
              </w:r>
              <w:r>
                <w:rPr>
                  <w:color w:val="000000"/>
                </w:rPr>
                <w:t>setCity(String city, long StaffId)</w:t>
              </w:r>
            </w:ins>
          </w:p>
        </w:tc>
      </w:tr>
      <w:tr w:rsidR="00FE008F" w:rsidTr="00A06AC7">
        <w:trPr>
          <w:trHeight w:val="105"/>
          <w:ins w:id="1393"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94"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95" w:author="曹姝玥" w:date="2015-12-31T18:44:00Z"/>
                <w:color w:val="000000"/>
              </w:rPr>
            </w:pPr>
            <w:ins w:id="1396"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97" w:author="曹姝玥" w:date="2015-12-31T18:44:00Z"/>
                <w:color w:val="000000"/>
              </w:rPr>
            </w:pPr>
            <w:ins w:id="1398" w:author="曹姝玥" w:date="2015-12-31T18:44:00Z">
              <w:r>
                <w:rPr>
                  <w:rFonts w:hint="eastAsia"/>
                  <w:color w:val="000000"/>
                </w:rPr>
                <w:t>总经理启动人员机构管理</w:t>
              </w:r>
            </w:ins>
          </w:p>
        </w:tc>
      </w:tr>
      <w:tr w:rsidR="00FE008F" w:rsidTr="00A06AC7">
        <w:trPr>
          <w:trHeight w:val="105"/>
          <w:ins w:id="1399"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400"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401" w:author="曹姝玥" w:date="2015-12-31T18:44:00Z"/>
                <w:color w:val="000000"/>
              </w:rPr>
            </w:pPr>
            <w:ins w:id="1402"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03" w:author="曹姝玥" w:date="2015-12-31T18:44:00Z"/>
                <w:color w:val="000000"/>
              </w:rPr>
            </w:pPr>
            <w:ins w:id="1404" w:author="曹姝玥" w:date="2015-12-31T18:44:00Z">
              <w:r>
                <w:rPr>
                  <w:rFonts w:hint="eastAsia"/>
                  <w:color w:val="000000"/>
                </w:rPr>
                <w:t>在一次人员机构管理中设置人员所属城市</w:t>
              </w:r>
            </w:ins>
          </w:p>
        </w:tc>
      </w:tr>
      <w:tr w:rsidR="00FE008F" w:rsidTr="00A06AC7">
        <w:trPr>
          <w:trHeight w:val="105"/>
          <w:ins w:id="1405" w:author="曹姝玥" w:date="2015-12-31T18:44: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406" w:author="曹姝玥" w:date="2015-12-31T18:44:00Z"/>
                <w:color w:val="000000"/>
              </w:rPr>
            </w:pPr>
            <w:ins w:id="1407" w:author="曹姝玥" w:date="2015-12-31T18:44:00Z">
              <w:r>
                <w:rPr>
                  <w:rFonts w:hint="eastAsia"/>
                  <w:color w:val="000000"/>
                </w:rPr>
                <w:t>Position</w:t>
              </w:r>
              <w:r>
                <w:rPr>
                  <w:rFonts w:hint="eastAsia"/>
                  <w:color w:val="000000"/>
                  <w:sz w:val="22"/>
                </w:rPr>
                <w:t>Controller</w:t>
              </w:r>
              <w:r>
                <w:rPr>
                  <w:rFonts w:hint="eastAsia"/>
                  <w:color w:val="000000"/>
                </w:rPr>
                <w:t>.</w:t>
              </w:r>
              <w:r>
                <w:t xml:space="preserve"> </w:t>
              </w:r>
              <w:r>
                <w:rPr>
                  <w:color w:val="000000"/>
                </w:rPr>
                <w:t>set</w:t>
              </w:r>
              <w:r>
                <w:rPr>
                  <w:rFonts w:hint="eastAsia"/>
                  <w:color w:val="000000"/>
                </w:rPr>
                <w:t>BusinessHall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408" w:author="曹姝玥" w:date="2015-12-31T18:44:00Z"/>
                <w:color w:val="000000"/>
              </w:rPr>
            </w:pPr>
            <w:ins w:id="1409"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10" w:author="曹姝玥" w:date="2015-12-31T18:44:00Z"/>
                <w:color w:val="000000"/>
              </w:rPr>
            </w:pPr>
            <w:ins w:id="1411" w:author="曹姝玥" w:date="2015-12-31T18:44:00Z">
              <w:r>
                <w:rPr>
                  <w:rFonts w:hint="eastAsia"/>
                  <w:color w:val="000000"/>
                </w:rPr>
                <w:t>P</w:t>
              </w:r>
              <w:r>
                <w:rPr>
                  <w:color w:val="000000"/>
                </w:rPr>
                <w:t>ublic boolean setBusinessHall(String businessHall, long StaffId)</w:t>
              </w:r>
            </w:ins>
          </w:p>
        </w:tc>
      </w:tr>
      <w:tr w:rsidR="00FE008F" w:rsidTr="00A06AC7">
        <w:trPr>
          <w:trHeight w:val="105"/>
          <w:ins w:id="1412"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413"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414" w:author="曹姝玥" w:date="2015-12-31T18:44:00Z"/>
                <w:color w:val="000000"/>
              </w:rPr>
            </w:pPr>
            <w:ins w:id="1415"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16" w:author="曹姝玥" w:date="2015-12-31T18:44:00Z"/>
                <w:color w:val="000000"/>
              </w:rPr>
            </w:pPr>
            <w:ins w:id="1417" w:author="曹姝玥" w:date="2015-12-31T18:44:00Z">
              <w:r>
                <w:rPr>
                  <w:rFonts w:hint="eastAsia"/>
                  <w:color w:val="000000"/>
                </w:rPr>
                <w:t>总经理启动人员机构管理</w:t>
              </w:r>
            </w:ins>
          </w:p>
        </w:tc>
      </w:tr>
      <w:tr w:rsidR="00FE008F" w:rsidTr="00A06AC7">
        <w:trPr>
          <w:trHeight w:val="105"/>
          <w:ins w:id="1418"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419"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420" w:author="曹姝玥" w:date="2015-12-31T18:44:00Z"/>
                <w:color w:val="000000"/>
              </w:rPr>
            </w:pPr>
            <w:ins w:id="1421"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22" w:author="曹姝玥" w:date="2015-12-31T18:44:00Z"/>
                <w:color w:val="000000"/>
              </w:rPr>
            </w:pPr>
            <w:ins w:id="1423" w:author="曹姝玥" w:date="2015-12-31T18:44:00Z">
              <w:r>
                <w:rPr>
                  <w:rFonts w:hint="eastAsia"/>
                  <w:color w:val="000000"/>
                </w:rPr>
                <w:t>在一次人员机构管理中设置人员所属营业厅</w:t>
              </w:r>
            </w:ins>
          </w:p>
        </w:tc>
      </w:tr>
      <w:tr w:rsidR="00FE008F" w:rsidTr="00A06AC7">
        <w:trPr>
          <w:ins w:id="1424" w:author="曹姝玥" w:date="2015-12-31T18:4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425" w:author="曹姝玥" w:date="2015-12-31T18:44:00Z"/>
                <w:color w:val="FFFFFF"/>
              </w:rPr>
            </w:pPr>
            <w:ins w:id="1426" w:author="曹姝玥" w:date="2015-12-31T18:44:00Z">
              <w:r>
                <w:rPr>
                  <w:rFonts w:hint="eastAsia"/>
                  <w:b/>
                  <w:color w:val="FFFFFF"/>
                </w:rPr>
                <w:t>需要的服务（需接口）</w:t>
              </w:r>
            </w:ins>
          </w:p>
        </w:tc>
      </w:tr>
      <w:tr w:rsidR="00FE008F" w:rsidTr="00A06AC7">
        <w:trPr>
          <w:ins w:id="1427"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428" w:author="曹姝玥" w:date="2015-12-31T18:44:00Z"/>
                <w:color w:val="000000"/>
              </w:rPr>
            </w:pPr>
            <w:ins w:id="1429" w:author="曹姝玥" w:date="2015-12-31T18:44: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30" w:author="曹姝玥" w:date="2015-12-31T18:44:00Z"/>
                <w:color w:val="000000"/>
              </w:rPr>
            </w:pPr>
            <w:ins w:id="1431" w:author="曹姝玥" w:date="2015-12-31T18:44:00Z">
              <w:r>
                <w:rPr>
                  <w:rFonts w:hint="eastAsia"/>
                  <w:color w:val="000000"/>
                </w:rPr>
                <w:t>服务</w:t>
              </w:r>
            </w:ins>
          </w:p>
        </w:tc>
      </w:tr>
      <w:tr w:rsidR="00FE008F" w:rsidTr="00A06AC7">
        <w:trPr>
          <w:ins w:id="1432"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33" w:author="曹姝玥" w:date="2015-12-31T18:44:00Z"/>
                <w:color w:val="000000"/>
              </w:rPr>
            </w:pPr>
            <w:ins w:id="1434" w:author="曹姝玥" w:date="2015-12-31T18:44:00Z">
              <w:r>
                <w:rPr>
                  <w:rFonts w:hint="eastAsia"/>
                  <w:color w:val="000000"/>
                </w:rPr>
                <w:t>StaffManage</w:t>
              </w:r>
              <w:r>
                <w:rPr>
                  <w:color w:val="000000"/>
                </w:rPr>
                <w:t>.</w:t>
              </w:r>
            </w:ins>
            <w:ins w:id="1435" w:author="曹姝玥" w:date="2015-12-31T18:45:00Z">
              <w:r>
                <w:rPr>
                  <w:color w:val="000000"/>
                </w:rPr>
                <w:t xml:space="preserve"> changeAuthority</w:t>
              </w:r>
              <w:r>
                <w:rPr>
                  <w:rFonts w:hint="eastAsia"/>
                  <w:color w:val="000000"/>
                </w:rPr>
                <w:t xml:space="preserve"> (</w:t>
              </w:r>
              <w:r>
                <w:rPr>
                  <w:color w:val="000000"/>
                </w:rPr>
                <w:t>ArrayList&lt;Integer&gt; authority</w:t>
              </w:r>
              <w:r>
                <w:rPr>
                  <w:rFonts w:hint="eastAsia"/>
                  <w:color w:val="000000"/>
                </w:rPr>
                <w:t>,String position)</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36" w:author="曹姝玥" w:date="2015-12-31T18:44:00Z"/>
                <w:color w:val="000000"/>
              </w:rPr>
            </w:pPr>
            <w:ins w:id="1437" w:author="曹姝玥" w:date="2015-12-31T18:45:00Z">
              <w:r>
                <w:rPr>
                  <w:rFonts w:hint="eastAsia"/>
                  <w:color w:val="000000"/>
                </w:rPr>
                <w:t>修改权限</w:t>
              </w:r>
            </w:ins>
          </w:p>
        </w:tc>
      </w:tr>
      <w:tr w:rsidR="00FE008F" w:rsidTr="00A06AC7">
        <w:trPr>
          <w:ins w:id="1438"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39" w:author="曹姝玥" w:date="2015-12-31T18:44:00Z"/>
                <w:color w:val="000000"/>
              </w:rPr>
            </w:pPr>
            <w:ins w:id="1440" w:author="曹姝玥" w:date="2015-12-31T18:44:00Z">
              <w:r>
                <w:rPr>
                  <w:rFonts w:hint="eastAsia"/>
                  <w:color w:val="000000"/>
                </w:rPr>
                <w:t>StaffManage</w:t>
              </w:r>
              <w:r>
                <w:rPr>
                  <w:color w:val="000000"/>
                </w:rPr>
                <w:t>.</w:t>
              </w:r>
            </w:ins>
            <w:ins w:id="1441" w:author="曹姝玥" w:date="2015-12-31T18:45:00Z">
              <w:r>
                <w:rPr>
                  <w:color w:val="000000"/>
                </w:rPr>
                <w:t xml:space="preserve"> getStaffInfo</w:t>
              </w:r>
              <w:r>
                <w:rPr>
                  <w:rFonts w:hint="eastAsia"/>
                  <w:color w:val="000000"/>
                </w:rPr>
                <w:t xml:space="preserve"> (long </w:t>
              </w:r>
              <w:r>
                <w:rPr>
                  <w:color w:val="000000"/>
                </w:rPr>
                <w:t>Staf</w:t>
              </w:r>
              <w:r>
                <w:rPr>
                  <w:rFonts w:hint="eastAsia"/>
                  <w:color w:val="000000"/>
                </w:rPr>
                <w:t>fId)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42" w:author="曹姝玥" w:date="2015-12-31T18:44:00Z"/>
                <w:color w:val="000000"/>
              </w:rPr>
            </w:pPr>
            <w:ins w:id="1443" w:author="曹姝玥" w:date="2015-12-31T18:45:00Z">
              <w:r>
                <w:rPr>
                  <w:rFonts w:hint="eastAsia"/>
                  <w:color w:val="000000"/>
                </w:rPr>
                <w:t>获得单一对象</w:t>
              </w:r>
            </w:ins>
          </w:p>
        </w:tc>
      </w:tr>
      <w:tr w:rsidR="00FE008F" w:rsidTr="00A06AC7">
        <w:trPr>
          <w:ins w:id="1444"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45" w:author="曹姝玥" w:date="2015-12-31T18:44:00Z"/>
                <w:color w:val="000000"/>
              </w:rPr>
            </w:pPr>
            <w:ins w:id="1446" w:author="曹姝玥" w:date="2015-12-31T18:44:00Z">
              <w:r>
                <w:rPr>
                  <w:rFonts w:hint="eastAsia"/>
                  <w:color w:val="000000"/>
                </w:rPr>
                <w:t>StaffManage</w:t>
              </w:r>
              <w:r>
                <w:rPr>
                  <w:color w:val="000000"/>
                </w:rPr>
                <w:t>.</w:t>
              </w:r>
            </w:ins>
            <w:ins w:id="1447" w:author="曹姝玥" w:date="2015-12-31T18:46:00Z">
              <w:r>
                <w:rPr>
                  <w:color w:val="000000"/>
                </w:rPr>
                <w:t xml:space="preserve"> addStaffInfo</w:t>
              </w:r>
              <w:r>
                <w:rPr>
                  <w:rFonts w:hint="eastAsia"/>
                  <w:color w:val="000000"/>
                </w:rPr>
                <w:t xml:space="preserve"> (</w:t>
              </w:r>
              <w:r>
                <w:rPr>
                  <w:color w:val="000000"/>
                </w:rPr>
                <w:t>StaffInfoVO StaffInfo</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48" w:author="曹姝玥" w:date="2015-12-31T18:44:00Z"/>
                <w:color w:val="000000"/>
              </w:rPr>
            </w:pPr>
            <w:ins w:id="1449" w:author="曹姝玥" w:date="2015-12-31T18:46:00Z">
              <w:r>
                <w:rPr>
                  <w:rFonts w:hint="eastAsia"/>
                  <w:color w:val="000000"/>
                </w:rPr>
                <w:t>增加员工账号</w:t>
              </w:r>
            </w:ins>
          </w:p>
        </w:tc>
      </w:tr>
      <w:tr w:rsidR="00FE008F" w:rsidTr="00A06AC7">
        <w:trPr>
          <w:ins w:id="1450"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51" w:author="曹姝玥" w:date="2015-12-31T18:44:00Z"/>
                <w:color w:val="000000"/>
              </w:rPr>
            </w:pPr>
            <w:ins w:id="1452" w:author="曹姝玥" w:date="2015-12-31T18:44:00Z">
              <w:r>
                <w:rPr>
                  <w:rFonts w:hint="eastAsia"/>
                  <w:color w:val="000000"/>
                </w:rPr>
                <w:t>StaffManage</w:t>
              </w:r>
              <w:r>
                <w:rPr>
                  <w:color w:val="000000"/>
                </w:rPr>
                <w:t>.</w:t>
              </w:r>
            </w:ins>
            <w:ins w:id="1453" w:author="曹姝玥" w:date="2015-12-31T18:46:00Z">
              <w:r>
                <w:rPr>
                  <w:color w:val="000000"/>
                </w:rPr>
                <w:t xml:space="preserve"> delete</w:t>
              </w:r>
              <w:r>
                <w:rPr>
                  <w:rFonts w:hint="eastAsia"/>
                  <w:color w:val="000000"/>
                </w:rPr>
                <w:t>S</w:t>
              </w:r>
              <w:r>
                <w:rPr>
                  <w:color w:val="000000"/>
                </w:rPr>
                <w:t>taff</w:t>
              </w:r>
              <w:r>
                <w:rPr>
                  <w:rFonts w:hint="eastAsia"/>
                  <w:color w:val="000000"/>
                </w:rPr>
                <w:t xml:space="preserve"> (long </w:t>
              </w:r>
              <w:r>
                <w:rPr>
                  <w:color w:val="000000"/>
                </w:rPr>
                <w:t>Staf</w:t>
              </w:r>
              <w:r>
                <w:rPr>
                  <w:rFonts w:hint="eastAsia"/>
                  <w:color w:val="000000"/>
                </w:rPr>
                <w:t>fId)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54" w:author="曹姝玥" w:date="2015-12-31T18:44:00Z"/>
                <w:color w:val="000000"/>
              </w:rPr>
            </w:pPr>
            <w:ins w:id="1455" w:author="曹姝玥" w:date="2015-12-31T18:46:00Z">
              <w:r>
                <w:rPr>
                  <w:rFonts w:hint="eastAsia"/>
                  <w:color w:val="000000"/>
                </w:rPr>
                <w:t>删除员工</w:t>
              </w:r>
            </w:ins>
          </w:p>
        </w:tc>
      </w:tr>
      <w:tr w:rsidR="00FE008F" w:rsidTr="00A06AC7">
        <w:trPr>
          <w:ins w:id="1456"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57" w:author="曹姝玥" w:date="2015-12-31T18:44:00Z"/>
                <w:color w:val="000000"/>
              </w:rPr>
            </w:pPr>
            <w:ins w:id="1458" w:author="曹姝玥" w:date="2015-12-31T18:44:00Z">
              <w:r>
                <w:rPr>
                  <w:rFonts w:hint="eastAsia"/>
                  <w:color w:val="000000"/>
                </w:rPr>
                <w:t>StaffManage</w:t>
              </w:r>
              <w:r>
                <w:rPr>
                  <w:color w:val="000000"/>
                </w:rPr>
                <w:t>.</w:t>
              </w:r>
            </w:ins>
            <w:ins w:id="1459" w:author="曹姝玥" w:date="2015-12-31T18:47:00Z">
              <w:r>
                <w:rPr>
                  <w:color w:val="000000"/>
                </w:rPr>
                <w:t xml:space="preserve"> endManagement</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60" w:author="曹姝玥" w:date="2015-12-31T18:44:00Z"/>
                <w:color w:val="000000"/>
              </w:rPr>
            </w:pPr>
            <w:ins w:id="1461" w:author="曹姝玥" w:date="2015-12-31T18:47:00Z">
              <w:r>
                <w:rPr>
                  <w:rFonts w:hint="eastAsia"/>
                  <w:color w:val="000000"/>
                </w:rPr>
                <w:t>结束</w:t>
              </w:r>
              <w:r>
                <w:rPr>
                  <w:color w:val="000000"/>
                </w:rPr>
                <w:t>管理</w:t>
              </w:r>
            </w:ins>
          </w:p>
        </w:tc>
      </w:tr>
      <w:tr w:rsidR="00FE008F" w:rsidTr="00A06AC7">
        <w:trPr>
          <w:ins w:id="1462"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63" w:author="曹姝玥" w:date="2015-12-31T18:44:00Z"/>
                <w:color w:val="000000"/>
              </w:rPr>
            </w:pPr>
            <w:ins w:id="1464" w:author="曹姝玥" w:date="2015-12-31T18:44:00Z">
              <w:r>
                <w:rPr>
                  <w:rFonts w:hint="eastAsia"/>
                  <w:color w:val="000000"/>
                </w:rPr>
                <w:t>StaffManage</w:t>
              </w:r>
              <w:r>
                <w:rPr>
                  <w:color w:val="000000"/>
                </w:rPr>
                <w:t>.</w:t>
              </w:r>
            </w:ins>
            <w:ins w:id="1465" w:author="曹姝玥" w:date="2015-12-31T18:47:00Z">
              <w:r>
                <w:rPr>
                  <w:rFonts w:hint="eastAsia"/>
                  <w:color w:val="000000"/>
                </w:rPr>
                <w:t xml:space="preserve"> getAllS</w:t>
              </w:r>
              <w:r>
                <w:rPr>
                  <w:color w:val="000000"/>
                </w:rPr>
                <w:t>taff</w:t>
              </w:r>
              <w:r>
                <w:rPr>
                  <w:rFonts w:hint="eastAsia"/>
                  <w:color w:val="000000"/>
                </w:rPr>
                <w:t xml:space="preserve"> ()</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66" w:author="曹姝玥" w:date="2015-12-31T18:44:00Z"/>
                <w:color w:val="000000"/>
              </w:rPr>
            </w:pPr>
            <w:ins w:id="1467" w:author="曹姝玥" w:date="2015-12-31T18:47:00Z">
              <w:r>
                <w:rPr>
                  <w:rFonts w:hint="eastAsia"/>
                  <w:color w:val="000000"/>
                </w:rPr>
                <w:t>获得</w:t>
              </w:r>
              <w:r>
                <w:rPr>
                  <w:color w:val="000000"/>
                </w:rPr>
                <w:t>所有员工信息</w:t>
              </w:r>
            </w:ins>
          </w:p>
        </w:tc>
      </w:tr>
      <w:tr w:rsidR="00FE008F" w:rsidTr="00FE008F">
        <w:trPr>
          <w:ins w:id="1468" w:author="曹姝玥" w:date="2015-12-31T18:47:00Z"/>
        </w:trPr>
        <w:tc>
          <w:tcPr>
            <w:tcW w:w="2943" w:type="dxa"/>
          </w:tcPr>
          <w:p w:rsidR="00FE008F" w:rsidRDefault="00FE008F" w:rsidP="00A06AC7">
            <w:pPr>
              <w:rPr>
                <w:ins w:id="1469" w:author="曹姝玥" w:date="2015-12-31T18:47:00Z"/>
                <w:color w:val="000000"/>
              </w:rPr>
            </w:pPr>
            <w:ins w:id="1470" w:author="曹姝玥" w:date="2015-12-31T18:47:00Z">
              <w:r>
                <w:rPr>
                  <w:rFonts w:hint="eastAsia"/>
                  <w:color w:val="000000"/>
                </w:rPr>
                <w:t>Salary.changeSalary</w:t>
              </w:r>
            </w:ins>
            <w:ins w:id="1471" w:author="曹姝玥" w:date="2015-12-31T18:48:00Z">
              <w:r>
                <w:rPr>
                  <w:rFonts w:hint="eastAsia"/>
                  <w:color w:val="000000"/>
                </w:rPr>
                <w:t>(long StaffId,SalaryVO salary)</w:t>
              </w:r>
            </w:ins>
          </w:p>
        </w:tc>
        <w:tc>
          <w:tcPr>
            <w:tcW w:w="5529" w:type="dxa"/>
            <w:gridSpan w:val="2"/>
          </w:tcPr>
          <w:p w:rsidR="00FE008F" w:rsidRDefault="00FE008F" w:rsidP="00A06AC7">
            <w:pPr>
              <w:rPr>
                <w:ins w:id="1472" w:author="曹姝玥" w:date="2015-12-31T18:47:00Z"/>
                <w:color w:val="000000"/>
              </w:rPr>
            </w:pPr>
            <w:ins w:id="1473" w:author="曹姝玥" w:date="2015-12-31T18:48:00Z">
              <w:r>
                <w:rPr>
                  <w:rFonts w:hint="eastAsia"/>
                  <w:color w:val="000000"/>
                </w:rPr>
                <w:t>修改薪水</w:t>
              </w:r>
            </w:ins>
          </w:p>
        </w:tc>
      </w:tr>
      <w:tr w:rsidR="00FE008F" w:rsidTr="00FE008F">
        <w:trPr>
          <w:ins w:id="1474" w:author="曹姝玥" w:date="2015-12-31T18:47:00Z"/>
        </w:trPr>
        <w:tc>
          <w:tcPr>
            <w:tcW w:w="2943" w:type="dxa"/>
          </w:tcPr>
          <w:p w:rsidR="00FE008F" w:rsidRDefault="00FE008F" w:rsidP="00A06AC7">
            <w:pPr>
              <w:rPr>
                <w:ins w:id="1475" w:author="曹姝玥" w:date="2015-12-31T18:47:00Z"/>
                <w:color w:val="000000"/>
              </w:rPr>
            </w:pPr>
            <w:ins w:id="1476" w:author="曹姝玥" w:date="2015-12-31T18:48:00Z">
              <w:r>
                <w:rPr>
                  <w:rFonts w:hint="eastAsia"/>
                  <w:color w:val="000000"/>
                </w:rPr>
                <w:t>Position.</w:t>
              </w:r>
              <w:r>
                <w:t xml:space="preserve"> </w:t>
              </w:r>
              <w:r>
                <w:rPr>
                  <w:color w:val="000000"/>
                </w:rPr>
                <w:t>initialAuthority(StaffInfoVO staff)</w:t>
              </w:r>
            </w:ins>
          </w:p>
        </w:tc>
        <w:tc>
          <w:tcPr>
            <w:tcW w:w="5529" w:type="dxa"/>
            <w:gridSpan w:val="2"/>
          </w:tcPr>
          <w:p w:rsidR="00FE008F" w:rsidRDefault="00FE008F" w:rsidP="00A06AC7">
            <w:pPr>
              <w:rPr>
                <w:ins w:id="1477" w:author="曹姝玥" w:date="2015-12-31T18:47:00Z"/>
                <w:color w:val="000000"/>
              </w:rPr>
            </w:pPr>
            <w:ins w:id="1478" w:author="曹姝玥" w:date="2015-12-31T18:48:00Z">
              <w:r>
                <w:rPr>
                  <w:rFonts w:hint="eastAsia"/>
                  <w:color w:val="000000"/>
                </w:rPr>
                <w:t>初始化权限</w:t>
              </w:r>
            </w:ins>
          </w:p>
        </w:tc>
      </w:tr>
      <w:tr w:rsidR="00FE008F" w:rsidTr="00FE008F">
        <w:trPr>
          <w:ins w:id="1479" w:author="曹姝玥" w:date="2015-12-31T18:47:00Z"/>
        </w:trPr>
        <w:tc>
          <w:tcPr>
            <w:tcW w:w="2943" w:type="dxa"/>
          </w:tcPr>
          <w:p w:rsidR="00FE008F" w:rsidRDefault="00FE008F" w:rsidP="00A06AC7">
            <w:pPr>
              <w:rPr>
                <w:ins w:id="1480" w:author="曹姝玥" w:date="2015-12-31T18:47:00Z"/>
                <w:color w:val="000000"/>
              </w:rPr>
            </w:pPr>
            <w:ins w:id="1481" w:author="曹姝玥" w:date="2015-12-31T18:48:00Z">
              <w:r>
                <w:rPr>
                  <w:rFonts w:hint="eastAsia"/>
                  <w:color w:val="000000"/>
                </w:rPr>
                <w:t>Position.</w:t>
              </w:r>
            </w:ins>
            <w:ins w:id="1482" w:author="曹姝玥" w:date="2015-12-31T18:49:00Z">
              <w:r>
                <w:rPr>
                  <w:color w:val="000000"/>
                </w:rPr>
                <w:t xml:space="preserve"> (String position, long StaffId)</w:t>
              </w:r>
            </w:ins>
          </w:p>
        </w:tc>
        <w:tc>
          <w:tcPr>
            <w:tcW w:w="5529" w:type="dxa"/>
            <w:gridSpan w:val="2"/>
          </w:tcPr>
          <w:p w:rsidR="00FE008F" w:rsidRDefault="00FE008F" w:rsidP="00A06AC7">
            <w:pPr>
              <w:rPr>
                <w:ins w:id="1483" w:author="曹姝玥" w:date="2015-12-31T18:47:00Z"/>
                <w:color w:val="000000"/>
              </w:rPr>
            </w:pPr>
            <w:ins w:id="1484" w:author="曹姝玥" w:date="2015-12-31T18:49:00Z">
              <w:r>
                <w:rPr>
                  <w:rFonts w:hint="eastAsia"/>
                  <w:color w:val="000000"/>
                </w:rPr>
                <w:t>修改员工职位</w:t>
              </w:r>
            </w:ins>
          </w:p>
        </w:tc>
      </w:tr>
      <w:tr w:rsidR="00FE008F" w:rsidTr="00FE008F">
        <w:trPr>
          <w:ins w:id="1485" w:author="曹姝玥" w:date="2015-12-31T18:49:00Z"/>
        </w:trPr>
        <w:tc>
          <w:tcPr>
            <w:tcW w:w="2943" w:type="dxa"/>
          </w:tcPr>
          <w:p w:rsidR="00FE008F" w:rsidRDefault="00FE008F" w:rsidP="00A06AC7">
            <w:pPr>
              <w:rPr>
                <w:ins w:id="1486" w:author="曹姝玥" w:date="2015-12-31T18:49:00Z"/>
                <w:color w:val="000000"/>
              </w:rPr>
            </w:pPr>
            <w:ins w:id="1487" w:author="曹姝玥" w:date="2015-12-31T18:49:00Z">
              <w:r>
                <w:rPr>
                  <w:rFonts w:hint="eastAsia"/>
                  <w:color w:val="000000"/>
                </w:rPr>
                <w:t>Position.</w:t>
              </w:r>
              <w:r>
                <w:rPr>
                  <w:color w:val="000000"/>
                </w:rPr>
                <w:t>setCity(String city, long StaffId)</w:t>
              </w:r>
            </w:ins>
          </w:p>
        </w:tc>
        <w:tc>
          <w:tcPr>
            <w:tcW w:w="5529" w:type="dxa"/>
            <w:gridSpan w:val="2"/>
          </w:tcPr>
          <w:p w:rsidR="00FE008F" w:rsidRDefault="00FE008F" w:rsidP="00A06AC7">
            <w:pPr>
              <w:rPr>
                <w:ins w:id="1488" w:author="曹姝玥" w:date="2015-12-31T18:49:00Z"/>
                <w:color w:val="000000"/>
              </w:rPr>
            </w:pPr>
            <w:ins w:id="1489" w:author="曹姝玥" w:date="2015-12-31T18:49:00Z">
              <w:r>
                <w:rPr>
                  <w:rFonts w:hint="eastAsia"/>
                  <w:color w:val="000000"/>
                </w:rPr>
                <w:t>设置员工所属城市</w:t>
              </w:r>
            </w:ins>
          </w:p>
        </w:tc>
      </w:tr>
      <w:tr w:rsidR="00FE008F" w:rsidTr="00FE008F">
        <w:trPr>
          <w:ins w:id="1490" w:author="曹姝玥" w:date="2015-12-31T18:49:00Z"/>
        </w:trPr>
        <w:tc>
          <w:tcPr>
            <w:tcW w:w="2943" w:type="dxa"/>
          </w:tcPr>
          <w:p w:rsidR="00FE008F" w:rsidRDefault="00FE008F" w:rsidP="00A06AC7">
            <w:pPr>
              <w:rPr>
                <w:ins w:id="1491" w:author="曹姝玥" w:date="2015-12-31T18:49:00Z"/>
                <w:color w:val="000000"/>
              </w:rPr>
            </w:pPr>
            <w:ins w:id="1492" w:author="曹姝玥" w:date="2015-12-31T18:49:00Z">
              <w:r>
                <w:rPr>
                  <w:rFonts w:hint="eastAsia"/>
                  <w:color w:val="000000"/>
                </w:rPr>
                <w:t>Position.</w:t>
              </w:r>
            </w:ins>
            <w:ins w:id="1493" w:author="曹姝玥" w:date="2015-12-31T18:50:00Z">
              <w:r>
                <w:rPr>
                  <w:color w:val="000000"/>
                </w:rPr>
                <w:t xml:space="preserve"> setBusinessHall(String businessHall, long StaffId)</w:t>
              </w:r>
            </w:ins>
          </w:p>
        </w:tc>
        <w:tc>
          <w:tcPr>
            <w:tcW w:w="5529" w:type="dxa"/>
            <w:gridSpan w:val="2"/>
          </w:tcPr>
          <w:p w:rsidR="00FE008F" w:rsidRDefault="00FE008F" w:rsidP="00A06AC7">
            <w:pPr>
              <w:rPr>
                <w:ins w:id="1494" w:author="曹姝玥" w:date="2015-12-31T18:49:00Z"/>
                <w:color w:val="000000"/>
              </w:rPr>
            </w:pPr>
            <w:ins w:id="1495" w:author="曹姝玥" w:date="2015-12-31T18:49:00Z">
              <w:r>
                <w:rPr>
                  <w:rFonts w:hint="eastAsia"/>
                  <w:color w:val="000000"/>
                </w:rPr>
                <w:t>设置员工所属营业厅</w:t>
              </w:r>
            </w:ins>
          </w:p>
        </w:tc>
      </w:tr>
    </w:tbl>
    <w:p w:rsidR="00FE008F" w:rsidRDefault="00FE008F">
      <w:pPr>
        <w:ind w:left="2962" w:firstLine="398"/>
        <w:rPr>
          <w:ins w:id="1496" w:author="曹姝玥" w:date="2015-12-31T18:43:00Z"/>
          <w:b/>
        </w:rPr>
      </w:pPr>
    </w:p>
    <w:p w:rsidR="00FE008F" w:rsidRDefault="00FE008F">
      <w:pPr>
        <w:ind w:left="2962" w:firstLine="398"/>
        <w:rPr>
          <w:ins w:id="1497" w:author="曹姝玥" w:date="2015-12-31T18:43:00Z"/>
          <w:b/>
        </w:rPr>
      </w:pPr>
    </w:p>
    <w:p w:rsidR="00FE008F" w:rsidRDefault="00FE008F">
      <w:pPr>
        <w:ind w:left="2962" w:firstLine="398"/>
        <w:rPr>
          <w:ins w:id="1498" w:author="曹姝玥" w:date="2015-12-31T18:43:00Z"/>
          <w:b/>
        </w:rPr>
      </w:pPr>
    </w:p>
    <w:p w:rsidR="00FE008F" w:rsidRDefault="00FE008F">
      <w:pPr>
        <w:ind w:left="2962" w:firstLine="398"/>
        <w:rPr>
          <w:ins w:id="1499" w:author="曹姝玥" w:date="2015-12-31T18:43:00Z"/>
          <w:b/>
        </w:rPr>
      </w:pPr>
    </w:p>
    <w:p w:rsidR="00FE008F" w:rsidRDefault="00FE008F">
      <w:pPr>
        <w:ind w:left="2962" w:firstLine="398"/>
        <w:rPr>
          <w:ins w:id="1500" w:author="曹姝玥" w:date="2015-12-31T18:43:00Z"/>
          <w:b/>
        </w:rPr>
      </w:pPr>
    </w:p>
    <w:p w:rsidR="00FE008F" w:rsidRDefault="00FE008F">
      <w:pPr>
        <w:ind w:left="2962" w:firstLine="398"/>
        <w:rPr>
          <w:ins w:id="1501" w:author="曹姝玥" w:date="2015-12-31T18:43:00Z"/>
          <w:b/>
        </w:rPr>
      </w:pPr>
    </w:p>
    <w:p w:rsidR="00694684" w:rsidRDefault="00BC6B90">
      <w:pPr>
        <w:ind w:left="2962" w:firstLine="398"/>
        <w:rPr>
          <w:ins w:id="1502" w:author="曹姝玥" w:date="2015-12-31T18:43:00Z"/>
          <w:rFonts w:ascii="宋体" w:hAnsi="宋体"/>
          <w:b/>
          <w:bCs/>
        </w:rPr>
      </w:pPr>
      <w:r>
        <w:rPr>
          <w:rFonts w:hint="eastAsia"/>
          <w:b/>
        </w:rPr>
        <w:t>表</w:t>
      </w:r>
      <w:r>
        <w:rPr>
          <w:rFonts w:hint="eastAsia"/>
          <w:b/>
        </w:rPr>
        <w:t>38</w:t>
      </w:r>
      <w:r>
        <w:rPr>
          <w:rFonts w:ascii="宋体" w:hAnsi="宋体" w:hint="eastAsia"/>
          <w:b/>
          <w:bCs/>
        </w:rPr>
        <w:t xml:space="preserve"> StaffManage</w:t>
      </w:r>
      <w:r>
        <w:rPr>
          <w:rFonts w:ascii="宋体" w:hAnsi="宋体"/>
          <w:b/>
          <w:bCs/>
        </w:rPr>
        <w:t>的接口规范</w:t>
      </w:r>
    </w:p>
    <w:tbl>
      <w:tblPr>
        <w:tblStyle w:val="ae"/>
        <w:tblW w:w="8472" w:type="dxa"/>
        <w:tblLayout w:type="fixed"/>
        <w:tblLook w:val="04A0"/>
      </w:tblPr>
      <w:tblGrid>
        <w:gridCol w:w="2943"/>
        <w:gridCol w:w="641"/>
        <w:gridCol w:w="4888"/>
      </w:tblGrid>
      <w:tr w:rsidR="00FE008F" w:rsidTr="00A06AC7">
        <w:trPr>
          <w:ins w:id="1503"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504" w:author="曹姝玥" w:date="2015-12-31T18:43:00Z"/>
                <w:color w:val="FFFFFF"/>
              </w:rPr>
            </w:pPr>
            <w:ins w:id="1505" w:author="曹姝玥" w:date="2015-12-31T18:43:00Z">
              <w:r>
                <w:rPr>
                  <w:rFonts w:hint="eastAsia"/>
                  <w:b/>
                  <w:color w:val="FFFFFF"/>
                </w:rPr>
                <w:t>提供的服务（供接口）</w:t>
              </w:r>
            </w:ins>
          </w:p>
        </w:tc>
      </w:tr>
      <w:tr w:rsidR="00FE008F" w:rsidTr="00A06AC7">
        <w:trPr>
          <w:ins w:id="1506"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07" w:author="曹姝玥" w:date="2015-12-31T18:43:00Z"/>
                <w:color w:val="000000"/>
              </w:rPr>
            </w:pPr>
            <w:ins w:id="1508" w:author="曹姝玥" w:date="2015-12-31T18:43:00Z">
              <w:r>
                <w:rPr>
                  <w:color w:val="000000"/>
                  <w:sz w:val="22"/>
                </w:rPr>
                <w:t>StaffManage</w:t>
              </w:r>
              <w:r>
                <w:rPr>
                  <w:color w:val="000000"/>
                </w:rPr>
                <w:t>.changeAuthority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09" w:author="曹姝玥" w:date="2015-12-31T18:43:00Z"/>
                <w:color w:val="000000"/>
              </w:rPr>
            </w:pPr>
            <w:ins w:id="1510"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11" w:author="曹姝玥" w:date="2015-12-31T18:43:00Z"/>
                <w:color w:val="000000"/>
              </w:rPr>
            </w:pPr>
            <w:ins w:id="1512" w:author="曹姝玥" w:date="2015-12-31T18:43: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changeAuthority</w:t>
              </w:r>
              <w:r>
                <w:rPr>
                  <w:rFonts w:hint="eastAsia"/>
                  <w:color w:val="000000"/>
                </w:rPr>
                <w:t xml:space="preserve"> (</w:t>
              </w:r>
              <w:r>
                <w:rPr>
                  <w:color w:val="000000"/>
                </w:rPr>
                <w:t>ArrayList&lt;Integer&gt; authority</w:t>
              </w:r>
              <w:r>
                <w:rPr>
                  <w:rFonts w:hint="eastAsia"/>
                  <w:color w:val="000000"/>
                </w:rPr>
                <w:t>,String position)</w:t>
              </w:r>
            </w:ins>
          </w:p>
        </w:tc>
      </w:tr>
      <w:tr w:rsidR="00FE008F" w:rsidTr="00A06AC7">
        <w:trPr>
          <w:ins w:id="1513"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14"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15" w:author="曹姝玥" w:date="2015-12-31T18:43:00Z"/>
                <w:color w:val="000000"/>
              </w:rPr>
            </w:pPr>
            <w:ins w:id="1516"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17" w:author="曹姝玥" w:date="2015-12-31T18:43:00Z"/>
                <w:color w:val="000000"/>
              </w:rPr>
            </w:pPr>
            <w:ins w:id="1518" w:author="曹姝玥" w:date="2015-12-31T18:43:00Z">
              <w:r>
                <w:rPr>
                  <w:rFonts w:hint="eastAsia"/>
                  <w:color w:val="000000"/>
                </w:rPr>
                <w:t>管理员启动员工帐号管理</w:t>
              </w:r>
            </w:ins>
          </w:p>
        </w:tc>
      </w:tr>
      <w:tr w:rsidR="00FE008F" w:rsidTr="00A06AC7">
        <w:trPr>
          <w:ins w:id="1519"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20"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21" w:author="曹姝玥" w:date="2015-12-31T18:43:00Z"/>
                <w:color w:val="000000"/>
              </w:rPr>
            </w:pPr>
            <w:ins w:id="1522"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23" w:author="曹姝玥" w:date="2015-12-31T18:43:00Z"/>
                <w:color w:val="000000"/>
              </w:rPr>
            </w:pPr>
            <w:ins w:id="1524" w:author="曹姝玥" w:date="2015-12-31T18:43:00Z">
              <w:r>
                <w:rPr>
                  <w:rFonts w:hint="eastAsia"/>
                  <w:color w:val="000000"/>
                </w:rPr>
                <w:t>在一次员工帐号管理中</w:t>
              </w:r>
              <w:r>
                <w:rPr>
                  <w:color w:val="000000"/>
                </w:rPr>
                <w:t>修改相应职位的权限</w:t>
              </w:r>
            </w:ins>
          </w:p>
        </w:tc>
      </w:tr>
      <w:tr w:rsidR="00FE008F" w:rsidTr="00A06AC7">
        <w:trPr>
          <w:ins w:id="1525"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26" w:author="曹姝玥" w:date="2015-12-31T18:43:00Z"/>
                <w:color w:val="000000"/>
              </w:rPr>
            </w:pPr>
            <w:ins w:id="1527" w:author="曹姝玥" w:date="2015-12-31T18:43:00Z">
              <w:r>
                <w:rPr>
                  <w:color w:val="000000"/>
                  <w:sz w:val="22"/>
                </w:rPr>
                <w:t>StaffManage</w:t>
              </w:r>
              <w:r>
                <w:rPr>
                  <w:color w:val="000000"/>
                </w:rPr>
                <w:t>. getStaffInfo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28" w:author="曹姝玥" w:date="2015-12-31T18:43:00Z"/>
                <w:color w:val="000000"/>
              </w:rPr>
            </w:pPr>
            <w:ins w:id="1529"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30" w:author="曹姝玥" w:date="2015-12-31T18:43:00Z"/>
                <w:color w:val="000000"/>
              </w:rPr>
            </w:pPr>
            <w:ins w:id="1531" w:author="曹姝玥" w:date="2015-12-31T18:43:00Z">
              <w:r>
                <w:rPr>
                  <w:color w:val="000000"/>
                </w:rPr>
                <w:t>P</w:t>
              </w:r>
              <w:r>
                <w:rPr>
                  <w:rFonts w:hint="eastAsia"/>
                  <w:color w:val="000000"/>
                </w:rPr>
                <w:t xml:space="preserve">ublic </w:t>
              </w:r>
              <w:r>
                <w:rPr>
                  <w:color w:val="000000"/>
                </w:rPr>
                <w:t>StaffInfoVO getStaffInfo</w:t>
              </w:r>
              <w:r>
                <w:rPr>
                  <w:rFonts w:hint="eastAsia"/>
                  <w:color w:val="000000"/>
                </w:rPr>
                <w:t xml:space="preserve"> (long </w:t>
              </w:r>
              <w:r>
                <w:rPr>
                  <w:color w:val="000000"/>
                </w:rPr>
                <w:t>Staf</w:t>
              </w:r>
              <w:r>
                <w:rPr>
                  <w:rFonts w:hint="eastAsia"/>
                  <w:color w:val="000000"/>
                </w:rPr>
                <w:t>fId)</w:t>
              </w:r>
            </w:ins>
          </w:p>
        </w:tc>
      </w:tr>
      <w:tr w:rsidR="00FE008F" w:rsidTr="00A06AC7">
        <w:trPr>
          <w:ins w:id="1532"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33"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34" w:author="曹姝玥" w:date="2015-12-31T18:43:00Z"/>
                <w:color w:val="000000"/>
              </w:rPr>
            </w:pPr>
            <w:ins w:id="1535" w:author="曹姝玥" w:date="2015-12-31T18:43:00Z">
              <w:r>
                <w:rPr>
                  <w:rFonts w:hint="eastAsia"/>
                  <w:color w:val="000000"/>
                </w:rPr>
                <w:t>前置</w:t>
              </w:r>
              <w:r>
                <w:rPr>
                  <w:rFonts w:hint="eastAsia"/>
                  <w:color w:val="000000"/>
                </w:rPr>
                <w:lastRenderedPageBreak/>
                <w:t>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36" w:author="曹姝玥" w:date="2015-12-31T18:43:00Z"/>
                <w:color w:val="000000"/>
              </w:rPr>
            </w:pPr>
            <w:ins w:id="1537" w:author="曹姝玥" w:date="2015-12-31T18:43:00Z">
              <w:r>
                <w:rPr>
                  <w:rFonts w:hint="eastAsia"/>
                  <w:color w:val="000000"/>
                </w:rPr>
                <w:lastRenderedPageBreak/>
                <w:t>管理员启动员工帐号管理</w:t>
              </w:r>
            </w:ins>
          </w:p>
        </w:tc>
      </w:tr>
      <w:tr w:rsidR="00FE008F" w:rsidTr="00A06AC7">
        <w:trPr>
          <w:ins w:id="1538"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39"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40" w:author="曹姝玥" w:date="2015-12-31T18:43:00Z"/>
                <w:color w:val="000000"/>
              </w:rPr>
            </w:pPr>
            <w:ins w:id="1541"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42" w:author="曹姝玥" w:date="2015-12-31T18:43:00Z"/>
                <w:color w:val="000000"/>
              </w:rPr>
            </w:pPr>
            <w:ins w:id="1543" w:author="曹姝玥" w:date="2015-12-31T18:43:00Z">
              <w:r>
                <w:rPr>
                  <w:rFonts w:hint="eastAsia"/>
                  <w:color w:val="000000"/>
                </w:rPr>
                <w:t>在一次员工帐号管理中获得员工信息</w:t>
              </w:r>
            </w:ins>
          </w:p>
        </w:tc>
      </w:tr>
      <w:tr w:rsidR="00FE008F" w:rsidTr="00A06AC7">
        <w:trPr>
          <w:ins w:id="1544"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45" w:author="曹姝玥" w:date="2015-12-31T18:43:00Z"/>
                <w:color w:val="000000"/>
              </w:rPr>
            </w:pPr>
            <w:ins w:id="1546" w:author="曹姝玥" w:date="2015-12-31T18:43:00Z">
              <w:r>
                <w:rPr>
                  <w:color w:val="000000"/>
                  <w:sz w:val="22"/>
                </w:rPr>
                <w:t>StaffManage</w:t>
              </w:r>
              <w:r>
                <w:rPr>
                  <w:color w:val="000000"/>
                </w:rPr>
                <w:t>. addStaffInfo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47" w:author="曹姝玥" w:date="2015-12-31T18:43:00Z"/>
                <w:color w:val="000000"/>
              </w:rPr>
            </w:pPr>
            <w:ins w:id="1548"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49" w:author="曹姝玥" w:date="2015-12-31T18:43:00Z"/>
                <w:color w:val="000000"/>
              </w:rPr>
            </w:pPr>
            <w:ins w:id="1550" w:author="曹姝玥" w:date="2015-12-31T18:43: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addStaffInfo</w:t>
              </w:r>
              <w:r>
                <w:rPr>
                  <w:rFonts w:hint="eastAsia"/>
                  <w:color w:val="000000"/>
                </w:rPr>
                <w:t xml:space="preserve"> (</w:t>
              </w:r>
              <w:r>
                <w:rPr>
                  <w:color w:val="000000"/>
                </w:rPr>
                <w:t>StaffInfoVO StaffInfo</w:t>
              </w:r>
              <w:r>
                <w:rPr>
                  <w:rFonts w:hint="eastAsia"/>
                  <w:color w:val="000000"/>
                </w:rPr>
                <w:t>)</w:t>
              </w:r>
            </w:ins>
          </w:p>
        </w:tc>
      </w:tr>
      <w:tr w:rsidR="00FE008F" w:rsidTr="00A06AC7">
        <w:trPr>
          <w:ins w:id="1551"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52"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53" w:author="曹姝玥" w:date="2015-12-31T18:43:00Z"/>
                <w:color w:val="000000"/>
              </w:rPr>
            </w:pPr>
            <w:ins w:id="1554"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55" w:author="曹姝玥" w:date="2015-12-31T18:43:00Z"/>
                <w:color w:val="000000"/>
              </w:rPr>
            </w:pPr>
            <w:ins w:id="1556" w:author="曹姝玥" w:date="2015-12-31T18:43:00Z">
              <w:r>
                <w:rPr>
                  <w:rFonts w:hint="eastAsia"/>
                  <w:color w:val="000000"/>
                </w:rPr>
                <w:t>管理员启动员工帐号管理</w:t>
              </w:r>
            </w:ins>
          </w:p>
        </w:tc>
      </w:tr>
      <w:tr w:rsidR="00FE008F" w:rsidTr="00A06AC7">
        <w:trPr>
          <w:ins w:id="1557"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58"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59" w:author="曹姝玥" w:date="2015-12-31T18:43:00Z"/>
                <w:color w:val="000000"/>
              </w:rPr>
            </w:pPr>
            <w:ins w:id="1560"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61" w:author="曹姝玥" w:date="2015-12-31T18:43:00Z"/>
                <w:color w:val="000000"/>
              </w:rPr>
            </w:pPr>
            <w:ins w:id="1562" w:author="曹姝玥" w:date="2015-12-31T18:43:00Z">
              <w:r>
                <w:rPr>
                  <w:rFonts w:hint="eastAsia"/>
                  <w:color w:val="000000"/>
                </w:rPr>
                <w:t>在一次员工帐号管理中增加员工帐号信息</w:t>
              </w:r>
            </w:ins>
          </w:p>
        </w:tc>
      </w:tr>
      <w:tr w:rsidR="00FE008F" w:rsidTr="00A06AC7">
        <w:trPr>
          <w:trHeight w:val="105"/>
          <w:ins w:id="1563"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64" w:author="曹姝玥" w:date="2015-12-31T18:43:00Z"/>
                <w:color w:val="000000"/>
              </w:rPr>
            </w:pPr>
            <w:ins w:id="1565" w:author="曹姝玥" w:date="2015-12-31T18:43:00Z">
              <w:r>
                <w:rPr>
                  <w:color w:val="000000"/>
                  <w:sz w:val="22"/>
                </w:rPr>
                <w:t>StaffManage</w:t>
              </w:r>
              <w:r>
                <w:rPr>
                  <w:color w:val="000000"/>
                </w:rPr>
                <w:t>. deleteStaff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66" w:author="曹姝玥" w:date="2015-12-31T18:43:00Z"/>
                <w:color w:val="000000"/>
              </w:rPr>
            </w:pPr>
            <w:ins w:id="1567"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68" w:author="曹姝玥" w:date="2015-12-31T18:43:00Z"/>
                <w:color w:val="000000"/>
              </w:rPr>
            </w:pPr>
            <w:ins w:id="1569" w:author="曹姝玥" w:date="2015-12-31T18:43:00Z">
              <w:r>
                <w:rPr>
                  <w:color w:val="000000"/>
                </w:rPr>
                <w:t>P</w:t>
              </w:r>
              <w:r>
                <w:rPr>
                  <w:rFonts w:hint="eastAsia"/>
                  <w:color w:val="000000"/>
                </w:rPr>
                <w:t>ublic</w:t>
              </w:r>
              <w:r>
                <w:rPr>
                  <w:color w:val="000000"/>
                </w:rPr>
                <w:t xml:space="preserve"> </w:t>
              </w:r>
              <w:r>
                <w:rPr>
                  <w:rFonts w:hint="eastAsia"/>
                  <w:color w:val="000000"/>
                </w:rPr>
                <w:t>void</w:t>
              </w:r>
              <w:r>
                <w:rPr>
                  <w:color w:val="000000"/>
                </w:rPr>
                <w:t xml:space="preserve"> delete</w:t>
              </w:r>
              <w:r>
                <w:rPr>
                  <w:rFonts w:hint="eastAsia"/>
                  <w:color w:val="000000"/>
                </w:rPr>
                <w:t>S</w:t>
              </w:r>
              <w:r>
                <w:rPr>
                  <w:color w:val="000000"/>
                </w:rPr>
                <w:t>taff</w:t>
              </w:r>
              <w:r>
                <w:rPr>
                  <w:rFonts w:hint="eastAsia"/>
                  <w:color w:val="000000"/>
                </w:rPr>
                <w:t xml:space="preserve"> (long </w:t>
              </w:r>
              <w:r>
                <w:rPr>
                  <w:color w:val="000000"/>
                </w:rPr>
                <w:t>Staf</w:t>
              </w:r>
              <w:r>
                <w:rPr>
                  <w:rFonts w:hint="eastAsia"/>
                  <w:color w:val="000000"/>
                </w:rPr>
                <w:t>fId)</w:t>
              </w:r>
            </w:ins>
          </w:p>
        </w:tc>
      </w:tr>
      <w:tr w:rsidR="00FE008F" w:rsidTr="00A06AC7">
        <w:trPr>
          <w:trHeight w:val="105"/>
          <w:ins w:id="1570"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71"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72" w:author="曹姝玥" w:date="2015-12-31T18:43:00Z"/>
                <w:color w:val="000000"/>
              </w:rPr>
            </w:pPr>
            <w:ins w:id="1573"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74" w:author="曹姝玥" w:date="2015-12-31T18:43:00Z"/>
                <w:color w:val="000000"/>
              </w:rPr>
            </w:pPr>
            <w:ins w:id="1575" w:author="曹姝玥" w:date="2015-12-31T18:43:00Z">
              <w:r>
                <w:rPr>
                  <w:rFonts w:hint="eastAsia"/>
                  <w:color w:val="000000"/>
                </w:rPr>
                <w:t>管理员启动员工帐号管理</w:t>
              </w:r>
            </w:ins>
          </w:p>
        </w:tc>
      </w:tr>
      <w:tr w:rsidR="00FE008F" w:rsidTr="00A06AC7">
        <w:trPr>
          <w:trHeight w:val="105"/>
          <w:ins w:id="1576"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77"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78" w:author="曹姝玥" w:date="2015-12-31T18:43:00Z"/>
                <w:color w:val="000000"/>
              </w:rPr>
            </w:pPr>
            <w:ins w:id="1579"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80" w:author="曹姝玥" w:date="2015-12-31T18:43:00Z"/>
                <w:color w:val="000000"/>
              </w:rPr>
            </w:pPr>
            <w:ins w:id="1581" w:author="曹姝玥" w:date="2015-12-31T18:43:00Z">
              <w:r>
                <w:rPr>
                  <w:rFonts w:hint="eastAsia"/>
                  <w:color w:val="000000"/>
                </w:rPr>
                <w:t>在一次员工帐号管理中删除员工帐号信息</w:t>
              </w:r>
            </w:ins>
          </w:p>
        </w:tc>
      </w:tr>
      <w:tr w:rsidR="00FE008F" w:rsidTr="00A06AC7">
        <w:trPr>
          <w:ins w:id="1582"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83" w:author="曹姝玥" w:date="2015-12-31T18:43:00Z"/>
                <w:color w:val="000000"/>
              </w:rPr>
            </w:pPr>
            <w:ins w:id="1584" w:author="曹姝玥" w:date="2015-12-31T18:43:00Z">
              <w:r>
                <w:rPr>
                  <w:color w:val="000000"/>
                  <w:sz w:val="22"/>
                </w:rPr>
                <w:t>StaffManage</w:t>
              </w:r>
              <w:r>
                <w:rPr>
                  <w:color w:val="000000"/>
                </w:rPr>
                <w:t>.endManagement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85" w:author="曹姝玥" w:date="2015-12-31T18:43:00Z"/>
                <w:color w:val="000000"/>
              </w:rPr>
            </w:pPr>
            <w:ins w:id="1586"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87" w:author="曹姝玥" w:date="2015-12-31T18:43:00Z"/>
                <w:color w:val="000000"/>
              </w:rPr>
            </w:pPr>
            <w:ins w:id="1588" w:author="曹姝玥" w:date="2015-12-31T18:43: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endManagement</w:t>
              </w:r>
              <w:r>
                <w:rPr>
                  <w:rFonts w:hint="eastAsia"/>
                  <w:color w:val="000000"/>
                </w:rPr>
                <w:t>()</w:t>
              </w:r>
            </w:ins>
          </w:p>
        </w:tc>
      </w:tr>
      <w:tr w:rsidR="00FE008F" w:rsidTr="00A06AC7">
        <w:trPr>
          <w:ins w:id="1589"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90"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91" w:author="曹姝玥" w:date="2015-12-31T18:43:00Z"/>
                <w:color w:val="000000"/>
              </w:rPr>
            </w:pPr>
            <w:ins w:id="1592"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93" w:author="曹姝玥" w:date="2015-12-31T18:43:00Z"/>
                <w:color w:val="000000"/>
              </w:rPr>
            </w:pPr>
            <w:ins w:id="1594" w:author="曹姝玥" w:date="2015-12-31T18:43:00Z">
              <w:r>
                <w:rPr>
                  <w:rFonts w:hint="eastAsia"/>
                  <w:color w:val="000000"/>
                </w:rPr>
                <w:t>已确认所有管理</w:t>
              </w:r>
            </w:ins>
          </w:p>
        </w:tc>
      </w:tr>
      <w:tr w:rsidR="00FE008F" w:rsidTr="00A06AC7">
        <w:trPr>
          <w:ins w:id="1595"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96"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97" w:author="曹姝玥" w:date="2015-12-31T18:43:00Z"/>
                <w:color w:val="000000"/>
              </w:rPr>
            </w:pPr>
            <w:ins w:id="1598"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99" w:author="曹姝玥" w:date="2015-12-31T18:43:00Z"/>
                <w:color w:val="000000"/>
              </w:rPr>
            </w:pPr>
            <w:ins w:id="1600" w:author="曹姝玥" w:date="2015-12-31T18:43:00Z">
              <w:r>
                <w:rPr>
                  <w:rFonts w:hint="eastAsia"/>
                  <w:color w:val="000000"/>
                </w:rPr>
                <w:t>保存操作日志，保存所有已更新数据</w:t>
              </w:r>
            </w:ins>
          </w:p>
        </w:tc>
      </w:tr>
      <w:tr w:rsidR="00FE008F" w:rsidTr="00A06AC7">
        <w:trPr>
          <w:trHeight w:val="105"/>
          <w:ins w:id="1601"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602" w:author="曹姝玥" w:date="2015-12-31T18:43:00Z"/>
                <w:color w:val="000000"/>
              </w:rPr>
            </w:pPr>
            <w:ins w:id="1603" w:author="曹姝玥" w:date="2015-12-31T18:43:00Z">
              <w:r>
                <w:rPr>
                  <w:color w:val="000000"/>
                  <w:sz w:val="22"/>
                </w:rPr>
                <w:t>StaffManage</w:t>
              </w:r>
              <w:r>
                <w:rPr>
                  <w:color w:val="000000"/>
                </w:rPr>
                <w:t>. getAllStaff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04" w:author="曹姝玥" w:date="2015-12-31T18:43:00Z"/>
                <w:color w:val="000000"/>
              </w:rPr>
            </w:pPr>
            <w:ins w:id="1605"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06" w:author="曹姝玥" w:date="2015-12-31T18:43:00Z"/>
                <w:color w:val="000000"/>
              </w:rPr>
            </w:pPr>
            <w:ins w:id="1607" w:author="曹姝玥" w:date="2015-12-31T18:43:00Z">
              <w:r>
                <w:rPr>
                  <w:color w:val="000000"/>
                </w:rPr>
                <w:t>P</w:t>
              </w:r>
              <w:r>
                <w:rPr>
                  <w:rFonts w:hint="eastAsia"/>
                  <w:color w:val="000000"/>
                </w:rPr>
                <w:t>ublic</w:t>
              </w:r>
              <w:r>
                <w:rPr>
                  <w:color w:val="000000"/>
                </w:rPr>
                <w:t xml:space="preserve"> ArrayList&lt;StaffInfoVO&gt; </w:t>
              </w:r>
              <w:r>
                <w:rPr>
                  <w:rFonts w:hint="eastAsia"/>
                  <w:color w:val="000000"/>
                </w:rPr>
                <w:t>getAllS</w:t>
              </w:r>
              <w:r>
                <w:rPr>
                  <w:color w:val="000000"/>
                </w:rPr>
                <w:t>taff</w:t>
              </w:r>
              <w:r>
                <w:rPr>
                  <w:rFonts w:hint="eastAsia"/>
                  <w:color w:val="000000"/>
                </w:rPr>
                <w:t xml:space="preserve"> ()</w:t>
              </w:r>
            </w:ins>
          </w:p>
        </w:tc>
      </w:tr>
      <w:tr w:rsidR="00FE008F" w:rsidTr="00A06AC7">
        <w:trPr>
          <w:trHeight w:val="105"/>
          <w:ins w:id="1608"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609"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10" w:author="曹姝玥" w:date="2015-12-31T18:43:00Z"/>
                <w:color w:val="000000"/>
              </w:rPr>
            </w:pPr>
            <w:ins w:id="1611"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12" w:author="曹姝玥" w:date="2015-12-31T18:43:00Z"/>
                <w:color w:val="000000"/>
              </w:rPr>
            </w:pPr>
            <w:ins w:id="1613" w:author="曹姝玥" w:date="2015-12-31T18:43:00Z">
              <w:r>
                <w:rPr>
                  <w:rFonts w:hint="eastAsia"/>
                  <w:color w:val="000000"/>
                </w:rPr>
                <w:t>管理员启动员工帐号管理</w:t>
              </w:r>
            </w:ins>
          </w:p>
        </w:tc>
      </w:tr>
      <w:tr w:rsidR="00FE008F" w:rsidTr="00A06AC7">
        <w:trPr>
          <w:trHeight w:val="105"/>
          <w:ins w:id="1614"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615"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16" w:author="曹姝玥" w:date="2015-12-31T18:43:00Z"/>
                <w:color w:val="000000"/>
              </w:rPr>
            </w:pPr>
            <w:ins w:id="1617"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18" w:author="曹姝玥" w:date="2015-12-31T18:43:00Z"/>
                <w:color w:val="000000"/>
              </w:rPr>
            </w:pPr>
            <w:ins w:id="1619" w:author="曹姝玥" w:date="2015-12-31T18:43:00Z">
              <w:r>
                <w:rPr>
                  <w:rFonts w:hint="eastAsia"/>
                  <w:color w:val="000000"/>
                </w:rPr>
                <w:t>在一次员工帐号管理中获得所有员工帐号信息</w:t>
              </w:r>
            </w:ins>
          </w:p>
        </w:tc>
      </w:tr>
      <w:tr w:rsidR="00FE008F" w:rsidTr="00A06AC7">
        <w:trPr>
          <w:trHeight w:val="105"/>
          <w:ins w:id="1620" w:author="曹姝玥" w:date="2015-12-31T18:43: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621" w:author="曹姝玥" w:date="2015-12-31T18:43:00Z"/>
                <w:color w:val="000000"/>
              </w:rPr>
            </w:pPr>
            <w:ins w:id="1622" w:author="曹姝玥" w:date="2015-12-31T18:43:00Z">
              <w:r>
                <w:rPr>
                  <w:rFonts w:hint="eastAsia"/>
                  <w:color w:val="000000"/>
                </w:rPr>
                <w:t>Salary.changeSalary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23" w:author="曹姝玥" w:date="2015-12-31T18:43:00Z"/>
                <w:color w:val="000000"/>
              </w:rPr>
            </w:pPr>
            <w:ins w:id="1624"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25" w:author="曹姝玥" w:date="2015-12-31T18:43:00Z"/>
                <w:color w:val="000000"/>
              </w:rPr>
            </w:pPr>
            <w:ins w:id="1626" w:author="曹姝玥" w:date="2015-12-31T18:43:00Z">
              <w:r>
                <w:rPr>
                  <w:rFonts w:hint="eastAsia"/>
                  <w:color w:val="000000"/>
                </w:rPr>
                <w:t>Public boolean changeSalary(long StaffId,SalaryVO salary)</w:t>
              </w:r>
            </w:ins>
          </w:p>
        </w:tc>
      </w:tr>
      <w:tr w:rsidR="00FE008F" w:rsidTr="00A06AC7">
        <w:trPr>
          <w:trHeight w:val="105"/>
          <w:ins w:id="1627"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28"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29" w:author="曹姝玥" w:date="2015-12-31T18:43:00Z"/>
                <w:color w:val="000000"/>
              </w:rPr>
            </w:pPr>
            <w:ins w:id="1630"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31" w:author="曹姝玥" w:date="2015-12-31T18:43:00Z"/>
                <w:color w:val="000000"/>
              </w:rPr>
            </w:pPr>
            <w:ins w:id="1632" w:author="曹姝玥" w:date="2015-12-31T18:43:00Z">
              <w:r>
                <w:rPr>
                  <w:rFonts w:hint="eastAsia"/>
                  <w:color w:val="000000"/>
                </w:rPr>
                <w:t>总经理启动人员机构管理</w:t>
              </w:r>
            </w:ins>
          </w:p>
        </w:tc>
      </w:tr>
      <w:tr w:rsidR="00FE008F" w:rsidTr="00A06AC7">
        <w:trPr>
          <w:trHeight w:val="105"/>
          <w:ins w:id="1633"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34"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35" w:author="曹姝玥" w:date="2015-12-31T18:43:00Z"/>
                <w:color w:val="000000"/>
              </w:rPr>
            </w:pPr>
            <w:ins w:id="1636"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37" w:author="曹姝玥" w:date="2015-12-31T18:43:00Z"/>
                <w:color w:val="000000"/>
              </w:rPr>
            </w:pPr>
            <w:ins w:id="1638" w:author="曹姝玥" w:date="2015-12-31T18:43:00Z">
              <w:r>
                <w:rPr>
                  <w:rFonts w:hint="eastAsia"/>
                  <w:color w:val="000000"/>
                </w:rPr>
                <w:t>在一次人员机构管理中调整人员工资</w:t>
              </w:r>
            </w:ins>
          </w:p>
        </w:tc>
      </w:tr>
      <w:tr w:rsidR="00FE008F" w:rsidTr="00A06AC7">
        <w:trPr>
          <w:trHeight w:val="105"/>
          <w:ins w:id="1639" w:author="曹姝玥" w:date="2015-12-31T18:43: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640" w:author="曹姝玥" w:date="2015-12-31T18:43:00Z"/>
                <w:color w:val="000000"/>
              </w:rPr>
            </w:pPr>
            <w:ins w:id="1641" w:author="曹姝玥" w:date="2015-12-31T18:43:00Z">
              <w:r>
                <w:rPr>
                  <w:rFonts w:hint="eastAsia"/>
                  <w:color w:val="000000"/>
                </w:rPr>
                <w:t>Position.</w:t>
              </w:r>
              <w:r>
                <w:t xml:space="preserve"> </w:t>
              </w:r>
              <w:r>
                <w:rPr>
                  <w:color w:val="000000"/>
                </w:rPr>
                <w:t>initialAuthority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42" w:author="曹姝玥" w:date="2015-12-31T18:43:00Z"/>
                <w:color w:val="000000"/>
              </w:rPr>
            </w:pPr>
            <w:ins w:id="1643"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44" w:author="曹姝玥" w:date="2015-12-31T18:43:00Z"/>
                <w:color w:val="000000"/>
              </w:rPr>
            </w:pPr>
            <w:ins w:id="1645" w:author="曹姝玥" w:date="2015-12-31T18:43:00Z">
              <w:r>
                <w:rPr>
                  <w:rFonts w:hint="eastAsia"/>
                  <w:color w:val="000000"/>
                </w:rPr>
                <w:t xml:space="preserve">Public </w:t>
              </w:r>
              <w:r>
                <w:rPr>
                  <w:color w:val="000000"/>
                </w:rPr>
                <w:t>ArrayList&lt;Integer&gt; initialAuthority(StaffInfoVO staff)</w:t>
              </w:r>
            </w:ins>
          </w:p>
        </w:tc>
      </w:tr>
      <w:tr w:rsidR="00FE008F" w:rsidTr="00A06AC7">
        <w:trPr>
          <w:trHeight w:val="105"/>
          <w:ins w:id="1646"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47"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48" w:author="曹姝玥" w:date="2015-12-31T18:43:00Z"/>
                <w:color w:val="000000"/>
              </w:rPr>
            </w:pPr>
            <w:ins w:id="1649"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50" w:author="曹姝玥" w:date="2015-12-31T18:43:00Z"/>
                <w:color w:val="000000"/>
              </w:rPr>
            </w:pPr>
            <w:ins w:id="1651" w:author="曹姝玥" w:date="2015-12-31T18:43:00Z">
              <w:r>
                <w:rPr>
                  <w:rFonts w:hint="eastAsia"/>
                  <w:color w:val="000000"/>
                </w:rPr>
                <w:t>管理员启动员工帐号管理</w:t>
              </w:r>
            </w:ins>
          </w:p>
        </w:tc>
      </w:tr>
      <w:tr w:rsidR="00FE008F" w:rsidTr="00A06AC7">
        <w:trPr>
          <w:trHeight w:val="105"/>
          <w:ins w:id="1652"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53"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54" w:author="曹姝玥" w:date="2015-12-31T18:43:00Z"/>
                <w:color w:val="000000"/>
              </w:rPr>
            </w:pPr>
            <w:ins w:id="1655"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56" w:author="曹姝玥" w:date="2015-12-31T18:43:00Z"/>
                <w:color w:val="000000"/>
              </w:rPr>
            </w:pPr>
            <w:ins w:id="1657" w:author="曹姝玥" w:date="2015-12-31T18:43:00Z">
              <w:r>
                <w:rPr>
                  <w:rFonts w:hint="eastAsia"/>
                  <w:color w:val="000000"/>
                </w:rPr>
                <w:t>在一次员工帐号管理中初始化新增员工权限</w:t>
              </w:r>
            </w:ins>
          </w:p>
        </w:tc>
      </w:tr>
      <w:tr w:rsidR="00FE008F" w:rsidTr="00A06AC7">
        <w:trPr>
          <w:trHeight w:val="105"/>
          <w:ins w:id="1658" w:author="曹姝玥" w:date="2015-12-31T18:43: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659" w:author="曹姝玥" w:date="2015-12-31T18:43:00Z"/>
                <w:color w:val="000000"/>
              </w:rPr>
            </w:pPr>
            <w:ins w:id="1660" w:author="曹姝玥" w:date="2015-12-31T18:43:00Z">
              <w:r>
                <w:rPr>
                  <w:rFonts w:hint="eastAsia"/>
                  <w:color w:val="000000"/>
                </w:rPr>
                <w:t>Position.</w:t>
              </w:r>
              <w:r>
                <w:t xml:space="preserve"> </w:t>
              </w:r>
              <w:r>
                <w:rPr>
                  <w:color w:val="000000"/>
                </w:rPr>
                <w:t>changeStaffPosition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61" w:author="曹姝玥" w:date="2015-12-31T18:43:00Z"/>
                <w:color w:val="000000"/>
              </w:rPr>
            </w:pPr>
            <w:ins w:id="1662"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63" w:author="曹姝玥" w:date="2015-12-31T18:43:00Z"/>
                <w:color w:val="000000"/>
              </w:rPr>
            </w:pPr>
            <w:ins w:id="1664" w:author="曹姝玥" w:date="2015-12-31T18:43:00Z">
              <w:r>
                <w:rPr>
                  <w:rFonts w:hint="eastAsia"/>
                  <w:color w:val="000000"/>
                </w:rPr>
                <w:t>Public boolean</w:t>
              </w:r>
            </w:ins>
            <w:ins w:id="1665" w:author="曹姝玥" w:date="2015-12-31T18:48:00Z">
              <w:r>
                <w:rPr>
                  <w:rFonts w:hint="eastAsia"/>
                  <w:color w:val="000000"/>
                </w:rPr>
                <w:t xml:space="preserve"> </w:t>
              </w:r>
            </w:ins>
            <w:ins w:id="1666" w:author="曹姝玥" w:date="2015-12-31T18:43:00Z">
              <w:r>
                <w:rPr>
                  <w:color w:val="000000"/>
                </w:rPr>
                <w:t>changeStaffPosition(String position, long StaffId)</w:t>
              </w:r>
            </w:ins>
          </w:p>
        </w:tc>
      </w:tr>
      <w:tr w:rsidR="00FE008F" w:rsidTr="00A06AC7">
        <w:trPr>
          <w:trHeight w:val="105"/>
          <w:ins w:id="1667"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68"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69" w:author="曹姝玥" w:date="2015-12-31T18:43:00Z"/>
                <w:color w:val="000000"/>
              </w:rPr>
            </w:pPr>
            <w:ins w:id="1670"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71" w:author="曹姝玥" w:date="2015-12-31T18:43:00Z"/>
                <w:color w:val="000000"/>
              </w:rPr>
            </w:pPr>
            <w:ins w:id="1672" w:author="曹姝玥" w:date="2015-12-31T18:43:00Z">
              <w:r>
                <w:rPr>
                  <w:rFonts w:hint="eastAsia"/>
                  <w:color w:val="000000"/>
                </w:rPr>
                <w:t>总经理启动人员机构管理</w:t>
              </w:r>
            </w:ins>
          </w:p>
        </w:tc>
      </w:tr>
      <w:tr w:rsidR="00FE008F" w:rsidTr="00A06AC7">
        <w:trPr>
          <w:trHeight w:val="105"/>
          <w:ins w:id="1673"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74"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75" w:author="曹姝玥" w:date="2015-12-31T18:43:00Z"/>
                <w:color w:val="000000"/>
              </w:rPr>
            </w:pPr>
            <w:ins w:id="1676"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77" w:author="曹姝玥" w:date="2015-12-31T18:43:00Z"/>
                <w:color w:val="000000"/>
              </w:rPr>
            </w:pPr>
            <w:ins w:id="1678" w:author="曹姝玥" w:date="2015-12-31T18:43:00Z">
              <w:r>
                <w:rPr>
                  <w:rFonts w:hint="eastAsia"/>
                  <w:color w:val="000000"/>
                </w:rPr>
                <w:t>在一次人员机构管理中调整人员职位</w:t>
              </w:r>
            </w:ins>
          </w:p>
        </w:tc>
      </w:tr>
      <w:tr w:rsidR="00FE008F" w:rsidTr="00A06AC7">
        <w:trPr>
          <w:trHeight w:val="105"/>
          <w:ins w:id="1679" w:author="曹姝玥" w:date="2015-12-31T18:43: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680" w:author="曹姝玥" w:date="2015-12-31T18:43:00Z"/>
                <w:color w:val="000000"/>
              </w:rPr>
            </w:pPr>
            <w:ins w:id="1681" w:author="曹姝玥" w:date="2015-12-31T18:43:00Z">
              <w:r>
                <w:rPr>
                  <w:rFonts w:hint="eastAsia"/>
                  <w:color w:val="000000"/>
                </w:rPr>
                <w:t>Position.</w:t>
              </w:r>
              <w:r>
                <w:t xml:space="preserve"> </w:t>
              </w:r>
              <w:r>
                <w:rPr>
                  <w:color w:val="000000"/>
                </w:rPr>
                <w:t>setCity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82" w:author="曹姝玥" w:date="2015-12-31T18:43:00Z"/>
                <w:color w:val="000000"/>
              </w:rPr>
            </w:pPr>
            <w:ins w:id="1683"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84" w:author="曹姝玥" w:date="2015-12-31T18:43:00Z"/>
                <w:color w:val="000000"/>
              </w:rPr>
            </w:pPr>
            <w:ins w:id="1685" w:author="曹姝玥" w:date="2015-12-31T18:43:00Z">
              <w:r>
                <w:rPr>
                  <w:rFonts w:hint="eastAsia"/>
                  <w:color w:val="000000"/>
                </w:rPr>
                <w:t xml:space="preserve">Public boolean </w:t>
              </w:r>
              <w:r>
                <w:rPr>
                  <w:color w:val="000000"/>
                </w:rPr>
                <w:t>setCity(String city, long StaffId)</w:t>
              </w:r>
            </w:ins>
          </w:p>
        </w:tc>
      </w:tr>
      <w:tr w:rsidR="00FE008F" w:rsidTr="00A06AC7">
        <w:trPr>
          <w:trHeight w:val="105"/>
          <w:ins w:id="1686"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87"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88" w:author="曹姝玥" w:date="2015-12-31T18:43:00Z"/>
                <w:color w:val="000000"/>
              </w:rPr>
            </w:pPr>
            <w:ins w:id="1689" w:author="曹姝玥" w:date="2015-12-31T18:43:00Z">
              <w:r>
                <w:rPr>
                  <w:rFonts w:hint="eastAsia"/>
                  <w:color w:val="000000"/>
                </w:rPr>
                <w:t>前置</w:t>
              </w:r>
              <w:r>
                <w:rPr>
                  <w:rFonts w:hint="eastAsia"/>
                  <w:color w:val="000000"/>
                </w:rPr>
                <w:lastRenderedPageBreak/>
                <w:t>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90" w:author="曹姝玥" w:date="2015-12-31T18:43:00Z"/>
                <w:color w:val="000000"/>
              </w:rPr>
            </w:pPr>
            <w:ins w:id="1691" w:author="曹姝玥" w:date="2015-12-31T18:43:00Z">
              <w:r>
                <w:rPr>
                  <w:rFonts w:hint="eastAsia"/>
                  <w:color w:val="000000"/>
                </w:rPr>
                <w:lastRenderedPageBreak/>
                <w:t>总经理启动人员机构管理</w:t>
              </w:r>
            </w:ins>
          </w:p>
        </w:tc>
      </w:tr>
      <w:tr w:rsidR="00FE008F" w:rsidTr="00A06AC7">
        <w:trPr>
          <w:trHeight w:val="105"/>
          <w:ins w:id="1692"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93"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94" w:author="曹姝玥" w:date="2015-12-31T18:43:00Z"/>
                <w:color w:val="000000"/>
              </w:rPr>
            </w:pPr>
            <w:ins w:id="1695"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96" w:author="曹姝玥" w:date="2015-12-31T18:43:00Z"/>
                <w:color w:val="000000"/>
              </w:rPr>
            </w:pPr>
            <w:ins w:id="1697" w:author="曹姝玥" w:date="2015-12-31T18:43:00Z">
              <w:r>
                <w:rPr>
                  <w:rFonts w:hint="eastAsia"/>
                  <w:color w:val="000000"/>
                </w:rPr>
                <w:t>在一次人员机构管理中设置人员所属城市</w:t>
              </w:r>
            </w:ins>
          </w:p>
        </w:tc>
      </w:tr>
      <w:tr w:rsidR="00FE008F" w:rsidTr="00A06AC7">
        <w:trPr>
          <w:trHeight w:val="105"/>
          <w:ins w:id="1698" w:author="曹姝玥" w:date="2015-12-31T18:43: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699" w:author="曹姝玥" w:date="2015-12-31T18:43:00Z"/>
                <w:color w:val="000000"/>
              </w:rPr>
            </w:pPr>
            <w:ins w:id="1700" w:author="曹姝玥" w:date="2015-12-31T18:43:00Z">
              <w:r>
                <w:rPr>
                  <w:rFonts w:hint="eastAsia"/>
                  <w:color w:val="000000"/>
                </w:rPr>
                <w:t>Position.</w:t>
              </w:r>
              <w:r>
                <w:t xml:space="preserve"> </w:t>
              </w:r>
              <w:r>
                <w:rPr>
                  <w:color w:val="000000"/>
                </w:rPr>
                <w:t>set</w:t>
              </w:r>
              <w:r>
                <w:rPr>
                  <w:rFonts w:hint="eastAsia"/>
                  <w:color w:val="000000"/>
                </w:rPr>
                <w:t>BusinessHall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701" w:author="曹姝玥" w:date="2015-12-31T18:43:00Z"/>
                <w:color w:val="000000"/>
              </w:rPr>
            </w:pPr>
            <w:ins w:id="1702"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03" w:author="曹姝玥" w:date="2015-12-31T18:43:00Z"/>
                <w:color w:val="000000"/>
              </w:rPr>
            </w:pPr>
            <w:ins w:id="1704" w:author="曹姝玥" w:date="2015-12-31T18:43:00Z">
              <w:r>
                <w:rPr>
                  <w:rFonts w:hint="eastAsia"/>
                  <w:color w:val="000000"/>
                </w:rPr>
                <w:t>P</w:t>
              </w:r>
              <w:r>
                <w:rPr>
                  <w:color w:val="000000"/>
                </w:rPr>
                <w:t>ublic boolean setBusinessHall(String businessHall, long StaffId)</w:t>
              </w:r>
            </w:ins>
          </w:p>
        </w:tc>
      </w:tr>
      <w:tr w:rsidR="00FE008F" w:rsidTr="00A06AC7">
        <w:trPr>
          <w:trHeight w:val="105"/>
          <w:ins w:id="1705"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706"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707" w:author="曹姝玥" w:date="2015-12-31T18:43:00Z"/>
                <w:color w:val="000000"/>
              </w:rPr>
            </w:pPr>
            <w:ins w:id="1708"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09" w:author="曹姝玥" w:date="2015-12-31T18:43:00Z"/>
                <w:color w:val="000000"/>
              </w:rPr>
            </w:pPr>
            <w:ins w:id="1710" w:author="曹姝玥" w:date="2015-12-31T18:43:00Z">
              <w:r>
                <w:rPr>
                  <w:rFonts w:hint="eastAsia"/>
                  <w:color w:val="000000"/>
                </w:rPr>
                <w:t>总经理启动人员机构管理</w:t>
              </w:r>
            </w:ins>
          </w:p>
        </w:tc>
      </w:tr>
      <w:tr w:rsidR="00FE008F" w:rsidTr="00A06AC7">
        <w:trPr>
          <w:trHeight w:val="105"/>
          <w:ins w:id="1711"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712"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713" w:author="曹姝玥" w:date="2015-12-31T18:43:00Z"/>
                <w:color w:val="000000"/>
              </w:rPr>
            </w:pPr>
            <w:ins w:id="1714"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15" w:author="曹姝玥" w:date="2015-12-31T18:43:00Z"/>
                <w:color w:val="000000"/>
              </w:rPr>
            </w:pPr>
            <w:ins w:id="1716" w:author="曹姝玥" w:date="2015-12-31T18:43:00Z">
              <w:r>
                <w:rPr>
                  <w:rFonts w:hint="eastAsia"/>
                  <w:color w:val="000000"/>
                </w:rPr>
                <w:t>在一次人员机构管理中设置人员所属营业厅</w:t>
              </w:r>
            </w:ins>
          </w:p>
        </w:tc>
      </w:tr>
      <w:tr w:rsidR="00FE008F" w:rsidTr="00A06AC7">
        <w:trPr>
          <w:ins w:id="1717"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718" w:author="曹姝玥" w:date="2015-12-31T18:43:00Z"/>
                <w:color w:val="FFFFFF"/>
              </w:rPr>
            </w:pPr>
            <w:ins w:id="1719" w:author="曹姝玥" w:date="2015-12-31T18:43:00Z">
              <w:r>
                <w:rPr>
                  <w:rFonts w:hint="eastAsia"/>
                  <w:b/>
                  <w:color w:val="FFFFFF"/>
                </w:rPr>
                <w:t>需要的服务（需接口）</w:t>
              </w:r>
            </w:ins>
          </w:p>
        </w:tc>
      </w:tr>
      <w:tr w:rsidR="00FE008F" w:rsidTr="00A06AC7">
        <w:trPr>
          <w:ins w:id="1720"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21" w:author="曹姝玥" w:date="2015-12-31T18:43:00Z"/>
                <w:color w:val="000000"/>
              </w:rPr>
            </w:pPr>
            <w:ins w:id="1722" w:author="曹姝玥" w:date="2015-12-31T18:43: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23" w:author="曹姝玥" w:date="2015-12-31T18:43:00Z"/>
                <w:color w:val="000000"/>
              </w:rPr>
            </w:pPr>
            <w:ins w:id="1724" w:author="曹姝玥" w:date="2015-12-31T18:43:00Z">
              <w:r>
                <w:rPr>
                  <w:rFonts w:hint="eastAsia"/>
                  <w:color w:val="000000"/>
                </w:rPr>
                <w:t>服务</w:t>
              </w:r>
            </w:ins>
          </w:p>
        </w:tc>
      </w:tr>
      <w:tr w:rsidR="00FE008F" w:rsidTr="00A06AC7">
        <w:trPr>
          <w:ins w:id="1725"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26" w:author="曹姝玥" w:date="2015-12-31T18:43:00Z"/>
                <w:color w:val="000000"/>
              </w:rPr>
            </w:pPr>
            <w:ins w:id="1727" w:author="曹姝玥" w:date="2015-12-31T18:43:00Z">
              <w:r>
                <w:rPr>
                  <w:rFonts w:hint="eastAsia"/>
                  <w:color w:val="000000"/>
                </w:rPr>
                <w:t>StaffManage</w:t>
              </w:r>
              <w:r>
                <w:rPr>
                  <w:color w:val="000000"/>
                </w:rPr>
                <w:t>DataService. insert (StaffInfoPO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28" w:author="曹姝玥" w:date="2015-12-31T18:43:00Z"/>
                <w:color w:val="000000"/>
              </w:rPr>
            </w:pPr>
            <w:ins w:id="1729" w:author="曹姝玥" w:date="2015-12-31T18:43:00Z">
              <w:r>
                <w:rPr>
                  <w:rFonts w:hint="eastAsia"/>
                  <w:color w:val="000000"/>
                </w:rPr>
                <w:t>插入</w:t>
              </w:r>
              <w:r>
                <w:rPr>
                  <w:color w:val="000000"/>
                </w:rPr>
                <w:t>单一持久化对象</w:t>
              </w:r>
            </w:ins>
          </w:p>
        </w:tc>
      </w:tr>
      <w:tr w:rsidR="00FE008F" w:rsidTr="00A06AC7">
        <w:trPr>
          <w:ins w:id="1730"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31" w:author="曹姝玥" w:date="2015-12-31T18:43:00Z"/>
                <w:color w:val="000000"/>
              </w:rPr>
            </w:pPr>
            <w:ins w:id="1732" w:author="曹姝玥" w:date="2015-12-31T18:43:00Z">
              <w:r>
                <w:rPr>
                  <w:rFonts w:hint="eastAsia"/>
                  <w:color w:val="000000"/>
                </w:rPr>
                <w:t>StaffManage</w:t>
              </w:r>
              <w:r>
                <w:rPr>
                  <w:color w:val="000000"/>
                </w:rPr>
                <w:t>DataService. delete (StaffInfoPO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33" w:author="曹姝玥" w:date="2015-12-31T18:43:00Z"/>
                <w:color w:val="000000"/>
              </w:rPr>
            </w:pPr>
            <w:ins w:id="1734" w:author="曹姝玥" w:date="2015-12-31T18:43:00Z">
              <w:r>
                <w:rPr>
                  <w:rFonts w:hint="eastAsia"/>
                  <w:color w:val="000000"/>
                </w:rPr>
                <w:t>删除</w:t>
              </w:r>
              <w:r>
                <w:rPr>
                  <w:color w:val="000000"/>
                </w:rPr>
                <w:t>单一持久化对象</w:t>
              </w:r>
            </w:ins>
          </w:p>
        </w:tc>
      </w:tr>
      <w:tr w:rsidR="00FE008F" w:rsidTr="00A06AC7">
        <w:trPr>
          <w:ins w:id="1735"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36" w:author="曹姝玥" w:date="2015-12-31T18:43:00Z"/>
                <w:color w:val="000000"/>
              </w:rPr>
            </w:pPr>
            <w:ins w:id="1737" w:author="曹姝玥" w:date="2015-12-31T18:43:00Z">
              <w:r>
                <w:rPr>
                  <w:rFonts w:hint="eastAsia"/>
                  <w:color w:val="000000"/>
                </w:rPr>
                <w:t>StaffManage</w:t>
              </w:r>
              <w:r>
                <w:rPr>
                  <w:color w:val="000000"/>
                </w:rPr>
                <w:t>DataService. update (StaffInfoPO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38" w:author="曹姝玥" w:date="2015-12-31T18:43:00Z"/>
                <w:color w:val="000000"/>
              </w:rPr>
            </w:pPr>
            <w:ins w:id="1739" w:author="曹姝玥" w:date="2015-12-31T18:43:00Z">
              <w:r>
                <w:rPr>
                  <w:rFonts w:hint="eastAsia"/>
                  <w:color w:val="000000"/>
                </w:rPr>
                <w:t>更新</w:t>
              </w:r>
              <w:r>
                <w:rPr>
                  <w:color w:val="000000"/>
                </w:rPr>
                <w:t>单一持久化对象</w:t>
              </w:r>
            </w:ins>
          </w:p>
        </w:tc>
      </w:tr>
      <w:tr w:rsidR="00FE008F" w:rsidTr="00A06AC7">
        <w:trPr>
          <w:ins w:id="1740"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41" w:author="曹姝玥" w:date="2015-12-31T18:43:00Z"/>
                <w:color w:val="000000"/>
              </w:rPr>
            </w:pPr>
            <w:ins w:id="1742" w:author="曹姝玥" w:date="2015-12-31T18:43:00Z">
              <w:r>
                <w:rPr>
                  <w:rFonts w:hint="eastAsia"/>
                  <w:color w:val="000000"/>
                </w:rPr>
                <w:t>StaffManage</w:t>
              </w:r>
              <w:r>
                <w:rPr>
                  <w:color w:val="000000"/>
                </w:rPr>
                <w:t>DataService. find (long</w:t>
              </w:r>
              <w:r>
                <w:rPr>
                  <w:rFonts w:hint="eastAsia"/>
                  <w:color w:val="000000"/>
                </w:rPr>
                <w:t xml:space="preserve"> StaffId</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43" w:author="曹姝玥" w:date="2015-12-31T18:43:00Z"/>
                <w:color w:val="000000"/>
              </w:rPr>
            </w:pPr>
            <w:ins w:id="1744" w:author="曹姝玥" w:date="2015-12-31T18:43: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FE008F" w:rsidTr="00A06AC7">
        <w:trPr>
          <w:ins w:id="1745"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46" w:author="曹姝玥" w:date="2015-12-31T18:43:00Z"/>
                <w:color w:val="000000"/>
              </w:rPr>
            </w:pPr>
            <w:ins w:id="1747" w:author="曹姝玥" w:date="2015-12-31T18:43:00Z">
              <w:r>
                <w:rPr>
                  <w:rFonts w:hint="eastAsia"/>
                  <w:color w:val="000000"/>
                </w:rPr>
                <w:t>StaffManage</w:t>
              </w:r>
              <w:r>
                <w:rPr>
                  <w:color w:val="000000"/>
                </w:rPr>
                <w:t>DataService. find</w:t>
              </w:r>
              <w:r>
                <w:rPr>
                  <w:rFonts w:hint="eastAsia"/>
                  <w:color w:val="000000"/>
                </w:rPr>
                <w:t>All</w:t>
              </w:r>
              <w:r>
                <w:rPr>
                  <w:color w:val="000000"/>
                </w:rPr>
                <w:t xml:space="preserve"> ()</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48" w:author="曹姝玥" w:date="2015-12-31T18:43:00Z"/>
                <w:color w:val="000000"/>
              </w:rPr>
            </w:pPr>
            <w:ins w:id="1749" w:author="曹姝玥" w:date="2015-12-31T18:43:00Z">
              <w:r>
                <w:rPr>
                  <w:color w:val="000000"/>
                </w:rPr>
                <w:t>查找</w:t>
              </w:r>
              <w:r>
                <w:rPr>
                  <w:rFonts w:hint="eastAsia"/>
                  <w:color w:val="000000"/>
                </w:rPr>
                <w:t>所有</w:t>
              </w:r>
              <w:r>
                <w:rPr>
                  <w:color w:val="000000"/>
                </w:rPr>
                <w:t>持久化对象</w:t>
              </w:r>
            </w:ins>
          </w:p>
        </w:tc>
      </w:tr>
      <w:tr w:rsidR="00FE008F" w:rsidTr="00A06AC7">
        <w:trPr>
          <w:ins w:id="1750"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51" w:author="曹姝玥" w:date="2015-12-31T18:43:00Z"/>
                <w:color w:val="000000"/>
              </w:rPr>
            </w:pPr>
            <w:ins w:id="1752" w:author="曹姝玥" w:date="2015-12-31T18:43:00Z">
              <w:r>
                <w:rPr>
                  <w:rFonts w:hint="eastAsia"/>
                  <w:color w:val="000000"/>
                </w:rPr>
                <w:t>StaffManage</w:t>
              </w:r>
              <w:r>
                <w:rPr>
                  <w:color w:val="000000"/>
                </w:rPr>
                <w:t xml:space="preserve">DataService. </w:t>
              </w:r>
              <w:r>
                <w:rPr>
                  <w:rFonts w:hint="eastAsia"/>
                  <w:color w:val="000000"/>
                </w:rPr>
                <w:t>finish()</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53" w:author="曹姝玥" w:date="2015-12-31T18:43:00Z"/>
                <w:color w:val="000000"/>
              </w:rPr>
            </w:pPr>
            <w:ins w:id="1754" w:author="曹姝玥" w:date="2015-12-31T18:43:00Z">
              <w:r>
                <w:rPr>
                  <w:color w:val="000000"/>
                </w:rPr>
                <w:t>结束操作</w:t>
              </w:r>
            </w:ins>
          </w:p>
        </w:tc>
      </w:tr>
    </w:tbl>
    <w:p w:rsidR="00FE008F" w:rsidRDefault="00FE008F">
      <w:pPr>
        <w:ind w:left="2962" w:firstLine="398"/>
        <w:rPr>
          <w:ins w:id="1755" w:author="曹姝玥" w:date="2015-12-31T18:43:00Z"/>
          <w:b/>
        </w:rPr>
      </w:pPr>
    </w:p>
    <w:p w:rsidR="00FE008F" w:rsidRDefault="00FE008F">
      <w:pPr>
        <w:ind w:left="2962" w:firstLine="398"/>
        <w:rPr>
          <w:ins w:id="1756" w:author="曹姝玥" w:date="2015-12-31T18:43:00Z"/>
          <w:b/>
        </w:rPr>
      </w:pPr>
    </w:p>
    <w:p w:rsidR="00FE008F" w:rsidRDefault="00FE008F">
      <w:pPr>
        <w:ind w:left="2962" w:firstLine="398"/>
        <w:rPr>
          <w:ins w:id="1757" w:author="曹姝玥" w:date="2015-12-31T18:43:00Z"/>
          <w:b/>
        </w:rPr>
      </w:pPr>
    </w:p>
    <w:p w:rsidR="00FE008F" w:rsidRDefault="00FE008F">
      <w:pPr>
        <w:ind w:left="2962" w:firstLine="398"/>
        <w:rPr>
          <w:ins w:id="1758" w:author="曹姝玥" w:date="2015-12-31T18:43:00Z"/>
          <w:b/>
        </w:rPr>
      </w:pPr>
    </w:p>
    <w:p w:rsidR="00FE008F" w:rsidRDefault="00FE008F">
      <w:pPr>
        <w:ind w:left="2962" w:firstLine="398"/>
        <w:rPr>
          <w:b/>
        </w:rPr>
      </w:pPr>
    </w:p>
    <w:tbl>
      <w:tblPr>
        <w:tblStyle w:val="ae"/>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694684" w:rsidDel="00FE008F">
        <w:trPr>
          <w:del w:id="1759"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FE008F" w:rsidRDefault="00BC6B90">
            <w:pPr>
              <w:jc w:val="center"/>
              <w:rPr>
                <w:del w:id="1760" w:author="曹姝玥" w:date="2015-12-31T18:43:00Z"/>
                <w:color w:val="FFFFFF"/>
              </w:rPr>
            </w:pPr>
            <w:del w:id="1761" w:author="曹姝玥" w:date="2015-12-31T18:43:00Z">
              <w:r w:rsidDel="00FE008F">
                <w:rPr>
                  <w:rFonts w:hint="eastAsia"/>
                  <w:b/>
                  <w:color w:val="FFFFFF"/>
                </w:rPr>
                <w:delText>提供的服务（供接口）</w:delText>
              </w:r>
            </w:del>
          </w:p>
        </w:tc>
      </w:tr>
      <w:tr w:rsidR="00694684" w:rsidDel="00FE008F">
        <w:trPr>
          <w:del w:id="1762"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763" w:author="曹姝玥" w:date="2015-12-31T18:43:00Z"/>
                <w:color w:val="000000"/>
              </w:rPr>
            </w:pPr>
            <w:del w:id="1764" w:author="曹姝玥" w:date="2015-12-31T18:43:00Z">
              <w:r w:rsidDel="00FE008F">
                <w:rPr>
                  <w:color w:val="000000"/>
                  <w:sz w:val="22"/>
                </w:rPr>
                <w:delText>StaffManage</w:delText>
              </w:r>
              <w:r w:rsidDel="00FE008F">
                <w:rPr>
                  <w:color w:val="000000"/>
                </w:rPr>
                <w:delText>.changeAuthority</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65" w:author="曹姝玥" w:date="2015-12-31T18:43:00Z"/>
                <w:color w:val="000000"/>
              </w:rPr>
            </w:pPr>
            <w:del w:id="1766" w:author="曹姝玥" w:date="2015-12-31T18:43:00Z">
              <w:r w:rsidDel="00FE008F">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67" w:author="曹姝玥" w:date="2015-12-31T18:43:00Z"/>
                <w:color w:val="000000"/>
              </w:rPr>
            </w:pPr>
            <w:del w:id="1768" w:author="曹姝玥" w:date="2015-12-31T18:43:00Z">
              <w:r w:rsidDel="00FE008F">
                <w:rPr>
                  <w:color w:val="000000"/>
                </w:rPr>
                <w:delText>P</w:delText>
              </w:r>
              <w:r w:rsidDel="00FE008F">
                <w:rPr>
                  <w:rFonts w:hint="eastAsia"/>
                  <w:color w:val="000000"/>
                </w:rPr>
                <w:delText>ublic</w:delText>
              </w:r>
              <w:r w:rsidDel="00FE008F">
                <w:rPr>
                  <w:color w:val="000000"/>
                </w:rPr>
                <w:delText xml:space="preserve"> </w:delText>
              </w:r>
              <w:r w:rsidDel="00FE008F">
                <w:rPr>
                  <w:rFonts w:hint="eastAsia"/>
                  <w:color w:val="000000"/>
                </w:rPr>
                <w:delText xml:space="preserve">void </w:delText>
              </w:r>
              <w:r w:rsidDel="00FE008F">
                <w:rPr>
                  <w:color w:val="000000"/>
                </w:rPr>
                <w:delText>changeAuthority</w:delText>
              </w:r>
              <w:r w:rsidDel="00FE008F">
                <w:rPr>
                  <w:rFonts w:hint="eastAsia"/>
                  <w:color w:val="000000"/>
                </w:rPr>
                <w:delText xml:space="preserve"> (</w:delText>
              </w:r>
              <w:r w:rsidDel="00FE008F">
                <w:rPr>
                  <w:color w:val="000000"/>
                </w:rPr>
                <w:delText>ArrayList&lt;Integer&gt; authority</w:delText>
              </w:r>
              <w:r w:rsidDel="00FE008F">
                <w:rPr>
                  <w:rFonts w:hint="eastAsia"/>
                  <w:color w:val="000000"/>
                </w:rPr>
                <w:delText>,String position)</w:delText>
              </w:r>
            </w:del>
          </w:p>
        </w:tc>
      </w:tr>
      <w:tr w:rsidR="00694684" w:rsidDel="00FE008F">
        <w:trPr>
          <w:del w:id="1769"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70"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71" w:author="曹姝玥" w:date="2015-12-31T18:43:00Z"/>
                <w:color w:val="000000"/>
              </w:rPr>
            </w:pPr>
            <w:del w:id="1772" w:author="曹姝玥" w:date="2015-12-31T18:43:00Z">
              <w:r w:rsidDel="00FE008F">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73" w:author="曹姝玥" w:date="2015-12-31T18:43:00Z"/>
                <w:color w:val="000000"/>
              </w:rPr>
            </w:pPr>
            <w:del w:id="1774" w:author="曹姝玥" w:date="2015-12-31T18:43:00Z">
              <w:r w:rsidDel="00FE008F">
                <w:rPr>
                  <w:rFonts w:hint="eastAsia"/>
                  <w:color w:val="000000"/>
                </w:rPr>
                <w:delText>管理员启动员工帐号管理</w:delText>
              </w:r>
            </w:del>
          </w:p>
        </w:tc>
      </w:tr>
      <w:tr w:rsidR="00694684" w:rsidDel="00FE008F">
        <w:trPr>
          <w:del w:id="1775"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76"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77" w:author="曹姝玥" w:date="2015-12-31T18:43:00Z"/>
                <w:color w:val="000000"/>
              </w:rPr>
            </w:pPr>
            <w:del w:id="1778" w:author="曹姝玥" w:date="2015-12-31T18:43:00Z">
              <w:r w:rsidDel="00FE008F">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79" w:author="曹姝玥" w:date="2015-12-31T18:43:00Z"/>
                <w:color w:val="000000"/>
              </w:rPr>
            </w:pPr>
            <w:del w:id="1780" w:author="曹姝玥" w:date="2015-12-31T18:43:00Z">
              <w:r w:rsidDel="00FE008F">
                <w:rPr>
                  <w:rFonts w:hint="eastAsia"/>
                  <w:color w:val="000000"/>
                </w:rPr>
                <w:delText>在一次员工帐号管理中</w:delText>
              </w:r>
              <w:r w:rsidDel="00FE008F">
                <w:rPr>
                  <w:color w:val="000000"/>
                </w:rPr>
                <w:delText>修改相应职位的权限</w:delText>
              </w:r>
            </w:del>
          </w:p>
        </w:tc>
      </w:tr>
      <w:tr w:rsidR="00694684" w:rsidDel="00FE008F">
        <w:trPr>
          <w:del w:id="1781"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782" w:author="曹姝玥" w:date="2015-12-31T18:43:00Z"/>
                <w:color w:val="000000"/>
              </w:rPr>
            </w:pPr>
            <w:del w:id="1783" w:author="曹姝玥" w:date="2015-12-31T18:43:00Z">
              <w:r w:rsidDel="00FE008F">
                <w:rPr>
                  <w:color w:val="000000"/>
                  <w:sz w:val="22"/>
                </w:rPr>
                <w:delText>StaffManage</w:delText>
              </w:r>
              <w:r w:rsidDel="00FE008F">
                <w:rPr>
                  <w:color w:val="000000"/>
                </w:rPr>
                <w:delText>. getStaffInfo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84" w:author="曹姝玥" w:date="2015-12-31T18:43:00Z"/>
                <w:color w:val="000000"/>
              </w:rPr>
            </w:pPr>
            <w:del w:id="1785" w:author="曹姝玥" w:date="2015-12-31T18:43:00Z">
              <w:r w:rsidDel="00FE008F">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86" w:author="曹姝玥" w:date="2015-12-31T18:43:00Z"/>
                <w:color w:val="000000"/>
              </w:rPr>
            </w:pPr>
            <w:del w:id="1787" w:author="曹姝玥" w:date="2015-12-31T18:43:00Z">
              <w:r w:rsidDel="00FE008F">
                <w:rPr>
                  <w:color w:val="000000"/>
                </w:rPr>
                <w:delText>P</w:delText>
              </w:r>
              <w:r w:rsidDel="00FE008F">
                <w:rPr>
                  <w:rFonts w:hint="eastAsia"/>
                  <w:color w:val="000000"/>
                </w:rPr>
                <w:delText xml:space="preserve">ublic </w:delText>
              </w:r>
              <w:r w:rsidDel="00FE008F">
                <w:rPr>
                  <w:color w:val="000000"/>
                </w:rPr>
                <w:delText>StaffInfoVO getStaffInfo</w:delText>
              </w:r>
              <w:r w:rsidDel="00FE008F">
                <w:rPr>
                  <w:rFonts w:hint="eastAsia"/>
                  <w:color w:val="000000"/>
                </w:rPr>
                <w:delText xml:space="preserve"> (long </w:delText>
              </w:r>
              <w:r w:rsidDel="00FE008F">
                <w:rPr>
                  <w:color w:val="000000"/>
                </w:rPr>
                <w:delText>Staf</w:delText>
              </w:r>
              <w:r w:rsidDel="00FE008F">
                <w:rPr>
                  <w:rFonts w:hint="eastAsia"/>
                  <w:color w:val="000000"/>
                </w:rPr>
                <w:delText>fId)</w:delText>
              </w:r>
            </w:del>
          </w:p>
        </w:tc>
      </w:tr>
      <w:tr w:rsidR="00694684" w:rsidDel="00FE008F">
        <w:trPr>
          <w:del w:id="1788"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89"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90" w:author="曹姝玥" w:date="2015-12-31T18:43:00Z"/>
                <w:color w:val="000000"/>
              </w:rPr>
            </w:pPr>
            <w:del w:id="1791" w:author="曹姝玥" w:date="2015-12-31T18:43:00Z">
              <w:r w:rsidDel="00FE008F">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92" w:author="曹姝玥" w:date="2015-12-31T18:43:00Z"/>
                <w:color w:val="000000"/>
              </w:rPr>
            </w:pPr>
            <w:del w:id="1793" w:author="曹姝玥" w:date="2015-12-31T18:43:00Z">
              <w:r w:rsidDel="00FE008F">
                <w:rPr>
                  <w:rFonts w:hint="eastAsia"/>
                  <w:color w:val="000000"/>
                </w:rPr>
                <w:delText>管理员启动员工帐号管理</w:delText>
              </w:r>
            </w:del>
          </w:p>
        </w:tc>
      </w:tr>
      <w:tr w:rsidR="00694684" w:rsidDel="00FE008F">
        <w:trPr>
          <w:del w:id="1794"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95"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96" w:author="曹姝玥" w:date="2015-12-31T18:43:00Z"/>
                <w:color w:val="000000"/>
              </w:rPr>
            </w:pPr>
            <w:del w:id="1797" w:author="曹姝玥" w:date="2015-12-31T18:43:00Z">
              <w:r w:rsidDel="00FE008F">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98" w:author="曹姝玥" w:date="2015-12-31T18:43:00Z"/>
                <w:color w:val="000000"/>
              </w:rPr>
            </w:pPr>
            <w:del w:id="1799" w:author="曹姝玥" w:date="2015-12-31T18:43:00Z">
              <w:r w:rsidDel="00FE008F">
                <w:rPr>
                  <w:rFonts w:hint="eastAsia"/>
                  <w:color w:val="000000"/>
                </w:rPr>
                <w:delText>在一次员工帐号管理中获得员工信息</w:delText>
              </w:r>
            </w:del>
          </w:p>
        </w:tc>
      </w:tr>
      <w:tr w:rsidR="00694684" w:rsidDel="00FE008F">
        <w:trPr>
          <w:del w:id="1800"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801" w:author="曹姝玥" w:date="2015-12-31T18:43:00Z"/>
                <w:color w:val="000000"/>
              </w:rPr>
            </w:pPr>
            <w:del w:id="1802" w:author="曹姝玥" w:date="2015-12-31T18:43:00Z">
              <w:r w:rsidDel="00FE008F">
                <w:rPr>
                  <w:color w:val="000000"/>
                  <w:sz w:val="22"/>
                </w:rPr>
                <w:delText>StaffManage</w:delText>
              </w:r>
              <w:r w:rsidDel="00FE008F">
                <w:rPr>
                  <w:color w:val="000000"/>
                </w:rPr>
                <w:delText>. addStaffInfo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03" w:author="曹姝玥" w:date="2015-12-31T18:43:00Z"/>
                <w:color w:val="000000"/>
              </w:rPr>
            </w:pPr>
            <w:del w:id="1804" w:author="曹姝玥" w:date="2015-12-31T18:43:00Z">
              <w:r w:rsidDel="00FE008F">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05" w:author="曹姝玥" w:date="2015-12-31T18:43:00Z"/>
                <w:color w:val="000000"/>
              </w:rPr>
            </w:pPr>
            <w:del w:id="1806" w:author="曹姝玥" w:date="2015-12-31T18:43:00Z">
              <w:r w:rsidDel="00FE008F">
                <w:rPr>
                  <w:color w:val="000000"/>
                </w:rPr>
                <w:delText>P</w:delText>
              </w:r>
              <w:r w:rsidDel="00FE008F">
                <w:rPr>
                  <w:rFonts w:hint="eastAsia"/>
                  <w:color w:val="000000"/>
                </w:rPr>
                <w:delText>ublic</w:delText>
              </w:r>
              <w:r w:rsidDel="00FE008F">
                <w:rPr>
                  <w:color w:val="000000"/>
                </w:rPr>
                <w:delText xml:space="preserve"> </w:delText>
              </w:r>
              <w:r w:rsidDel="00FE008F">
                <w:rPr>
                  <w:rFonts w:hint="eastAsia"/>
                  <w:color w:val="000000"/>
                </w:rPr>
                <w:delText xml:space="preserve">void </w:delText>
              </w:r>
              <w:r w:rsidDel="00FE008F">
                <w:rPr>
                  <w:color w:val="000000"/>
                </w:rPr>
                <w:delText>addStaffInfo</w:delText>
              </w:r>
              <w:r w:rsidDel="00FE008F">
                <w:rPr>
                  <w:rFonts w:hint="eastAsia"/>
                  <w:color w:val="000000"/>
                </w:rPr>
                <w:delText xml:space="preserve"> (</w:delText>
              </w:r>
              <w:r w:rsidDel="00FE008F">
                <w:rPr>
                  <w:color w:val="000000"/>
                </w:rPr>
                <w:delText>StaffInfoVO StaffInfo</w:delText>
              </w:r>
              <w:r w:rsidDel="00FE008F">
                <w:rPr>
                  <w:rFonts w:hint="eastAsia"/>
                  <w:color w:val="000000"/>
                </w:rPr>
                <w:delText>)</w:delText>
              </w:r>
            </w:del>
          </w:p>
        </w:tc>
      </w:tr>
      <w:tr w:rsidR="00694684" w:rsidDel="00FE008F">
        <w:trPr>
          <w:del w:id="1807"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08"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09" w:author="曹姝玥" w:date="2015-12-31T18:43:00Z"/>
                <w:color w:val="000000"/>
              </w:rPr>
            </w:pPr>
            <w:del w:id="1810" w:author="曹姝玥" w:date="2015-12-31T18:43:00Z">
              <w:r w:rsidDel="00FE008F">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11" w:author="曹姝玥" w:date="2015-12-31T18:43:00Z"/>
                <w:color w:val="000000"/>
              </w:rPr>
            </w:pPr>
            <w:del w:id="1812" w:author="曹姝玥" w:date="2015-12-31T18:43:00Z">
              <w:r w:rsidDel="00FE008F">
                <w:rPr>
                  <w:rFonts w:hint="eastAsia"/>
                  <w:color w:val="000000"/>
                </w:rPr>
                <w:delText>管理员启动员工帐号管理</w:delText>
              </w:r>
            </w:del>
          </w:p>
        </w:tc>
      </w:tr>
      <w:tr w:rsidR="00694684" w:rsidDel="00FE008F">
        <w:trPr>
          <w:del w:id="1813"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14"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15" w:author="曹姝玥" w:date="2015-12-31T18:43:00Z"/>
                <w:color w:val="000000"/>
              </w:rPr>
            </w:pPr>
            <w:del w:id="1816" w:author="曹姝玥" w:date="2015-12-31T18:43:00Z">
              <w:r w:rsidDel="00FE008F">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17" w:author="曹姝玥" w:date="2015-12-31T18:43:00Z"/>
                <w:color w:val="000000"/>
              </w:rPr>
            </w:pPr>
            <w:del w:id="1818" w:author="曹姝玥" w:date="2015-12-31T18:43:00Z">
              <w:r w:rsidDel="00FE008F">
                <w:rPr>
                  <w:rFonts w:hint="eastAsia"/>
                  <w:color w:val="000000"/>
                </w:rPr>
                <w:delText>在一次员工帐号管理中增加员工帐号信息</w:delText>
              </w:r>
            </w:del>
          </w:p>
        </w:tc>
      </w:tr>
      <w:tr w:rsidR="00694684" w:rsidDel="00FE008F">
        <w:trPr>
          <w:trHeight w:val="105"/>
          <w:del w:id="1819"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820" w:author="曹姝玥" w:date="2015-12-31T18:43:00Z"/>
                <w:color w:val="000000"/>
              </w:rPr>
            </w:pPr>
            <w:del w:id="1821" w:author="曹姝玥" w:date="2015-12-31T18:43:00Z">
              <w:r w:rsidDel="00FE008F">
                <w:rPr>
                  <w:color w:val="000000"/>
                  <w:sz w:val="22"/>
                </w:rPr>
                <w:delText>StaffManage</w:delText>
              </w:r>
              <w:r w:rsidDel="00FE008F">
                <w:rPr>
                  <w:color w:val="000000"/>
                </w:rPr>
                <w:delText>. deleteStaff</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22" w:author="曹姝玥" w:date="2015-12-31T18:43:00Z"/>
                <w:color w:val="000000"/>
              </w:rPr>
            </w:pPr>
            <w:del w:id="1823" w:author="曹姝玥" w:date="2015-12-31T18:43:00Z">
              <w:r w:rsidDel="00FE008F">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24" w:author="曹姝玥" w:date="2015-12-31T18:43:00Z"/>
                <w:color w:val="000000"/>
              </w:rPr>
            </w:pPr>
            <w:del w:id="1825" w:author="曹姝玥" w:date="2015-12-31T18:43:00Z">
              <w:r w:rsidDel="00FE008F">
                <w:rPr>
                  <w:color w:val="000000"/>
                </w:rPr>
                <w:delText>P</w:delText>
              </w:r>
              <w:r w:rsidDel="00FE008F">
                <w:rPr>
                  <w:rFonts w:hint="eastAsia"/>
                  <w:color w:val="000000"/>
                </w:rPr>
                <w:delText>ublic</w:delText>
              </w:r>
              <w:r w:rsidDel="00FE008F">
                <w:rPr>
                  <w:color w:val="000000"/>
                </w:rPr>
                <w:delText xml:space="preserve"> </w:delText>
              </w:r>
              <w:r w:rsidDel="00FE008F">
                <w:rPr>
                  <w:rFonts w:hint="eastAsia"/>
                  <w:color w:val="000000"/>
                </w:rPr>
                <w:delText>void</w:delText>
              </w:r>
              <w:r w:rsidDel="00FE008F">
                <w:rPr>
                  <w:color w:val="000000"/>
                </w:rPr>
                <w:delText xml:space="preserve"> delete</w:delText>
              </w:r>
              <w:r w:rsidDel="00FE008F">
                <w:rPr>
                  <w:rFonts w:hint="eastAsia"/>
                  <w:color w:val="000000"/>
                </w:rPr>
                <w:delText>S</w:delText>
              </w:r>
              <w:r w:rsidDel="00FE008F">
                <w:rPr>
                  <w:color w:val="000000"/>
                </w:rPr>
                <w:delText>taff</w:delText>
              </w:r>
              <w:r w:rsidDel="00FE008F">
                <w:rPr>
                  <w:rFonts w:hint="eastAsia"/>
                  <w:color w:val="000000"/>
                </w:rPr>
                <w:delText xml:space="preserve"> (long </w:delText>
              </w:r>
              <w:r w:rsidDel="00FE008F">
                <w:rPr>
                  <w:color w:val="000000"/>
                </w:rPr>
                <w:delText>Staf</w:delText>
              </w:r>
              <w:r w:rsidDel="00FE008F">
                <w:rPr>
                  <w:rFonts w:hint="eastAsia"/>
                  <w:color w:val="000000"/>
                </w:rPr>
                <w:delText>fId)</w:delText>
              </w:r>
            </w:del>
          </w:p>
        </w:tc>
      </w:tr>
      <w:tr w:rsidR="00694684" w:rsidDel="00FE008F">
        <w:trPr>
          <w:trHeight w:val="105"/>
          <w:del w:id="1826"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27"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28" w:author="曹姝玥" w:date="2015-12-31T18:43:00Z"/>
                <w:color w:val="000000"/>
              </w:rPr>
            </w:pPr>
            <w:del w:id="1829" w:author="曹姝玥" w:date="2015-12-31T18:43:00Z">
              <w:r w:rsidDel="00FE008F">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30" w:author="曹姝玥" w:date="2015-12-31T18:43:00Z"/>
                <w:color w:val="000000"/>
              </w:rPr>
            </w:pPr>
            <w:del w:id="1831" w:author="曹姝玥" w:date="2015-12-31T18:43:00Z">
              <w:r w:rsidDel="00FE008F">
                <w:rPr>
                  <w:rFonts w:hint="eastAsia"/>
                  <w:color w:val="000000"/>
                </w:rPr>
                <w:delText>管理员启动员工帐号管理</w:delText>
              </w:r>
            </w:del>
          </w:p>
        </w:tc>
      </w:tr>
      <w:tr w:rsidR="00694684" w:rsidDel="00FE008F">
        <w:trPr>
          <w:trHeight w:val="105"/>
          <w:del w:id="1832"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33"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34" w:author="曹姝玥" w:date="2015-12-31T18:43:00Z"/>
                <w:color w:val="000000"/>
              </w:rPr>
            </w:pPr>
            <w:del w:id="1835" w:author="曹姝玥" w:date="2015-12-31T18:43:00Z">
              <w:r w:rsidDel="00FE008F">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36" w:author="曹姝玥" w:date="2015-12-31T18:43:00Z"/>
                <w:color w:val="000000"/>
              </w:rPr>
            </w:pPr>
            <w:del w:id="1837" w:author="曹姝玥" w:date="2015-12-31T18:43:00Z">
              <w:r w:rsidDel="00FE008F">
                <w:rPr>
                  <w:rFonts w:hint="eastAsia"/>
                  <w:color w:val="000000"/>
                </w:rPr>
                <w:delText>在一次员工帐号管理中删除员工帐号信息</w:delText>
              </w:r>
            </w:del>
          </w:p>
        </w:tc>
      </w:tr>
      <w:tr w:rsidR="00694684" w:rsidDel="00FE008F">
        <w:trPr>
          <w:del w:id="1838"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839" w:author="曹姝玥" w:date="2015-12-31T18:43:00Z"/>
                <w:color w:val="000000"/>
              </w:rPr>
            </w:pPr>
            <w:del w:id="1840" w:author="曹姝玥" w:date="2015-12-31T18:43:00Z">
              <w:r w:rsidDel="00FE008F">
                <w:rPr>
                  <w:color w:val="000000"/>
                  <w:sz w:val="22"/>
                </w:rPr>
                <w:delText>StaffManage</w:delText>
              </w:r>
              <w:r w:rsidDel="00FE008F">
                <w:rPr>
                  <w:color w:val="000000"/>
                </w:rPr>
                <w:delText>.endManagement</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41" w:author="曹姝玥" w:date="2015-12-31T18:43:00Z"/>
                <w:color w:val="000000"/>
              </w:rPr>
            </w:pPr>
            <w:del w:id="1842" w:author="曹姝玥" w:date="2015-12-31T18:43:00Z">
              <w:r w:rsidDel="00FE008F">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43" w:author="曹姝玥" w:date="2015-12-31T18:43:00Z"/>
                <w:color w:val="000000"/>
              </w:rPr>
            </w:pPr>
            <w:del w:id="1844" w:author="曹姝玥" w:date="2015-12-31T18:43:00Z">
              <w:r w:rsidDel="00FE008F">
                <w:rPr>
                  <w:color w:val="000000"/>
                </w:rPr>
                <w:delText>P</w:delText>
              </w:r>
              <w:r w:rsidDel="00FE008F">
                <w:rPr>
                  <w:rFonts w:hint="eastAsia"/>
                  <w:color w:val="000000"/>
                </w:rPr>
                <w:delText>ublic</w:delText>
              </w:r>
              <w:r w:rsidDel="00FE008F">
                <w:rPr>
                  <w:color w:val="000000"/>
                </w:rPr>
                <w:delText xml:space="preserve"> </w:delText>
              </w:r>
              <w:r w:rsidDel="00FE008F">
                <w:rPr>
                  <w:rFonts w:hint="eastAsia"/>
                  <w:color w:val="000000"/>
                </w:rPr>
                <w:delText xml:space="preserve">void </w:delText>
              </w:r>
              <w:r w:rsidDel="00FE008F">
                <w:rPr>
                  <w:color w:val="000000"/>
                </w:rPr>
                <w:delText>endManagement</w:delText>
              </w:r>
              <w:r w:rsidDel="00FE008F">
                <w:rPr>
                  <w:rFonts w:hint="eastAsia"/>
                  <w:color w:val="000000"/>
                </w:rPr>
                <w:delText>()</w:delText>
              </w:r>
            </w:del>
          </w:p>
        </w:tc>
      </w:tr>
      <w:tr w:rsidR="00694684" w:rsidDel="00FE008F">
        <w:trPr>
          <w:del w:id="1845"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46"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47" w:author="曹姝玥" w:date="2015-12-31T18:43:00Z"/>
                <w:color w:val="000000"/>
              </w:rPr>
            </w:pPr>
            <w:del w:id="1848" w:author="曹姝玥" w:date="2015-12-31T18:43:00Z">
              <w:r w:rsidDel="00FE008F">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49" w:author="曹姝玥" w:date="2015-12-31T18:43:00Z"/>
                <w:color w:val="000000"/>
              </w:rPr>
            </w:pPr>
            <w:del w:id="1850" w:author="曹姝玥" w:date="2015-12-31T18:43:00Z">
              <w:r w:rsidDel="00FE008F">
                <w:rPr>
                  <w:rFonts w:hint="eastAsia"/>
                  <w:color w:val="000000"/>
                </w:rPr>
                <w:delText>已确认所有管理</w:delText>
              </w:r>
            </w:del>
          </w:p>
        </w:tc>
      </w:tr>
      <w:tr w:rsidR="00694684" w:rsidDel="00FE008F">
        <w:trPr>
          <w:del w:id="1851"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52"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53" w:author="曹姝玥" w:date="2015-12-31T18:43:00Z"/>
                <w:color w:val="000000"/>
              </w:rPr>
            </w:pPr>
            <w:del w:id="1854" w:author="曹姝玥" w:date="2015-12-31T18:43:00Z">
              <w:r w:rsidDel="00FE008F">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55" w:author="曹姝玥" w:date="2015-12-31T18:43:00Z"/>
                <w:color w:val="000000"/>
              </w:rPr>
            </w:pPr>
            <w:del w:id="1856" w:author="曹姝玥" w:date="2015-12-31T18:43:00Z">
              <w:r w:rsidDel="00FE008F">
                <w:rPr>
                  <w:rFonts w:hint="eastAsia"/>
                  <w:color w:val="000000"/>
                </w:rPr>
                <w:delText>保存操作日志，保存所有已更新数据</w:delText>
              </w:r>
            </w:del>
          </w:p>
        </w:tc>
      </w:tr>
      <w:tr w:rsidR="00694684" w:rsidDel="00FE008F">
        <w:trPr>
          <w:trHeight w:val="105"/>
          <w:del w:id="1857"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858" w:author="曹姝玥" w:date="2015-12-31T18:43:00Z"/>
                <w:color w:val="000000"/>
              </w:rPr>
            </w:pPr>
            <w:del w:id="1859" w:author="曹姝玥" w:date="2015-12-31T18:43:00Z">
              <w:r w:rsidDel="00FE008F">
                <w:rPr>
                  <w:color w:val="000000"/>
                  <w:sz w:val="22"/>
                </w:rPr>
                <w:delText>StaffManage</w:delText>
              </w:r>
              <w:r w:rsidDel="00FE008F">
                <w:rPr>
                  <w:color w:val="000000"/>
                </w:rPr>
                <w:delText>. getAllStaff</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60" w:author="曹姝玥" w:date="2015-12-31T18:43:00Z"/>
                <w:color w:val="000000"/>
              </w:rPr>
            </w:pPr>
            <w:del w:id="1861" w:author="曹姝玥" w:date="2015-12-31T18:43:00Z">
              <w:r w:rsidDel="00FE008F">
                <w:rPr>
                  <w:rFonts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62" w:author="曹姝玥" w:date="2015-12-31T18:43:00Z"/>
                <w:color w:val="000000"/>
              </w:rPr>
            </w:pPr>
            <w:del w:id="1863" w:author="曹姝玥" w:date="2015-12-31T18:43:00Z">
              <w:r w:rsidDel="00FE008F">
                <w:rPr>
                  <w:color w:val="000000"/>
                </w:rPr>
                <w:delText>P</w:delText>
              </w:r>
              <w:r w:rsidDel="00FE008F">
                <w:rPr>
                  <w:rFonts w:hint="eastAsia"/>
                  <w:color w:val="000000"/>
                </w:rPr>
                <w:delText>ublic</w:delText>
              </w:r>
              <w:r w:rsidDel="00FE008F">
                <w:rPr>
                  <w:color w:val="000000"/>
                </w:rPr>
                <w:delText xml:space="preserve"> ArrayList&lt;StaffInfoVO&gt; </w:delText>
              </w:r>
              <w:r w:rsidDel="00FE008F">
                <w:rPr>
                  <w:rFonts w:hint="eastAsia"/>
                  <w:color w:val="000000"/>
                </w:rPr>
                <w:delText>getAllS</w:delText>
              </w:r>
              <w:r w:rsidDel="00FE008F">
                <w:rPr>
                  <w:color w:val="000000"/>
                </w:rPr>
                <w:delText>taff</w:delText>
              </w:r>
              <w:r w:rsidDel="00FE008F">
                <w:rPr>
                  <w:rFonts w:hint="eastAsia"/>
                  <w:color w:val="000000"/>
                </w:rPr>
                <w:delText xml:space="preserve"> ()</w:delText>
              </w:r>
            </w:del>
          </w:p>
        </w:tc>
      </w:tr>
      <w:tr w:rsidR="00694684" w:rsidDel="00FE008F">
        <w:trPr>
          <w:trHeight w:val="105"/>
          <w:del w:id="1864"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694684">
            <w:pPr>
              <w:rPr>
                <w:del w:id="1865"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66" w:author="曹姝玥" w:date="2015-12-31T18:43:00Z"/>
                <w:color w:val="000000"/>
              </w:rPr>
            </w:pPr>
            <w:del w:id="1867" w:author="曹姝玥" w:date="2015-12-31T18:43:00Z">
              <w:r w:rsidDel="00FE008F">
                <w:rPr>
                  <w:rFonts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68" w:author="曹姝玥" w:date="2015-12-31T18:43:00Z"/>
                <w:color w:val="000000"/>
              </w:rPr>
            </w:pPr>
            <w:del w:id="1869" w:author="曹姝玥" w:date="2015-12-31T18:43:00Z">
              <w:r w:rsidDel="00FE008F">
                <w:rPr>
                  <w:rFonts w:hint="eastAsia"/>
                  <w:color w:val="000000"/>
                </w:rPr>
                <w:delText>管理员启动员工帐号管理</w:delText>
              </w:r>
            </w:del>
          </w:p>
        </w:tc>
      </w:tr>
      <w:tr w:rsidR="00694684" w:rsidDel="00FE008F">
        <w:trPr>
          <w:trHeight w:val="105"/>
          <w:del w:id="1870"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694684">
            <w:pPr>
              <w:rPr>
                <w:del w:id="1871" w:author="曹姝玥" w:date="2015-12-31T18:43: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72" w:author="曹姝玥" w:date="2015-12-31T18:43:00Z"/>
                <w:color w:val="000000"/>
              </w:rPr>
            </w:pPr>
            <w:del w:id="1873" w:author="曹姝玥" w:date="2015-12-31T18:43:00Z">
              <w:r w:rsidDel="00FE008F">
                <w:rPr>
                  <w:rFonts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74" w:author="曹姝玥" w:date="2015-12-31T18:43:00Z"/>
                <w:color w:val="000000"/>
              </w:rPr>
            </w:pPr>
            <w:del w:id="1875" w:author="曹姝玥" w:date="2015-12-31T18:43:00Z">
              <w:r w:rsidDel="00FE008F">
                <w:rPr>
                  <w:rFonts w:hint="eastAsia"/>
                  <w:color w:val="000000"/>
                </w:rPr>
                <w:delText>在一次员工帐号管理中获得所有员工帐号信息</w:delText>
              </w:r>
            </w:del>
          </w:p>
        </w:tc>
      </w:tr>
      <w:tr w:rsidR="00694684" w:rsidDel="00FE008F">
        <w:trPr>
          <w:del w:id="1876"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FE008F" w:rsidRDefault="00BC6B90">
            <w:pPr>
              <w:jc w:val="center"/>
              <w:rPr>
                <w:del w:id="1877" w:author="曹姝玥" w:date="2015-12-31T18:43:00Z"/>
                <w:color w:val="FFFFFF"/>
              </w:rPr>
            </w:pPr>
            <w:del w:id="1878" w:author="曹姝玥" w:date="2015-12-31T18:43:00Z">
              <w:r w:rsidDel="00FE008F">
                <w:rPr>
                  <w:rFonts w:hint="eastAsia"/>
                  <w:b/>
                  <w:color w:val="FFFFFF"/>
                </w:rPr>
                <w:delText>需要的服务（需接口）</w:delText>
              </w:r>
            </w:del>
          </w:p>
        </w:tc>
      </w:tr>
      <w:tr w:rsidR="00694684" w:rsidDel="00FE008F">
        <w:trPr>
          <w:del w:id="1879"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80" w:author="曹姝玥" w:date="2015-12-31T18:43:00Z"/>
                <w:color w:val="000000"/>
              </w:rPr>
            </w:pPr>
            <w:del w:id="1881" w:author="曹姝玥" w:date="2015-12-31T18:43:00Z">
              <w:r w:rsidDel="00FE008F">
                <w:rPr>
                  <w:rFonts w:hint="eastAsia"/>
                  <w:color w:val="000000"/>
                </w:rPr>
                <w:delText>服务名</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82" w:author="曹姝玥" w:date="2015-12-31T18:43:00Z"/>
                <w:color w:val="000000"/>
              </w:rPr>
            </w:pPr>
            <w:del w:id="1883" w:author="曹姝玥" w:date="2015-12-31T18:43:00Z">
              <w:r w:rsidDel="00FE008F">
                <w:rPr>
                  <w:rFonts w:hint="eastAsia"/>
                  <w:color w:val="000000"/>
                </w:rPr>
                <w:delText>服务</w:delText>
              </w:r>
            </w:del>
          </w:p>
        </w:tc>
      </w:tr>
      <w:tr w:rsidR="00694684" w:rsidDel="00FE008F">
        <w:trPr>
          <w:del w:id="1884"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85" w:author="曹姝玥" w:date="2015-12-31T18:43:00Z"/>
                <w:color w:val="000000"/>
              </w:rPr>
            </w:pPr>
            <w:del w:id="1886" w:author="曹姝玥" w:date="2015-12-31T18:43:00Z">
              <w:r w:rsidDel="00FE008F">
                <w:rPr>
                  <w:rFonts w:hint="eastAsia"/>
                  <w:color w:val="000000"/>
                </w:rPr>
                <w:delText>StaffManage</w:delText>
              </w:r>
              <w:r w:rsidDel="00FE008F">
                <w:rPr>
                  <w:color w:val="000000"/>
                </w:rPr>
                <w:delText>DataService. insertStaff(StaffInfoPO</w:delText>
              </w:r>
              <w:r w:rsidDel="00FE008F">
                <w:rPr>
                  <w:rFonts w:hint="eastAsia"/>
                  <w:color w:val="000000"/>
                </w:rPr>
                <w:delText xml:space="preserve"> po</w:delText>
              </w:r>
              <w:r w:rsidDel="00FE008F">
                <w:rPr>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87" w:author="曹姝玥" w:date="2015-12-31T18:43:00Z"/>
                <w:color w:val="000000"/>
              </w:rPr>
            </w:pPr>
            <w:del w:id="1888" w:author="曹姝玥" w:date="2015-12-31T18:43:00Z">
              <w:r w:rsidDel="00FE008F">
                <w:rPr>
                  <w:rFonts w:hint="eastAsia"/>
                  <w:color w:val="000000"/>
                </w:rPr>
                <w:delText>插入</w:delText>
              </w:r>
              <w:r w:rsidDel="00FE008F">
                <w:rPr>
                  <w:color w:val="000000"/>
                </w:rPr>
                <w:delText>单一持久化对象</w:delText>
              </w:r>
            </w:del>
          </w:p>
        </w:tc>
      </w:tr>
      <w:tr w:rsidR="00694684" w:rsidDel="00FE008F">
        <w:trPr>
          <w:del w:id="1889"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90" w:author="曹姝玥" w:date="2015-12-31T18:43:00Z"/>
                <w:color w:val="000000"/>
              </w:rPr>
            </w:pPr>
            <w:del w:id="1891" w:author="曹姝玥" w:date="2015-12-31T18:43:00Z">
              <w:r w:rsidDel="00FE008F">
                <w:rPr>
                  <w:rFonts w:hint="eastAsia"/>
                  <w:color w:val="000000"/>
                </w:rPr>
                <w:delText>StaffManage</w:delText>
              </w:r>
              <w:r w:rsidDel="00FE008F">
                <w:rPr>
                  <w:color w:val="000000"/>
                </w:rPr>
                <w:delText>DataService. deleteStaff(StaffInfoPO</w:delText>
              </w:r>
              <w:r w:rsidDel="00FE008F">
                <w:rPr>
                  <w:rFonts w:hint="eastAsia"/>
                  <w:color w:val="000000"/>
                </w:rPr>
                <w:delText xml:space="preserve"> po</w:delText>
              </w:r>
              <w:r w:rsidDel="00FE008F">
                <w:rPr>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92" w:author="曹姝玥" w:date="2015-12-31T18:43:00Z"/>
                <w:color w:val="000000"/>
              </w:rPr>
            </w:pPr>
            <w:del w:id="1893" w:author="曹姝玥" w:date="2015-12-31T18:43:00Z">
              <w:r w:rsidDel="00FE008F">
                <w:rPr>
                  <w:rFonts w:hint="eastAsia"/>
                  <w:color w:val="000000"/>
                </w:rPr>
                <w:delText>删除</w:delText>
              </w:r>
              <w:r w:rsidDel="00FE008F">
                <w:rPr>
                  <w:color w:val="000000"/>
                </w:rPr>
                <w:delText>单一持久化对象</w:delText>
              </w:r>
            </w:del>
          </w:p>
        </w:tc>
      </w:tr>
      <w:tr w:rsidR="00694684" w:rsidDel="00FE008F">
        <w:trPr>
          <w:del w:id="1894"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95" w:author="曹姝玥" w:date="2015-12-31T18:43:00Z"/>
                <w:color w:val="000000"/>
              </w:rPr>
            </w:pPr>
            <w:del w:id="1896" w:author="曹姝玥" w:date="2015-12-31T18:43:00Z">
              <w:r w:rsidDel="00FE008F">
                <w:rPr>
                  <w:rFonts w:hint="eastAsia"/>
                  <w:color w:val="000000"/>
                </w:rPr>
                <w:delText>StaffManage</w:delText>
              </w:r>
              <w:r w:rsidDel="00FE008F">
                <w:rPr>
                  <w:color w:val="000000"/>
                </w:rPr>
                <w:delText>DataService. updateStaff(StaffInfoPO</w:delText>
              </w:r>
              <w:r w:rsidDel="00FE008F">
                <w:rPr>
                  <w:rFonts w:hint="eastAsia"/>
                  <w:color w:val="000000"/>
                </w:rPr>
                <w:delText xml:space="preserve"> po</w:delText>
              </w:r>
              <w:r w:rsidDel="00FE008F">
                <w:rPr>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97" w:author="曹姝玥" w:date="2015-12-31T18:43:00Z"/>
                <w:color w:val="000000"/>
              </w:rPr>
            </w:pPr>
            <w:del w:id="1898" w:author="曹姝玥" w:date="2015-12-31T18:43:00Z">
              <w:r w:rsidDel="00FE008F">
                <w:rPr>
                  <w:rFonts w:hint="eastAsia"/>
                  <w:color w:val="000000"/>
                </w:rPr>
                <w:delText>更新</w:delText>
              </w:r>
              <w:r w:rsidDel="00FE008F">
                <w:rPr>
                  <w:color w:val="000000"/>
                </w:rPr>
                <w:delText>单一持久化对象</w:delText>
              </w:r>
            </w:del>
          </w:p>
        </w:tc>
      </w:tr>
      <w:tr w:rsidR="00694684" w:rsidDel="00FE008F">
        <w:trPr>
          <w:del w:id="1899"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900" w:author="曹姝玥" w:date="2015-12-31T18:43:00Z"/>
                <w:color w:val="000000"/>
              </w:rPr>
            </w:pPr>
            <w:del w:id="1901" w:author="曹姝玥" w:date="2015-12-31T18:43:00Z">
              <w:r w:rsidDel="00FE008F">
                <w:rPr>
                  <w:rFonts w:hint="eastAsia"/>
                  <w:color w:val="000000"/>
                </w:rPr>
                <w:delText>StaffManage</w:delText>
              </w:r>
              <w:r w:rsidDel="00FE008F">
                <w:rPr>
                  <w:color w:val="000000"/>
                </w:rPr>
                <w:delText>DataService. findStaff(long</w:delText>
              </w:r>
              <w:r w:rsidDel="00FE008F">
                <w:rPr>
                  <w:rFonts w:hint="eastAsia"/>
                  <w:color w:val="000000"/>
                </w:rPr>
                <w:delText xml:space="preserve"> StaffId</w:delText>
              </w:r>
              <w:r w:rsidDel="00FE008F">
                <w:rPr>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902" w:author="曹姝玥" w:date="2015-12-31T18:43:00Z"/>
                <w:color w:val="000000"/>
              </w:rPr>
            </w:pPr>
            <w:del w:id="1903" w:author="曹姝玥" w:date="2015-12-31T18:43:00Z">
              <w:r w:rsidDel="00FE008F">
                <w:rPr>
                  <w:rFonts w:hint="eastAsia"/>
                  <w:color w:val="000000"/>
                </w:rPr>
                <w:delText>根据</w:delText>
              </w:r>
              <w:r w:rsidDel="00FE008F">
                <w:rPr>
                  <w:rFonts w:hint="eastAsia"/>
                  <w:color w:val="000000"/>
                </w:rPr>
                <w:delText>ID</w:delText>
              </w:r>
              <w:r w:rsidDel="00FE008F">
                <w:rPr>
                  <w:rFonts w:hint="eastAsia"/>
                  <w:color w:val="000000"/>
                </w:rPr>
                <w:delText>进行</w:delText>
              </w:r>
              <w:r w:rsidDel="00FE008F">
                <w:rPr>
                  <w:color w:val="000000"/>
                </w:rPr>
                <w:delText>查找单一持久化对象</w:delText>
              </w:r>
            </w:del>
          </w:p>
        </w:tc>
      </w:tr>
      <w:tr w:rsidR="00694684" w:rsidDel="00FE008F">
        <w:trPr>
          <w:del w:id="1904"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905" w:author="曹姝玥" w:date="2015-12-31T18:43:00Z"/>
                <w:color w:val="000000"/>
              </w:rPr>
            </w:pPr>
            <w:del w:id="1906" w:author="曹姝玥" w:date="2015-12-31T18:43:00Z">
              <w:r w:rsidDel="00FE008F">
                <w:rPr>
                  <w:rFonts w:hint="eastAsia"/>
                  <w:color w:val="000000"/>
                </w:rPr>
                <w:delText>StaffManage</w:delText>
              </w:r>
              <w:r w:rsidDel="00FE008F">
                <w:rPr>
                  <w:color w:val="000000"/>
                </w:rPr>
                <w:delText>DataService. find</w:delText>
              </w:r>
              <w:r w:rsidDel="00FE008F">
                <w:rPr>
                  <w:rFonts w:hint="eastAsia"/>
                  <w:color w:val="000000"/>
                </w:rPr>
                <w:delText>All</w:delText>
              </w:r>
              <w:r w:rsidDel="00FE008F">
                <w:rPr>
                  <w:color w:val="000000"/>
                </w:rPr>
                <w:delText>Staff()</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907" w:author="曹姝玥" w:date="2015-12-31T18:43:00Z"/>
                <w:color w:val="000000"/>
              </w:rPr>
            </w:pPr>
            <w:del w:id="1908" w:author="曹姝玥" w:date="2015-12-31T18:43:00Z">
              <w:r w:rsidDel="00FE008F">
                <w:rPr>
                  <w:color w:val="000000"/>
                </w:rPr>
                <w:delText>查找</w:delText>
              </w:r>
              <w:r w:rsidDel="00FE008F">
                <w:rPr>
                  <w:rFonts w:hint="eastAsia"/>
                  <w:color w:val="000000"/>
                </w:rPr>
                <w:delText>所有</w:delText>
              </w:r>
              <w:r w:rsidDel="00FE008F">
                <w:rPr>
                  <w:color w:val="000000"/>
                </w:rPr>
                <w:delText>持久化对象</w:delText>
              </w:r>
            </w:del>
          </w:p>
        </w:tc>
      </w:tr>
    </w:tbl>
    <w:p w:rsidR="00694684" w:rsidRDefault="00694684">
      <w:pPr>
        <w:rPr>
          <w:ins w:id="1909" w:author="曹姝玥" w:date="2015-12-31T18:52:00Z"/>
        </w:rPr>
      </w:pPr>
    </w:p>
    <w:p w:rsidR="00A06AC7" w:rsidRDefault="00A06AC7">
      <w:pPr>
        <w:rPr>
          <w:ins w:id="1910" w:author="曹姝玥" w:date="2015-12-31T18:52:00Z"/>
        </w:rPr>
      </w:pPr>
    </w:p>
    <w:p w:rsidR="00A06AC7" w:rsidRDefault="00A06AC7">
      <w:pPr>
        <w:rPr>
          <w:ins w:id="1911" w:author="曹姝玥" w:date="2015-12-31T18:52:00Z"/>
        </w:rPr>
      </w:pPr>
    </w:p>
    <w:p w:rsidR="00A06AC7" w:rsidRDefault="00A06AC7" w:rsidP="00A06AC7">
      <w:pPr>
        <w:pStyle w:val="1"/>
        <w:widowControl/>
        <w:numPr>
          <w:ilvl w:val="3"/>
          <w:numId w:val="1"/>
        </w:numPr>
        <w:rPr>
          <w:ins w:id="1912" w:author="曹姝玥" w:date="2015-12-31T18:52:00Z"/>
          <w:rFonts w:ascii="宋体" w:hAnsi="宋体" w:cs="宋体"/>
          <w:sz w:val="24"/>
          <w:szCs w:val="28"/>
        </w:rPr>
      </w:pPr>
      <w:ins w:id="1913" w:author="曹姝玥" w:date="2015-12-31T18:52:00Z">
        <w:r>
          <w:rPr>
            <w:rFonts w:ascii="宋体" w:hAnsi="宋体" w:cs="宋体" w:hint="eastAsia"/>
            <w:sz w:val="24"/>
            <w:szCs w:val="28"/>
          </w:rPr>
          <w:t>LogInbl模块</w:t>
        </w:r>
      </w:ins>
    </w:p>
    <w:p w:rsidR="00A06AC7" w:rsidRDefault="00A06AC7" w:rsidP="00A06AC7">
      <w:pPr>
        <w:pStyle w:val="12"/>
        <w:ind w:firstLineChars="0" w:firstLine="0"/>
        <w:rPr>
          <w:ins w:id="1914" w:author="曹姝玥" w:date="2015-12-31T18:52:00Z"/>
        </w:rPr>
      </w:pPr>
      <w:ins w:id="1915" w:author="曹姝玥" w:date="2015-12-31T18:52:00Z">
        <w:r>
          <w:rPr>
            <w:rFonts w:hint="eastAsia"/>
          </w:rPr>
          <w:t>（</w:t>
        </w:r>
        <w:r>
          <w:rPr>
            <w:rFonts w:hint="eastAsia"/>
          </w:rPr>
          <w:t>1</w:t>
        </w:r>
        <w:r>
          <w:rPr>
            <w:rFonts w:hint="eastAsia"/>
          </w:rPr>
          <w:t>）模块概述</w:t>
        </w:r>
      </w:ins>
    </w:p>
    <w:p w:rsidR="00A06AC7" w:rsidRDefault="00A06AC7" w:rsidP="00A06AC7">
      <w:pPr>
        <w:pStyle w:val="12"/>
        <w:ind w:firstLineChars="0" w:firstLine="0"/>
        <w:rPr>
          <w:ins w:id="1916" w:author="曹姝玥" w:date="2015-12-31T18:52:00Z"/>
        </w:rPr>
      </w:pPr>
      <w:ins w:id="1917" w:author="曹姝玥" w:date="2015-12-31T18:52:00Z">
        <w:r>
          <w:rPr>
            <w:rFonts w:hint="eastAsia"/>
          </w:rPr>
          <w:t xml:space="preserve">    </w:t>
        </w:r>
        <w:r w:rsidR="00970773" w:rsidRPr="00970773">
          <w:rPr>
            <w:sz w:val="20"/>
            <w:rPrChange w:id="1918" w:author="曹姝玥" w:date="2015-12-31T18:54:00Z">
              <w:rPr/>
            </w:rPrChange>
          </w:rPr>
          <w:t xml:space="preserve"> </w:t>
        </w:r>
      </w:ins>
      <w:ins w:id="1919" w:author="曹姝玥" w:date="2015-12-31T18:53:00Z">
        <w:r w:rsidR="00970773" w:rsidRPr="00970773">
          <w:rPr>
            <w:szCs w:val="28"/>
            <w:rPrChange w:id="1920" w:author="曹姝玥" w:date="2015-12-31T18:54:00Z">
              <w:rPr>
                <w:sz w:val="24"/>
                <w:szCs w:val="28"/>
              </w:rPr>
            </w:rPrChange>
          </w:rPr>
          <w:t>logInbl</w:t>
        </w:r>
      </w:ins>
      <w:ins w:id="1921" w:author="曹姝玥" w:date="2015-12-31T18:52:00Z">
        <w:r>
          <w:rPr>
            <w:rFonts w:hint="eastAsia"/>
          </w:rPr>
          <w:t>模块承担的需求参见需求规格说明文档功能需求及相关非功能需求</w:t>
        </w:r>
      </w:ins>
    </w:p>
    <w:p w:rsidR="00A06AC7" w:rsidRDefault="00A06AC7" w:rsidP="00A06AC7">
      <w:pPr>
        <w:pStyle w:val="12"/>
        <w:ind w:firstLineChars="0" w:firstLine="0"/>
        <w:rPr>
          <w:ins w:id="1922" w:author="曹姝玥" w:date="2015-12-31T18:52:00Z"/>
        </w:rPr>
      </w:pPr>
      <w:ins w:id="1923" w:author="曹姝玥" w:date="2015-12-31T18:52:00Z">
        <w:r>
          <w:rPr>
            <w:rFonts w:hint="eastAsia"/>
          </w:rPr>
          <w:t xml:space="preserve">    </w:t>
        </w:r>
        <w:r w:rsidRPr="00A06AC7">
          <w:rPr>
            <w:rFonts w:hint="eastAsia"/>
          </w:rPr>
          <w:t xml:space="preserve"> </w:t>
        </w:r>
      </w:ins>
      <w:ins w:id="1924" w:author="曹姝玥" w:date="2015-12-31T18:53:00Z">
        <w:r w:rsidR="00970773" w:rsidRPr="00970773">
          <w:rPr>
            <w:szCs w:val="28"/>
            <w:rPrChange w:id="1925" w:author="曹姝玥" w:date="2015-12-31T18:54:00Z">
              <w:rPr>
                <w:sz w:val="24"/>
                <w:szCs w:val="28"/>
              </w:rPr>
            </w:rPrChange>
          </w:rPr>
          <w:t>logIn</w:t>
        </w:r>
      </w:ins>
      <w:ins w:id="1926" w:author="曹姝玥" w:date="2015-12-31T18:52:00Z">
        <w:r w:rsidRPr="00A06AC7">
          <w:rPr>
            <w:rFonts w:hint="eastAsia"/>
          </w:rPr>
          <w:t>bl</w:t>
        </w:r>
        <w:r>
          <w:rPr>
            <w:rFonts w:hint="eastAsia"/>
          </w:rPr>
          <w:t>模块的职责及接口参见软件系统结构描述文档表</w:t>
        </w:r>
        <w:r>
          <w:rPr>
            <w:rFonts w:hint="eastAsia"/>
          </w:rPr>
          <w:t>13</w:t>
        </w:r>
      </w:ins>
    </w:p>
    <w:p w:rsidR="00A06AC7" w:rsidRDefault="00A06AC7" w:rsidP="00A06AC7">
      <w:pPr>
        <w:pStyle w:val="12"/>
        <w:ind w:firstLineChars="0" w:firstLine="0"/>
        <w:rPr>
          <w:ins w:id="1927" w:author="曹姝玥" w:date="2015-12-31T18:52:00Z"/>
        </w:rPr>
      </w:pPr>
      <w:ins w:id="1928" w:author="曹姝玥" w:date="2015-12-31T18:52:00Z">
        <w:r>
          <w:rPr>
            <w:rFonts w:hint="eastAsia"/>
          </w:rPr>
          <w:t>（</w:t>
        </w:r>
        <w:r>
          <w:rPr>
            <w:rFonts w:hint="eastAsia"/>
          </w:rPr>
          <w:t>2</w:t>
        </w:r>
        <w:r>
          <w:rPr>
            <w:rFonts w:hint="eastAsia"/>
          </w:rPr>
          <w:t>）整体结构</w:t>
        </w:r>
      </w:ins>
    </w:p>
    <w:p w:rsidR="00A06AC7" w:rsidRDefault="00A06AC7" w:rsidP="00A06AC7">
      <w:pPr>
        <w:pStyle w:val="12"/>
        <w:ind w:left="420" w:firstLineChars="0"/>
        <w:rPr>
          <w:ins w:id="1929" w:author="曹姝玥" w:date="2015-12-31T18:52:00Z"/>
        </w:rPr>
      </w:pPr>
      <w:ins w:id="1930" w:author="曹姝玥" w:date="2015-12-31T18:52:00Z">
        <w:r>
          <w:t>根据体系结构的设计，我们将系统分为展示层、业务逻辑层、数据层。每一层之间为了增加灵活性，我们会添加接口。比如展示层和业务逻辑层之间，我们添加</w:t>
        </w:r>
        <w:r>
          <w:rPr>
            <w:rFonts w:hint="eastAsia"/>
          </w:rPr>
          <w:t>businesslogicservice.</w:t>
        </w:r>
      </w:ins>
      <w:ins w:id="1931" w:author="曹姝玥" w:date="2015-12-31T18:53:00Z">
        <w:r w:rsidR="00970773" w:rsidRPr="00970773">
          <w:rPr>
            <w:szCs w:val="28"/>
            <w:rPrChange w:id="1932" w:author="曹姝玥" w:date="2015-12-31T18:54:00Z">
              <w:rPr>
                <w:rFonts w:ascii="宋体" w:hAnsi="宋体" w:cs="宋体"/>
                <w:sz w:val="24"/>
                <w:szCs w:val="28"/>
              </w:rPr>
            </w:rPrChange>
          </w:rPr>
          <w:t>logIn</w:t>
        </w:r>
      </w:ins>
      <w:ins w:id="1933" w:author="曹姝玥" w:date="2015-12-31T18:52:00Z">
        <w:r>
          <w:rPr>
            <w:rFonts w:hint="eastAsia"/>
          </w:rPr>
          <w:t>blservice</w:t>
        </w:r>
        <w:r>
          <w:rPr>
            <w:rFonts w:hint="eastAsia"/>
          </w:rPr>
          <w:t>接口。业务逻辑层和数据层之间添加</w:t>
        </w:r>
        <w:r>
          <w:rPr>
            <w:rFonts w:hint="eastAsia"/>
          </w:rPr>
          <w:t>dataservice.</w:t>
        </w:r>
      </w:ins>
      <w:ins w:id="1934" w:author="曹姝玥" w:date="2015-12-31T18:53:00Z">
        <w:r w:rsidRPr="00A06AC7">
          <w:rPr>
            <w:sz w:val="24"/>
            <w:szCs w:val="28"/>
          </w:rPr>
          <w:t xml:space="preserve"> </w:t>
        </w:r>
        <w:r w:rsidR="00970773" w:rsidRPr="00970773">
          <w:rPr>
            <w:szCs w:val="28"/>
            <w:rPrChange w:id="1935" w:author="曹姝玥" w:date="2015-12-31T18:54:00Z">
              <w:rPr>
                <w:sz w:val="24"/>
                <w:szCs w:val="28"/>
              </w:rPr>
            </w:rPrChange>
          </w:rPr>
          <w:lastRenderedPageBreak/>
          <w:t>logIn</w:t>
        </w:r>
      </w:ins>
      <w:ins w:id="1936" w:author="曹姝玥" w:date="2015-12-31T18:52:00Z">
        <w:r>
          <w:rPr>
            <w:rFonts w:hint="eastAsia"/>
          </w:rPr>
          <w:t>dataservice</w:t>
        </w:r>
        <w:r>
          <w:rPr>
            <w:rFonts w:hint="eastAsia"/>
          </w:rPr>
          <w:t>接口。为了隔离业务逻辑指责和逻辑控制职责，我们增加了</w:t>
        </w:r>
      </w:ins>
      <w:ins w:id="1937" w:author="曹姝玥" w:date="2015-12-31T18:54:00Z">
        <w:r>
          <w:rPr>
            <w:rFonts w:hint="eastAsia"/>
          </w:rPr>
          <w:t>logIn</w:t>
        </w:r>
      </w:ins>
      <w:ins w:id="1938" w:author="曹姝玥" w:date="2015-12-31T18:52:00Z">
        <w:r>
          <w:rPr>
            <w:rFonts w:hint="eastAsia"/>
          </w:rPr>
          <w:t>Controller</w:t>
        </w:r>
        <w:r>
          <w:rPr>
            <w:rFonts w:hint="eastAsia"/>
          </w:rPr>
          <w:t>。</w:t>
        </w:r>
        <w:r>
          <w:rPr>
            <w:rFonts w:hint="eastAsia"/>
          </w:rPr>
          <w:t>UserPO</w:t>
        </w:r>
        <w:r>
          <w:rPr>
            <w:rFonts w:hint="eastAsia"/>
          </w:rPr>
          <w:t>是作为个人帐号信息的持久化对象被添加到设计模型中去的。</w:t>
        </w:r>
      </w:ins>
    </w:p>
    <w:p w:rsidR="00A06AC7" w:rsidRDefault="00A06AC7" w:rsidP="00A06AC7">
      <w:pPr>
        <w:ind w:firstLineChars="100" w:firstLine="210"/>
        <w:rPr>
          <w:ins w:id="1939" w:author="曹姝玥" w:date="2015-12-31T18:52:00Z"/>
        </w:rPr>
      </w:pPr>
    </w:p>
    <w:p w:rsidR="00A06AC7" w:rsidRDefault="00A06AC7" w:rsidP="00A06AC7">
      <w:pPr>
        <w:ind w:firstLineChars="100" w:firstLine="211"/>
        <w:jc w:val="center"/>
        <w:rPr>
          <w:ins w:id="1940" w:author="曹姝玥" w:date="2015-12-31T18:52:00Z"/>
          <w:b/>
          <w:bCs/>
        </w:rPr>
      </w:pPr>
      <w:ins w:id="1941" w:author="曹姝玥" w:date="2015-12-31T18:52:00Z">
        <w:r>
          <w:rPr>
            <w:rFonts w:hint="eastAsia"/>
            <w:b/>
            <w:bCs/>
          </w:rPr>
          <w:t>表</w:t>
        </w:r>
        <w:r>
          <w:rPr>
            <w:rFonts w:hint="eastAsia"/>
            <w:b/>
            <w:bCs/>
          </w:rPr>
          <w:t xml:space="preserve">15 </w:t>
        </w:r>
        <w:r>
          <w:rPr>
            <w:rFonts w:hint="eastAsia"/>
            <w:b/>
            <w:bCs/>
          </w:rPr>
          <w:t>个人帐号管理业务逻辑层详细设计的上下文</w:t>
        </w:r>
      </w:ins>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A06AC7" w:rsidTr="00A06AC7">
        <w:trPr>
          <w:ins w:id="1942" w:author="曹姝玥" w:date="2015-12-31T18:52:00Z"/>
        </w:trPr>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A06AC7" w:rsidRDefault="00A06AC7" w:rsidP="00A06AC7">
            <w:pPr>
              <w:jc w:val="center"/>
              <w:rPr>
                <w:ins w:id="1943" w:author="曹姝玥" w:date="2015-12-31T18:52:00Z"/>
              </w:rPr>
            </w:pPr>
            <w:ins w:id="1944" w:author="曹姝玥" w:date="2015-12-31T18:52:00Z">
              <w:r>
                <w:rPr>
                  <w:rFonts w:hint="eastAsia"/>
                </w:rPr>
                <w:t>输入</w:t>
              </w:r>
            </w:ins>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A06AC7" w:rsidRDefault="00A06AC7" w:rsidP="00A06AC7">
            <w:pPr>
              <w:jc w:val="center"/>
              <w:rPr>
                <w:ins w:id="1945" w:author="曹姝玥" w:date="2015-12-31T18:52:00Z"/>
              </w:rPr>
            </w:pPr>
            <w:ins w:id="1946" w:author="曹姝玥" w:date="2015-12-31T18:52:00Z">
              <w:r>
                <w:rPr>
                  <w:rFonts w:hint="eastAsia"/>
                </w:rPr>
                <w:t>需求</w:t>
              </w:r>
            </w:ins>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A06AC7" w:rsidRDefault="00A06AC7" w:rsidP="00A06AC7">
            <w:pPr>
              <w:rPr>
                <w:ins w:id="1947" w:author="曹姝玥" w:date="2015-12-31T18:52:00Z"/>
              </w:rPr>
            </w:pPr>
            <w:ins w:id="1948" w:author="曹姝玥" w:date="2015-12-31T18:52:00Z">
              <w:r>
                <w:t>参见：快递物流系统用例文档</w:t>
              </w:r>
              <w:r>
                <w:rPr>
                  <w:rFonts w:hint="eastAsia"/>
                </w:rPr>
                <w:t xml:space="preserve">V3.3 </w:t>
              </w:r>
              <w:r>
                <w:rPr>
                  <w:rFonts w:hint="eastAsia"/>
                </w:rPr>
                <w:t>“用例三十一</w:t>
              </w:r>
              <w:r>
                <w:rPr>
                  <w:rFonts w:hint="eastAsia"/>
                </w:rPr>
                <w:t xml:space="preserve"> </w:t>
              </w:r>
              <w:r>
                <w:rPr>
                  <w:rFonts w:hint="eastAsia"/>
                </w:rPr>
                <w:t>账号信息管理”</w:t>
              </w:r>
            </w:ins>
          </w:p>
          <w:p w:rsidR="00A06AC7" w:rsidRDefault="00A06AC7" w:rsidP="00A06AC7">
            <w:pPr>
              <w:ind w:firstLineChars="300" w:firstLine="630"/>
              <w:rPr>
                <w:ins w:id="1949" w:author="曹姝玥" w:date="2015-12-31T18:52:00Z"/>
              </w:rPr>
            </w:pPr>
            <w:ins w:id="1950" w:author="曹姝玥" w:date="2015-12-31T18:52:00Z">
              <w:r>
                <w:rPr>
                  <w:rFonts w:hint="eastAsia"/>
                </w:rPr>
                <w:t>快递物流系统需求规格说明文档</w:t>
              </w:r>
              <w:r>
                <w:rPr>
                  <w:rFonts w:hint="eastAsia"/>
                </w:rPr>
                <w:t>V1.6</w:t>
              </w:r>
              <w:r>
                <w:rPr>
                  <w:rFonts w:hint="eastAsia"/>
                </w:rPr>
                <w:t>中的</w:t>
              </w:r>
              <w:r>
                <w:rPr>
                  <w:rFonts w:hint="eastAsia"/>
                </w:rPr>
                <w:t>3.2</w:t>
              </w:r>
              <w:r>
                <w:rPr>
                  <w:rFonts w:hint="eastAsia"/>
                </w:rPr>
                <w:t>及</w:t>
              </w:r>
              <w:r>
                <w:rPr>
                  <w:rFonts w:hint="eastAsia"/>
                </w:rPr>
                <w:t>3.3</w:t>
              </w:r>
              <w:r>
                <w:rPr>
                  <w:rFonts w:hint="eastAsia"/>
                </w:rPr>
                <w:t>节</w:t>
              </w:r>
            </w:ins>
          </w:p>
        </w:tc>
      </w:tr>
      <w:tr w:rsidR="00A06AC7" w:rsidTr="00A06AC7">
        <w:trPr>
          <w:trHeight w:val="2682"/>
          <w:ins w:id="1951" w:author="曹姝玥" w:date="2015-12-31T18:52:00Z"/>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A06AC7" w:rsidRDefault="00A06AC7" w:rsidP="00A06AC7">
            <w:pPr>
              <w:jc w:val="center"/>
              <w:rPr>
                <w:ins w:id="1952" w:author="曹姝玥" w:date="2015-12-31T18:52:00Z"/>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A06AC7" w:rsidRDefault="00A06AC7" w:rsidP="00A06AC7">
            <w:pPr>
              <w:jc w:val="center"/>
              <w:rPr>
                <w:ins w:id="1953" w:author="曹姝玥" w:date="2015-12-31T18:52:00Z"/>
              </w:rPr>
            </w:pPr>
            <w:ins w:id="1954" w:author="曹姝玥" w:date="2015-12-31T18:52:00Z">
              <w:r>
                <w:rPr>
                  <w:rFonts w:hint="eastAsia"/>
                </w:rPr>
                <w:t>体系结构</w:t>
              </w:r>
            </w:ins>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A06AC7" w:rsidRDefault="00A06AC7" w:rsidP="00A06AC7">
            <w:pPr>
              <w:rPr>
                <w:ins w:id="1955" w:author="曹姝玥" w:date="2015-12-31T18:52:00Z"/>
              </w:rPr>
            </w:pPr>
            <w:ins w:id="1956" w:author="曹姝玥" w:date="2015-12-31T18:52:00Z">
              <w:r>
                <w:rPr>
                  <w:rFonts w:hint="eastAsia"/>
                </w:rPr>
                <w:t>//</w:t>
              </w:r>
              <w:r>
                <w:rPr>
                  <w:rFonts w:hint="eastAsia"/>
                </w:rPr>
                <w:t>被</w:t>
              </w:r>
              <w:r>
                <w:rPr>
                  <w:rFonts w:hint="eastAsia"/>
                </w:rPr>
                <w:t>Presentation</w:t>
              </w:r>
              <w:r>
                <w:rPr>
                  <w:rFonts w:hint="eastAsia"/>
                </w:rPr>
                <w:t>层调用的接口</w:t>
              </w:r>
            </w:ins>
          </w:p>
          <w:p w:rsidR="00A06AC7" w:rsidRDefault="00A06AC7" w:rsidP="00A06AC7">
            <w:pPr>
              <w:rPr>
                <w:ins w:id="1957" w:author="曹姝玥" w:date="2015-12-31T18:52:00Z"/>
              </w:rPr>
            </w:pPr>
            <w:ins w:id="1958" w:author="曹姝玥" w:date="2015-12-31T18:52:00Z">
              <w:r>
                <w:t xml:space="preserve">public interface </w:t>
              </w:r>
            </w:ins>
            <w:ins w:id="1959" w:author="曹姝玥" w:date="2015-12-31T18:54:00Z">
              <w:r>
                <w:rPr>
                  <w:rFonts w:hint="eastAsia"/>
                </w:rPr>
                <w:t>L</w:t>
              </w:r>
            </w:ins>
            <w:ins w:id="1960" w:author="曹姝玥" w:date="2015-12-31T18:55:00Z">
              <w:r>
                <w:rPr>
                  <w:rFonts w:hint="eastAsia"/>
                </w:rPr>
                <w:t>ogIn</w:t>
              </w:r>
            </w:ins>
            <w:ins w:id="1961" w:author="曹姝玥" w:date="2015-12-31T18:52:00Z">
              <w:r>
                <w:t>BLService {</w:t>
              </w:r>
            </w:ins>
          </w:p>
          <w:p w:rsidR="00000000" w:rsidRDefault="00A06AC7">
            <w:pPr>
              <w:rPr>
                <w:ins w:id="1962" w:author="曹姝玥" w:date="2015-12-31T18:55:00Z"/>
                <w:sz w:val="18"/>
              </w:rPr>
              <w:pPrChange w:id="1963" w:author="曹姝玥" w:date="2015-12-31T18:55:00Z">
                <w:pPr>
                  <w:ind w:firstLineChars="200" w:firstLine="420"/>
                </w:pPr>
              </w:pPrChange>
            </w:pPr>
            <w:ins w:id="1964" w:author="曹姝玥" w:date="2015-12-31T18:52:00Z">
              <w:r>
                <w:rPr>
                  <w:rFonts w:hint="eastAsia"/>
                </w:rPr>
                <w:t xml:space="preserve">  </w:t>
              </w:r>
            </w:ins>
            <w:ins w:id="1965" w:author="曹姝玥" w:date="2015-12-31T18:55:00Z">
              <w:r>
                <w:rPr>
                  <w:rFonts w:hint="eastAsia"/>
                </w:rPr>
                <w:t xml:space="preserve">  </w:t>
              </w:r>
              <w:r w:rsidRPr="00A06AC7">
                <w:t>public ResultMessage logIn(long UserId, String password)</w:t>
              </w:r>
            </w:ins>
          </w:p>
          <w:p w:rsidR="00A06AC7" w:rsidRDefault="00A06AC7" w:rsidP="00A06AC7">
            <w:pPr>
              <w:ind w:firstLineChars="200" w:firstLine="420"/>
              <w:rPr>
                <w:ins w:id="1966" w:author="曹姝玥" w:date="2015-12-31T18:52:00Z"/>
              </w:rPr>
            </w:pPr>
            <w:ins w:id="1967" w:author="曹姝玥" w:date="2015-12-31T18:55:00Z">
              <w:r w:rsidRPr="00A06AC7">
                <w:t>public UserVO getCurrentUser()</w:t>
              </w:r>
              <w:r>
                <w:rPr>
                  <w:rFonts w:hint="eastAsia"/>
                </w:rPr>
                <w:t>;</w:t>
              </w:r>
            </w:ins>
          </w:p>
          <w:p w:rsidR="00A06AC7" w:rsidRDefault="00A06AC7" w:rsidP="00A06AC7">
            <w:pPr>
              <w:rPr>
                <w:ins w:id="1968" w:author="曹姝玥" w:date="2015-12-31T18:52:00Z"/>
              </w:rPr>
            </w:pPr>
            <w:ins w:id="1969" w:author="曹姝玥" w:date="2015-12-31T18:52:00Z">
              <w:r>
                <w:rPr>
                  <w:rFonts w:hint="eastAsia"/>
                </w:rPr>
                <w:t>}</w:t>
              </w:r>
            </w:ins>
          </w:p>
          <w:p w:rsidR="00A06AC7" w:rsidRDefault="00A06AC7" w:rsidP="00A06AC7">
            <w:pPr>
              <w:rPr>
                <w:ins w:id="1970" w:author="曹姝玥" w:date="2015-12-31T18:52:00Z"/>
              </w:rPr>
            </w:pPr>
          </w:p>
          <w:p w:rsidR="00A06AC7" w:rsidRDefault="00A06AC7" w:rsidP="00A06AC7">
            <w:pPr>
              <w:rPr>
                <w:ins w:id="1971" w:author="曹姝玥" w:date="2015-12-31T18:52:00Z"/>
              </w:rPr>
            </w:pPr>
            <w:ins w:id="1972" w:author="曹姝玥" w:date="2015-12-31T18:52:00Z">
              <w:r>
                <w:rPr>
                  <w:rFonts w:hint="eastAsia"/>
                </w:rPr>
                <w:t>//</w:t>
              </w:r>
              <w:r>
                <w:rPr>
                  <w:rFonts w:hint="eastAsia"/>
                </w:rPr>
                <w:t>调用</w:t>
              </w:r>
              <w:r>
                <w:rPr>
                  <w:rFonts w:hint="eastAsia"/>
                </w:rPr>
                <w:t>DataService</w:t>
              </w:r>
              <w:r>
                <w:rPr>
                  <w:rFonts w:hint="eastAsia"/>
                </w:rPr>
                <w:t>层的接口</w:t>
              </w:r>
            </w:ins>
          </w:p>
          <w:p w:rsidR="00A06AC7" w:rsidRDefault="00A06AC7" w:rsidP="00A06AC7">
            <w:pPr>
              <w:rPr>
                <w:ins w:id="1973" w:author="曹姝玥" w:date="2015-12-31T18:52:00Z"/>
              </w:rPr>
            </w:pPr>
            <w:ins w:id="1974" w:author="曹姝玥" w:date="2015-12-31T18:52:00Z">
              <w:r>
                <w:t>public interface UserDataService extends Remote{</w:t>
              </w:r>
            </w:ins>
          </w:p>
          <w:p w:rsidR="00000000" w:rsidRDefault="00A06AC7">
            <w:pPr>
              <w:ind w:firstLineChars="200" w:firstLine="420"/>
              <w:rPr>
                <w:ins w:id="1975" w:author="曹姝玥" w:date="2015-12-31T18:52:00Z"/>
                <w:sz w:val="18"/>
              </w:rPr>
              <w:pPrChange w:id="1976" w:author="曹姝玥" w:date="2015-12-31T18:56:00Z">
                <w:pPr/>
              </w:pPrChange>
            </w:pPr>
            <w:ins w:id="1977" w:author="曹姝玥" w:date="2015-12-31T18:52:00Z">
              <w:r w:rsidRPr="00BC6B90">
                <w:t>public void insert(ArrayList&lt;UserPO&gt; User) throws RemoteException;</w:t>
              </w:r>
            </w:ins>
          </w:p>
          <w:p w:rsidR="00A06AC7" w:rsidRDefault="00A06AC7" w:rsidP="00A06AC7">
            <w:pPr>
              <w:ind w:firstLineChars="200" w:firstLine="420"/>
              <w:rPr>
                <w:ins w:id="1978" w:author="曹姝玥" w:date="2015-12-31T18:52:00Z"/>
              </w:rPr>
            </w:pPr>
            <w:ins w:id="1979" w:author="曹姝玥" w:date="2015-12-31T18:52:00Z">
              <w:r>
                <w:t>public UserPO find(long UserId) throws RemoteException;</w:t>
              </w:r>
            </w:ins>
          </w:p>
          <w:p w:rsidR="00A06AC7" w:rsidRDefault="00A06AC7" w:rsidP="00A06AC7">
            <w:pPr>
              <w:ind w:firstLineChars="200" w:firstLine="420"/>
              <w:rPr>
                <w:ins w:id="1980" w:author="曹姝玥" w:date="2015-12-31T18:52:00Z"/>
              </w:rPr>
            </w:pPr>
            <w:ins w:id="1981" w:author="曹姝玥" w:date="2015-12-31T18:52:00Z">
              <w:r>
                <w:t>public void update(UserPO po) throws RemoteException;</w:t>
              </w:r>
            </w:ins>
          </w:p>
          <w:p w:rsidR="00A06AC7" w:rsidRDefault="00A06AC7" w:rsidP="00A06AC7">
            <w:pPr>
              <w:ind w:firstLineChars="200" w:firstLine="420"/>
              <w:rPr>
                <w:ins w:id="1982" w:author="曹姝玥" w:date="2015-12-31T18:52:00Z"/>
              </w:rPr>
            </w:pPr>
            <w:ins w:id="1983" w:author="曹姝玥" w:date="2015-12-31T18:52:00Z">
              <w:r>
                <w:t>public void finish() throws RemoteException;</w:t>
              </w:r>
            </w:ins>
          </w:p>
          <w:p w:rsidR="00A06AC7" w:rsidRDefault="00A06AC7" w:rsidP="00A06AC7">
            <w:pPr>
              <w:ind w:firstLineChars="200" w:firstLine="420"/>
              <w:rPr>
                <w:ins w:id="1984" w:author="曹姝玥" w:date="2015-12-31T18:52:00Z"/>
              </w:rPr>
            </w:pPr>
            <w:ins w:id="1985" w:author="曹姝玥" w:date="2015-12-31T18:52:00Z">
              <w:r w:rsidRPr="00BC6B90">
                <w:t xml:space="preserve">public void InitialInsert(ArrayList&lt;UserPO&gt; User) throws RemoteException </w:t>
              </w:r>
              <w:r>
                <w:rPr>
                  <w:rFonts w:hint="eastAsia"/>
                </w:rPr>
                <w:t>;</w:t>
              </w:r>
            </w:ins>
          </w:p>
          <w:p w:rsidR="00A06AC7" w:rsidRDefault="00A06AC7" w:rsidP="00A06AC7">
            <w:pPr>
              <w:ind w:firstLineChars="200" w:firstLine="420"/>
              <w:rPr>
                <w:ins w:id="1986" w:author="曹姝玥" w:date="2015-12-31T18:52:00Z"/>
              </w:rPr>
            </w:pPr>
            <w:ins w:id="1987" w:author="曹姝玥" w:date="2015-12-31T18:52:00Z">
              <w:r w:rsidRPr="00BC6B90">
                <w:t>public void delete(UserPO po) throws RemoteException</w:t>
              </w:r>
              <w:r>
                <w:rPr>
                  <w:rFonts w:hint="eastAsia"/>
                </w:rPr>
                <w:t>;</w:t>
              </w:r>
            </w:ins>
          </w:p>
          <w:p w:rsidR="00A06AC7" w:rsidRDefault="00A06AC7" w:rsidP="00A06AC7">
            <w:pPr>
              <w:ind w:firstLineChars="200" w:firstLine="420"/>
              <w:rPr>
                <w:ins w:id="1988" w:author="曹姝玥" w:date="2015-12-31T18:52:00Z"/>
              </w:rPr>
            </w:pPr>
            <w:ins w:id="1989" w:author="曹姝玥" w:date="2015-12-31T18:52:00Z">
              <w:r w:rsidRPr="00BC6B90">
                <w:t>public ArrayList&lt;UserPO&gt; finds() throws RemoteException;</w:t>
              </w:r>
            </w:ins>
          </w:p>
          <w:p w:rsidR="00A06AC7" w:rsidRDefault="00A06AC7" w:rsidP="00A06AC7">
            <w:pPr>
              <w:rPr>
                <w:ins w:id="1990" w:author="曹姝玥" w:date="2015-12-31T18:52:00Z"/>
              </w:rPr>
            </w:pPr>
            <w:ins w:id="1991" w:author="曹姝玥" w:date="2015-12-31T18:52:00Z">
              <w:r>
                <w:t>}</w:t>
              </w:r>
            </w:ins>
          </w:p>
        </w:tc>
      </w:tr>
      <w:tr w:rsidR="00A06AC7" w:rsidTr="00A06AC7">
        <w:trPr>
          <w:trHeight w:val="3057"/>
          <w:ins w:id="1992" w:author="曹姝玥" w:date="2015-12-31T18:52:00Z"/>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A06AC7" w:rsidRDefault="00A06AC7" w:rsidP="00A06AC7">
            <w:pPr>
              <w:jc w:val="center"/>
              <w:rPr>
                <w:ins w:id="1993" w:author="曹姝玥" w:date="2015-12-31T18:52:00Z"/>
              </w:rPr>
            </w:pPr>
            <w:ins w:id="1994" w:author="曹姝玥" w:date="2015-12-31T18:52:00Z">
              <w:r>
                <w:rPr>
                  <w:rFonts w:hint="eastAsia"/>
                </w:rPr>
                <w:t>输出</w:t>
              </w:r>
            </w:ins>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A06AC7" w:rsidRDefault="00A06AC7" w:rsidP="00A06AC7">
            <w:pPr>
              <w:jc w:val="center"/>
              <w:rPr>
                <w:ins w:id="1995" w:author="曹姝玥" w:date="2015-12-31T18:52:00Z"/>
              </w:rPr>
            </w:pPr>
            <w:ins w:id="1996" w:author="曹姝玥" w:date="2015-12-31T18:52:00Z">
              <w:r>
                <w:rPr>
                  <w:rFonts w:hint="eastAsia"/>
                </w:rPr>
                <w:t>类图</w:t>
              </w:r>
            </w:ins>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A06AC7" w:rsidRDefault="004B673C" w:rsidP="00A06AC7">
            <w:pPr>
              <w:rPr>
                <w:ins w:id="1997" w:author="曹姝玥" w:date="2015-12-31T18:52:00Z"/>
              </w:rPr>
            </w:pPr>
            <w:ins w:id="1998" w:author="曹姝玥" w:date="2015-12-31T20:01:00Z">
              <w:r>
                <w:rPr>
                  <w:noProof/>
                </w:rPr>
                <w:drawing>
                  <wp:inline distT="0" distB="0" distL="0" distR="0">
                    <wp:extent cx="4486275" cy="2552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4486275" cy="2552700"/>
                            </a:xfrm>
                            <a:prstGeom prst="rect">
                              <a:avLst/>
                            </a:prstGeom>
                            <a:noFill/>
                            <a:ln w="9525">
                              <a:noFill/>
                              <a:miter lim="800000"/>
                              <a:headEnd/>
                              <a:tailEnd/>
                            </a:ln>
                          </pic:spPr>
                        </pic:pic>
                      </a:graphicData>
                    </a:graphic>
                  </wp:inline>
                </w:drawing>
              </w:r>
            </w:ins>
          </w:p>
        </w:tc>
      </w:tr>
    </w:tbl>
    <w:p w:rsidR="00A06AC7" w:rsidRDefault="00A06AC7" w:rsidP="00A06AC7">
      <w:pPr>
        <w:pStyle w:val="12"/>
        <w:ind w:firstLineChars="0" w:firstLine="0"/>
        <w:rPr>
          <w:ins w:id="1999" w:author="曹姝玥" w:date="2015-12-31T18:52:00Z"/>
        </w:rPr>
      </w:pPr>
    </w:p>
    <w:p w:rsidR="00A06AC7" w:rsidRDefault="00A06AC7" w:rsidP="00A06AC7">
      <w:pPr>
        <w:pStyle w:val="12"/>
        <w:ind w:firstLineChars="0" w:firstLine="0"/>
        <w:rPr>
          <w:ins w:id="2000" w:author="曹姝玥" w:date="2015-12-31T18:52:00Z"/>
        </w:rPr>
      </w:pPr>
    </w:p>
    <w:p w:rsidR="00A06AC7" w:rsidRDefault="00A06AC7" w:rsidP="00A06AC7">
      <w:pPr>
        <w:pStyle w:val="12"/>
        <w:ind w:firstLineChars="0" w:firstLine="0"/>
        <w:rPr>
          <w:ins w:id="2001" w:author="曹姝玥" w:date="2015-12-31T18:52:00Z"/>
        </w:rPr>
      </w:pPr>
      <w:ins w:id="2002" w:author="曹姝玥" w:date="2015-12-31T18:52:00Z">
        <w:r>
          <w:t>（</w:t>
        </w:r>
        <w:r>
          <w:t>3</w:t>
        </w:r>
        <w:r>
          <w:t>）</w:t>
        </w:r>
        <w:r>
          <w:rPr>
            <w:rFonts w:hint="eastAsia"/>
          </w:rPr>
          <w:t>模块内部类的接口规范</w:t>
        </w:r>
        <w:r>
          <w:rPr>
            <w:rFonts w:hint="eastAsia"/>
          </w:rPr>
          <w:tab/>
        </w:r>
        <w:r>
          <w:rPr>
            <w:rFonts w:hint="eastAsia"/>
          </w:rPr>
          <w:tab/>
        </w:r>
      </w:ins>
    </w:p>
    <w:p w:rsidR="00A06AC7" w:rsidRDefault="00A06AC7" w:rsidP="00A06AC7">
      <w:pPr>
        <w:rPr>
          <w:ins w:id="2003" w:author="曹姝玥" w:date="2015-12-31T18:52:00Z"/>
          <w:b/>
          <w:bCs/>
        </w:rPr>
      </w:pPr>
      <w:ins w:id="2004" w:author="曹姝玥" w:date="2015-12-31T18:52:00Z">
        <w:r>
          <w:rPr>
            <w:rFonts w:hint="eastAsia"/>
          </w:rPr>
          <w:tab/>
        </w:r>
        <w:r>
          <w:rPr>
            <w:rFonts w:hint="eastAsia"/>
          </w:rPr>
          <w:tab/>
        </w:r>
        <w:r>
          <w:rPr>
            <w:rFonts w:hint="eastAsia"/>
          </w:rPr>
          <w:tab/>
        </w:r>
        <w:r>
          <w:rPr>
            <w:rFonts w:hint="eastAsia"/>
          </w:rPr>
          <w:tab/>
        </w:r>
        <w:r>
          <w:rPr>
            <w:rFonts w:hint="eastAsia"/>
          </w:rPr>
          <w:tab/>
          <w:t xml:space="preserve">         </w:t>
        </w:r>
        <w:r>
          <w:rPr>
            <w:rFonts w:hint="eastAsia"/>
            <w:b/>
            <w:bCs/>
          </w:rPr>
          <w:t>表</w:t>
        </w:r>
      </w:ins>
      <w:ins w:id="2005" w:author="曹姝玥" w:date="2015-12-31T20:08:00Z">
        <w:r w:rsidR="00947EC0">
          <w:rPr>
            <w:rFonts w:hint="eastAsia"/>
            <w:b/>
            <w:bCs/>
          </w:rPr>
          <w:t>39</w:t>
        </w:r>
      </w:ins>
      <w:ins w:id="2006" w:author="曹姝玥" w:date="2015-12-31T18:52:00Z">
        <w:r>
          <w:rPr>
            <w:rFonts w:hint="eastAsia"/>
            <w:b/>
            <w:bCs/>
          </w:rPr>
          <w:t xml:space="preserve"> </w:t>
        </w:r>
      </w:ins>
      <w:ins w:id="2007" w:author="曹姝玥" w:date="2015-12-31T18:56:00Z">
        <w:r>
          <w:rPr>
            <w:rFonts w:hint="eastAsia"/>
            <w:b/>
            <w:bCs/>
          </w:rPr>
          <w:t>LogIn</w:t>
        </w:r>
      </w:ins>
      <w:ins w:id="2008" w:author="曹姝玥" w:date="2015-12-31T18:52:00Z">
        <w:r>
          <w:rPr>
            <w:rFonts w:hint="eastAsia"/>
            <w:b/>
            <w:bCs/>
          </w:rPr>
          <w:t>Controller</w:t>
        </w:r>
        <w:r>
          <w:rPr>
            <w:rFonts w:hint="eastAsia"/>
            <w:b/>
            <w:bCs/>
          </w:rPr>
          <w:t>的接口规范</w:t>
        </w:r>
      </w:ins>
    </w:p>
    <w:tbl>
      <w:tblPr>
        <w:tblStyle w:val="ae"/>
        <w:tblW w:w="8472" w:type="dxa"/>
        <w:tblLayout w:type="fixed"/>
        <w:tblLook w:val="04A0"/>
      </w:tblPr>
      <w:tblGrid>
        <w:gridCol w:w="2943"/>
        <w:gridCol w:w="641"/>
        <w:gridCol w:w="4888"/>
      </w:tblGrid>
      <w:tr w:rsidR="00947EC0" w:rsidTr="00AE64CB">
        <w:trPr>
          <w:ins w:id="2009" w:author="曹姝玥" w:date="2015-12-31T20:0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2010" w:author="曹姝玥" w:date="2015-12-31T20:04:00Z"/>
                <w:color w:val="FFFFFF"/>
              </w:rPr>
            </w:pPr>
            <w:ins w:id="2011" w:author="曹姝玥" w:date="2015-12-31T20:04:00Z">
              <w:r>
                <w:rPr>
                  <w:rFonts w:hint="eastAsia"/>
                  <w:b/>
                  <w:color w:val="FFFFFF"/>
                </w:rPr>
                <w:t>提供的服务（供接口）</w:t>
              </w:r>
            </w:ins>
          </w:p>
        </w:tc>
      </w:tr>
      <w:tr w:rsidR="00947EC0" w:rsidTr="00AE64CB">
        <w:trPr>
          <w:ins w:id="2012" w:author="曹姝玥" w:date="2015-12-31T20:0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13" w:author="曹姝玥" w:date="2015-12-31T20:04:00Z"/>
                <w:color w:val="000000"/>
              </w:rPr>
            </w:pPr>
            <w:ins w:id="2014" w:author="曹姝玥" w:date="2015-12-31T20:04:00Z">
              <w:r>
                <w:rPr>
                  <w:rFonts w:hint="eastAsia"/>
                  <w:color w:val="000000"/>
                  <w:sz w:val="22"/>
                </w:rPr>
                <w:t>LogInController</w:t>
              </w:r>
              <w:r>
                <w:rPr>
                  <w:color w:val="000000"/>
                </w:rPr>
                <w:t>.</w:t>
              </w:r>
            </w:ins>
            <w:ins w:id="2015" w:author="曹姝玥" w:date="2015-12-31T20:05:00Z">
              <w:r>
                <w:t xml:space="preserve"> </w:t>
              </w:r>
              <w:r w:rsidRPr="00947EC0">
                <w:rPr>
                  <w:color w:val="000000"/>
                </w:rPr>
                <w:t>logIn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16" w:author="曹姝玥" w:date="2015-12-31T20:04:00Z"/>
                <w:color w:val="000000"/>
              </w:rPr>
            </w:pPr>
            <w:ins w:id="2017" w:author="曹姝玥" w:date="2015-12-31T20:0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18" w:author="曹姝玥" w:date="2015-12-31T20:04:00Z"/>
                <w:color w:val="000000"/>
              </w:rPr>
            </w:pPr>
            <w:ins w:id="2019" w:author="曹姝玥" w:date="2015-12-31T20:05:00Z">
              <w:r w:rsidRPr="00947EC0">
                <w:rPr>
                  <w:color w:val="000000"/>
                </w:rPr>
                <w:t>public ResultMessage logIn(long UserId, String password)</w:t>
              </w:r>
            </w:ins>
          </w:p>
        </w:tc>
      </w:tr>
      <w:tr w:rsidR="00947EC0" w:rsidTr="00AE64CB">
        <w:trPr>
          <w:ins w:id="2020"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21" w:author="曹姝玥" w:date="2015-12-31T20:0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22" w:author="曹姝玥" w:date="2015-12-31T20:04:00Z"/>
                <w:color w:val="000000"/>
              </w:rPr>
            </w:pPr>
            <w:ins w:id="2023" w:author="曹姝玥" w:date="2015-12-31T20:04:00Z">
              <w:r>
                <w:rPr>
                  <w:rFonts w:hint="eastAsia"/>
                  <w:color w:val="000000"/>
                </w:rPr>
                <w:t>前置</w:t>
              </w:r>
              <w:r>
                <w:rPr>
                  <w:rFonts w:hint="eastAsia"/>
                  <w:color w:val="000000"/>
                </w:rPr>
                <w:lastRenderedPageBreak/>
                <w:t>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24" w:author="曹姝玥" w:date="2015-12-31T20:04:00Z"/>
                <w:color w:val="000000"/>
              </w:rPr>
            </w:pPr>
            <w:ins w:id="2025" w:author="曹姝玥" w:date="2015-12-31T20:06:00Z">
              <w:r>
                <w:rPr>
                  <w:rFonts w:hint="eastAsia"/>
                  <w:color w:val="000000"/>
                </w:rPr>
                <w:lastRenderedPageBreak/>
                <w:t>用户打开系统</w:t>
              </w:r>
            </w:ins>
          </w:p>
        </w:tc>
      </w:tr>
      <w:tr w:rsidR="00947EC0" w:rsidTr="00AE64CB">
        <w:trPr>
          <w:ins w:id="2026"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27" w:author="曹姝玥" w:date="2015-12-31T20:0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28" w:author="曹姝玥" w:date="2015-12-31T20:04:00Z"/>
                <w:color w:val="000000"/>
              </w:rPr>
            </w:pPr>
            <w:ins w:id="2029" w:author="曹姝玥" w:date="2015-12-31T20:0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30" w:author="曹姝玥" w:date="2015-12-31T20:04:00Z"/>
                <w:color w:val="000000"/>
              </w:rPr>
            </w:pPr>
            <w:ins w:id="2031" w:author="曹姝玥" w:date="2015-12-31T20:06:00Z">
              <w:r>
                <w:rPr>
                  <w:rFonts w:hint="eastAsia"/>
                  <w:color w:val="000000"/>
                </w:rPr>
                <w:t>登录</w:t>
              </w:r>
            </w:ins>
          </w:p>
        </w:tc>
      </w:tr>
      <w:tr w:rsidR="00947EC0" w:rsidTr="00AE64CB">
        <w:trPr>
          <w:ins w:id="2032" w:author="曹姝玥" w:date="2015-12-31T20:0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33" w:author="曹姝玥" w:date="2015-12-31T20:04:00Z"/>
                <w:color w:val="000000"/>
              </w:rPr>
            </w:pPr>
            <w:ins w:id="2034" w:author="曹姝玥" w:date="2015-12-31T20:05:00Z">
              <w:r>
                <w:rPr>
                  <w:rFonts w:hint="eastAsia"/>
                  <w:color w:val="000000"/>
                  <w:sz w:val="22"/>
                </w:rPr>
                <w:t>LogInController.</w:t>
              </w:r>
            </w:ins>
            <w:ins w:id="2035" w:author="曹姝玥" w:date="2015-12-31T20:06:00Z">
              <w:r>
                <w:t xml:space="preserve"> </w:t>
              </w:r>
              <w:r w:rsidRPr="00947EC0">
                <w:rPr>
                  <w:color w:val="000000"/>
                  <w:sz w:val="22"/>
                </w:rPr>
                <w:t>getCurrentUser</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36" w:author="曹姝玥" w:date="2015-12-31T20:04:00Z"/>
                <w:color w:val="000000"/>
              </w:rPr>
            </w:pPr>
            <w:ins w:id="2037" w:author="曹姝玥" w:date="2015-12-31T20:0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38" w:author="曹姝玥" w:date="2015-12-31T20:04:00Z"/>
                <w:color w:val="000000"/>
              </w:rPr>
            </w:pPr>
            <w:ins w:id="2039" w:author="曹姝玥" w:date="2015-12-31T20:06:00Z">
              <w:r w:rsidRPr="00947EC0">
                <w:rPr>
                  <w:color w:val="000000"/>
                </w:rPr>
                <w:t>public UserVO getCurrentUser()</w:t>
              </w:r>
            </w:ins>
          </w:p>
        </w:tc>
      </w:tr>
      <w:tr w:rsidR="00947EC0" w:rsidTr="00AE64CB">
        <w:trPr>
          <w:ins w:id="2040"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41" w:author="曹姝玥" w:date="2015-12-31T20:0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42" w:author="曹姝玥" w:date="2015-12-31T20:04:00Z"/>
                <w:color w:val="000000"/>
              </w:rPr>
            </w:pPr>
            <w:ins w:id="2043" w:author="曹姝玥" w:date="2015-12-31T20:0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44" w:author="曹姝玥" w:date="2015-12-31T20:04:00Z"/>
                <w:color w:val="000000"/>
              </w:rPr>
            </w:pPr>
            <w:ins w:id="2045" w:author="曹姝玥" w:date="2015-12-31T20:06:00Z">
              <w:r>
                <w:rPr>
                  <w:rFonts w:hint="eastAsia"/>
                  <w:color w:val="000000"/>
                </w:rPr>
                <w:t>登陆成功</w:t>
              </w:r>
            </w:ins>
          </w:p>
        </w:tc>
      </w:tr>
      <w:tr w:rsidR="00947EC0" w:rsidTr="00AE64CB">
        <w:trPr>
          <w:ins w:id="2046"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47" w:author="曹姝玥" w:date="2015-12-31T20:0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48" w:author="曹姝玥" w:date="2015-12-31T20:04:00Z"/>
                <w:color w:val="000000"/>
              </w:rPr>
            </w:pPr>
            <w:ins w:id="2049" w:author="曹姝玥" w:date="2015-12-31T20:0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50" w:author="曹姝玥" w:date="2015-12-31T20:04:00Z"/>
                <w:color w:val="000000"/>
              </w:rPr>
            </w:pPr>
            <w:ins w:id="2051" w:author="曹姝玥" w:date="2015-12-31T20:06:00Z">
              <w:r>
                <w:rPr>
                  <w:rFonts w:hint="eastAsia"/>
                  <w:color w:val="000000"/>
                </w:rPr>
                <w:t>获得当前</w:t>
              </w:r>
            </w:ins>
            <w:ins w:id="2052" w:author="曹姝玥" w:date="2015-12-31T20:07:00Z">
              <w:r>
                <w:rPr>
                  <w:rFonts w:hint="eastAsia"/>
                  <w:color w:val="000000"/>
                </w:rPr>
                <w:t>登陆者信息</w:t>
              </w:r>
            </w:ins>
          </w:p>
        </w:tc>
      </w:tr>
    </w:tbl>
    <w:tbl>
      <w:tblPr>
        <w:tblStyle w:val="14"/>
        <w:tblW w:w="8472" w:type="dxa"/>
        <w:tblLayout w:type="fixed"/>
        <w:tblLook w:val="04A0"/>
      </w:tblPr>
      <w:tblGrid>
        <w:gridCol w:w="2943"/>
        <w:gridCol w:w="5529"/>
      </w:tblGrid>
      <w:tr w:rsidR="00947EC0" w:rsidTr="00AE64CB">
        <w:trPr>
          <w:ins w:id="2053" w:author="曹姝玥" w:date="2015-12-31T20:08:00Z"/>
        </w:trPr>
        <w:tc>
          <w:tcPr>
            <w:tcW w:w="8472" w:type="dxa"/>
            <w:gridSpan w:val="2"/>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2054" w:author="曹姝玥" w:date="2015-12-31T20:08:00Z"/>
                <w:color w:val="FFFFFF"/>
              </w:rPr>
            </w:pPr>
            <w:ins w:id="2055" w:author="曹姝玥" w:date="2015-12-31T20:08:00Z">
              <w:r>
                <w:rPr>
                  <w:rFonts w:hint="eastAsia"/>
                  <w:b/>
                  <w:color w:val="FFFFFF"/>
                </w:rPr>
                <w:t>需要的服务（需接口）</w:t>
              </w:r>
            </w:ins>
          </w:p>
        </w:tc>
      </w:tr>
      <w:tr w:rsidR="00947EC0" w:rsidTr="00AE64CB">
        <w:trPr>
          <w:ins w:id="2056" w:author="曹姝玥" w:date="2015-12-31T20:08: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057" w:author="曹姝玥" w:date="2015-12-31T20:08:00Z"/>
                <w:color w:val="000000"/>
              </w:rPr>
            </w:pPr>
            <w:ins w:id="2058" w:author="曹姝玥" w:date="2015-12-31T20:08:00Z">
              <w:r>
                <w:rPr>
                  <w:rFonts w:hint="eastAsia"/>
                  <w:color w:val="000000"/>
                </w:rPr>
                <w:t>服务名</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59" w:author="曹姝玥" w:date="2015-12-31T20:08:00Z"/>
                <w:color w:val="000000"/>
              </w:rPr>
            </w:pPr>
            <w:ins w:id="2060" w:author="曹姝玥" w:date="2015-12-31T20:08:00Z">
              <w:r>
                <w:rPr>
                  <w:rFonts w:hint="eastAsia"/>
                  <w:color w:val="000000"/>
                </w:rPr>
                <w:t>服务</w:t>
              </w:r>
            </w:ins>
          </w:p>
        </w:tc>
      </w:tr>
      <w:tr w:rsidR="00947EC0" w:rsidTr="00AE64CB">
        <w:trPr>
          <w:ins w:id="2061" w:author="曹姝玥" w:date="2015-12-31T20:08: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062" w:author="曹姝玥" w:date="2015-12-31T20:08:00Z"/>
                <w:color w:val="000000"/>
              </w:rPr>
            </w:pPr>
            <w:ins w:id="2063" w:author="曹姝玥" w:date="2015-12-31T20:08:00Z">
              <w:r>
                <w:rPr>
                  <w:rFonts w:hint="eastAsia"/>
                  <w:color w:val="000000"/>
                </w:rPr>
                <w:t>User.</w:t>
              </w:r>
              <w:r>
                <w:rPr>
                  <w:color w:val="000000"/>
                </w:rPr>
                <w:t xml:space="preserve"> getPersonalInfo(long UserId)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64" w:author="曹姝玥" w:date="2015-12-31T20:08:00Z"/>
                <w:color w:val="000000"/>
              </w:rPr>
            </w:pPr>
            <w:ins w:id="2065" w:author="曹姝玥" w:date="2015-12-31T20:08:00Z">
              <w:r>
                <w:rPr>
                  <w:rFonts w:hint="eastAsia"/>
                  <w:color w:val="000000"/>
                </w:rPr>
                <w:t>根据</w:t>
              </w:r>
              <w:r>
                <w:rPr>
                  <w:rFonts w:hint="eastAsia"/>
                  <w:color w:val="000000"/>
                </w:rPr>
                <w:t>ID</w:t>
              </w:r>
              <w:r>
                <w:rPr>
                  <w:rFonts w:hint="eastAsia"/>
                  <w:color w:val="000000"/>
                </w:rPr>
                <w:t>查找单一个人信息</w:t>
              </w:r>
            </w:ins>
          </w:p>
        </w:tc>
      </w:tr>
      <w:tr w:rsidR="00947EC0" w:rsidTr="00AE64CB">
        <w:trPr>
          <w:ins w:id="2066" w:author="曹姝玥" w:date="2015-12-31T20:08: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067" w:author="曹姝玥" w:date="2015-12-31T20:08:00Z"/>
                <w:color w:val="000000"/>
              </w:rPr>
            </w:pPr>
            <w:ins w:id="2068" w:author="曹姝玥" w:date="2015-12-31T20:08:00Z">
              <w:r>
                <w:rPr>
                  <w:rFonts w:hint="eastAsia"/>
                  <w:color w:val="000000"/>
                </w:rPr>
                <w:t>User.</w:t>
              </w:r>
              <w:r>
                <w:rPr>
                  <w:color w:val="000000"/>
                </w:rPr>
                <w:t xml:space="preserve"> changePassword</w:t>
              </w:r>
              <w:r>
                <w:rPr>
                  <w:rFonts w:hint="eastAsia"/>
                  <w:color w:val="000000"/>
                </w:rPr>
                <w:t>(</w:t>
              </w:r>
              <w:r>
                <w:rPr>
                  <w:color w:val="000000"/>
                </w:rPr>
                <w:t>String password</w:t>
              </w:r>
              <w:r>
                <w:rPr>
                  <w:rFonts w:hint="eastAsia"/>
                  <w:color w:val="000000"/>
                </w:rPr>
                <w:t>,long userId)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69" w:author="曹姝玥" w:date="2015-12-31T20:08:00Z"/>
                <w:color w:val="000000"/>
              </w:rPr>
            </w:pPr>
            <w:ins w:id="2070" w:author="曹姝玥" w:date="2015-12-31T20:08:00Z">
              <w:r>
                <w:rPr>
                  <w:rFonts w:hint="eastAsia"/>
                  <w:color w:val="000000"/>
                </w:rPr>
                <w:t>更改密码</w:t>
              </w:r>
            </w:ins>
          </w:p>
        </w:tc>
      </w:tr>
      <w:tr w:rsidR="00947EC0" w:rsidTr="00AE64CB">
        <w:trPr>
          <w:ins w:id="2071" w:author="曹姝玥" w:date="2015-12-31T20:08:00Z"/>
        </w:trPr>
        <w:tc>
          <w:tcPr>
            <w:tcW w:w="2943" w:type="dxa"/>
          </w:tcPr>
          <w:p w:rsidR="00947EC0" w:rsidRDefault="00947EC0" w:rsidP="00AE64CB">
            <w:pPr>
              <w:rPr>
                <w:ins w:id="2072" w:author="曹姝玥" w:date="2015-12-31T20:08:00Z"/>
                <w:color w:val="000000"/>
              </w:rPr>
            </w:pPr>
            <w:ins w:id="2073" w:author="曹姝玥" w:date="2015-12-31T20:08:00Z">
              <w:r>
                <w:rPr>
                  <w:rFonts w:hint="eastAsia"/>
                  <w:color w:val="000000"/>
                </w:rPr>
                <w:t>User.</w:t>
              </w:r>
              <w:r>
                <w:rPr>
                  <w:color w:val="000000"/>
                </w:rPr>
                <w:t xml:space="preserve"> initial(ArrayList&lt;InitUserVO&gt;</w:t>
              </w:r>
              <w:r>
                <w:rPr>
                  <w:rFonts w:hint="eastAsia"/>
                  <w:color w:val="000000"/>
                </w:rPr>
                <w:t xml:space="preserve"> User</w:t>
              </w:r>
              <w:r>
                <w:rPr>
                  <w:color w:val="000000"/>
                </w:rPr>
                <w:t>)</w:t>
              </w:r>
            </w:ins>
          </w:p>
        </w:tc>
        <w:tc>
          <w:tcPr>
            <w:tcW w:w="5529" w:type="dxa"/>
          </w:tcPr>
          <w:p w:rsidR="00947EC0" w:rsidRDefault="00947EC0" w:rsidP="00AE64CB">
            <w:pPr>
              <w:rPr>
                <w:ins w:id="2074" w:author="曹姝玥" w:date="2015-12-31T20:08:00Z"/>
                <w:color w:val="000000"/>
              </w:rPr>
            </w:pPr>
            <w:ins w:id="2075" w:author="曹姝玥" w:date="2015-12-31T20:08:00Z">
              <w:r>
                <w:rPr>
                  <w:rFonts w:hint="eastAsia"/>
                  <w:color w:val="000000"/>
                </w:rPr>
                <w:t>期初建账时初始化</w:t>
              </w:r>
            </w:ins>
          </w:p>
        </w:tc>
      </w:tr>
      <w:tr w:rsidR="00947EC0" w:rsidTr="00AE64CB">
        <w:trPr>
          <w:ins w:id="2076" w:author="曹姝玥" w:date="2015-12-31T20:08:00Z"/>
        </w:trPr>
        <w:tc>
          <w:tcPr>
            <w:tcW w:w="2943" w:type="dxa"/>
          </w:tcPr>
          <w:p w:rsidR="00947EC0" w:rsidRDefault="00947EC0" w:rsidP="00AE64CB">
            <w:pPr>
              <w:rPr>
                <w:ins w:id="2077" w:author="曹姝玥" w:date="2015-12-31T20:08:00Z"/>
                <w:color w:val="000000"/>
              </w:rPr>
            </w:pPr>
            <w:ins w:id="2078" w:author="曹姝玥" w:date="2015-12-31T20:08:00Z">
              <w:r>
                <w:rPr>
                  <w:rFonts w:hint="eastAsia"/>
                  <w:color w:val="000000"/>
                </w:rPr>
                <w:t>User. changeInfo(UserVO userVO)</w:t>
              </w:r>
            </w:ins>
          </w:p>
        </w:tc>
        <w:tc>
          <w:tcPr>
            <w:tcW w:w="5529" w:type="dxa"/>
          </w:tcPr>
          <w:p w:rsidR="00947EC0" w:rsidRDefault="00947EC0" w:rsidP="00AE64CB">
            <w:pPr>
              <w:rPr>
                <w:ins w:id="2079" w:author="曹姝玥" w:date="2015-12-31T20:08:00Z"/>
                <w:color w:val="000000"/>
              </w:rPr>
            </w:pPr>
            <w:ins w:id="2080" w:author="曹姝玥" w:date="2015-12-31T20:08:00Z">
              <w:r>
                <w:rPr>
                  <w:rFonts w:hint="eastAsia"/>
                  <w:color w:val="000000"/>
                </w:rPr>
                <w:t>更改信息</w:t>
              </w:r>
            </w:ins>
          </w:p>
        </w:tc>
      </w:tr>
      <w:tr w:rsidR="00947EC0" w:rsidTr="00AE64CB">
        <w:trPr>
          <w:ins w:id="2081" w:author="曹姝玥" w:date="2015-12-31T20:08:00Z"/>
        </w:trPr>
        <w:tc>
          <w:tcPr>
            <w:tcW w:w="2943" w:type="dxa"/>
          </w:tcPr>
          <w:p w:rsidR="00947EC0" w:rsidRDefault="00947EC0" w:rsidP="00AE64CB">
            <w:pPr>
              <w:rPr>
                <w:ins w:id="2082" w:author="曹姝玥" w:date="2015-12-31T20:08:00Z"/>
                <w:color w:val="000000"/>
              </w:rPr>
            </w:pPr>
            <w:ins w:id="2083" w:author="曹姝玥" w:date="2015-12-31T20:08:00Z">
              <w:r>
                <w:rPr>
                  <w:rFonts w:hint="eastAsia"/>
                  <w:color w:val="000000"/>
                </w:rPr>
                <w:t>User</w:t>
              </w:r>
              <w:r>
                <w:rPr>
                  <w:color w:val="000000"/>
                </w:rPr>
                <w:t>. endManagement</w:t>
              </w:r>
              <w:r>
                <w:rPr>
                  <w:rFonts w:hint="eastAsia"/>
                  <w:color w:val="000000"/>
                </w:rPr>
                <w:t>()</w:t>
              </w:r>
            </w:ins>
          </w:p>
        </w:tc>
        <w:tc>
          <w:tcPr>
            <w:tcW w:w="5529" w:type="dxa"/>
          </w:tcPr>
          <w:p w:rsidR="00947EC0" w:rsidRDefault="00947EC0" w:rsidP="00AE64CB">
            <w:pPr>
              <w:rPr>
                <w:ins w:id="2084" w:author="曹姝玥" w:date="2015-12-31T20:08:00Z"/>
                <w:color w:val="000000"/>
              </w:rPr>
            </w:pPr>
            <w:ins w:id="2085" w:author="曹姝玥" w:date="2015-12-31T20:08:00Z">
              <w:r>
                <w:rPr>
                  <w:rFonts w:hint="eastAsia"/>
                  <w:color w:val="000000"/>
                </w:rPr>
                <w:t>结束管理</w:t>
              </w:r>
            </w:ins>
          </w:p>
        </w:tc>
      </w:tr>
    </w:tbl>
    <w:p w:rsidR="00947EC0" w:rsidRDefault="00947EC0">
      <w:pPr>
        <w:rPr>
          <w:ins w:id="2086" w:author="曹姝玥" w:date="2015-12-31T20:08:00Z"/>
        </w:rPr>
      </w:pPr>
    </w:p>
    <w:p w:rsidR="00000000" w:rsidRDefault="00947EC0">
      <w:pPr>
        <w:ind w:left="2520" w:firstLine="420"/>
        <w:rPr>
          <w:ins w:id="2087" w:author="曹姝玥" w:date="2015-12-31T20:09:00Z"/>
          <w:b/>
          <w:bCs/>
        </w:rPr>
        <w:pPrChange w:id="2088" w:author="曹姝玥" w:date="2015-12-31T20:08:00Z">
          <w:pPr/>
        </w:pPrChange>
      </w:pPr>
      <w:ins w:id="2089" w:author="曹姝玥" w:date="2015-12-31T20:08:00Z">
        <w:r>
          <w:rPr>
            <w:rFonts w:hint="eastAsia"/>
            <w:b/>
            <w:bCs/>
          </w:rPr>
          <w:t>LogIn</w:t>
        </w:r>
        <w:r>
          <w:rPr>
            <w:rFonts w:hint="eastAsia"/>
            <w:b/>
            <w:bCs/>
          </w:rPr>
          <w:t>的接口规范</w:t>
        </w:r>
      </w:ins>
    </w:p>
    <w:tbl>
      <w:tblPr>
        <w:tblStyle w:val="ae"/>
        <w:tblW w:w="8472" w:type="dxa"/>
        <w:tblLayout w:type="fixed"/>
        <w:tblLook w:val="04A0"/>
      </w:tblPr>
      <w:tblGrid>
        <w:gridCol w:w="2943"/>
        <w:gridCol w:w="641"/>
        <w:gridCol w:w="4888"/>
      </w:tblGrid>
      <w:tr w:rsidR="00947EC0" w:rsidTr="00AE64CB">
        <w:trPr>
          <w:ins w:id="2090" w:author="曹姝玥" w:date="2015-12-31T20:09: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2091" w:author="曹姝玥" w:date="2015-12-31T20:09:00Z"/>
                <w:color w:val="FFFFFF"/>
              </w:rPr>
            </w:pPr>
            <w:ins w:id="2092" w:author="曹姝玥" w:date="2015-12-31T20:09:00Z">
              <w:r>
                <w:rPr>
                  <w:rFonts w:hint="eastAsia"/>
                  <w:b/>
                  <w:color w:val="FFFFFF"/>
                </w:rPr>
                <w:t>提供的服务（供接口）</w:t>
              </w:r>
            </w:ins>
          </w:p>
        </w:tc>
      </w:tr>
      <w:tr w:rsidR="00947EC0" w:rsidTr="00AE64CB">
        <w:trPr>
          <w:ins w:id="2093" w:author="曹姝玥" w:date="2015-12-31T20:09: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947EC0">
            <w:pPr>
              <w:rPr>
                <w:ins w:id="2094" w:author="曹姝玥" w:date="2015-12-31T20:09:00Z"/>
                <w:color w:val="000000"/>
              </w:rPr>
            </w:pPr>
            <w:ins w:id="2095" w:author="曹姝玥" w:date="2015-12-31T20:09:00Z">
              <w:r>
                <w:rPr>
                  <w:rFonts w:hint="eastAsia"/>
                  <w:color w:val="000000"/>
                  <w:sz w:val="22"/>
                </w:rPr>
                <w:t>LogIn</w:t>
              </w:r>
              <w:r>
                <w:rPr>
                  <w:color w:val="000000"/>
                </w:rPr>
                <w:t>.</w:t>
              </w:r>
              <w:r>
                <w:t xml:space="preserve"> </w:t>
              </w:r>
              <w:r w:rsidRPr="00947EC0">
                <w:rPr>
                  <w:color w:val="000000"/>
                </w:rPr>
                <w:t>logIn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96" w:author="曹姝玥" w:date="2015-12-31T20:09:00Z"/>
                <w:color w:val="000000"/>
              </w:rPr>
            </w:pPr>
            <w:ins w:id="2097" w:author="曹姝玥" w:date="2015-12-31T20:09: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98" w:author="曹姝玥" w:date="2015-12-31T20:09:00Z"/>
                <w:color w:val="000000"/>
              </w:rPr>
            </w:pPr>
            <w:ins w:id="2099" w:author="曹姝玥" w:date="2015-12-31T20:09:00Z">
              <w:r w:rsidRPr="00947EC0">
                <w:rPr>
                  <w:color w:val="000000"/>
                </w:rPr>
                <w:t>public ResultMessage logIn(long UserId, String password)</w:t>
              </w:r>
            </w:ins>
          </w:p>
        </w:tc>
      </w:tr>
      <w:tr w:rsidR="00947EC0" w:rsidTr="00AE64CB">
        <w:trPr>
          <w:ins w:id="2100"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101" w:author="曹姝玥" w:date="2015-12-31T20:09: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102" w:author="曹姝玥" w:date="2015-12-31T20:09:00Z"/>
                <w:color w:val="000000"/>
              </w:rPr>
            </w:pPr>
            <w:ins w:id="2103" w:author="曹姝玥" w:date="2015-12-31T20:09: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04" w:author="曹姝玥" w:date="2015-12-31T20:09:00Z"/>
                <w:color w:val="000000"/>
              </w:rPr>
            </w:pPr>
            <w:ins w:id="2105" w:author="曹姝玥" w:date="2015-12-31T20:09:00Z">
              <w:r>
                <w:rPr>
                  <w:rFonts w:hint="eastAsia"/>
                  <w:color w:val="000000"/>
                </w:rPr>
                <w:t>用户打开系统</w:t>
              </w:r>
            </w:ins>
          </w:p>
        </w:tc>
      </w:tr>
      <w:tr w:rsidR="00947EC0" w:rsidTr="00AE64CB">
        <w:trPr>
          <w:ins w:id="2106"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107" w:author="曹姝玥" w:date="2015-12-31T20:09: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108" w:author="曹姝玥" w:date="2015-12-31T20:09:00Z"/>
                <w:color w:val="000000"/>
              </w:rPr>
            </w:pPr>
            <w:ins w:id="2109" w:author="曹姝玥" w:date="2015-12-31T20:09: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10" w:author="曹姝玥" w:date="2015-12-31T20:09:00Z"/>
                <w:color w:val="000000"/>
              </w:rPr>
            </w:pPr>
            <w:ins w:id="2111" w:author="曹姝玥" w:date="2015-12-31T20:09:00Z">
              <w:r>
                <w:rPr>
                  <w:rFonts w:hint="eastAsia"/>
                  <w:color w:val="000000"/>
                </w:rPr>
                <w:t>登录</w:t>
              </w:r>
            </w:ins>
          </w:p>
        </w:tc>
      </w:tr>
      <w:tr w:rsidR="00947EC0" w:rsidTr="00AE64CB">
        <w:trPr>
          <w:ins w:id="2112" w:author="曹姝玥" w:date="2015-12-31T20:09: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947EC0">
            <w:pPr>
              <w:rPr>
                <w:ins w:id="2113" w:author="曹姝玥" w:date="2015-12-31T20:09:00Z"/>
                <w:color w:val="000000"/>
              </w:rPr>
            </w:pPr>
            <w:ins w:id="2114" w:author="曹姝玥" w:date="2015-12-31T20:09:00Z">
              <w:r>
                <w:rPr>
                  <w:rFonts w:hint="eastAsia"/>
                  <w:color w:val="000000"/>
                  <w:sz w:val="22"/>
                </w:rPr>
                <w:t>LogIn.</w:t>
              </w:r>
              <w:r>
                <w:t xml:space="preserve"> </w:t>
              </w:r>
              <w:r w:rsidRPr="00947EC0">
                <w:rPr>
                  <w:color w:val="000000"/>
                  <w:sz w:val="22"/>
                </w:rPr>
                <w:t>getCurrentUser</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115" w:author="曹姝玥" w:date="2015-12-31T20:09:00Z"/>
                <w:color w:val="000000"/>
              </w:rPr>
            </w:pPr>
            <w:ins w:id="2116" w:author="曹姝玥" w:date="2015-12-31T20:09: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17" w:author="曹姝玥" w:date="2015-12-31T20:09:00Z"/>
                <w:color w:val="000000"/>
              </w:rPr>
            </w:pPr>
            <w:ins w:id="2118" w:author="曹姝玥" w:date="2015-12-31T20:09:00Z">
              <w:r w:rsidRPr="00947EC0">
                <w:rPr>
                  <w:color w:val="000000"/>
                </w:rPr>
                <w:t>public UserVO getCurrentUser()</w:t>
              </w:r>
            </w:ins>
          </w:p>
        </w:tc>
      </w:tr>
      <w:tr w:rsidR="00947EC0" w:rsidTr="00AE64CB">
        <w:trPr>
          <w:ins w:id="2119"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120" w:author="曹姝玥" w:date="2015-12-31T20:09: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121" w:author="曹姝玥" w:date="2015-12-31T20:09:00Z"/>
                <w:color w:val="000000"/>
              </w:rPr>
            </w:pPr>
            <w:ins w:id="2122" w:author="曹姝玥" w:date="2015-12-31T20:09: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23" w:author="曹姝玥" w:date="2015-12-31T20:09:00Z"/>
                <w:color w:val="000000"/>
              </w:rPr>
            </w:pPr>
            <w:ins w:id="2124" w:author="曹姝玥" w:date="2015-12-31T20:09:00Z">
              <w:r>
                <w:rPr>
                  <w:rFonts w:hint="eastAsia"/>
                  <w:color w:val="000000"/>
                </w:rPr>
                <w:t>登陆成功</w:t>
              </w:r>
            </w:ins>
          </w:p>
        </w:tc>
      </w:tr>
      <w:tr w:rsidR="00947EC0" w:rsidTr="00AE64CB">
        <w:trPr>
          <w:ins w:id="2125"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126" w:author="曹姝玥" w:date="2015-12-31T20:09: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127" w:author="曹姝玥" w:date="2015-12-31T20:09:00Z"/>
                <w:color w:val="000000"/>
              </w:rPr>
            </w:pPr>
            <w:ins w:id="2128" w:author="曹姝玥" w:date="2015-12-31T20:09: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29" w:author="曹姝玥" w:date="2015-12-31T20:09:00Z"/>
                <w:color w:val="000000"/>
              </w:rPr>
            </w:pPr>
            <w:ins w:id="2130" w:author="曹姝玥" w:date="2015-12-31T20:09:00Z">
              <w:r>
                <w:rPr>
                  <w:rFonts w:hint="eastAsia"/>
                  <w:color w:val="000000"/>
                </w:rPr>
                <w:t>获得当前登陆者信息</w:t>
              </w:r>
            </w:ins>
          </w:p>
        </w:tc>
      </w:tr>
    </w:tbl>
    <w:tbl>
      <w:tblPr>
        <w:tblStyle w:val="14"/>
        <w:tblpPr w:leftFromText="180" w:rightFromText="180" w:horzAnchor="margin" w:tblpY="480"/>
        <w:tblW w:w="8472" w:type="dxa"/>
        <w:tblLayout w:type="fixed"/>
        <w:tblLook w:val="04A0"/>
      </w:tblPr>
      <w:tblGrid>
        <w:gridCol w:w="2943"/>
        <w:gridCol w:w="5529"/>
      </w:tblGrid>
      <w:tr w:rsidR="00947EC0" w:rsidTr="00AE64CB">
        <w:trPr>
          <w:ins w:id="2131" w:author="曹姝玥" w:date="2015-12-31T20:09:00Z"/>
        </w:trPr>
        <w:tc>
          <w:tcPr>
            <w:tcW w:w="8472" w:type="dxa"/>
            <w:gridSpan w:val="2"/>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2132" w:author="曹姝玥" w:date="2015-12-31T20:09:00Z"/>
                <w:color w:val="FFFFFF"/>
              </w:rPr>
            </w:pPr>
            <w:ins w:id="2133" w:author="曹姝玥" w:date="2015-12-31T20:09:00Z">
              <w:r>
                <w:rPr>
                  <w:rFonts w:hint="eastAsia"/>
                  <w:b/>
                  <w:color w:val="FFFFFF"/>
                </w:rPr>
                <w:lastRenderedPageBreak/>
                <w:t>需要的服务（需接口）</w:t>
              </w:r>
            </w:ins>
          </w:p>
        </w:tc>
      </w:tr>
      <w:tr w:rsidR="00947EC0" w:rsidTr="00AE64CB">
        <w:trPr>
          <w:ins w:id="2134" w:author="曹姝玥" w:date="2015-12-31T20:0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135" w:author="曹姝玥" w:date="2015-12-31T20:09:00Z"/>
                <w:color w:val="000000"/>
              </w:rPr>
            </w:pPr>
            <w:ins w:id="2136" w:author="曹姝玥" w:date="2015-12-31T20:09:00Z">
              <w:r>
                <w:rPr>
                  <w:rFonts w:hint="eastAsia"/>
                  <w:color w:val="000000"/>
                </w:rPr>
                <w:t>服务名</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37" w:author="曹姝玥" w:date="2015-12-31T20:09:00Z"/>
                <w:color w:val="000000"/>
              </w:rPr>
            </w:pPr>
            <w:ins w:id="2138" w:author="曹姝玥" w:date="2015-12-31T20:09:00Z">
              <w:r>
                <w:rPr>
                  <w:rFonts w:hint="eastAsia"/>
                  <w:color w:val="000000"/>
                </w:rPr>
                <w:t>服务</w:t>
              </w:r>
            </w:ins>
          </w:p>
        </w:tc>
      </w:tr>
      <w:tr w:rsidR="00947EC0" w:rsidTr="00AE64CB">
        <w:trPr>
          <w:ins w:id="2139" w:author="曹姝玥" w:date="2015-12-31T20:0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140" w:author="曹姝玥" w:date="2015-12-31T20:09:00Z"/>
                <w:color w:val="000000"/>
              </w:rPr>
            </w:pPr>
            <w:ins w:id="2141" w:author="曹姝玥" w:date="2015-12-31T20:09:00Z">
              <w:r>
                <w:rPr>
                  <w:rFonts w:hint="eastAsia"/>
                  <w:color w:val="000000"/>
                </w:rPr>
                <w:t>User</w:t>
              </w:r>
              <w:r>
                <w:rPr>
                  <w:color w:val="000000"/>
                </w:rPr>
                <w:t>DataService.find</w:t>
              </w:r>
              <w:r>
                <w:rPr>
                  <w:rFonts w:hint="eastAsia"/>
                  <w:color w:val="000000"/>
                </w:rPr>
                <w:t xml:space="preserve"> </w:t>
              </w:r>
              <w:r>
                <w:rPr>
                  <w:color w:val="000000"/>
                </w:rPr>
                <w:t>(</w:t>
              </w:r>
              <w:r>
                <w:rPr>
                  <w:rFonts w:hint="eastAsia"/>
                  <w:color w:val="000000"/>
                </w:rPr>
                <w:t>long</w:t>
              </w:r>
              <w:r>
                <w:rPr>
                  <w:color w:val="000000"/>
                </w:rPr>
                <w:t xml:space="preserve"> </w:t>
              </w:r>
              <w:r>
                <w:rPr>
                  <w:rFonts w:hint="eastAsia"/>
                  <w:color w:val="000000"/>
                </w:rPr>
                <w:t>UserI</w:t>
              </w:r>
              <w:r>
                <w:rPr>
                  <w:color w:val="000000"/>
                </w:rPr>
                <w:t>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42" w:author="曹姝玥" w:date="2015-12-31T20:09:00Z"/>
                <w:color w:val="000000"/>
              </w:rPr>
            </w:pPr>
            <w:ins w:id="2143" w:author="曹姝玥" w:date="2015-12-31T20:09: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947EC0" w:rsidTr="00AE64CB">
        <w:trPr>
          <w:ins w:id="2144" w:author="曹姝玥" w:date="2015-12-31T20:0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145" w:author="曹姝玥" w:date="2015-12-31T20:09:00Z"/>
                <w:color w:val="000000"/>
              </w:rPr>
            </w:pPr>
            <w:ins w:id="2146" w:author="曹姝玥" w:date="2015-12-31T20:09:00Z">
              <w:r>
                <w:rPr>
                  <w:rFonts w:hint="eastAsia"/>
                  <w:color w:val="000000"/>
                </w:rPr>
                <w:t>User</w:t>
              </w:r>
              <w:r>
                <w:rPr>
                  <w:color w:val="000000"/>
                </w:rPr>
                <w:t>DataService. update (String</w:t>
              </w:r>
              <w:r>
                <w:rPr>
                  <w:rFonts w:hint="eastAsia"/>
                  <w:color w:val="000000"/>
                </w:rPr>
                <w:t xml:space="preserve">  </w:t>
              </w:r>
              <w:r>
                <w:rPr>
                  <w:color w:val="000000"/>
                </w:rPr>
                <w:t>password)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47" w:author="曹姝玥" w:date="2015-12-31T20:09:00Z"/>
                <w:color w:val="000000"/>
              </w:rPr>
            </w:pPr>
            <w:ins w:id="2148" w:author="曹姝玥" w:date="2015-12-31T20:09:00Z">
              <w:r>
                <w:rPr>
                  <w:rFonts w:hint="eastAsia"/>
                  <w:color w:val="000000"/>
                </w:rPr>
                <w:t>更新</w:t>
              </w:r>
              <w:r>
                <w:rPr>
                  <w:color w:val="000000"/>
                </w:rPr>
                <w:t>单一持久化对象</w:t>
              </w:r>
            </w:ins>
          </w:p>
        </w:tc>
      </w:tr>
      <w:tr w:rsidR="00947EC0" w:rsidTr="00AE64CB">
        <w:trPr>
          <w:ins w:id="2149" w:author="曹姝玥" w:date="2015-12-31T20:09:00Z"/>
        </w:trPr>
        <w:tc>
          <w:tcPr>
            <w:tcW w:w="2943" w:type="dxa"/>
          </w:tcPr>
          <w:p w:rsidR="00947EC0" w:rsidRDefault="00947EC0" w:rsidP="00AE64CB">
            <w:pPr>
              <w:rPr>
                <w:ins w:id="2150" w:author="曹姝玥" w:date="2015-12-31T20:09:00Z"/>
                <w:color w:val="000000"/>
              </w:rPr>
            </w:pPr>
            <w:ins w:id="2151" w:author="曹姝玥" w:date="2015-12-31T20:09:00Z">
              <w:r>
                <w:rPr>
                  <w:rFonts w:hint="eastAsia"/>
                  <w:color w:val="000000"/>
                </w:rPr>
                <w:t>User</w:t>
              </w:r>
              <w:r>
                <w:rPr>
                  <w:color w:val="000000"/>
                </w:rPr>
                <w:t>DataService.</w:t>
              </w:r>
              <w:r>
                <w:t xml:space="preserve"> </w:t>
              </w:r>
              <w:r>
                <w:rPr>
                  <w:color w:val="000000"/>
                </w:rPr>
                <w:t>InitialInsert(ArrayList&lt;UserPO&gt; User)</w:t>
              </w:r>
            </w:ins>
          </w:p>
        </w:tc>
        <w:tc>
          <w:tcPr>
            <w:tcW w:w="5529" w:type="dxa"/>
          </w:tcPr>
          <w:p w:rsidR="00947EC0" w:rsidRDefault="00947EC0" w:rsidP="00AE64CB">
            <w:pPr>
              <w:rPr>
                <w:ins w:id="2152" w:author="曹姝玥" w:date="2015-12-31T20:09:00Z"/>
                <w:color w:val="000000"/>
              </w:rPr>
            </w:pPr>
            <w:ins w:id="2153" w:author="曹姝玥" w:date="2015-12-31T20:09:00Z">
              <w:r>
                <w:rPr>
                  <w:rFonts w:hint="eastAsia"/>
                  <w:color w:val="000000"/>
                </w:rPr>
                <w:t>期初建账时初始化</w:t>
              </w:r>
            </w:ins>
          </w:p>
        </w:tc>
      </w:tr>
      <w:tr w:rsidR="00947EC0" w:rsidTr="00AE64CB">
        <w:trPr>
          <w:ins w:id="2154" w:author="曹姝玥" w:date="2015-12-31T20:09:00Z"/>
        </w:trPr>
        <w:tc>
          <w:tcPr>
            <w:tcW w:w="2943" w:type="dxa"/>
          </w:tcPr>
          <w:p w:rsidR="00947EC0" w:rsidRDefault="00947EC0" w:rsidP="00AE64CB">
            <w:pPr>
              <w:rPr>
                <w:ins w:id="2155" w:author="曹姝玥" w:date="2015-12-31T20:09:00Z"/>
                <w:color w:val="000000"/>
              </w:rPr>
            </w:pPr>
            <w:ins w:id="2156" w:author="曹姝玥" w:date="2015-12-31T20:09:00Z">
              <w:r>
                <w:rPr>
                  <w:rFonts w:hint="eastAsia"/>
                  <w:color w:val="000000"/>
                </w:rPr>
                <w:t>User</w:t>
              </w:r>
              <w:r>
                <w:rPr>
                  <w:color w:val="000000"/>
                </w:rPr>
                <w:t>DataService. I</w:t>
              </w:r>
              <w:r>
                <w:rPr>
                  <w:rFonts w:hint="eastAsia"/>
                  <w:color w:val="000000"/>
                </w:rPr>
                <w:t>nsert(UserPO po)</w:t>
              </w:r>
            </w:ins>
          </w:p>
        </w:tc>
        <w:tc>
          <w:tcPr>
            <w:tcW w:w="5529" w:type="dxa"/>
          </w:tcPr>
          <w:p w:rsidR="00947EC0" w:rsidRDefault="00947EC0" w:rsidP="00AE64CB">
            <w:pPr>
              <w:rPr>
                <w:ins w:id="2157" w:author="曹姝玥" w:date="2015-12-31T20:09:00Z"/>
                <w:color w:val="000000"/>
              </w:rPr>
            </w:pPr>
            <w:ins w:id="2158" w:author="曹姝玥" w:date="2015-12-31T20:09:00Z">
              <w:r>
                <w:rPr>
                  <w:rFonts w:hint="eastAsia"/>
                  <w:color w:val="000000"/>
                </w:rPr>
                <w:t>增加</w:t>
              </w:r>
              <w:r>
                <w:rPr>
                  <w:color w:val="000000"/>
                </w:rPr>
                <w:t>单一持久化对象</w:t>
              </w:r>
            </w:ins>
          </w:p>
        </w:tc>
      </w:tr>
      <w:tr w:rsidR="00947EC0" w:rsidTr="00AE64CB">
        <w:trPr>
          <w:ins w:id="2159" w:author="曹姝玥" w:date="2015-12-31T20:09:00Z"/>
        </w:trPr>
        <w:tc>
          <w:tcPr>
            <w:tcW w:w="2943" w:type="dxa"/>
          </w:tcPr>
          <w:p w:rsidR="00947EC0" w:rsidRDefault="00947EC0" w:rsidP="00AE64CB">
            <w:pPr>
              <w:rPr>
                <w:ins w:id="2160" w:author="曹姝玥" w:date="2015-12-31T20:09:00Z"/>
                <w:color w:val="000000"/>
              </w:rPr>
            </w:pPr>
            <w:ins w:id="2161" w:author="曹姝玥" w:date="2015-12-31T20:09:00Z">
              <w:r>
                <w:rPr>
                  <w:rFonts w:hint="eastAsia"/>
                  <w:color w:val="000000"/>
                </w:rPr>
                <w:t>User</w:t>
              </w:r>
              <w:r>
                <w:rPr>
                  <w:color w:val="000000"/>
                </w:rPr>
                <w:t>DataService.</w:t>
              </w:r>
              <w:r>
                <w:t xml:space="preserve"> </w:t>
              </w:r>
              <w:r>
                <w:rPr>
                  <w:rFonts w:hint="eastAsia"/>
                  <w:color w:val="000000"/>
                </w:rPr>
                <w:t>delete(UserPO po)</w:t>
              </w:r>
            </w:ins>
          </w:p>
        </w:tc>
        <w:tc>
          <w:tcPr>
            <w:tcW w:w="5529" w:type="dxa"/>
          </w:tcPr>
          <w:p w:rsidR="00947EC0" w:rsidRDefault="00947EC0" w:rsidP="00AE64CB">
            <w:pPr>
              <w:rPr>
                <w:ins w:id="2162" w:author="曹姝玥" w:date="2015-12-31T20:09:00Z"/>
                <w:color w:val="000000"/>
              </w:rPr>
            </w:pPr>
            <w:ins w:id="2163" w:author="曹姝玥" w:date="2015-12-31T20:09:00Z">
              <w:r>
                <w:rPr>
                  <w:rFonts w:hint="eastAsia"/>
                  <w:color w:val="000000"/>
                </w:rPr>
                <w:t>删除单一持久化对象</w:t>
              </w:r>
            </w:ins>
          </w:p>
        </w:tc>
      </w:tr>
      <w:tr w:rsidR="00947EC0" w:rsidTr="00AE64CB">
        <w:trPr>
          <w:ins w:id="2164" w:author="曹姝玥" w:date="2015-12-31T20:09:00Z"/>
        </w:trPr>
        <w:tc>
          <w:tcPr>
            <w:tcW w:w="2943" w:type="dxa"/>
          </w:tcPr>
          <w:p w:rsidR="00947EC0" w:rsidRDefault="00947EC0" w:rsidP="00AE64CB">
            <w:pPr>
              <w:rPr>
                <w:ins w:id="2165" w:author="曹姝玥" w:date="2015-12-31T20:09:00Z"/>
                <w:color w:val="000000"/>
              </w:rPr>
            </w:pPr>
            <w:ins w:id="2166" w:author="曹姝玥" w:date="2015-12-31T20:09:00Z">
              <w:r>
                <w:rPr>
                  <w:rFonts w:hint="eastAsia"/>
                  <w:color w:val="000000"/>
                </w:rPr>
                <w:t>User</w:t>
              </w:r>
              <w:r>
                <w:rPr>
                  <w:color w:val="000000"/>
                </w:rPr>
                <w:t>DataService.</w:t>
              </w:r>
              <w:r>
                <w:rPr>
                  <w:rFonts w:hint="eastAsia"/>
                  <w:color w:val="000000"/>
                </w:rPr>
                <w:t>finds()</w:t>
              </w:r>
            </w:ins>
          </w:p>
        </w:tc>
        <w:tc>
          <w:tcPr>
            <w:tcW w:w="5529" w:type="dxa"/>
          </w:tcPr>
          <w:p w:rsidR="00947EC0" w:rsidRDefault="00947EC0" w:rsidP="00AE64CB">
            <w:pPr>
              <w:rPr>
                <w:ins w:id="2167" w:author="曹姝玥" w:date="2015-12-31T20:09:00Z"/>
                <w:color w:val="000000"/>
              </w:rPr>
            </w:pPr>
            <w:ins w:id="2168" w:author="曹姝玥" w:date="2015-12-31T20:09:00Z">
              <w:r>
                <w:rPr>
                  <w:rFonts w:hint="eastAsia"/>
                  <w:color w:val="000000"/>
                </w:rPr>
                <w:t>获得所有</w:t>
              </w:r>
              <w:r>
                <w:rPr>
                  <w:color w:val="000000"/>
                </w:rPr>
                <w:t>持久化对象</w:t>
              </w:r>
            </w:ins>
          </w:p>
        </w:tc>
      </w:tr>
      <w:tr w:rsidR="00947EC0" w:rsidTr="00AE64CB">
        <w:trPr>
          <w:ins w:id="2169" w:author="曹姝玥" w:date="2015-12-31T20:09:00Z"/>
        </w:trPr>
        <w:tc>
          <w:tcPr>
            <w:tcW w:w="2943" w:type="dxa"/>
          </w:tcPr>
          <w:p w:rsidR="00947EC0" w:rsidRDefault="00947EC0" w:rsidP="00AE64CB">
            <w:pPr>
              <w:rPr>
                <w:ins w:id="2170" w:author="曹姝玥" w:date="2015-12-31T20:09:00Z"/>
                <w:color w:val="000000"/>
              </w:rPr>
            </w:pPr>
            <w:ins w:id="2171" w:author="曹姝玥" w:date="2015-12-31T20:09:00Z">
              <w:r>
                <w:rPr>
                  <w:rFonts w:hint="eastAsia"/>
                  <w:color w:val="000000"/>
                </w:rPr>
                <w:t>User</w:t>
              </w:r>
              <w:r>
                <w:rPr>
                  <w:color w:val="000000"/>
                </w:rPr>
                <w:t>DataService.</w:t>
              </w:r>
              <w:r>
                <w:rPr>
                  <w:rFonts w:hint="eastAsia"/>
                  <w:color w:val="000000"/>
                </w:rPr>
                <w:t>finish()</w:t>
              </w:r>
            </w:ins>
          </w:p>
        </w:tc>
        <w:tc>
          <w:tcPr>
            <w:tcW w:w="5529" w:type="dxa"/>
          </w:tcPr>
          <w:p w:rsidR="00947EC0" w:rsidRDefault="00947EC0" w:rsidP="00AE64CB">
            <w:pPr>
              <w:rPr>
                <w:ins w:id="2172" w:author="曹姝玥" w:date="2015-12-31T20:09:00Z"/>
                <w:color w:val="000000"/>
              </w:rPr>
            </w:pPr>
            <w:ins w:id="2173" w:author="曹姝玥" w:date="2015-12-31T20:09:00Z">
              <w:r>
                <w:rPr>
                  <w:rFonts w:hint="eastAsia"/>
                  <w:color w:val="000000"/>
                </w:rPr>
                <w:t>结束操作</w:t>
              </w:r>
            </w:ins>
          </w:p>
        </w:tc>
      </w:tr>
    </w:tbl>
    <w:p w:rsidR="00947EC0" w:rsidRDefault="00947EC0" w:rsidP="00947EC0"/>
    <w:p w:rsidR="00694684" w:rsidRDefault="00BC6B90">
      <w:pPr>
        <w:pStyle w:val="1"/>
        <w:widowControl/>
        <w:numPr>
          <w:ilvl w:val="2"/>
          <w:numId w:val="1"/>
        </w:numPr>
        <w:rPr>
          <w:sz w:val="28"/>
          <w:szCs w:val="28"/>
        </w:rPr>
      </w:pPr>
      <w:bookmarkStart w:id="2174" w:name="_Toc402982487"/>
      <w:bookmarkEnd w:id="1188"/>
      <w:r>
        <w:rPr>
          <w:rFonts w:cs="宋体" w:hint="eastAsia"/>
          <w:sz w:val="28"/>
          <w:szCs w:val="28"/>
        </w:rPr>
        <w:t>客户端业务逻辑层模块局部的行为</w:t>
      </w:r>
      <w:bookmarkEnd w:id="2174"/>
    </w:p>
    <w:p w:rsidR="00694684" w:rsidRDefault="00BC6B90">
      <w:pPr>
        <w:pStyle w:val="1"/>
        <w:widowControl/>
        <w:numPr>
          <w:ilvl w:val="3"/>
          <w:numId w:val="1"/>
        </w:numPr>
        <w:rPr>
          <w:rFonts w:ascii="宋体" w:hAnsi="宋体" w:cs="宋体"/>
          <w:sz w:val="24"/>
          <w:szCs w:val="28"/>
        </w:rPr>
      </w:pPr>
      <w:bookmarkStart w:id="2175" w:name="_Toc402982488"/>
      <w:r>
        <w:rPr>
          <w:rFonts w:ascii="宋体" w:hAnsi="宋体" w:cs="宋体" w:hint="eastAsia"/>
          <w:sz w:val="24"/>
          <w:szCs w:val="28"/>
        </w:rPr>
        <w:t>userbl模块</w:t>
      </w:r>
      <w:bookmarkEnd w:id="2175"/>
    </w:p>
    <w:p w:rsidR="00694684" w:rsidRDefault="00BC6B90">
      <w:pPr>
        <w:pStyle w:val="12"/>
        <w:ind w:left="930" w:firstLineChars="0" w:firstLine="0"/>
      </w:pPr>
      <w:bookmarkStart w:id="2176" w:name="_Toc402982489"/>
      <w:r>
        <w:rPr>
          <w:noProof/>
        </w:rPr>
        <w:drawing>
          <wp:inline distT="0" distB="0" distL="0" distR="0">
            <wp:extent cx="5274310" cy="280352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noChangeArrowheads="1"/>
                    </pic:cNvPicPr>
                  </pic:nvPicPr>
                  <pic:blipFill>
                    <a:blip r:embed="rId78" cstate="print"/>
                    <a:srcRect/>
                    <a:stretch>
                      <a:fillRect/>
                    </a:stretch>
                  </pic:blipFill>
                  <pic:spPr>
                    <a:xfrm>
                      <a:off x="0" y="0"/>
                      <a:ext cx="5274310" cy="2803620"/>
                    </a:xfrm>
                    <a:prstGeom prst="rect">
                      <a:avLst/>
                    </a:prstGeom>
                    <a:noFill/>
                    <a:ln w="9525">
                      <a:noFill/>
                      <a:miter lim="800000"/>
                      <a:headEnd/>
                      <a:tailEnd/>
                    </a:ln>
                  </pic:spPr>
                </pic:pic>
              </a:graphicData>
            </a:graphic>
          </wp:inline>
        </w:drawing>
      </w:r>
    </w:p>
    <w:p w:rsidR="00694684" w:rsidRDefault="00BC6B90">
      <w:pPr>
        <w:pStyle w:val="12"/>
        <w:ind w:left="930" w:firstLineChars="0" w:firstLine="0"/>
      </w:pP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 xml:space="preserve">1      </w:t>
      </w:r>
      <w:r>
        <w:rPr>
          <w:rFonts w:hint="eastAsia"/>
        </w:rPr>
        <w:t>获得个人帐号信息的顺序图</w:t>
      </w:r>
    </w:p>
    <w:p w:rsidR="00694684" w:rsidRDefault="00694684">
      <w:pPr>
        <w:pStyle w:val="12"/>
        <w:ind w:left="930" w:firstLineChars="0" w:firstLine="0"/>
      </w:pPr>
    </w:p>
    <w:p w:rsidR="00694684" w:rsidRDefault="00BC6B90">
      <w:pPr>
        <w:pStyle w:val="12"/>
        <w:ind w:left="930" w:firstLineChars="0" w:firstLine="0"/>
      </w:pPr>
      <w:r>
        <w:t>获得仓库管理对应的城市顺序图</w:t>
      </w:r>
      <w:r>
        <w:rPr>
          <w:rFonts w:hint="eastAsia"/>
        </w:rPr>
        <w:t>参见</w:t>
      </w:r>
      <w:r>
        <w:rPr>
          <w:rFonts w:hint="eastAsia"/>
        </w:rPr>
        <w:t>userbl</w:t>
      </w:r>
      <w:r>
        <w:rPr>
          <w:rFonts w:hint="eastAsia"/>
        </w:rPr>
        <w:t>顺序图</w:t>
      </w:r>
    </w:p>
    <w:p w:rsidR="00694684" w:rsidRDefault="00BC6B90">
      <w:pPr>
        <w:pStyle w:val="12"/>
        <w:ind w:left="930" w:firstLineChars="0" w:firstLine="0"/>
      </w:pPr>
      <w:r>
        <w:rPr>
          <w:noProof/>
        </w:rPr>
        <w:lastRenderedPageBreak/>
        <w:drawing>
          <wp:inline distT="0" distB="0" distL="0" distR="0">
            <wp:extent cx="5274310" cy="3182620"/>
            <wp:effectExtent l="0" t="0" r="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noChangeArrowheads="1"/>
                    </pic:cNvPicPr>
                  </pic:nvPicPr>
                  <pic:blipFill>
                    <a:blip r:embed="rId79" cstate="print"/>
                    <a:srcRect/>
                    <a:stretch>
                      <a:fillRect/>
                    </a:stretch>
                  </pic:blipFill>
                  <pic:spPr>
                    <a:xfrm>
                      <a:off x="0" y="0"/>
                      <a:ext cx="5274310" cy="3182886"/>
                    </a:xfrm>
                    <a:prstGeom prst="rect">
                      <a:avLst/>
                    </a:prstGeom>
                    <a:noFill/>
                    <a:ln w="9525">
                      <a:noFill/>
                      <a:miter lim="800000"/>
                      <a:headEnd/>
                      <a:tailEnd/>
                    </a:ln>
                  </pic:spPr>
                </pic:pic>
              </a:graphicData>
            </a:graphic>
          </wp:inline>
        </w:drawing>
      </w:r>
    </w:p>
    <w:p w:rsidR="00694684" w:rsidRDefault="00BC6B90">
      <w:pPr>
        <w:pStyle w:val="12"/>
        <w:ind w:left="930"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2     </w:t>
      </w:r>
      <w:r>
        <w:rPr>
          <w:rFonts w:hint="eastAsia"/>
        </w:rPr>
        <w:tab/>
      </w:r>
      <w:r>
        <w:rPr>
          <w:rFonts w:hint="eastAsia"/>
        </w:rPr>
        <w:t>修改密码的顺序图</w:t>
      </w:r>
    </w:p>
    <w:p w:rsidR="00694684" w:rsidRDefault="00694684">
      <w:pPr>
        <w:pStyle w:val="12"/>
        <w:ind w:left="930" w:firstLineChars="0" w:firstLine="0"/>
      </w:pPr>
    </w:p>
    <w:p w:rsidR="00694684" w:rsidRDefault="00694684">
      <w:pPr>
        <w:pStyle w:val="12"/>
        <w:ind w:left="930" w:firstLineChars="0" w:firstLine="0"/>
      </w:pPr>
    </w:p>
    <w:p w:rsidR="00694684" w:rsidRDefault="00BC6B90">
      <w:pPr>
        <w:pStyle w:val="12"/>
        <w:ind w:left="930" w:firstLineChars="0" w:firstLine="0"/>
        <w:jc w:val="center"/>
      </w:pPr>
      <w:r>
        <w:rPr>
          <w:noProof/>
        </w:rPr>
        <w:drawing>
          <wp:inline distT="0" distB="0" distL="0" distR="0">
            <wp:extent cx="5274310" cy="2068830"/>
            <wp:effectExtent l="0" t="0" r="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noChangeArrowheads="1"/>
                    </pic:cNvPicPr>
                  </pic:nvPicPr>
                  <pic:blipFill>
                    <a:blip r:embed="rId80" cstate="print"/>
                    <a:srcRect/>
                    <a:stretch>
                      <a:fillRect/>
                    </a:stretch>
                  </pic:blipFill>
                  <pic:spPr>
                    <a:xfrm>
                      <a:off x="0" y="0"/>
                      <a:ext cx="5274310" cy="2069208"/>
                    </a:xfrm>
                    <a:prstGeom prst="rect">
                      <a:avLst/>
                    </a:prstGeom>
                    <a:noFill/>
                    <a:ln w="9525">
                      <a:noFill/>
                      <a:miter lim="800000"/>
                      <a:headEnd/>
                      <a:tailEnd/>
                    </a:ln>
                  </pic:spPr>
                </pic:pic>
              </a:graphicData>
            </a:graphic>
          </wp:inline>
        </w:drawing>
      </w:r>
    </w:p>
    <w:p w:rsidR="00694684" w:rsidRDefault="00BC6B90">
      <w:pPr>
        <w:ind w:left="2940" w:firstLine="420"/>
      </w:pPr>
      <w:r>
        <w:rPr>
          <w:rFonts w:hint="eastAsia"/>
        </w:rPr>
        <w:t>图</w:t>
      </w:r>
      <w:r>
        <w:rPr>
          <w:rFonts w:hint="eastAsia"/>
        </w:rPr>
        <w:t xml:space="preserve">3 </w:t>
      </w:r>
      <w:r>
        <w:rPr>
          <w:rFonts w:hint="eastAsia"/>
        </w:rPr>
        <w:tab/>
      </w:r>
      <w:r>
        <w:rPr>
          <w:rFonts w:hint="eastAsia"/>
        </w:rPr>
        <w:tab/>
        <w:t>User</w:t>
      </w:r>
      <w:r>
        <w:rPr>
          <w:rFonts w:hint="eastAsia"/>
        </w:rPr>
        <w:t>对象状态图</w:t>
      </w:r>
    </w:p>
    <w:p w:rsidR="00694684" w:rsidRDefault="00BC6B90">
      <w:pPr>
        <w:widowControl/>
        <w:jc w:val="left"/>
      </w:pPr>
      <w:r>
        <w:br w:type="page"/>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lastRenderedPageBreak/>
        <w:t>nonuserbl模块</w:t>
      </w:r>
      <w:bookmarkEnd w:id="2176"/>
    </w:p>
    <w:p w:rsidR="00694684" w:rsidRDefault="00BC6B90">
      <w:pPr>
        <w:ind w:firstLineChars="200" w:firstLine="400"/>
        <w:rPr>
          <w:rFonts w:ascii="宋体" w:hAnsi="宋体"/>
          <w:sz w:val="22"/>
        </w:rPr>
      </w:pPr>
      <w:r>
        <w:rPr>
          <w:rFonts w:ascii="宋体" w:hAnsi="宋体" w:hint="eastAsia"/>
          <w:sz w:val="20"/>
        </w:rPr>
        <w:t>参见userbl模块顺序图和对象状态图。</w:t>
      </w:r>
    </w:p>
    <w:p w:rsidR="00694684" w:rsidRDefault="00694684"/>
    <w:p w:rsidR="00694684" w:rsidRDefault="00BC6B90">
      <w:pPr>
        <w:pStyle w:val="1"/>
        <w:widowControl/>
        <w:numPr>
          <w:ilvl w:val="3"/>
          <w:numId w:val="1"/>
        </w:numPr>
        <w:rPr>
          <w:rFonts w:ascii="宋体" w:hAnsi="宋体" w:cs="宋体"/>
          <w:sz w:val="24"/>
          <w:szCs w:val="28"/>
        </w:rPr>
      </w:pPr>
      <w:bookmarkStart w:id="2177" w:name="_Toc402982490"/>
      <w:r>
        <w:rPr>
          <w:rFonts w:ascii="宋体" w:hAnsi="宋体" w:cs="宋体" w:hint="eastAsia"/>
          <w:sz w:val="24"/>
          <w:szCs w:val="28"/>
        </w:rPr>
        <w:t>insititutionbl模块</w:t>
      </w:r>
      <w:bookmarkEnd w:id="2177"/>
    </w:p>
    <w:p w:rsidR="00694684" w:rsidRDefault="00BC6B90">
      <w:pPr>
        <w:pStyle w:val="12"/>
        <w:ind w:left="930" w:firstLineChars="0" w:firstLine="0"/>
      </w:pPr>
      <w:bookmarkStart w:id="2178" w:name="_Toc402982491"/>
      <w:r>
        <w:rPr>
          <w:noProof/>
        </w:rPr>
        <w:drawing>
          <wp:inline distT="0" distB="0" distL="0" distR="0">
            <wp:extent cx="5274310" cy="272542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81" cstate="print"/>
                    <a:srcRect/>
                    <a:stretch>
                      <a:fillRect/>
                    </a:stretch>
                  </pic:blipFill>
                  <pic:spPr>
                    <a:xfrm>
                      <a:off x="0" y="0"/>
                      <a:ext cx="5274310" cy="2725799"/>
                    </a:xfrm>
                    <a:prstGeom prst="rect">
                      <a:avLst/>
                    </a:prstGeom>
                    <a:noFill/>
                    <a:ln w="9525">
                      <a:noFill/>
                      <a:miter lim="800000"/>
                      <a:headEnd/>
                      <a:tailEnd/>
                    </a:ln>
                  </pic:spPr>
                </pic:pic>
              </a:graphicData>
            </a:graphic>
          </wp:inline>
        </w:drawing>
      </w:r>
    </w:p>
    <w:p w:rsidR="00694684" w:rsidRDefault="00BC6B90">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r>
      <w:r>
        <w:rPr>
          <w:rFonts w:hint="eastAsia"/>
        </w:rPr>
        <w:t>图</w:t>
      </w:r>
      <w:r>
        <w:rPr>
          <w:rFonts w:hint="eastAsia"/>
        </w:rPr>
        <w:t xml:space="preserve">4 </w:t>
      </w:r>
      <w:r>
        <w:rPr>
          <w:rFonts w:hint="eastAsia"/>
        </w:rPr>
        <w:tab/>
      </w:r>
      <w:r>
        <w:rPr>
          <w:rFonts w:hint="eastAsia"/>
        </w:rPr>
        <w:tab/>
      </w:r>
      <w:r>
        <w:rPr>
          <w:rFonts w:hint="eastAsia"/>
        </w:rPr>
        <w:t>人员工资调整顺序图</w:t>
      </w:r>
    </w:p>
    <w:p w:rsidR="00694684" w:rsidRDefault="00694684"/>
    <w:p w:rsidR="00694684" w:rsidRDefault="00BC6B90">
      <w:r>
        <w:rPr>
          <w:rFonts w:hint="eastAsia"/>
        </w:rPr>
        <w:t>增加、删除、查询机构顺序图参见</w:t>
      </w:r>
      <w:r>
        <w:rPr>
          <w:rFonts w:hint="eastAsia"/>
        </w:rPr>
        <w:t>user</w:t>
      </w:r>
      <w:r>
        <w:rPr>
          <w:rFonts w:hint="eastAsia"/>
        </w:rPr>
        <w:t>顺序图</w:t>
      </w:r>
    </w:p>
    <w:p w:rsidR="00694684" w:rsidRDefault="00694684"/>
    <w:p w:rsidR="00694684" w:rsidRDefault="00694684"/>
    <w:p w:rsidR="00694684" w:rsidRDefault="00BC6B90">
      <w:r>
        <w:rPr>
          <w:noProof/>
        </w:rPr>
        <w:drawing>
          <wp:inline distT="0" distB="0" distL="0" distR="0">
            <wp:extent cx="5274310" cy="1480185"/>
            <wp:effectExtent l="0" t="0" r="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noChangeArrowheads="1"/>
                    </pic:cNvPicPr>
                  </pic:nvPicPr>
                  <pic:blipFill>
                    <a:blip r:embed="rId82" cstate="print"/>
                    <a:srcRect/>
                    <a:stretch>
                      <a:fillRect/>
                    </a:stretch>
                  </pic:blipFill>
                  <pic:spPr>
                    <a:xfrm>
                      <a:off x="0" y="0"/>
                      <a:ext cx="5274310" cy="1480304"/>
                    </a:xfrm>
                    <a:prstGeom prst="rect">
                      <a:avLst/>
                    </a:prstGeom>
                    <a:noFill/>
                    <a:ln w="9525">
                      <a:noFill/>
                      <a:miter lim="800000"/>
                      <a:headEnd/>
                      <a:tailEnd/>
                    </a:ln>
                  </pic:spPr>
                </pic:pic>
              </a:graphicData>
            </a:graphic>
          </wp:inline>
        </w:drawing>
      </w:r>
    </w:p>
    <w:p w:rsidR="00694684" w:rsidRDefault="00BC6B9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 </w:t>
      </w:r>
      <w:r>
        <w:rPr>
          <w:rFonts w:hint="eastAsia"/>
        </w:rPr>
        <w:tab/>
      </w:r>
      <w:r>
        <w:rPr>
          <w:rFonts w:hint="eastAsia"/>
        </w:rPr>
        <w:tab/>
      </w:r>
      <w:r>
        <w:rPr>
          <w:rFonts w:hint="eastAsia"/>
        </w:rPr>
        <w:t>人员机构管理状态图</w:t>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commoditybl模块</w:t>
      </w:r>
      <w:bookmarkEnd w:id="2178"/>
    </w:p>
    <w:p w:rsidR="00694684" w:rsidRDefault="00BC6B90">
      <w:bookmarkStart w:id="2179" w:name="_Toc402982492"/>
      <w:r>
        <w:rPr>
          <w:rFonts w:cs="宋体" w:hint="eastAsia"/>
          <w:szCs w:val="20"/>
        </w:rPr>
        <w:t>图</w:t>
      </w:r>
      <w:r>
        <w:rPr>
          <w:rFonts w:hint="eastAsia"/>
          <w:szCs w:val="20"/>
        </w:rPr>
        <w:t>6</w:t>
      </w:r>
      <w:r>
        <w:rPr>
          <w:rFonts w:cs="宋体" w:hint="eastAsia"/>
          <w:szCs w:val="20"/>
        </w:rPr>
        <w:t>表明了快递物流系统中，库存盘点界面想要知道快递信息时候的顺序图。</w:t>
      </w:r>
    </w:p>
    <w:p w:rsidR="00694684" w:rsidRDefault="00BC6B90">
      <w:r>
        <w:rPr>
          <w:noProof/>
          <w:szCs w:val="20"/>
        </w:rPr>
        <w:lastRenderedPageBreak/>
        <w:drawing>
          <wp:inline distT="0" distB="0" distL="114300" distR="114300">
            <wp:extent cx="5572125" cy="2962275"/>
            <wp:effectExtent l="0" t="0" r="9525" b="9525"/>
            <wp:docPr id="81" name="图片 81" descr="得到快递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得到快递信息的顺序图"/>
                    <pic:cNvPicPr>
                      <a:picLocks noChangeAspect="1"/>
                    </pic:cNvPicPr>
                  </pic:nvPicPr>
                  <pic:blipFill>
                    <a:blip r:embed="rId83" r:link="rId9" cstate="print"/>
                    <a:srcRect/>
                    <a:stretch>
                      <a:fillRect/>
                    </a:stretch>
                  </pic:blipFill>
                  <pic:spPr>
                    <a:xfrm>
                      <a:off x="0" y="0"/>
                      <a:ext cx="5572125" cy="2962275"/>
                    </a:xfrm>
                    <a:prstGeom prst="rect">
                      <a:avLst/>
                    </a:prstGeom>
                    <a:noFill/>
                    <a:ln w="9525">
                      <a:noFill/>
                      <a:miter/>
                    </a:ln>
                  </pic:spPr>
                </pic:pic>
              </a:graphicData>
            </a:graphic>
          </wp:inline>
        </w:drawing>
      </w:r>
    </w:p>
    <w:p w:rsidR="00694684" w:rsidRDefault="00BC6B90">
      <w:r>
        <w:rPr>
          <w:szCs w:val="20"/>
        </w:rPr>
        <w:t xml:space="preserve">                             </w:t>
      </w:r>
      <w:r>
        <w:rPr>
          <w:rFonts w:cs="宋体" w:hint="eastAsia"/>
          <w:szCs w:val="20"/>
        </w:rPr>
        <w:t>图</w:t>
      </w:r>
      <w:r>
        <w:rPr>
          <w:rFonts w:hint="eastAsia"/>
          <w:szCs w:val="20"/>
        </w:rPr>
        <w:t>6</w:t>
      </w:r>
      <w:r>
        <w:rPr>
          <w:szCs w:val="20"/>
        </w:rPr>
        <w:t xml:space="preserve">   </w:t>
      </w:r>
      <w:r>
        <w:rPr>
          <w:rFonts w:cs="宋体" w:hint="eastAsia"/>
          <w:szCs w:val="20"/>
        </w:rPr>
        <w:t>得到快递信息的顺序图</w:t>
      </w:r>
    </w:p>
    <w:p w:rsidR="00694684" w:rsidRDefault="00BC6B90">
      <w:r>
        <w:rPr>
          <w:rFonts w:cs="宋体" w:hint="eastAsia"/>
          <w:szCs w:val="20"/>
        </w:rPr>
        <w:t>图</w:t>
      </w:r>
      <w:r>
        <w:rPr>
          <w:rFonts w:hint="eastAsia"/>
          <w:szCs w:val="20"/>
        </w:rPr>
        <w:t>7</w:t>
      </w:r>
      <w:r>
        <w:rPr>
          <w:rFonts w:cs="宋体" w:hint="eastAsia"/>
          <w:szCs w:val="20"/>
        </w:rPr>
        <w:t>为修改警戒比例的顺序图。</w:t>
      </w:r>
    </w:p>
    <w:p w:rsidR="00694684" w:rsidRDefault="00BC6B90">
      <w:r>
        <w:rPr>
          <w:noProof/>
          <w:szCs w:val="20"/>
        </w:rPr>
        <w:drawing>
          <wp:inline distT="0" distB="0" distL="114300" distR="114300">
            <wp:extent cx="6086475" cy="3286125"/>
            <wp:effectExtent l="0" t="0" r="9525" b="9525"/>
            <wp:docPr id="77" name="图片 77" descr="修改警戒比例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修改警戒比例的顺序图"/>
                    <pic:cNvPicPr>
                      <a:picLocks noChangeAspect="1"/>
                    </pic:cNvPicPr>
                  </pic:nvPicPr>
                  <pic:blipFill>
                    <a:blip r:embed="rId84" r:link="rId9" cstate="print"/>
                    <a:srcRect/>
                    <a:stretch>
                      <a:fillRect/>
                    </a:stretch>
                  </pic:blipFill>
                  <pic:spPr>
                    <a:xfrm>
                      <a:off x="0" y="0"/>
                      <a:ext cx="6086475" cy="3286125"/>
                    </a:xfrm>
                    <a:prstGeom prst="rect">
                      <a:avLst/>
                    </a:prstGeom>
                    <a:noFill/>
                    <a:ln w="9525">
                      <a:noFill/>
                      <a:miter/>
                    </a:ln>
                  </pic:spPr>
                </pic:pic>
              </a:graphicData>
            </a:graphic>
          </wp:inline>
        </w:drawing>
      </w:r>
    </w:p>
    <w:p w:rsidR="00694684" w:rsidRDefault="00BC6B90">
      <w:r>
        <w:rPr>
          <w:szCs w:val="20"/>
        </w:rPr>
        <w:t xml:space="preserve">                            </w:t>
      </w:r>
      <w:r>
        <w:rPr>
          <w:rFonts w:cs="宋体" w:hint="eastAsia"/>
          <w:szCs w:val="20"/>
        </w:rPr>
        <w:t>图</w:t>
      </w:r>
      <w:r>
        <w:rPr>
          <w:rFonts w:hint="eastAsia"/>
          <w:szCs w:val="20"/>
        </w:rPr>
        <w:t>7</w:t>
      </w:r>
      <w:r>
        <w:rPr>
          <w:szCs w:val="20"/>
        </w:rPr>
        <w:t xml:space="preserve">  </w:t>
      </w:r>
      <w:r>
        <w:rPr>
          <w:rFonts w:cs="宋体" w:hint="eastAsia"/>
          <w:szCs w:val="20"/>
        </w:rPr>
        <w:t>修改警戒比例的顺序图</w:t>
      </w:r>
    </w:p>
    <w:p w:rsidR="00694684" w:rsidRDefault="00BC6B90">
      <w:r>
        <w:rPr>
          <w:rFonts w:cs="宋体" w:hint="eastAsia"/>
          <w:szCs w:val="20"/>
        </w:rPr>
        <w:t>图</w:t>
      </w:r>
      <w:r>
        <w:rPr>
          <w:rFonts w:hint="eastAsia"/>
          <w:szCs w:val="20"/>
        </w:rPr>
        <w:t>8</w:t>
      </w:r>
      <w:r>
        <w:rPr>
          <w:rFonts w:cs="宋体" w:hint="eastAsia"/>
          <w:szCs w:val="20"/>
        </w:rPr>
        <w:t>为库存查看界面得到库存信息的顺序图。</w:t>
      </w:r>
    </w:p>
    <w:p w:rsidR="00694684" w:rsidRDefault="00BC6B90">
      <w:r>
        <w:rPr>
          <w:noProof/>
          <w:szCs w:val="20"/>
        </w:rPr>
        <w:lastRenderedPageBreak/>
        <w:drawing>
          <wp:inline distT="0" distB="0" distL="114300" distR="114300">
            <wp:extent cx="5657850" cy="3086100"/>
            <wp:effectExtent l="0" t="0" r="0" b="0"/>
            <wp:docPr id="80" name="图片 80" descr="得到库存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得到库存信息的顺序图"/>
                    <pic:cNvPicPr>
                      <a:picLocks noChangeAspect="1"/>
                    </pic:cNvPicPr>
                  </pic:nvPicPr>
                  <pic:blipFill>
                    <a:blip r:embed="rId85" r:link="rId9" cstate="print"/>
                    <a:srcRect/>
                    <a:stretch>
                      <a:fillRect/>
                    </a:stretch>
                  </pic:blipFill>
                  <pic:spPr>
                    <a:xfrm>
                      <a:off x="0" y="0"/>
                      <a:ext cx="5657850" cy="3086100"/>
                    </a:xfrm>
                    <a:prstGeom prst="rect">
                      <a:avLst/>
                    </a:prstGeom>
                    <a:noFill/>
                    <a:ln w="9525">
                      <a:noFill/>
                      <a:miter/>
                    </a:ln>
                  </pic:spPr>
                </pic:pic>
              </a:graphicData>
            </a:graphic>
          </wp:inline>
        </w:drawing>
      </w:r>
    </w:p>
    <w:p w:rsidR="00694684" w:rsidRDefault="00BC6B90">
      <w:r>
        <w:rPr>
          <w:szCs w:val="20"/>
        </w:rPr>
        <w:t xml:space="preserve">                               </w:t>
      </w:r>
      <w:r>
        <w:rPr>
          <w:rFonts w:cs="宋体" w:hint="eastAsia"/>
          <w:szCs w:val="20"/>
        </w:rPr>
        <w:t>图</w:t>
      </w:r>
      <w:r>
        <w:rPr>
          <w:rFonts w:hint="eastAsia"/>
          <w:szCs w:val="20"/>
        </w:rPr>
        <w:t>8</w:t>
      </w:r>
      <w:r>
        <w:rPr>
          <w:szCs w:val="20"/>
        </w:rPr>
        <w:t xml:space="preserve"> </w:t>
      </w:r>
      <w:r>
        <w:rPr>
          <w:rFonts w:cs="宋体" w:hint="eastAsia"/>
          <w:szCs w:val="20"/>
        </w:rPr>
        <w:t>得到库存信息的顺序图</w:t>
      </w:r>
    </w:p>
    <w:p w:rsidR="00694684" w:rsidRDefault="00BC6B90">
      <w:r>
        <w:rPr>
          <w:rFonts w:cs="宋体" w:hint="eastAsia"/>
          <w:szCs w:val="20"/>
        </w:rPr>
        <w:t>图</w:t>
      </w:r>
      <w:r>
        <w:rPr>
          <w:rFonts w:cs="宋体" w:hint="eastAsia"/>
          <w:szCs w:val="20"/>
        </w:rPr>
        <w:t>9</w:t>
      </w:r>
      <w:r>
        <w:rPr>
          <w:rFonts w:cs="宋体" w:hint="eastAsia"/>
          <w:szCs w:val="20"/>
        </w:rPr>
        <w:t>为库存分区的顺序图</w:t>
      </w:r>
    </w:p>
    <w:p w:rsidR="00694684" w:rsidRDefault="00BC6B90">
      <w:r>
        <w:rPr>
          <w:noProof/>
          <w:szCs w:val="20"/>
        </w:rPr>
        <w:drawing>
          <wp:inline distT="0" distB="0" distL="114300" distR="114300">
            <wp:extent cx="5953125" cy="3133725"/>
            <wp:effectExtent l="0" t="0" r="9525" b="9525"/>
            <wp:docPr id="78" name="图片 78" descr="库存分区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库存分区的顺序图"/>
                    <pic:cNvPicPr>
                      <a:picLocks noChangeAspect="1"/>
                    </pic:cNvPicPr>
                  </pic:nvPicPr>
                  <pic:blipFill>
                    <a:blip r:embed="rId86" r:link="rId9" cstate="print"/>
                    <a:srcRect/>
                    <a:stretch>
                      <a:fillRect/>
                    </a:stretch>
                  </pic:blipFill>
                  <pic:spPr>
                    <a:xfrm>
                      <a:off x="0" y="0"/>
                      <a:ext cx="5953125" cy="3133725"/>
                    </a:xfrm>
                    <a:prstGeom prst="rect">
                      <a:avLst/>
                    </a:prstGeom>
                    <a:noFill/>
                    <a:ln w="9525">
                      <a:noFill/>
                      <a:miter/>
                    </a:ln>
                  </pic:spPr>
                </pic:pic>
              </a:graphicData>
            </a:graphic>
          </wp:inline>
        </w:drawing>
      </w:r>
    </w:p>
    <w:p w:rsidR="00694684" w:rsidRDefault="00BC6B90">
      <w:r>
        <w:rPr>
          <w:szCs w:val="20"/>
        </w:rPr>
        <w:t xml:space="preserve">                                 </w:t>
      </w:r>
      <w:r>
        <w:rPr>
          <w:rFonts w:cs="宋体" w:hint="eastAsia"/>
          <w:szCs w:val="20"/>
        </w:rPr>
        <w:t>图</w:t>
      </w:r>
      <w:r>
        <w:rPr>
          <w:rFonts w:hint="eastAsia"/>
          <w:szCs w:val="20"/>
        </w:rPr>
        <w:t>9</w:t>
      </w:r>
      <w:r>
        <w:rPr>
          <w:szCs w:val="20"/>
        </w:rPr>
        <w:t xml:space="preserve"> </w:t>
      </w:r>
      <w:r>
        <w:rPr>
          <w:rFonts w:cs="宋体" w:hint="eastAsia"/>
          <w:szCs w:val="20"/>
        </w:rPr>
        <w:t>库存分区的顺序图</w:t>
      </w:r>
    </w:p>
    <w:p w:rsidR="00694684" w:rsidRDefault="00BC6B90">
      <w:r>
        <w:rPr>
          <w:rFonts w:cs="宋体" w:hint="eastAsia"/>
          <w:szCs w:val="20"/>
        </w:rPr>
        <w:t>图</w:t>
      </w:r>
      <w:r>
        <w:rPr>
          <w:rFonts w:hint="eastAsia"/>
          <w:szCs w:val="20"/>
        </w:rPr>
        <w:t>10</w:t>
      </w:r>
      <w:r>
        <w:rPr>
          <w:rFonts w:cs="宋体" w:hint="eastAsia"/>
          <w:szCs w:val="20"/>
        </w:rPr>
        <w:t>所示的状态图描述了</w:t>
      </w:r>
      <w:r>
        <w:rPr>
          <w:szCs w:val="20"/>
        </w:rPr>
        <w:t>Commodity</w:t>
      </w:r>
      <w:r>
        <w:rPr>
          <w:rFonts w:cs="宋体" w:hint="eastAsia"/>
          <w:szCs w:val="20"/>
        </w:rPr>
        <w:t>对象的生存期间的状态序列、引起转移的事件，以及因状态转移而伴随的动作。</w:t>
      </w:r>
    </w:p>
    <w:p w:rsidR="00694684" w:rsidRDefault="00BC6B90">
      <w:r>
        <w:rPr>
          <w:noProof/>
          <w:szCs w:val="20"/>
        </w:rPr>
        <w:lastRenderedPageBreak/>
        <w:drawing>
          <wp:inline distT="0" distB="0" distL="114300" distR="114300">
            <wp:extent cx="4848225" cy="4257675"/>
            <wp:effectExtent l="0" t="0" r="9525" b="9525"/>
            <wp:docPr id="79" name="图片 79" descr="Commodit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ommodity对象状态图"/>
                    <pic:cNvPicPr>
                      <a:picLocks noChangeAspect="1"/>
                    </pic:cNvPicPr>
                  </pic:nvPicPr>
                  <pic:blipFill>
                    <a:blip r:embed="rId87" r:link="rId9" cstate="print"/>
                    <a:srcRect/>
                    <a:stretch>
                      <a:fillRect/>
                    </a:stretch>
                  </pic:blipFill>
                  <pic:spPr>
                    <a:xfrm>
                      <a:off x="0" y="0"/>
                      <a:ext cx="4848225" cy="4257675"/>
                    </a:xfrm>
                    <a:prstGeom prst="rect">
                      <a:avLst/>
                    </a:prstGeom>
                    <a:noFill/>
                    <a:ln w="9525">
                      <a:noFill/>
                      <a:miter/>
                    </a:ln>
                  </pic:spPr>
                </pic:pic>
              </a:graphicData>
            </a:graphic>
          </wp:inline>
        </w:drawing>
      </w:r>
    </w:p>
    <w:p w:rsidR="00694684" w:rsidRDefault="00BC6B90">
      <w:r>
        <w:rPr>
          <w:szCs w:val="20"/>
        </w:rPr>
        <w:t xml:space="preserve">                           </w:t>
      </w:r>
      <w:r>
        <w:rPr>
          <w:rFonts w:cs="宋体" w:hint="eastAsia"/>
          <w:szCs w:val="20"/>
        </w:rPr>
        <w:t>图</w:t>
      </w:r>
      <w:r>
        <w:rPr>
          <w:rFonts w:hint="eastAsia"/>
          <w:szCs w:val="20"/>
        </w:rPr>
        <w:t>10</w:t>
      </w:r>
      <w:r>
        <w:rPr>
          <w:szCs w:val="20"/>
        </w:rPr>
        <w:t xml:space="preserve">  Commodity</w:t>
      </w:r>
      <w:r>
        <w:rPr>
          <w:rFonts w:cs="宋体" w:hint="eastAsia"/>
          <w:szCs w:val="20"/>
        </w:rPr>
        <w:t>对象状态图</w:t>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lastRenderedPageBreak/>
        <w:t>logbl模块</w:t>
      </w:r>
      <w:bookmarkEnd w:id="2179"/>
    </w:p>
    <w:p w:rsidR="00694684" w:rsidRDefault="00BC6B90">
      <w:pPr>
        <w:ind w:firstLineChars="200" w:firstLine="442"/>
        <w:rPr>
          <w:rFonts w:ascii="宋体" w:hAnsi="宋体"/>
          <w:b/>
          <w:sz w:val="22"/>
        </w:rPr>
      </w:pPr>
      <w:bookmarkStart w:id="2180" w:name="_Toc402982493"/>
      <w:r>
        <w:rPr>
          <w:rFonts w:ascii="宋体" w:hAnsi="宋体" w:hint="eastAsia"/>
          <w:b/>
          <w:noProof/>
          <w:sz w:val="22"/>
        </w:rPr>
        <w:drawing>
          <wp:inline distT="0" distB="0" distL="114300" distR="114300">
            <wp:extent cx="5274310" cy="4059555"/>
            <wp:effectExtent l="0" t="0" r="2540" b="17145"/>
            <wp:docPr id="82" name="图片 82" descr="log顺序图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log顺序图check"/>
                    <pic:cNvPicPr>
                      <a:picLocks noChangeAspect="1"/>
                    </pic:cNvPicPr>
                  </pic:nvPicPr>
                  <pic:blipFill>
                    <a:blip r:embed="rId88" cstate="print"/>
                    <a:srcRect/>
                    <a:stretch>
                      <a:fillRect/>
                    </a:stretch>
                  </pic:blipFill>
                  <pic:spPr>
                    <a:xfrm>
                      <a:off x="0" y="0"/>
                      <a:ext cx="5274310" cy="405955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图11 查看日志的顺序图</w:t>
      </w:r>
    </w:p>
    <w:p w:rsidR="00694684" w:rsidRDefault="00BC6B90">
      <w:pPr>
        <w:jc w:val="center"/>
        <w:rPr>
          <w:rFonts w:ascii="宋体" w:hAnsi="宋体"/>
          <w:b/>
          <w:sz w:val="22"/>
        </w:rPr>
      </w:pPr>
      <w:r>
        <w:rPr>
          <w:rFonts w:ascii="宋体" w:hAnsi="宋体" w:hint="eastAsia"/>
          <w:b/>
          <w:noProof/>
          <w:sz w:val="22"/>
        </w:rPr>
        <w:drawing>
          <wp:inline distT="0" distB="0" distL="114300" distR="114300">
            <wp:extent cx="3475990" cy="1895475"/>
            <wp:effectExtent l="0" t="0" r="10160" b="9525"/>
            <wp:docPr id="83" name="图片 83" descr="log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状态图"/>
                    <pic:cNvPicPr>
                      <a:picLocks noChangeAspect="1"/>
                    </pic:cNvPicPr>
                  </pic:nvPicPr>
                  <pic:blipFill>
                    <a:blip r:embed="rId89" cstate="print"/>
                    <a:srcRect/>
                    <a:stretch>
                      <a:fillRect/>
                    </a:stretch>
                  </pic:blipFill>
                  <pic:spPr>
                    <a:xfrm>
                      <a:off x="0" y="0"/>
                      <a:ext cx="3475990" cy="1895475"/>
                    </a:xfrm>
                    <a:prstGeom prst="rect">
                      <a:avLst/>
                    </a:prstGeom>
                  </pic:spPr>
                </pic:pic>
              </a:graphicData>
            </a:graphic>
          </wp:inline>
        </w:drawing>
      </w:r>
    </w:p>
    <w:p w:rsidR="00694684" w:rsidRDefault="00BC6B90">
      <w:pPr>
        <w:jc w:val="center"/>
        <w:rPr>
          <w:rFonts w:ascii="宋体" w:hAnsi="宋体"/>
          <w:bCs/>
          <w:sz w:val="22"/>
        </w:rPr>
      </w:pPr>
      <w:r>
        <w:rPr>
          <w:rFonts w:ascii="宋体" w:hAnsi="宋体" w:hint="eastAsia"/>
          <w:bCs/>
          <w:sz w:val="22"/>
        </w:rPr>
        <w:t>图12 Log对象状态图</w:t>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sheetbl模块</w:t>
      </w:r>
      <w:bookmarkEnd w:id="2180"/>
    </w:p>
    <w:p w:rsidR="00694684" w:rsidRDefault="00694684">
      <w:pPr>
        <w:ind w:firstLineChars="200" w:firstLine="442"/>
        <w:rPr>
          <w:rFonts w:ascii="宋体" w:hAnsi="宋体"/>
          <w:b/>
          <w:sz w:val="22"/>
        </w:rPr>
      </w:pPr>
      <w:bookmarkStart w:id="2181" w:name="_Toc402982494"/>
    </w:p>
    <w:p w:rsidR="00694684" w:rsidRDefault="00BC6B90">
      <w:pPr>
        <w:rPr>
          <w:rFonts w:ascii="宋体" w:hAnsi="宋体"/>
          <w:b/>
          <w:sz w:val="22"/>
        </w:rPr>
      </w:pPr>
      <w:r>
        <w:rPr>
          <w:rFonts w:ascii="宋体" w:hAnsi="宋体" w:hint="eastAsia"/>
          <w:b/>
          <w:noProof/>
          <w:sz w:val="22"/>
        </w:rPr>
        <w:lastRenderedPageBreak/>
        <w:drawing>
          <wp:inline distT="0" distB="0" distL="114300" distR="114300">
            <wp:extent cx="5271135" cy="2531745"/>
            <wp:effectExtent l="0" t="0" r="5715" b="1905"/>
            <wp:docPr id="84" name="图片 84" descr="sheet顺序图(填写付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heet顺序图(填写付款单)"/>
                    <pic:cNvPicPr>
                      <a:picLocks noChangeAspect="1"/>
                    </pic:cNvPicPr>
                  </pic:nvPicPr>
                  <pic:blipFill>
                    <a:blip r:embed="rId90" cstate="print"/>
                    <a:srcRect/>
                    <a:stretch>
                      <a:fillRect/>
                    </a:stretch>
                  </pic:blipFill>
                  <pic:spPr>
                    <a:xfrm>
                      <a:off x="0" y="0"/>
                      <a:ext cx="5271135" cy="253174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图13填写付款单的顺序图</w:t>
      </w:r>
    </w:p>
    <w:p w:rsidR="00694684" w:rsidRDefault="00BC6B90">
      <w:pPr>
        <w:rPr>
          <w:rFonts w:eastAsiaTheme="minorEastAsia"/>
        </w:rPr>
      </w:pPr>
      <w:r>
        <w:rPr>
          <w:rFonts w:eastAsiaTheme="minorEastAsia" w:hint="eastAsia"/>
          <w:noProof/>
        </w:rPr>
        <w:drawing>
          <wp:inline distT="0" distB="0" distL="114300" distR="114300">
            <wp:extent cx="5269230" cy="1876425"/>
            <wp:effectExtent l="0" t="0" r="7620" b="9525"/>
            <wp:docPr id="85" name="图片 85" descr="shee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heet状态图"/>
                    <pic:cNvPicPr>
                      <a:picLocks noChangeAspect="1"/>
                    </pic:cNvPicPr>
                  </pic:nvPicPr>
                  <pic:blipFill>
                    <a:blip r:embed="rId91" cstate="print"/>
                    <a:srcRect/>
                    <a:stretch>
                      <a:fillRect/>
                    </a:stretch>
                  </pic:blipFill>
                  <pic:spPr>
                    <a:xfrm>
                      <a:off x="0" y="0"/>
                      <a:ext cx="5269230" cy="187642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图14 Sheet对象状态图</w:t>
      </w:r>
    </w:p>
    <w:p w:rsidR="00694684" w:rsidRDefault="00694684">
      <w:pPr>
        <w:rPr>
          <w:rFonts w:eastAsiaTheme="minorEastAsia"/>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begininfobl模块</w:t>
      </w:r>
      <w:bookmarkEnd w:id="2181"/>
    </w:p>
    <w:p w:rsidR="00694684" w:rsidRDefault="00694684">
      <w:pPr>
        <w:ind w:firstLineChars="200" w:firstLine="442"/>
        <w:rPr>
          <w:rFonts w:ascii="宋体" w:hAnsi="宋体"/>
          <w:b/>
          <w:sz w:val="22"/>
        </w:rPr>
      </w:pPr>
      <w:bookmarkStart w:id="2182" w:name="_Toc402982495"/>
    </w:p>
    <w:p w:rsidR="00694684" w:rsidRDefault="00BC6B90">
      <w:pPr>
        <w:rPr>
          <w:rFonts w:ascii="宋体" w:hAnsi="宋体"/>
          <w:b/>
          <w:sz w:val="22"/>
        </w:rPr>
      </w:pPr>
      <w:r>
        <w:rPr>
          <w:rFonts w:ascii="宋体" w:hAnsi="宋体"/>
          <w:b/>
          <w:noProof/>
          <w:sz w:val="22"/>
        </w:rPr>
        <w:lastRenderedPageBreak/>
        <w:drawing>
          <wp:inline distT="0" distB="0" distL="0" distR="0">
            <wp:extent cx="5274310" cy="29298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274310" cy="2929890"/>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图15期初建账的顺序图</w:t>
      </w:r>
    </w:p>
    <w:p w:rsidR="00694684" w:rsidRDefault="00694684"/>
    <w:p w:rsidR="00694684" w:rsidRDefault="00BC6B90">
      <w:r>
        <w:rPr>
          <w:noProof/>
        </w:rPr>
        <w:drawing>
          <wp:inline distT="0" distB="0" distL="0" distR="0">
            <wp:extent cx="5274310" cy="724535"/>
            <wp:effectExtent l="0" t="0" r="25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274310" cy="72453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图16 BeginInfo对象状态图</w:t>
      </w:r>
    </w:p>
    <w:p w:rsidR="00694684" w:rsidRDefault="00694684"/>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accountbl模块</w:t>
      </w:r>
      <w:bookmarkEnd w:id="2182"/>
    </w:p>
    <w:p w:rsidR="00694684" w:rsidRDefault="00BC6B90">
      <w:r>
        <w:rPr>
          <w:rFonts w:ascii="宋体" w:hAnsi="宋体" w:hint="eastAsia"/>
          <w:sz w:val="20"/>
        </w:rPr>
        <w:t>参见userbl模块顺序图和对象状态图。</w:t>
      </w:r>
    </w:p>
    <w:p w:rsidR="00694684" w:rsidRDefault="00BC6B90">
      <w:pPr>
        <w:pStyle w:val="1"/>
        <w:widowControl/>
        <w:numPr>
          <w:ilvl w:val="3"/>
          <w:numId w:val="1"/>
        </w:numPr>
        <w:rPr>
          <w:rFonts w:ascii="宋体" w:hAnsi="宋体" w:cs="宋体"/>
          <w:sz w:val="24"/>
          <w:szCs w:val="28"/>
        </w:rPr>
      </w:pPr>
      <w:bookmarkStart w:id="2183" w:name="_Toc402982496"/>
      <w:r>
        <w:rPr>
          <w:rFonts w:ascii="宋体" w:hAnsi="宋体" w:cs="宋体" w:hint="eastAsia"/>
          <w:sz w:val="24"/>
          <w:szCs w:val="28"/>
        </w:rPr>
        <w:t>staffmanagebl模块</w:t>
      </w:r>
      <w:bookmarkEnd w:id="2183"/>
    </w:p>
    <w:p w:rsidR="00694684" w:rsidRDefault="00BC6B90">
      <w:bookmarkStart w:id="2184" w:name="_Toc402982497"/>
      <w:r>
        <w:rPr>
          <w:rFonts w:hint="eastAsia"/>
        </w:rPr>
        <w:t>增加、删除、更改、查询员工帐号信息顺序图参见</w:t>
      </w:r>
      <w:r>
        <w:rPr>
          <w:rFonts w:hint="eastAsia"/>
        </w:rPr>
        <w:t>userbl</w:t>
      </w:r>
      <w:r>
        <w:rPr>
          <w:rFonts w:hint="eastAsia"/>
        </w:rPr>
        <w:t>顺序图</w:t>
      </w:r>
    </w:p>
    <w:p w:rsidR="00694684" w:rsidRDefault="00694684"/>
    <w:p w:rsidR="00694684" w:rsidRDefault="00694684"/>
    <w:p w:rsidR="00694684" w:rsidRDefault="00BC6B90">
      <w:r>
        <w:rPr>
          <w:noProof/>
        </w:rPr>
        <w:lastRenderedPageBreak/>
        <w:drawing>
          <wp:inline distT="0" distB="0" distL="0" distR="0">
            <wp:extent cx="5274310" cy="167068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94" cstate="print"/>
                    <a:srcRect/>
                    <a:stretch>
                      <a:fillRect/>
                    </a:stretch>
                  </pic:blipFill>
                  <pic:spPr>
                    <a:xfrm>
                      <a:off x="0" y="0"/>
                      <a:ext cx="5274310" cy="1671201"/>
                    </a:xfrm>
                    <a:prstGeom prst="rect">
                      <a:avLst/>
                    </a:prstGeom>
                    <a:noFill/>
                    <a:ln w="9525">
                      <a:noFill/>
                      <a:miter lim="800000"/>
                      <a:headEnd/>
                      <a:tailEnd/>
                    </a:ln>
                  </pic:spPr>
                </pic:pic>
              </a:graphicData>
            </a:graphic>
          </wp:inline>
        </w:drawing>
      </w:r>
    </w:p>
    <w:p w:rsidR="00694684" w:rsidRDefault="00BC6B90">
      <w:pPr>
        <w:rPr>
          <w:ins w:id="2185" w:author="曹姝玥" w:date="2015-12-31T20:11:00Z"/>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17</w:t>
      </w:r>
      <w:r>
        <w:rPr>
          <w:rFonts w:hint="eastAsia"/>
        </w:rPr>
        <w:tab/>
      </w:r>
      <w:r>
        <w:rPr>
          <w:rFonts w:hint="eastAsia"/>
        </w:rPr>
        <w:tab/>
      </w:r>
      <w:r>
        <w:rPr>
          <w:rFonts w:hint="eastAsia"/>
        </w:rPr>
        <w:t>用户管理状态图</w:t>
      </w:r>
    </w:p>
    <w:p w:rsidR="00947EC0" w:rsidRDefault="00947EC0" w:rsidP="00947EC0">
      <w:pPr>
        <w:pStyle w:val="1"/>
        <w:widowControl/>
        <w:numPr>
          <w:ilvl w:val="3"/>
          <w:numId w:val="1"/>
        </w:numPr>
        <w:rPr>
          <w:ins w:id="2186" w:author="曹姝玥" w:date="2015-12-31T20:11:00Z"/>
          <w:rFonts w:ascii="宋体" w:hAnsi="宋体" w:cs="宋体"/>
          <w:sz w:val="24"/>
          <w:szCs w:val="28"/>
        </w:rPr>
      </w:pPr>
      <w:ins w:id="2187" w:author="曹姝玥" w:date="2015-12-31T20:11:00Z">
        <w:r>
          <w:rPr>
            <w:rFonts w:ascii="宋体" w:hAnsi="宋体" w:cs="宋体" w:hint="eastAsia"/>
            <w:sz w:val="24"/>
            <w:szCs w:val="28"/>
          </w:rPr>
          <w:t>LogInbl模块</w:t>
        </w:r>
      </w:ins>
    </w:p>
    <w:p w:rsidR="00000000" w:rsidRDefault="00970773">
      <w:pPr>
        <w:rPr>
          <w:ins w:id="2188" w:author="曹姝玥" w:date="2015-12-31T20:11:00Z"/>
        </w:rPr>
        <w:pPrChange w:id="2189" w:author="曹姝玥" w:date="2015-12-31T20:11:00Z">
          <w:pPr>
            <w:pStyle w:val="af"/>
            <w:numPr>
              <w:numId w:val="1"/>
            </w:numPr>
            <w:ind w:left="425" w:firstLineChars="0" w:hanging="425"/>
          </w:pPr>
        </w:pPrChange>
      </w:pPr>
      <w:ins w:id="2190" w:author="曹姝玥" w:date="2015-12-31T20:11:00Z">
        <w:r w:rsidRPr="00970773">
          <w:rPr>
            <w:rFonts w:ascii="宋体" w:hAnsi="宋体" w:hint="eastAsia"/>
            <w:sz w:val="20"/>
            <w:rPrChange w:id="2191" w:author="曹姝玥" w:date="2015-12-31T20:11:00Z">
              <w:rPr>
                <w:rFonts w:hint="eastAsia"/>
              </w:rPr>
            </w:rPrChange>
          </w:rPr>
          <w:t>参见userbl模块顺序图和对象状态图。</w:t>
        </w:r>
      </w:ins>
    </w:p>
    <w:p w:rsidR="00947EC0" w:rsidRDefault="00947EC0"/>
    <w:p w:rsidR="00694684" w:rsidRDefault="00BC6B90">
      <w:pPr>
        <w:pStyle w:val="1"/>
        <w:widowControl/>
        <w:numPr>
          <w:ilvl w:val="2"/>
          <w:numId w:val="1"/>
        </w:numPr>
        <w:rPr>
          <w:sz w:val="28"/>
          <w:szCs w:val="28"/>
        </w:rPr>
      </w:pPr>
      <w:bookmarkStart w:id="2192" w:name="_Toc402982498"/>
      <w:bookmarkEnd w:id="2184"/>
      <w:r>
        <w:rPr>
          <w:rFonts w:cs="宋体" w:hint="eastAsia"/>
          <w:sz w:val="28"/>
          <w:szCs w:val="28"/>
        </w:rPr>
        <w:t>客户端业务逻辑层模块的设计原理</w:t>
      </w:r>
      <w:bookmarkEnd w:id="2192"/>
    </w:p>
    <w:p w:rsidR="00694684" w:rsidRDefault="00BC6B90">
      <w:pPr>
        <w:pStyle w:val="a4"/>
        <w:widowControl/>
        <w:spacing w:line="276" w:lineRule="auto"/>
        <w:ind w:firstLine="440"/>
        <w:rPr>
          <w:szCs w:val="22"/>
        </w:rPr>
      </w:pPr>
      <w:r>
        <w:rPr>
          <w:rFonts w:ascii="宋体" w:hAnsi="宋体" w:cs="宋体" w:hint="eastAsia"/>
          <w:sz w:val="22"/>
          <w:szCs w:val="21"/>
        </w:rPr>
        <w:t>利用委托式控制风格，每个模块需要访问的业务逻辑有各自的控制器委托给不同的领域对象。这些对象分别承担一定的职责，做出一定的决策，从而实现大的职责。</w:t>
      </w:r>
    </w:p>
    <w:p w:rsidR="00694684" w:rsidRDefault="00BC6B90">
      <w:pPr>
        <w:pStyle w:val="1"/>
        <w:widowControl/>
        <w:numPr>
          <w:ilvl w:val="1"/>
          <w:numId w:val="1"/>
        </w:numPr>
        <w:rPr>
          <w:sz w:val="32"/>
          <w:szCs w:val="32"/>
        </w:rPr>
      </w:pPr>
      <w:bookmarkStart w:id="2193" w:name="_Toc402982499"/>
      <w:r>
        <w:rPr>
          <w:rFonts w:cs="宋体" w:hint="eastAsia"/>
          <w:sz w:val="32"/>
          <w:szCs w:val="32"/>
        </w:rPr>
        <w:t>客户端网络模块的静态结构和动态职责</w:t>
      </w:r>
      <w:bookmarkEnd w:id="2193"/>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由于数据是存储在服务器上的，客户端访问数据必须通过网络通信层，具体是由客户端的业务逻辑层和服务器端的数据层通过网络通信层进行通信。如图33所示。</w:t>
      </w: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具体网络通信层的实现是通过远程方法调用RMI来实现的。</w:t>
      </w:r>
    </w:p>
    <w:p w:rsidR="00694684" w:rsidRDefault="00BC6B90">
      <w:pPr>
        <w:ind w:left="840"/>
        <w:rPr>
          <w:b/>
          <w:sz w:val="28"/>
          <w:szCs w:val="28"/>
        </w:rPr>
      </w:pPr>
      <w:r>
        <w:rPr>
          <w:noProof/>
          <w:sz w:val="22"/>
          <w:szCs w:val="22"/>
        </w:rPr>
        <w:drawing>
          <wp:inline distT="0" distB="0" distL="114300" distR="114300">
            <wp:extent cx="4257675" cy="2390775"/>
            <wp:effectExtent l="0" t="0" r="9525" b="9525"/>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95" r:link="rId9" cstate="print"/>
                    <a:srcRect/>
                    <a:stretch>
                      <a:fillRect/>
                    </a:stretch>
                  </pic:blipFill>
                  <pic:spPr>
                    <a:xfrm>
                      <a:off x="0" y="0"/>
                      <a:ext cx="4257675" cy="239077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rPr>
        <w:lastRenderedPageBreak/>
        <w:t>图33 客户端数据通信层模块的描述</w:t>
      </w:r>
    </w:p>
    <w:p w:rsidR="00694684" w:rsidRDefault="00BC6B90">
      <w:pPr>
        <w:pStyle w:val="1"/>
        <w:widowControl/>
        <w:numPr>
          <w:ilvl w:val="2"/>
          <w:numId w:val="1"/>
        </w:numPr>
        <w:rPr>
          <w:sz w:val="28"/>
          <w:szCs w:val="28"/>
        </w:rPr>
      </w:pPr>
      <w:bookmarkStart w:id="2194" w:name="_Toc402982500"/>
      <w:r>
        <w:rPr>
          <w:rFonts w:cs="宋体" w:hint="eastAsia"/>
          <w:sz w:val="28"/>
          <w:szCs w:val="28"/>
        </w:rPr>
        <w:t>客户端网络模块局部模块的职责</w:t>
      </w:r>
      <w:bookmarkEnd w:id="2194"/>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其实网络通信层的实际运作代码是由RMI API所完成的，在客户端我们只需要部署RMI服务的Stub文件和Java RMI类库即可。如表25所示。</w:t>
      </w:r>
    </w:p>
    <w:p w:rsidR="00694684" w:rsidRDefault="00BC6B90">
      <w:pPr>
        <w:jc w:val="center"/>
        <w:rPr>
          <w:rFonts w:ascii="宋体" w:hAnsi="宋体" w:cs="宋体"/>
        </w:rPr>
      </w:pPr>
      <w:r>
        <w:rPr>
          <w:rFonts w:ascii="宋体" w:hAnsi="宋体" w:cs="宋体" w:hint="eastAsia"/>
        </w:rPr>
        <w:t>表25 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63"/>
        <w:gridCol w:w="5959"/>
      </w:tblGrid>
      <w:tr w:rsidR="00694684">
        <w:tc>
          <w:tcPr>
            <w:tcW w:w="2563"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模块</w:t>
            </w:r>
          </w:p>
        </w:tc>
        <w:tc>
          <w:tcPr>
            <w:tcW w:w="595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职责</w:t>
            </w:r>
          </w:p>
        </w:tc>
      </w:tr>
      <w:tr w:rsidR="00694684">
        <w:tc>
          <w:tcPr>
            <w:tcW w:w="2563"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rPr>
              <w:t>IDataRemoteService_Stub</w:t>
            </w:r>
          </w:p>
        </w:tc>
        <w:tc>
          <w:tcPr>
            <w:tcW w:w="595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给业务逻辑层提供服务接口</w:t>
            </w:r>
          </w:p>
        </w:tc>
      </w:tr>
      <w:tr w:rsidR="00694684">
        <w:tc>
          <w:tcPr>
            <w:tcW w:w="2563"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rPr>
              <w:t xml:space="preserve">Java RMI </w:t>
            </w:r>
            <w:r>
              <w:rPr>
                <w:rFonts w:cs="宋体" w:hint="eastAsia"/>
                <w:sz w:val="22"/>
                <w:szCs w:val="22"/>
              </w:rPr>
              <w:t>类库</w:t>
            </w:r>
          </w:p>
        </w:tc>
        <w:tc>
          <w:tcPr>
            <w:tcW w:w="595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实现</w:t>
            </w:r>
            <w:r>
              <w:rPr>
                <w:sz w:val="22"/>
                <w:szCs w:val="22"/>
              </w:rPr>
              <w:t>RMI</w:t>
            </w:r>
            <w:r>
              <w:rPr>
                <w:rFonts w:cs="宋体" w:hint="eastAsia"/>
                <w:sz w:val="22"/>
                <w:szCs w:val="22"/>
              </w:rPr>
              <w:t>机制</w:t>
            </w:r>
          </w:p>
        </w:tc>
      </w:tr>
    </w:tbl>
    <w:p w:rsidR="00694684" w:rsidRDefault="00694684">
      <w:pPr>
        <w:rPr>
          <w:b/>
          <w:sz w:val="28"/>
          <w:szCs w:val="28"/>
        </w:rPr>
      </w:pPr>
    </w:p>
    <w:p w:rsidR="00694684" w:rsidRDefault="00BC6B90">
      <w:pPr>
        <w:pStyle w:val="1"/>
        <w:widowControl/>
        <w:numPr>
          <w:ilvl w:val="1"/>
          <w:numId w:val="1"/>
        </w:numPr>
        <w:rPr>
          <w:sz w:val="32"/>
          <w:szCs w:val="32"/>
        </w:rPr>
      </w:pPr>
      <w:bookmarkStart w:id="2195" w:name="_Toc402982501"/>
      <w:r>
        <w:rPr>
          <w:rFonts w:cs="宋体" w:hint="eastAsia"/>
          <w:sz w:val="32"/>
          <w:szCs w:val="32"/>
        </w:rPr>
        <w:t>服务器端网络模块的静态结构和动态职责</w:t>
      </w:r>
      <w:bookmarkEnd w:id="2195"/>
    </w:p>
    <w:p w:rsidR="00694684" w:rsidRDefault="00BC6B90">
      <w:pPr>
        <w:pStyle w:val="1"/>
        <w:widowControl/>
        <w:numPr>
          <w:ilvl w:val="2"/>
          <w:numId w:val="1"/>
        </w:numPr>
        <w:rPr>
          <w:sz w:val="28"/>
          <w:szCs w:val="28"/>
        </w:rPr>
      </w:pPr>
      <w:bookmarkStart w:id="2196" w:name="_Toc402982502"/>
      <w:r>
        <w:rPr>
          <w:rFonts w:cs="宋体" w:hint="eastAsia"/>
          <w:sz w:val="28"/>
          <w:szCs w:val="28"/>
        </w:rPr>
        <w:t>服务器端网络模块局部模块的职责</w:t>
      </w:r>
      <w:bookmarkEnd w:id="2196"/>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由于数据是存储在服务器上的，客户端访问数据必须通过网络通信层，具体是由客户端的业务逻辑层和服务器端的数据层通过网络通信层进行通信。</w:t>
      </w: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具体服务器端模块中只需要包含Java RMI类库即可。但是其数据层实现RMI的类需要符合以下条件：</w:t>
      </w:r>
    </w:p>
    <w:p w:rsidR="00694684" w:rsidRDefault="00BC6B90">
      <w:r>
        <w:rPr>
          <w:noProof/>
        </w:rPr>
        <w:lastRenderedPageBreak/>
        <w:drawing>
          <wp:inline distT="0" distB="0" distL="114300" distR="114300">
            <wp:extent cx="4105275" cy="3876675"/>
            <wp:effectExtent l="0" t="0" r="9525" b="9525"/>
            <wp:docPr id="60"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descr="服务器数据层实现RMI的类的描述.jpg"/>
                    <pic:cNvPicPr>
                      <a:picLocks noChangeAspect="1"/>
                    </pic:cNvPicPr>
                  </pic:nvPicPr>
                  <pic:blipFill>
                    <a:blip r:embed="rId96" r:link="rId9" cstate="print"/>
                    <a:srcRect/>
                    <a:stretch>
                      <a:fillRect/>
                    </a:stretch>
                  </pic:blipFill>
                  <pic:spPr>
                    <a:xfrm>
                      <a:off x="0" y="0"/>
                      <a:ext cx="4105275" cy="387667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rPr>
        <w:t>图34 服务器数据层实现RMI的类的描述</w:t>
      </w:r>
    </w:p>
    <w:p w:rsidR="00694684" w:rsidRDefault="00BC6B90">
      <w:pPr>
        <w:pStyle w:val="1"/>
        <w:widowControl/>
        <w:numPr>
          <w:ilvl w:val="2"/>
          <w:numId w:val="1"/>
        </w:numPr>
        <w:rPr>
          <w:sz w:val="28"/>
          <w:szCs w:val="28"/>
        </w:rPr>
      </w:pPr>
      <w:bookmarkStart w:id="2197" w:name="_Toc402982503"/>
      <w:r>
        <w:rPr>
          <w:rFonts w:cs="宋体" w:hint="eastAsia"/>
          <w:sz w:val="28"/>
          <w:szCs w:val="28"/>
        </w:rPr>
        <w:t>服务器端网络模块局部模块的接口规范</w:t>
      </w:r>
      <w:bookmarkEnd w:id="2197"/>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DatabaseService 是被业务逻辑层调用的接口。为了实现RMI， DatabaseService需要继承 Remote接口，而数据层中的实现这个接口的类DatabaseServiceSerializableImpl都需要继承UnicastRemoteObject类。</w:t>
      </w: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以下是服务器网络模块的RMI详细的规范：</w:t>
      </w:r>
    </w:p>
    <w:p w:rsidR="00694684" w:rsidRDefault="00BC6B90">
      <w:pPr>
        <w:jc w:val="center"/>
        <w:rPr>
          <w:rFonts w:ascii="宋体" w:hAnsi="宋体" w:cs="宋体"/>
        </w:rPr>
      </w:pPr>
      <w:r>
        <w:rPr>
          <w:rFonts w:ascii="宋体" w:hAnsi="宋体" w:cs="宋体" w:hint="eastAsia"/>
          <w:b/>
          <w:bCs/>
        </w:rPr>
        <w:t>表39 服务器网络模块的RMI接口规范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35"/>
        <w:gridCol w:w="6287"/>
      </w:tblGrid>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类</w:t>
            </w:r>
            <w:r>
              <w:rPr>
                <w:b/>
                <w:sz w:val="22"/>
                <w:szCs w:val="22"/>
              </w:rPr>
              <w:t>/</w:t>
            </w:r>
            <w:r>
              <w:rPr>
                <w:rFonts w:cs="宋体" w:hint="eastAsia"/>
                <w:b/>
                <w:sz w:val="22"/>
                <w:szCs w:val="22"/>
              </w:rPr>
              <w:t>接口</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规范</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远程服务接口</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sz w:val="22"/>
                <w:szCs w:val="20"/>
              </w:rPr>
              <w:t>extends Remote</w:t>
            </w:r>
            <w:r>
              <w:rPr>
                <w:rFonts w:cs="宋体" w:hint="eastAsia"/>
                <w:sz w:val="22"/>
                <w:szCs w:val="20"/>
              </w:rPr>
              <w:t>，方法</w:t>
            </w:r>
            <w:r>
              <w:rPr>
                <w:sz w:val="22"/>
                <w:szCs w:val="20"/>
              </w:rPr>
              <w:t xml:space="preserve"> throws RemoteException</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远程服务的实现类</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sz w:val="22"/>
                <w:szCs w:val="20"/>
              </w:rPr>
              <w:t>extendsUnicastRemoteObject</w:t>
            </w:r>
          </w:p>
        </w:tc>
      </w:tr>
    </w:tbl>
    <w:p w:rsidR="00694684" w:rsidRDefault="00694684">
      <w:pPr>
        <w:rPr>
          <w:sz w:val="22"/>
          <w:szCs w:val="22"/>
        </w:rPr>
      </w:pPr>
    </w:p>
    <w:p w:rsidR="00694684" w:rsidRDefault="00BC6B90">
      <w:pPr>
        <w:jc w:val="center"/>
        <w:rPr>
          <w:rFonts w:ascii="宋体" w:hAnsi="宋体" w:cs="宋体"/>
          <w:b/>
          <w:bCs/>
        </w:rPr>
      </w:pPr>
      <w:r>
        <w:rPr>
          <w:rFonts w:ascii="宋体" w:hAnsi="宋体" w:cs="宋体" w:hint="eastAsia"/>
          <w:b/>
          <w:bCs/>
        </w:rPr>
        <w:t>表40 服务器网络模块的RMI接口返回值的规范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35"/>
        <w:gridCol w:w="6287"/>
      </w:tblGrid>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类</w:t>
            </w:r>
            <w:r>
              <w:rPr>
                <w:b/>
                <w:sz w:val="22"/>
                <w:szCs w:val="22"/>
              </w:rPr>
              <w:t>/</w:t>
            </w:r>
            <w:r>
              <w:rPr>
                <w:rFonts w:cs="宋体" w:hint="eastAsia"/>
                <w:b/>
                <w:sz w:val="22"/>
                <w:szCs w:val="22"/>
              </w:rPr>
              <w:t>接口</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rPr>
              <w:t>规范</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作为远程引用传递</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rFonts w:cs="宋体" w:hint="eastAsia"/>
                <w:sz w:val="22"/>
                <w:szCs w:val="20"/>
              </w:rPr>
              <w:t>该类需要</w:t>
            </w:r>
            <w:r>
              <w:rPr>
                <w:sz w:val="22"/>
                <w:szCs w:val="20"/>
              </w:rPr>
              <w:t>extends Remote</w:t>
            </w:r>
            <w:r>
              <w:rPr>
                <w:rFonts w:cs="宋体" w:hint="eastAsia"/>
                <w:sz w:val="22"/>
                <w:szCs w:val="20"/>
              </w:rPr>
              <w:t>，方法</w:t>
            </w:r>
            <w:r>
              <w:rPr>
                <w:sz w:val="22"/>
                <w:szCs w:val="20"/>
              </w:rPr>
              <w:t xml:space="preserve"> throws RemoteException</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rPr>
              <w:t>通过数据库进行复制</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sz w:val="22"/>
                <w:szCs w:val="20"/>
              </w:rPr>
              <w:t>Implements MySql</w:t>
            </w:r>
          </w:p>
        </w:tc>
      </w:tr>
    </w:tbl>
    <w:p w:rsidR="00694684" w:rsidRDefault="00694684">
      <w:pPr>
        <w:rPr>
          <w:b/>
          <w:sz w:val="28"/>
          <w:szCs w:val="28"/>
        </w:rPr>
      </w:pPr>
    </w:p>
    <w:p w:rsidR="00694684" w:rsidRDefault="00BC6B90">
      <w:pPr>
        <w:pStyle w:val="1"/>
        <w:widowControl/>
        <w:numPr>
          <w:ilvl w:val="1"/>
          <w:numId w:val="1"/>
        </w:numPr>
        <w:rPr>
          <w:sz w:val="32"/>
          <w:szCs w:val="32"/>
        </w:rPr>
      </w:pPr>
      <w:bookmarkStart w:id="2198" w:name="_Toc402982504"/>
      <w:r>
        <w:rPr>
          <w:rFonts w:cs="宋体" w:hint="eastAsia"/>
          <w:sz w:val="32"/>
          <w:szCs w:val="32"/>
        </w:rPr>
        <w:lastRenderedPageBreak/>
        <w:t>服务器端数据层模块的静态结构和动态职责</w:t>
      </w:r>
      <w:bookmarkEnd w:id="2198"/>
    </w:p>
    <w:p w:rsidR="00694684" w:rsidRDefault="00BC6B90">
      <w:pPr>
        <w:pStyle w:val="1"/>
        <w:widowControl/>
        <w:numPr>
          <w:ilvl w:val="2"/>
          <w:numId w:val="1"/>
        </w:numPr>
        <w:rPr>
          <w:sz w:val="28"/>
          <w:szCs w:val="28"/>
        </w:rPr>
      </w:pPr>
      <w:bookmarkStart w:id="2199" w:name="_Toc402982505"/>
      <w:r>
        <w:rPr>
          <w:rFonts w:cs="宋体" w:hint="eastAsia"/>
          <w:sz w:val="28"/>
          <w:szCs w:val="28"/>
        </w:rPr>
        <w:t>服务器端数据层模块局部模块的职责</w:t>
      </w:r>
      <w:bookmarkEnd w:id="2199"/>
    </w:p>
    <w:p w:rsidR="00694684" w:rsidRDefault="00BC6B90">
      <w:pPr>
        <w:pStyle w:val="a4"/>
        <w:widowControl/>
        <w:spacing w:line="276" w:lineRule="auto"/>
        <w:ind w:firstLine="440"/>
        <w:rPr>
          <w:rFonts w:ascii="宋体" w:hAnsi="宋体" w:cs="宋体"/>
          <w:sz w:val="22"/>
          <w:szCs w:val="22"/>
        </w:rPr>
      </w:pPr>
      <w:r>
        <w:rPr>
          <w:rFonts w:ascii="宋体" w:hAnsi="宋体" w:cs="宋体" w:hint="eastAsia"/>
          <w:sz w:val="22"/>
          <w:szCs w:val="22"/>
        </w:rPr>
        <w:t>数据层主要给业务逻辑层提供数据访问服务。包括对于持久化数据的、增、删、改、查。这些服务由DataService接口提供。由于持久化数据的保存可能存在多种形式：Txt文件、序列化文件、数据库等。而且还可能出现混搭的可能。具体如图所示。</w:t>
      </w:r>
    </w:p>
    <w:p w:rsidR="00694684" w:rsidRDefault="00BC6B90">
      <w:pPr>
        <w:jc w:val="center"/>
        <w:rPr>
          <w:sz w:val="22"/>
          <w:szCs w:val="22"/>
        </w:rPr>
      </w:pPr>
      <w:r>
        <w:rPr>
          <w:noProof/>
          <w:szCs w:val="20"/>
        </w:rPr>
        <w:drawing>
          <wp:inline distT="0" distB="0" distL="114300" distR="114300">
            <wp:extent cx="5267325" cy="4714875"/>
            <wp:effectExtent l="0" t="0" r="9525"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97" r:link="rId9" cstate="print"/>
                    <a:srcRect/>
                    <a:stretch>
                      <a:fillRect/>
                    </a:stretch>
                  </pic:blipFill>
                  <pic:spPr>
                    <a:xfrm>
                      <a:off x="0" y="0"/>
                      <a:ext cx="5267325" cy="471487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rPr>
        <w:t>图35 数据层模块的描述</w:t>
      </w:r>
    </w:p>
    <w:p w:rsidR="00694684" w:rsidRDefault="00694684">
      <w:pPr>
        <w:pStyle w:val="a4"/>
        <w:widowControl/>
        <w:spacing w:line="276" w:lineRule="auto"/>
        <w:ind w:firstLine="440"/>
        <w:rPr>
          <w:rFonts w:ascii="宋体" w:hAnsi="宋体" w:cs="宋体"/>
          <w:sz w:val="22"/>
          <w:szCs w:val="21"/>
        </w:rPr>
      </w:pP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如表41所示为数据层模块的职责。</w:t>
      </w:r>
    </w:p>
    <w:p w:rsidR="00694684" w:rsidRDefault="00BC6B90">
      <w:pPr>
        <w:jc w:val="center"/>
        <w:rPr>
          <w:rFonts w:ascii="宋体" w:hAnsi="宋体" w:cs="宋体"/>
          <w:b/>
          <w:bCs/>
        </w:rPr>
      </w:pPr>
      <w:r>
        <w:rPr>
          <w:rFonts w:ascii="宋体" w:hAnsi="宋体" w:cs="宋体" w:hint="eastAsia"/>
          <w:b/>
          <w:bCs/>
        </w:rPr>
        <w:t>表41 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331"/>
        <w:gridCol w:w="5191"/>
      </w:tblGrid>
      <w:tr w:rsidR="00694684">
        <w:tc>
          <w:tcPr>
            <w:tcW w:w="3331" w:type="dxa"/>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b/>
                <w:color w:val="FFFFFF"/>
                <w:sz w:val="22"/>
                <w:szCs w:val="22"/>
              </w:rPr>
            </w:pPr>
            <w:r>
              <w:rPr>
                <w:rFonts w:cs="宋体" w:hint="eastAsia"/>
                <w:b/>
                <w:color w:val="FFFFFF"/>
                <w:sz w:val="22"/>
                <w:szCs w:val="22"/>
              </w:rPr>
              <w:t>模块</w:t>
            </w:r>
          </w:p>
        </w:tc>
        <w:tc>
          <w:tcPr>
            <w:tcW w:w="5191" w:type="dxa"/>
            <w:tcBorders>
              <w:top w:val="single" w:sz="8" w:space="0" w:color="4F81BD"/>
              <w:left w:val="dotted" w:sz="4" w:space="0" w:color="auto"/>
              <w:bottom w:val="single" w:sz="8" w:space="0" w:color="4F81BD"/>
              <w:right w:val="single" w:sz="8" w:space="0" w:color="4F81BD"/>
            </w:tcBorders>
            <w:shd w:val="clear" w:color="auto" w:fill="4F81BD"/>
          </w:tcPr>
          <w:p w:rsidR="00694684" w:rsidRDefault="00BC6B90">
            <w:pPr>
              <w:jc w:val="center"/>
              <w:rPr>
                <w:b/>
                <w:color w:val="FFFFFF"/>
                <w:sz w:val="22"/>
                <w:szCs w:val="22"/>
              </w:rPr>
            </w:pPr>
            <w:r>
              <w:rPr>
                <w:rFonts w:cs="宋体" w:hint="eastAsia"/>
                <w:b/>
                <w:color w:val="FFFFFF"/>
                <w:sz w:val="22"/>
                <w:szCs w:val="22"/>
              </w:rPr>
              <w:t>职责</w:t>
            </w:r>
          </w:p>
        </w:tc>
      </w:tr>
      <w:tr w:rsidR="00694684">
        <w:tc>
          <w:tcPr>
            <w:tcW w:w="333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left"/>
              <w:rPr>
                <w:color w:val="000000"/>
              </w:rPr>
            </w:pPr>
            <w:r>
              <w:rPr>
                <w:color w:val="000000"/>
                <w:szCs w:val="20"/>
              </w:rPr>
              <w:t>DatabaseServiceTxtFileImpl</w:t>
            </w:r>
          </w:p>
        </w:tc>
        <w:tc>
          <w:tcPr>
            <w:tcW w:w="5191"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jc w:val="left"/>
              <w:rPr>
                <w:rFonts w:ascii="宋体" w:hAnsi="宋体" w:cs="宋体"/>
                <w:color w:val="000000"/>
              </w:rPr>
            </w:pPr>
            <w:r>
              <w:rPr>
                <w:rFonts w:ascii="宋体" w:hAnsi="宋体" w:cs="宋体" w:hint="eastAsia"/>
                <w:color w:val="000000"/>
              </w:rPr>
              <w:t>基于Txt文件的持久化数据库的接口，提供集体载入、集体保存、增、删、改、查服务。</w:t>
            </w:r>
          </w:p>
        </w:tc>
      </w:tr>
      <w:tr w:rsidR="00694684">
        <w:tc>
          <w:tcPr>
            <w:tcW w:w="333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left"/>
              <w:rPr>
                <w:color w:val="000000"/>
              </w:rPr>
            </w:pPr>
            <w:r>
              <w:rPr>
                <w:color w:val="000000"/>
                <w:szCs w:val="20"/>
              </w:rPr>
              <w:t>DatabaseServiceSerializableFileImpl</w:t>
            </w:r>
          </w:p>
        </w:tc>
        <w:tc>
          <w:tcPr>
            <w:tcW w:w="5191"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jc w:val="left"/>
              <w:rPr>
                <w:rFonts w:ascii="宋体" w:hAnsi="宋体" w:cs="宋体"/>
                <w:color w:val="000000"/>
              </w:rPr>
            </w:pPr>
            <w:r>
              <w:rPr>
                <w:rFonts w:ascii="宋体" w:hAnsi="宋体" w:cs="宋体" w:hint="eastAsia"/>
                <w:color w:val="000000"/>
              </w:rPr>
              <w:t>基于序列化文件的持久化数据库的接口，提供集体载入、集体保存、增、删、改、查服务。</w:t>
            </w:r>
          </w:p>
        </w:tc>
      </w:tr>
    </w:tbl>
    <w:p w:rsidR="00694684" w:rsidRDefault="00694684">
      <w:pPr>
        <w:rPr>
          <w:b/>
          <w:sz w:val="22"/>
          <w:szCs w:val="22"/>
        </w:rPr>
      </w:pPr>
    </w:p>
    <w:p w:rsidR="00694684" w:rsidRDefault="00BC6B90">
      <w:pPr>
        <w:pStyle w:val="1"/>
        <w:widowControl/>
        <w:numPr>
          <w:ilvl w:val="2"/>
          <w:numId w:val="1"/>
        </w:numPr>
        <w:rPr>
          <w:sz w:val="28"/>
          <w:szCs w:val="28"/>
        </w:rPr>
      </w:pPr>
      <w:bookmarkStart w:id="2200" w:name="_Toc402982506"/>
      <w:r>
        <w:rPr>
          <w:rFonts w:cs="宋体" w:hint="eastAsia"/>
          <w:sz w:val="28"/>
          <w:szCs w:val="28"/>
        </w:rPr>
        <w:t>服务器端数据层模块局部模块的接口规范</w:t>
      </w:r>
      <w:bookmarkEnd w:id="2200"/>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服务器端数据层模块的接口规范如表42所示。</w:t>
      </w:r>
    </w:p>
    <w:p w:rsidR="00694684" w:rsidRDefault="00BC6B90">
      <w:pPr>
        <w:jc w:val="center"/>
        <w:rPr>
          <w:rFonts w:ascii="宋体" w:hAnsi="宋体" w:cs="宋体"/>
          <w:b/>
          <w:bCs/>
          <w:sz w:val="22"/>
        </w:rPr>
      </w:pPr>
      <w:r>
        <w:rPr>
          <w:rFonts w:ascii="宋体" w:hAnsi="宋体" w:cs="宋体" w:hint="eastAsia"/>
          <w:b/>
          <w:bCs/>
        </w:rPr>
        <w:t>表42 数据层模块的接口规范</w:t>
      </w:r>
    </w:p>
    <w:tbl>
      <w:tblPr>
        <w:tblW w:w="8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63"/>
        <w:gridCol w:w="1265"/>
        <w:gridCol w:w="3943"/>
      </w:tblGrid>
      <w:tr w:rsidR="00694684">
        <w:tc>
          <w:tcPr>
            <w:tcW w:w="8471"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rFonts w:ascii="Calibri" w:hAnsi="Calibri" w:cs="Calibri"/>
                <w:color w:val="FFFFFF"/>
                <w:szCs w:val="22"/>
              </w:rPr>
            </w:pPr>
            <w:r>
              <w:rPr>
                <w:rFonts w:ascii="Calibri" w:hAnsi="Calibri" w:cs="宋体" w:hint="eastAsia"/>
                <w:b/>
                <w:color w:val="FFFFFF"/>
                <w:szCs w:val="22"/>
              </w:rPr>
              <w:t>提供的服务（供接口）</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DataService.find</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public PO find(long id)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无</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按ID进行查找返回相应的PO结果</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DataService.insert</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public void insert(PO po)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同样ID的po在Mapper中不存在</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在Mapper中增加一个po记录</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DataService.delete</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public void delete(PO po)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在Mapper中存在同样ID 的po</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rPr>
              <w:t>删除一个po</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DataService.update</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public void update(PO po)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在</w:t>
            </w:r>
            <w:r>
              <w:rPr>
                <w:rFonts w:ascii="Calibri" w:hAnsi="Calibri" w:cs="Calibri"/>
                <w:color w:val="000000"/>
                <w:szCs w:val="22"/>
              </w:rPr>
              <w:t>Mapper</w:t>
            </w:r>
            <w:r>
              <w:rPr>
                <w:rFonts w:ascii="Calibri" w:hAnsi="Calibri" w:cs="宋体" w:hint="eastAsia"/>
                <w:color w:val="000000"/>
                <w:szCs w:val="22"/>
              </w:rPr>
              <w:t>中存在同样</w:t>
            </w:r>
            <w:r>
              <w:rPr>
                <w:rFonts w:ascii="Calibri" w:hAnsi="Calibri" w:cs="Calibri"/>
                <w:color w:val="000000"/>
                <w:szCs w:val="22"/>
              </w:rPr>
              <w:t xml:space="preserve">ID </w:t>
            </w:r>
            <w:r>
              <w:rPr>
                <w:rFonts w:ascii="Calibri" w:hAnsi="Calibri" w:cs="宋体" w:hint="eastAsia"/>
                <w:color w:val="000000"/>
                <w:szCs w:val="22"/>
              </w:rPr>
              <w:t>的</w:t>
            </w:r>
            <w:r>
              <w:rPr>
                <w:rFonts w:ascii="Calibri" w:hAnsi="Calibri" w:cs="Calibri"/>
                <w:color w:val="000000"/>
                <w:szCs w:val="22"/>
              </w:rPr>
              <w:t>po</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更新一个</w:t>
            </w:r>
            <w:r>
              <w:rPr>
                <w:rFonts w:ascii="Calibri" w:hAnsi="Calibri" w:cs="Calibri"/>
                <w:color w:val="000000"/>
                <w:szCs w:val="22"/>
              </w:rPr>
              <w:t>po</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DataService.init</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public void init()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无</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初始化持久化数据库</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DataService.finish</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rPr>
              <w:t>public void finish()throws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无</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rPr>
              <w:t>结束持久化数据库的使用。</w:t>
            </w:r>
          </w:p>
        </w:tc>
      </w:tr>
    </w:tbl>
    <w:p w:rsidR="00694684" w:rsidRDefault="00694684">
      <w:pPr>
        <w:pStyle w:val="a4"/>
        <w:widowControl/>
        <w:spacing w:line="276" w:lineRule="auto"/>
        <w:ind w:firstLineChars="0" w:firstLine="0"/>
        <w:rPr>
          <w:rFonts w:ascii="宋体" w:hAnsi="宋体" w:cs="宋体"/>
          <w:sz w:val="22"/>
          <w:szCs w:val="21"/>
        </w:rPr>
      </w:pPr>
    </w:p>
    <w:p w:rsidR="00694684" w:rsidRDefault="00BC6B90">
      <w:pPr>
        <w:pStyle w:val="1"/>
        <w:widowControl/>
        <w:numPr>
          <w:ilvl w:val="2"/>
          <w:numId w:val="1"/>
        </w:numPr>
        <w:rPr>
          <w:sz w:val="28"/>
          <w:szCs w:val="28"/>
        </w:rPr>
      </w:pPr>
      <w:bookmarkStart w:id="2201" w:name="_Toc402982507"/>
      <w:r>
        <w:rPr>
          <w:rFonts w:cs="宋体" w:hint="eastAsia"/>
          <w:sz w:val="28"/>
          <w:szCs w:val="28"/>
        </w:rPr>
        <w:t>服务器端数据层模块的设计原理</w:t>
      </w:r>
      <w:bookmarkEnd w:id="2201"/>
    </w:p>
    <w:p w:rsidR="00694684" w:rsidRDefault="00BC6B90">
      <w:r>
        <w:rPr>
          <w:rFonts w:hint="eastAsia"/>
        </w:rPr>
        <w:t xml:space="preserve">    </w:t>
      </w:r>
      <w:r>
        <w:rPr>
          <w:rFonts w:hint="eastAsia"/>
        </w:rPr>
        <w:t>服务器端接受请求，处理数据后生成响应返回数据。</w:t>
      </w:r>
    </w:p>
    <w:p w:rsidR="00694684" w:rsidRDefault="00BC6B90">
      <w:pPr>
        <w:pStyle w:val="1"/>
        <w:widowControl/>
        <w:numPr>
          <w:ilvl w:val="0"/>
          <w:numId w:val="1"/>
        </w:numPr>
        <w:rPr>
          <w:szCs w:val="44"/>
        </w:rPr>
      </w:pPr>
      <w:bookmarkStart w:id="2202" w:name="_Toc402982508"/>
      <w:r>
        <w:rPr>
          <w:rFonts w:cs="宋体" w:hint="eastAsia"/>
          <w:szCs w:val="44"/>
        </w:rPr>
        <w:lastRenderedPageBreak/>
        <w:t>依赖关系</w:t>
      </w:r>
      <w:bookmarkEnd w:id="2202"/>
    </w:p>
    <w:p w:rsidR="00694684" w:rsidRDefault="00BC6B90">
      <w:pPr>
        <w:ind w:firstLine="420"/>
        <w:rPr>
          <w:rFonts w:ascii="宋体" w:hAnsi="宋体" w:cs="宋体"/>
          <w:sz w:val="22"/>
          <w:szCs w:val="22"/>
        </w:rPr>
      </w:pPr>
      <w:r>
        <w:rPr>
          <w:rFonts w:ascii="宋体" w:hAnsi="宋体" w:cs="宋体" w:hint="eastAsia"/>
          <w:sz w:val="22"/>
          <w:szCs w:val="22"/>
        </w:rPr>
        <w:t>图34和图35是客户端和服务器端各自的包之间的依赖关系。</w:t>
      </w:r>
    </w:p>
    <w:p w:rsidR="00694684" w:rsidRDefault="00BC6B90">
      <w:pPr>
        <w:ind w:firstLine="420"/>
        <w:rPr>
          <w:rFonts w:ascii="宋体" w:hAnsi="宋体" w:cs="宋体"/>
          <w:sz w:val="22"/>
          <w:szCs w:val="22"/>
        </w:rPr>
      </w:pPr>
      <w:r>
        <w:rPr>
          <w:rFonts w:ascii="宋体" w:hAnsi="宋体" w:cs="宋体" w:hint="eastAsia"/>
          <w:noProof/>
          <w:sz w:val="22"/>
          <w:szCs w:val="22"/>
        </w:rPr>
        <w:drawing>
          <wp:inline distT="0" distB="0" distL="114300" distR="114300">
            <wp:extent cx="5272405" cy="4902835"/>
            <wp:effectExtent l="0" t="0" r="4445" b="12065"/>
            <wp:docPr id="87" name="图片 87" descr="客户端图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客户端图V5.0"/>
                    <pic:cNvPicPr>
                      <a:picLocks noChangeAspect="1"/>
                    </pic:cNvPicPr>
                  </pic:nvPicPr>
                  <pic:blipFill>
                    <a:blip r:embed="rId98" cstate="print"/>
                    <a:srcRect/>
                    <a:stretch>
                      <a:fillRect/>
                    </a:stretch>
                  </pic:blipFill>
                  <pic:spPr>
                    <a:xfrm>
                      <a:off x="0" y="0"/>
                      <a:ext cx="5272405" cy="4902835"/>
                    </a:xfrm>
                    <a:prstGeom prst="rect">
                      <a:avLst/>
                    </a:prstGeom>
                  </pic:spPr>
                </pic:pic>
              </a:graphicData>
            </a:graphic>
          </wp:inline>
        </w:drawing>
      </w:r>
    </w:p>
    <w:p w:rsidR="00694684" w:rsidRDefault="00BC6B90">
      <w:pPr>
        <w:jc w:val="center"/>
        <w:rPr>
          <w:rFonts w:ascii="宋体" w:hAnsi="宋体" w:cs="宋体"/>
        </w:rPr>
      </w:pPr>
      <w:r>
        <w:rPr>
          <w:rFonts w:ascii="宋体" w:hAnsi="宋体" w:cs="宋体" w:hint="eastAsia"/>
        </w:rPr>
        <w:t>图36 客户端开发包图</w:t>
      </w:r>
    </w:p>
    <w:p w:rsidR="00694684" w:rsidRDefault="00BC6B90">
      <w:pPr>
        <w:jc w:val="center"/>
        <w:rPr>
          <w:rFonts w:ascii="宋体" w:hAnsi="宋体" w:cs="宋体"/>
        </w:rPr>
      </w:pPr>
      <w:r>
        <w:rPr>
          <w:rFonts w:ascii="宋体" w:hAnsi="宋体" w:cs="宋体" w:hint="eastAsia"/>
          <w:noProof/>
        </w:rPr>
        <w:drawing>
          <wp:inline distT="0" distB="0" distL="114300" distR="114300">
            <wp:extent cx="5262245" cy="2741930"/>
            <wp:effectExtent l="0" t="0" r="14605" b="1270"/>
            <wp:docPr id="88" name="图片 88" descr="服务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服务器图"/>
                    <pic:cNvPicPr>
                      <a:picLocks noChangeAspect="1"/>
                    </pic:cNvPicPr>
                  </pic:nvPicPr>
                  <pic:blipFill>
                    <a:blip r:embed="rId99" cstate="print"/>
                    <a:srcRect/>
                    <a:stretch>
                      <a:fillRect/>
                    </a:stretch>
                  </pic:blipFill>
                  <pic:spPr>
                    <a:xfrm>
                      <a:off x="0" y="0"/>
                      <a:ext cx="5262245" cy="2741930"/>
                    </a:xfrm>
                    <a:prstGeom prst="rect">
                      <a:avLst/>
                    </a:prstGeom>
                  </pic:spPr>
                </pic:pic>
              </a:graphicData>
            </a:graphic>
          </wp:inline>
        </w:drawing>
      </w:r>
    </w:p>
    <w:p w:rsidR="00694684" w:rsidRDefault="00BC6B90">
      <w:pPr>
        <w:jc w:val="center"/>
        <w:rPr>
          <w:rFonts w:ascii="宋体" w:hAnsi="宋体" w:cs="宋体"/>
        </w:rPr>
      </w:pPr>
      <w:r>
        <w:rPr>
          <w:rFonts w:ascii="宋体" w:hAnsi="宋体" w:cs="宋体" w:hint="eastAsia"/>
        </w:rPr>
        <w:lastRenderedPageBreak/>
        <w:t>图37 服务器端开发包图</w:t>
      </w:r>
    </w:p>
    <w:p w:rsidR="00694684" w:rsidRDefault="00694684"/>
    <w:p w:rsidR="00694684" w:rsidRDefault="00694684"/>
    <w:sectPr w:rsidR="00694684" w:rsidSect="00694684">
      <w:pgSz w:w="11906" w:h="16838"/>
      <w:pgMar w:top="1440" w:right="1800" w:bottom="1440" w:left="1800" w:header="851" w:footer="992" w:gutter="0"/>
      <w:pgNumType w:start="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673C" w:rsidRDefault="004B673C" w:rsidP="00405B4E">
      <w:r>
        <w:separator/>
      </w:r>
    </w:p>
  </w:endnote>
  <w:endnote w:type="continuationSeparator" w:id="0">
    <w:p w:rsidR="004B673C" w:rsidRDefault="004B673C" w:rsidP="00405B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iti SC Light">
    <w:altName w:val="宋体"/>
    <w:charset w:val="86"/>
    <w:family w:val="auto"/>
    <w:pitch w:val="default"/>
    <w:sig w:usb0="00000000" w:usb1="0000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673C" w:rsidRDefault="004B673C" w:rsidP="00405B4E">
      <w:r>
        <w:separator/>
      </w:r>
    </w:p>
  </w:footnote>
  <w:footnote w:type="continuationSeparator" w:id="0">
    <w:p w:rsidR="004B673C" w:rsidRDefault="004B673C" w:rsidP="00405B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BB2FC6"/>
    <w:multiLevelType w:val="multilevel"/>
    <w:tmpl w:val="38BB2FC6"/>
    <w:lvl w:ilvl="0">
      <w:start w:val="1"/>
      <w:numFmt w:val="decimal"/>
      <w:lvlText w:val="（%1）"/>
      <w:lvlJc w:val="left"/>
      <w:pPr>
        <w:ind w:left="930" w:hanging="720"/>
      </w:pPr>
      <w:rPr>
        <w:rFonts w:hint="default"/>
      </w:r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1">
    <w:nsid w:val="5188202E"/>
    <w:multiLevelType w:val="multilevel"/>
    <w:tmpl w:val="5188202E"/>
    <w:lvl w:ilvl="0">
      <w:start w:val="1"/>
      <w:numFmt w:val="decimal"/>
      <w:lvlText w:val="（%1）"/>
      <w:lvlJc w:val="left"/>
      <w:pPr>
        <w:ind w:left="862" w:hanging="720"/>
      </w:pPr>
      <w:rPr>
        <w:rFonts w:hint="default"/>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abstractNum w:abstractNumId="2">
    <w:nsid w:val="563F39D7"/>
    <w:multiLevelType w:val="multilevel"/>
    <w:tmpl w:val="563F39D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5" w:hanging="1135"/>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3">
    <w:nsid w:val="5649F01E"/>
    <w:multiLevelType w:val="multilevel"/>
    <w:tmpl w:val="5649F01E"/>
    <w:lvl w:ilvl="0">
      <w:start w:val="1"/>
      <w:numFmt w:val="decimal"/>
      <w:lvlText w:val="%1)"/>
      <w:lvlJc w:val="left"/>
      <w:pPr>
        <w:ind w:left="840" w:hanging="4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2"/>
  </w:num>
  <w:num w:numId="2">
    <w:abstractNumId w:val="3"/>
    <w:lvlOverride w:ilvl="0">
      <w:startOverride w:val="1"/>
    </w:lvlOverride>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trackRevisions/>
  <w:defaultTabStop w:val="420"/>
  <w:drawingGridVerticalSpacing w:val="156"/>
  <w:noPunctuationKerning/>
  <w:characterSpacingControl w:val="compressPunctuation"/>
  <w:hdrShapeDefaults>
    <o:shapedefaults v:ext="edit" spidmax="6146"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172A27"/>
    <w:rsid w:val="00055CAE"/>
    <w:rsid w:val="000A3D25"/>
    <w:rsid w:val="00172A27"/>
    <w:rsid w:val="002700BE"/>
    <w:rsid w:val="003C39D9"/>
    <w:rsid w:val="00405B4E"/>
    <w:rsid w:val="00431BA7"/>
    <w:rsid w:val="004B673C"/>
    <w:rsid w:val="004E6E8D"/>
    <w:rsid w:val="00694684"/>
    <w:rsid w:val="0075412D"/>
    <w:rsid w:val="007A49AD"/>
    <w:rsid w:val="007B47F8"/>
    <w:rsid w:val="007E3EA4"/>
    <w:rsid w:val="00844ED8"/>
    <w:rsid w:val="008605FC"/>
    <w:rsid w:val="00947EC0"/>
    <w:rsid w:val="00970773"/>
    <w:rsid w:val="00A06AC7"/>
    <w:rsid w:val="00BC6B90"/>
    <w:rsid w:val="00CD37BB"/>
    <w:rsid w:val="00D42AF7"/>
    <w:rsid w:val="00FE008F"/>
    <w:rsid w:val="01746C6F"/>
    <w:rsid w:val="018D561B"/>
    <w:rsid w:val="02140D77"/>
    <w:rsid w:val="02E806FA"/>
    <w:rsid w:val="06285D29"/>
    <w:rsid w:val="07824CE1"/>
    <w:rsid w:val="07DC2DF1"/>
    <w:rsid w:val="08521B36"/>
    <w:rsid w:val="0A110812"/>
    <w:rsid w:val="0A6B21A6"/>
    <w:rsid w:val="0A9F717D"/>
    <w:rsid w:val="0BD26275"/>
    <w:rsid w:val="0C830617"/>
    <w:rsid w:val="0CEE1EC4"/>
    <w:rsid w:val="0F0912BA"/>
    <w:rsid w:val="0FA04CB1"/>
    <w:rsid w:val="10410FB7"/>
    <w:rsid w:val="114378E0"/>
    <w:rsid w:val="117F6440"/>
    <w:rsid w:val="12B50AD8"/>
    <w:rsid w:val="165840B5"/>
    <w:rsid w:val="176D617B"/>
    <w:rsid w:val="184A22E6"/>
    <w:rsid w:val="1D376F7C"/>
    <w:rsid w:val="1E8B65A8"/>
    <w:rsid w:val="1FA060F1"/>
    <w:rsid w:val="1FD35646"/>
    <w:rsid w:val="20B117B1"/>
    <w:rsid w:val="20FF3AAE"/>
    <w:rsid w:val="239C59FC"/>
    <w:rsid w:val="248E6289"/>
    <w:rsid w:val="24D334FA"/>
    <w:rsid w:val="251A6E71"/>
    <w:rsid w:val="254A443E"/>
    <w:rsid w:val="25DF4931"/>
    <w:rsid w:val="26C713AC"/>
    <w:rsid w:val="28753671"/>
    <w:rsid w:val="290E256A"/>
    <w:rsid w:val="29140BF0"/>
    <w:rsid w:val="2B111704"/>
    <w:rsid w:val="2BAB0C35"/>
    <w:rsid w:val="2BE92C98"/>
    <w:rsid w:val="2CA14645"/>
    <w:rsid w:val="2EF54E99"/>
    <w:rsid w:val="2EFC6A22"/>
    <w:rsid w:val="30EA07CC"/>
    <w:rsid w:val="321E0BC9"/>
    <w:rsid w:val="32D912FC"/>
    <w:rsid w:val="339E233F"/>
    <w:rsid w:val="33D44A17"/>
    <w:rsid w:val="3407083D"/>
    <w:rsid w:val="36545D30"/>
    <w:rsid w:val="376016E5"/>
    <w:rsid w:val="3B7B3AA4"/>
    <w:rsid w:val="3BA00460"/>
    <w:rsid w:val="3D2A7F67"/>
    <w:rsid w:val="3E625A65"/>
    <w:rsid w:val="41B119D5"/>
    <w:rsid w:val="41EA2E34"/>
    <w:rsid w:val="420958E7"/>
    <w:rsid w:val="4365451E"/>
    <w:rsid w:val="439A14F5"/>
    <w:rsid w:val="44293363"/>
    <w:rsid w:val="4511585F"/>
    <w:rsid w:val="46970EDE"/>
    <w:rsid w:val="46DC3BD1"/>
    <w:rsid w:val="48104EC7"/>
    <w:rsid w:val="49B145F3"/>
    <w:rsid w:val="4CB229E2"/>
    <w:rsid w:val="4D99525E"/>
    <w:rsid w:val="4DBF3E19"/>
    <w:rsid w:val="501D29FE"/>
    <w:rsid w:val="509016B8"/>
    <w:rsid w:val="50B9287D"/>
    <w:rsid w:val="54776AA0"/>
    <w:rsid w:val="54C855A5"/>
    <w:rsid w:val="558624E1"/>
    <w:rsid w:val="55B41D2B"/>
    <w:rsid w:val="56006927"/>
    <w:rsid w:val="564D6A26"/>
    <w:rsid w:val="56642DC8"/>
    <w:rsid w:val="586D44A2"/>
    <w:rsid w:val="58D760D0"/>
    <w:rsid w:val="5910752F"/>
    <w:rsid w:val="59CD78E2"/>
    <w:rsid w:val="5B400491"/>
    <w:rsid w:val="5BCF5DAD"/>
    <w:rsid w:val="5D3B6304"/>
    <w:rsid w:val="5F75272C"/>
    <w:rsid w:val="623757B2"/>
    <w:rsid w:val="677D2756"/>
    <w:rsid w:val="67EC080C"/>
    <w:rsid w:val="68112FCA"/>
    <w:rsid w:val="68AA5747"/>
    <w:rsid w:val="68C617F4"/>
    <w:rsid w:val="6CD854A1"/>
    <w:rsid w:val="703F3234"/>
    <w:rsid w:val="71263532"/>
    <w:rsid w:val="726A4AC3"/>
    <w:rsid w:val="735402C3"/>
    <w:rsid w:val="73D7089D"/>
    <w:rsid w:val="744978D7"/>
    <w:rsid w:val="756103A4"/>
    <w:rsid w:val="76297DEC"/>
    <w:rsid w:val="7637387F"/>
    <w:rsid w:val="792F355C"/>
    <w:rsid w:val="79764FD6"/>
    <w:rsid w:val="79CF5664"/>
    <w:rsid w:val="7A263AF5"/>
    <w:rsid w:val="7B936759"/>
    <w:rsid w:val="7D025527"/>
    <w:rsid w:val="7E9B7847"/>
    <w:rsid w:val="7F5E538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Indent" w:qFormat="1"/>
    <w:lsdException w:name="Subtitle" w:qFormat="1"/>
    <w:lsdException w:name="Date" w:qFormat="1"/>
    <w:lsdException w:name="Hyperlink"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94684"/>
    <w:pPr>
      <w:widowControl w:val="0"/>
      <w:jc w:val="both"/>
    </w:pPr>
    <w:rPr>
      <w:kern w:val="2"/>
      <w:sz w:val="21"/>
      <w:szCs w:val="21"/>
    </w:rPr>
  </w:style>
  <w:style w:type="paragraph" w:styleId="1">
    <w:name w:val="heading 1"/>
    <w:basedOn w:val="a"/>
    <w:next w:val="a"/>
    <w:link w:val="1Char"/>
    <w:qFormat/>
    <w:rsid w:val="00694684"/>
    <w:pPr>
      <w:keepNext/>
      <w:keepLines/>
      <w:spacing w:before="340" w:after="330" w:line="576" w:lineRule="auto"/>
      <w:outlineLvl w:val="0"/>
    </w:pPr>
    <w:rPr>
      <w:b/>
      <w:kern w:val="44"/>
      <w:sz w:val="44"/>
      <w:szCs w:val="20"/>
    </w:rPr>
  </w:style>
  <w:style w:type="paragraph" w:styleId="2">
    <w:name w:val="heading 2"/>
    <w:basedOn w:val="a"/>
    <w:next w:val="a"/>
    <w:link w:val="2Char"/>
    <w:unhideWhenUsed/>
    <w:qFormat/>
    <w:rsid w:val="00694684"/>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694684"/>
    <w:pPr>
      <w:keepNext/>
      <w:keepLines/>
      <w:spacing w:before="260" w:after="260" w:line="413" w:lineRule="auto"/>
      <w:outlineLvl w:val="2"/>
    </w:pPr>
    <w:rPr>
      <w:b/>
      <w:sz w:val="32"/>
    </w:rPr>
  </w:style>
  <w:style w:type="paragraph" w:styleId="4">
    <w:name w:val="heading 4"/>
    <w:basedOn w:val="a"/>
    <w:next w:val="a"/>
    <w:link w:val="4Char"/>
    <w:unhideWhenUsed/>
    <w:qFormat/>
    <w:rsid w:val="00694684"/>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sid w:val="00694684"/>
    <w:pPr>
      <w:shd w:val="clear" w:color="auto" w:fill="000080"/>
    </w:pPr>
  </w:style>
  <w:style w:type="paragraph" w:styleId="a4">
    <w:name w:val="Body Text Indent"/>
    <w:basedOn w:val="a"/>
    <w:link w:val="Char0"/>
    <w:qFormat/>
    <w:rsid w:val="00694684"/>
    <w:pPr>
      <w:spacing w:line="360" w:lineRule="auto"/>
      <w:ind w:firstLineChars="200" w:firstLine="480"/>
    </w:pPr>
    <w:rPr>
      <w:sz w:val="24"/>
      <w:szCs w:val="24"/>
    </w:rPr>
  </w:style>
  <w:style w:type="paragraph" w:styleId="a5">
    <w:name w:val="Date"/>
    <w:basedOn w:val="a"/>
    <w:next w:val="a"/>
    <w:link w:val="Char1"/>
    <w:qFormat/>
    <w:rsid w:val="00694684"/>
    <w:pPr>
      <w:ind w:leftChars="2500" w:left="100"/>
    </w:pPr>
  </w:style>
  <w:style w:type="paragraph" w:styleId="a6">
    <w:name w:val="Balloon Text"/>
    <w:basedOn w:val="a"/>
    <w:link w:val="Char2"/>
    <w:qFormat/>
    <w:rsid w:val="00694684"/>
    <w:rPr>
      <w:sz w:val="18"/>
    </w:rPr>
  </w:style>
  <w:style w:type="paragraph" w:styleId="a7">
    <w:name w:val="footer"/>
    <w:basedOn w:val="a"/>
    <w:link w:val="Char10"/>
    <w:qFormat/>
    <w:rsid w:val="00694684"/>
    <w:pPr>
      <w:tabs>
        <w:tab w:val="center" w:pos="4153"/>
        <w:tab w:val="right" w:pos="8306"/>
      </w:tabs>
      <w:snapToGrid w:val="0"/>
      <w:jc w:val="left"/>
    </w:pPr>
    <w:rPr>
      <w:sz w:val="18"/>
    </w:rPr>
  </w:style>
  <w:style w:type="paragraph" w:styleId="a8">
    <w:name w:val="header"/>
    <w:basedOn w:val="a"/>
    <w:link w:val="Char11"/>
    <w:qFormat/>
    <w:rsid w:val="00694684"/>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rsid w:val="00694684"/>
    <w:rPr>
      <w:szCs w:val="20"/>
    </w:rPr>
  </w:style>
  <w:style w:type="paragraph" w:styleId="a9">
    <w:name w:val="Normal (Web)"/>
    <w:basedOn w:val="a"/>
    <w:qFormat/>
    <w:rsid w:val="00694684"/>
    <w:rPr>
      <w:sz w:val="24"/>
    </w:rPr>
  </w:style>
  <w:style w:type="paragraph" w:styleId="aa">
    <w:name w:val="Title"/>
    <w:basedOn w:val="a"/>
    <w:link w:val="Char3"/>
    <w:qFormat/>
    <w:rsid w:val="00694684"/>
    <w:pPr>
      <w:spacing w:before="240" w:after="60"/>
      <w:jc w:val="center"/>
      <w:outlineLvl w:val="0"/>
    </w:pPr>
    <w:rPr>
      <w:rFonts w:ascii="Arial" w:hAnsi="Arial"/>
      <w:b/>
      <w:sz w:val="32"/>
    </w:rPr>
  </w:style>
  <w:style w:type="character" w:styleId="ab">
    <w:name w:val="FollowedHyperlink"/>
    <w:basedOn w:val="a0"/>
    <w:qFormat/>
    <w:rsid w:val="00694684"/>
    <w:rPr>
      <w:color w:val="800080"/>
      <w:u w:val="single"/>
    </w:rPr>
  </w:style>
  <w:style w:type="character" w:styleId="ac">
    <w:name w:val="Emphasis"/>
    <w:basedOn w:val="a0"/>
    <w:qFormat/>
    <w:rsid w:val="00694684"/>
    <w:rPr>
      <w:i/>
    </w:rPr>
  </w:style>
  <w:style w:type="character" w:styleId="ad">
    <w:name w:val="Hyperlink"/>
    <w:basedOn w:val="a0"/>
    <w:qFormat/>
    <w:rsid w:val="00694684"/>
    <w:rPr>
      <w:color w:val="0563C1"/>
      <w:u w:val="single"/>
    </w:rPr>
  </w:style>
  <w:style w:type="table" w:styleId="ae">
    <w:name w:val="Table Grid"/>
    <w:basedOn w:val="a1"/>
    <w:uiPriority w:val="99"/>
    <w:qFormat/>
    <w:rsid w:val="00694684"/>
    <w:rPr>
      <w:rFonts w:ascii="Calibri" w:hAnsi="Calibri"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op w:val="single" w:sz="4" w:space="0" w:color="000000"/>
        <w:left w:val="single" w:sz="4" w:space="0" w:color="000000"/>
        <w:bottom w:val="single" w:sz="4" w:space="0" w:color="000000"/>
        <w:right w:val="single" w:sz="4" w:space="0" w:color="000000"/>
      </w:tcBorders>
    </w:tcPr>
  </w:style>
  <w:style w:type="table" w:customStyle="1" w:styleId="11">
    <w:name w:val="浅色底纹1"/>
    <w:basedOn w:val="a1"/>
    <w:uiPriority w:val="60"/>
    <w:qFormat/>
    <w:rsid w:val="00694684"/>
    <w:rPr>
      <w:rFonts w:ascii="Calibri" w:hAnsi="Calibri" w:cs="Calibri"/>
      <w:color w:val="000000"/>
    </w:rPr>
    <w:tblPr>
      <w:tblInd w:w="0" w:type="dxa"/>
      <w:tblBorders>
        <w:top w:val="single" w:sz="8" w:space="0" w:color="000000"/>
        <w:bottom w:val="single" w:sz="8" w:space="0" w:color="000000"/>
      </w:tblBorders>
      <w:tblCellMar>
        <w:top w:w="0" w:type="dxa"/>
        <w:left w:w="108" w:type="dxa"/>
        <w:bottom w:w="0" w:type="dxa"/>
        <w:right w:w="108" w:type="dxa"/>
      </w:tblCellMar>
    </w:tblPr>
    <w:tcPr>
      <w:tcBorders>
        <w:top w:val="single" w:sz="8" w:space="0" w:color="000000"/>
        <w:left w:val="nil"/>
        <w:bottom w:val="single" w:sz="8" w:space="0" w:color="000000"/>
        <w:right w:val="nil"/>
      </w:tcBorders>
    </w:tcPr>
    <w:tblStylePr w:type="firstRow">
      <w:pPr>
        <w:spacing w:before="0" w:beforeAutospacing="0" w:after="0" w:afterAutospacing="0" w:line="240" w:lineRule="auto"/>
      </w:pPr>
      <w:rPr>
        <w:b/>
        <w:bCs/>
      </w:rPr>
      <w:tblPr/>
      <w:tcPr>
        <w:tcBorders>
          <w:top w:val="single" w:sz="8" w:space="0" w:color="000000"/>
          <w:left w:val="nil"/>
          <w:bottom w:val="single" w:sz="8" w:space="0" w:color="000000"/>
          <w:right w:val="nil"/>
        </w:tcBorders>
      </w:tcPr>
    </w:tblStylePr>
    <w:tblStylePr w:type="lastRow">
      <w:pPr>
        <w:spacing w:before="0" w:beforeAutospacing="0" w:after="0" w:afterAutospacing="0" w:line="240" w:lineRule="auto"/>
      </w:pPr>
      <w:rPr>
        <w:b/>
        <w:bCs/>
      </w:rPr>
      <w:tblPr/>
      <w:tcPr>
        <w:tcBorders>
          <w:top w:val="single" w:sz="8" w:space="0" w:color="000000"/>
          <w:left w:val="nil"/>
          <w:bottom w:val="single" w:sz="8" w:space="0" w:color="000000"/>
          <w:right w:val="nil"/>
        </w:tcBorders>
      </w:tcPr>
    </w:tblStylePr>
    <w:tblStylePr w:type="firstCol">
      <w:rPr>
        <w:b/>
        <w:bCs/>
      </w:rPr>
    </w:tblStylePr>
    <w:tblStylePr w:type="lastCol">
      <w:rPr>
        <w:b/>
        <w:bCs/>
      </w:rPr>
    </w:tblStylePr>
    <w:tblStylePr w:type="band1Vert">
      <w:tblPr/>
      <w:tcPr>
        <w:tcBorders>
          <w:left w:val="nil"/>
          <w:right w:val="nil"/>
        </w:tcBorders>
        <w:shd w:val="clear" w:color="auto" w:fill="C0C0C0"/>
      </w:tcPr>
    </w:tblStylePr>
    <w:tblStylePr w:type="band1Horz">
      <w:tblPr/>
      <w:tcPr>
        <w:tcBorders>
          <w:left w:val="nil"/>
          <w:right w:val="nil"/>
        </w:tcBorders>
        <w:shd w:val="clear" w:color="auto" w:fill="C0C0C0"/>
      </w:tcPr>
    </w:tblStylePr>
  </w:style>
  <w:style w:type="character" w:customStyle="1" w:styleId="3Char">
    <w:name w:val="标题 3 Char"/>
    <w:basedOn w:val="a0"/>
    <w:link w:val="3"/>
    <w:qFormat/>
    <w:rsid w:val="00694684"/>
    <w:rPr>
      <w:b/>
      <w:kern w:val="2"/>
      <w:sz w:val="32"/>
      <w:szCs w:val="32"/>
    </w:rPr>
  </w:style>
  <w:style w:type="character" w:customStyle="1" w:styleId="Char11">
    <w:name w:val="页眉 Char1"/>
    <w:basedOn w:val="a0"/>
    <w:link w:val="a8"/>
    <w:qFormat/>
    <w:rsid w:val="00694684"/>
    <w:rPr>
      <w:kern w:val="2"/>
      <w:sz w:val="18"/>
    </w:rPr>
  </w:style>
  <w:style w:type="character" w:customStyle="1" w:styleId="Char4">
    <w:name w:val="页脚 Char"/>
    <w:basedOn w:val="a0"/>
    <w:qFormat/>
    <w:rsid w:val="00694684"/>
    <w:rPr>
      <w:kern w:val="2"/>
      <w:sz w:val="18"/>
      <w:szCs w:val="18"/>
    </w:rPr>
  </w:style>
  <w:style w:type="character" w:customStyle="1" w:styleId="Char0">
    <w:name w:val="正文文本缩进 Char"/>
    <w:basedOn w:val="a0"/>
    <w:link w:val="a4"/>
    <w:qFormat/>
    <w:rsid w:val="00694684"/>
    <w:rPr>
      <w:kern w:val="2"/>
      <w:sz w:val="24"/>
      <w:szCs w:val="24"/>
    </w:rPr>
  </w:style>
  <w:style w:type="character" w:customStyle="1" w:styleId="Char2">
    <w:name w:val="批注框文本 Char"/>
    <w:basedOn w:val="a0"/>
    <w:link w:val="a6"/>
    <w:qFormat/>
    <w:rsid w:val="00694684"/>
    <w:rPr>
      <w:rFonts w:ascii="Calibri" w:hAnsi="Calibri" w:cs="Calibri" w:hint="default"/>
      <w:kern w:val="2"/>
      <w:sz w:val="18"/>
      <w:szCs w:val="18"/>
    </w:rPr>
  </w:style>
  <w:style w:type="paragraph" w:customStyle="1" w:styleId="msonospacing0">
    <w:name w:val="msonospacing"/>
    <w:basedOn w:val="a"/>
    <w:qFormat/>
    <w:rsid w:val="00694684"/>
    <w:pPr>
      <w:widowControl/>
      <w:jc w:val="left"/>
    </w:pPr>
    <w:rPr>
      <w:rFonts w:ascii="Calibri" w:hAnsi="Calibri"/>
      <w:kern w:val="0"/>
      <w:sz w:val="22"/>
      <w:szCs w:val="22"/>
    </w:rPr>
  </w:style>
  <w:style w:type="character" w:customStyle="1" w:styleId="Char3">
    <w:name w:val="标题 Char"/>
    <w:basedOn w:val="a0"/>
    <w:link w:val="aa"/>
    <w:qFormat/>
    <w:rsid w:val="00694684"/>
    <w:rPr>
      <w:rFonts w:ascii="Cambria" w:eastAsia="Cambria" w:hAnsi="Cambria" w:cs="Cambria" w:hint="default"/>
      <w:b/>
      <w:kern w:val="2"/>
      <w:sz w:val="32"/>
      <w:szCs w:val="32"/>
    </w:rPr>
  </w:style>
  <w:style w:type="paragraph" w:customStyle="1" w:styleId="msotocheading0">
    <w:name w:val="msotocheading"/>
    <w:basedOn w:val="1"/>
    <w:next w:val="a"/>
    <w:qFormat/>
    <w:rsid w:val="00694684"/>
    <w:pPr>
      <w:widowControl/>
      <w:spacing w:before="240" w:after="0" w:line="256" w:lineRule="auto"/>
      <w:jc w:val="left"/>
    </w:pPr>
    <w:rPr>
      <w:rFonts w:ascii="Calibri Light" w:hAnsi="Calibri Light"/>
      <w:color w:val="2E74B5"/>
      <w:kern w:val="0"/>
      <w:sz w:val="32"/>
      <w:szCs w:val="32"/>
    </w:rPr>
  </w:style>
  <w:style w:type="character" w:customStyle="1" w:styleId="4Char">
    <w:name w:val="标题 4 Char"/>
    <w:basedOn w:val="a0"/>
    <w:link w:val="4"/>
    <w:qFormat/>
    <w:rsid w:val="00694684"/>
    <w:rPr>
      <w:rFonts w:ascii="Calibri Light" w:eastAsia="Calibri Light" w:hAnsi="Calibri Light" w:cs="Calibri Light" w:hint="default"/>
      <w:b/>
      <w:kern w:val="2"/>
      <w:sz w:val="28"/>
      <w:szCs w:val="28"/>
    </w:rPr>
  </w:style>
  <w:style w:type="character" w:customStyle="1" w:styleId="1Char">
    <w:name w:val="标题 1 Char"/>
    <w:basedOn w:val="a0"/>
    <w:link w:val="1"/>
    <w:qFormat/>
    <w:rsid w:val="00694684"/>
    <w:rPr>
      <w:b/>
      <w:kern w:val="44"/>
      <w:sz w:val="44"/>
    </w:rPr>
  </w:style>
  <w:style w:type="character" w:customStyle="1" w:styleId="2Char">
    <w:name w:val="标题 2 Char"/>
    <w:basedOn w:val="a0"/>
    <w:link w:val="2"/>
    <w:qFormat/>
    <w:rsid w:val="00694684"/>
    <w:rPr>
      <w:rFonts w:ascii="Calibri Light" w:eastAsia="Calibri Light" w:hAnsi="Calibri Light" w:cs="Calibri Light" w:hint="default"/>
      <w:b/>
      <w:kern w:val="2"/>
      <w:sz w:val="32"/>
      <w:szCs w:val="32"/>
    </w:rPr>
  </w:style>
  <w:style w:type="character" w:customStyle="1" w:styleId="Char5">
    <w:name w:val="页眉 Char"/>
    <w:basedOn w:val="a0"/>
    <w:qFormat/>
    <w:rsid w:val="00694684"/>
    <w:rPr>
      <w:kern w:val="2"/>
      <w:sz w:val="18"/>
      <w:szCs w:val="18"/>
    </w:rPr>
  </w:style>
  <w:style w:type="character" w:customStyle="1" w:styleId="Char1">
    <w:name w:val="日期 Char"/>
    <w:basedOn w:val="a0"/>
    <w:link w:val="a5"/>
    <w:qFormat/>
    <w:rsid w:val="00694684"/>
    <w:rPr>
      <w:rFonts w:ascii="Calibri" w:hAnsi="Calibri" w:cs="Calibri" w:hint="default"/>
      <w:kern w:val="2"/>
      <w:sz w:val="24"/>
      <w:szCs w:val="24"/>
    </w:rPr>
  </w:style>
  <w:style w:type="character" w:customStyle="1" w:styleId="Char">
    <w:name w:val="文档结构图 Char"/>
    <w:basedOn w:val="a0"/>
    <w:link w:val="a3"/>
    <w:qFormat/>
    <w:rsid w:val="00694684"/>
    <w:rPr>
      <w:rFonts w:ascii="Heiti SC Light" w:eastAsia="Heiti SC Light" w:hAnsi="Calibri" w:cs="Heiti SC Light"/>
      <w:kern w:val="2"/>
      <w:sz w:val="24"/>
      <w:szCs w:val="24"/>
    </w:rPr>
  </w:style>
  <w:style w:type="character" w:customStyle="1" w:styleId="Char10">
    <w:name w:val="页脚 Char1"/>
    <w:basedOn w:val="a0"/>
    <w:link w:val="a7"/>
    <w:qFormat/>
    <w:rsid w:val="00694684"/>
    <w:rPr>
      <w:kern w:val="2"/>
      <w:sz w:val="18"/>
    </w:rPr>
  </w:style>
  <w:style w:type="character" w:customStyle="1" w:styleId="Char6">
    <w:name w:val="无间隔 Char"/>
    <w:basedOn w:val="a0"/>
    <w:qFormat/>
    <w:rsid w:val="00694684"/>
    <w:rPr>
      <w:rFonts w:ascii="Calibri" w:hAnsi="Calibri" w:cs="Calibri" w:hint="default"/>
      <w:sz w:val="22"/>
      <w:szCs w:val="22"/>
    </w:rPr>
  </w:style>
  <w:style w:type="paragraph" w:customStyle="1" w:styleId="12">
    <w:name w:val="列出段落1"/>
    <w:basedOn w:val="a"/>
    <w:uiPriority w:val="34"/>
    <w:qFormat/>
    <w:rsid w:val="00694684"/>
    <w:pPr>
      <w:ind w:firstLineChars="200" w:firstLine="420"/>
    </w:pPr>
  </w:style>
  <w:style w:type="paragraph" w:customStyle="1" w:styleId="13">
    <w:name w:val="正文1"/>
    <w:basedOn w:val="a"/>
    <w:qFormat/>
    <w:rsid w:val="00694684"/>
    <w:pPr>
      <w:widowControl/>
    </w:pPr>
  </w:style>
  <w:style w:type="paragraph" w:customStyle="1" w:styleId="20">
    <w:name w:val="列出段落2"/>
    <w:basedOn w:val="a"/>
    <w:uiPriority w:val="99"/>
    <w:rsid w:val="00694684"/>
    <w:pPr>
      <w:ind w:firstLineChars="200" w:firstLine="420"/>
    </w:pPr>
  </w:style>
  <w:style w:type="paragraph" w:styleId="af">
    <w:name w:val="List Paragraph"/>
    <w:basedOn w:val="a"/>
    <w:uiPriority w:val="99"/>
    <w:unhideWhenUsed/>
    <w:rsid w:val="00405B4E"/>
    <w:pPr>
      <w:ind w:firstLineChars="200" w:firstLine="420"/>
    </w:pPr>
  </w:style>
  <w:style w:type="table" w:customStyle="1" w:styleId="14">
    <w:name w:val="网格型1"/>
    <w:basedOn w:val="a1"/>
    <w:next w:val="ae"/>
    <w:uiPriority w:val="99"/>
    <w:unhideWhenUsed/>
    <w:qFormat/>
    <w:rsid w:val="008605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file:///C:\Users\Administrator\Desktop\&#22823;&#20316;&#19994;\DDL6-11.05\&#35814;&#32454;&#35774;&#35745;&#25991;&#26723;.doc" TargetMode="External"/><Relationship Id="rId21" Type="http://schemas.openxmlformats.org/officeDocument/2006/relationships/hyperlink" Target="file:///C:\Users\Administrator\Desktop\&#22823;&#20316;&#19994;\DDL6-11.05\&#35814;&#32454;&#35774;&#35745;&#25991;&#26723;.doc" TargetMode="External"/><Relationship Id="rId34" Type="http://schemas.openxmlformats.org/officeDocument/2006/relationships/hyperlink" Target="file:///C:\Users\Administrator\Desktop\&#22823;&#20316;&#19994;\DDL6-11.05\&#35814;&#32454;&#35774;&#35745;&#25991;&#26723;.doc" TargetMode="External"/><Relationship Id="rId42" Type="http://schemas.openxmlformats.org/officeDocument/2006/relationships/hyperlink" Target="file:///C:\Users\Administrator\Desktop\&#22823;&#20316;&#19994;\DDL6-11.05\&#35814;&#32454;&#35774;&#35745;&#25991;&#26723;.doc" TargetMode="External"/><Relationship Id="rId47" Type="http://schemas.openxmlformats.org/officeDocument/2006/relationships/hyperlink" Target="file:///C:\Users\Administrator\Desktop\&#22823;&#20316;&#19994;\DDL6-11.05\&#35814;&#32454;&#35774;&#35745;&#25991;&#26723;.doc" TargetMode="External"/><Relationship Id="rId50" Type="http://schemas.openxmlformats.org/officeDocument/2006/relationships/hyperlink" Target="file:///C:\Users\Administrator\Desktop\&#22823;&#20316;&#19994;\DDL6-11.05\&#35814;&#32454;&#35774;&#35745;&#25991;&#26723;.doc" TargetMode="External"/><Relationship Id="rId55" Type="http://schemas.openxmlformats.org/officeDocument/2006/relationships/hyperlink" Target="file:///C:\Users\Administrator\Desktop\&#22823;&#20316;&#19994;\DDL6-11.05\&#35814;&#32454;&#35774;&#35745;&#25991;&#26723;.doc" TargetMode="External"/><Relationship Id="rId63" Type="http://schemas.openxmlformats.org/officeDocument/2006/relationships/hyperlink" Target="file:///C:\Users\Administrator\Desktop\&#22823;&#20316;&#19994;\DDL6-11.05\&#35814;&#32454;&#35774;&#35745;&#25991;&#26723;.doc" TargetMode="External"/><Relationship Id="rId68" Type="http://schemas.openxmlformats.org/officeDocument/2006/relationships/image" Target="media/image4.jpeg"/><Relationship Id="rId76" Type="http://schemas.openxmlformats.org/officeDocument/2006/relationships/image" Target="media/image12.jpeg"/><Relationship Id="rId84" Type="http://schemas.openxmlformats.org/officeDocument/2006/relationships/image" Target="media/image20.jpeg"/><Relationship Id="rId89" Type="http://schemas.openxmlformats.org/officeDocument/2006/relationships/image" Target="media/image25.jpeg"/><Relationship Id="rId97"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7.emf"/><Relationship Id="rId92"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file:///C:\Users\Administrator\Desktop\&#22823;&#20316;&#19994;\DDL6-11.05\&#35814;&#32454;&#35774;&#35745;&#25991;&#26723;.doc" TargetMode="External"/><Relationship Id="rId29" Type="http://schemas.openxmlformats.org/officeDocument/2006/relationships/hyperlink" Target="file:///C:\Users\Administrator\Desktop\&#22823;&#20316;&#19994;\DDL6-11.05\&#35814;&#32454;&#35774;&#35745;&#25991;&#26723;.doc" TargetMode="External"/><Relationship Id="rId11" Type="http://schemas.openxmlformats.org/officeDocument/2006/relationships/hyperlink" Target="file:///C:\Users\Administrator\Desktop\&#22823;&#20316;&#19994;\DDL6-11.05\&#35814;&#32454;&#35774;&#35745;&#25991;&#26723;.doc" TargetMode="External"/><Relationship Id="rId24" Type="http://schemas.openxmlformats.org/officeDocument/2006/relationships/hyperlink" Target="file:///C:\Users\Administrator\Desktop\&#22823;&#20316;&#19994;\DDL6-11.05\&#35814;&#32454;&#35774;&#35745;&#25991;&#26723;.doc" TargetMode="External"/><Relationship Id="rId32" Type="http://schemas.openxmlformats.org/officeDocument/2006/relationships/hyperlink" Target="file:///C:\Users\Administrator\Desktop\&#22823;&#20316;&#19994;\DDL6-11.05\&#35814;&#32454;&#35774;&#35745;&#25991;&#26723;.doc" TargetMode="External"/><Relationship Id="rId37" Type="http://schemas.openxmlformats.org/officeDocument/2006/relationships/hyperlink" Target="file:///C:\Users\Administrator\Desktop\&#22823;&#20316;&#19994;\DDL6-11.05\&#35814;&#32454;&#35774;&#35745;&#25991;&#26723;.doc" TargetMode="External"/><Relationship Id="rId40" Type="http://schemas.openxmlformats.org/officeDocument/2006/relationships/hyperlink" Target="file:///C:\Users\Administrator\Desktop\&#22823;&#20316;&#19994;\DDL6-11.05\&#35814;&#32454;&#35774;&#35745;&#25991;&#26723;.doc" TargetMode="External"/><Relationship Id="rId45" Type="http://schemas.openxmlformats.org/officeDocument/2006/relationships/hyperlink" Target="file:///C:\Users\Administrator\Desktop\&#22823;&#20316;&#19994;\DDL6-11.05\&#35814;&#32454;&#35774;&#35745;&#25991;&#26723;.doc" TargetMode="External"/><Relationship Id="rId53" Type="http://schemas.openxmlformats.org/officeDocument/2006/relationships/hyperlink" Target="file:///C:\Users\Administrator\Desktop\&#22823;&#20316;&#19994;\DDL6-11.05\&#35814;&#32454;&#35774;&#35745;&#25991;&#26723;.doc" TargetMode="External"/><Relationship Id="rId58" Type="http://schemas.openxmlformats.org/officeDocument/2006/relationships/hyperlink" Target="file:///C:\Users\Administrator\Desktop\&#22823;&#20316;&#19994;\DDL6-11.05\&#35814;&#32454;&#35774;&#35745;&#25991;&#26723;.doc" TargetMode="External"/><Relationship Id="rId66" Type="http://schemas.openxmlformats.org/officeDocument/2006/relationships/hyperlink" Target="file:///C:\Users\Administrator\Desktop\&#22823;&#20316;&#19994;\DDL6-11.05\&#35814;&#32454;&#35774;&#35745;&#25991;&#26723;.doc" TargetMode="External"/><Relationship Id="rId74" Type="http://schemas.openxmlformats.org/officeDocument/2006/relationships/image" Target="media/image10.jpeg"/><Relationship Id="rId79" Type="http://schemas.openxmlformats.org/officeDocument/2006/relationships/image" Target="media/image15.emf"/><Relationship Id="rId87"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hyperlink" Target="file:///C:\Users\Administrator\Desktop\&#22823;&#20316;&#19994;\DDL6-11.05\&#35814;&#32454;&#35774;&#35745;&#25991;&#26723;.doc" TargetMode="External"/><Relationship Id="rId82" Type="http://schemas.openxmlformats.org/officeDocument/2006/relationships/image" Target="media/image18.emf"/><Relationship Id="rId90" Type="http://schemas.openxmlformats.org/officeDocument/2006/relationships/image" Target="media/image26.jpeg"/><Relationship Id="rId95" Type="http://schemas.openxmlformats.org/officeDocument/2006/relationships/image" Target="media/image31.png"/><Relationship Id="rId19" Type="http://schemas.openxmlformats.org/officeDocument/2006/relationships/hyperlink" Target="file:///C:\Users\Administrator\Desktop\&#22823;&#20316;&#19994;\DDL6-11.05\&#35814;&#32454;&#35774;&#35745;&#25991;&#26723;.doc" TargetMode="External"/><Relationship Id="rId14" Type="http://schemas.openxmlformats.org/officeDocument/2006/relationships/hyperlink" Target="file:///C:\Users\Administrator\Desktop\&#22823;&#20316;&#19994;\DDL6-11.05\&#35814;&#32454;&#35774;&#35745;&#25991;&#26723;.doc" TargetMode="External"/><Relationship Id="rId22" Type="http://schemas.openxmlformats.org/officeDocument/2006/relationships/hyperlink" Target="file:///C:\Users\Administrator\Desktop\&#22823;&#20316;&#19994;\DDL6-11.05\&#35814;&#32454;&#35774;&#35745;&#25991;&#26723;.doc" TargetMode="External"/><Relationship Id="rId27" Type="http://schemas.openxmlformats.org/officeDocument/2006/relationships/hyperlink" Target="file:///C:\Users\Administrator\Desktop\&#22823;&#20316;&#19994;\DDL6-11.05\&#35814;&#32454;&#35774;&#35745;&#25991;&#26723;.doc" TargetMode="External"/><Relationship Id="rId30" Type="http://schemas.openxmlformats.org/officeDocument/2006/relationships/hyperlink" Target="file:///C:\Users\Administrator\Desktop\&#22823;&#20316;&#19994;\DDL6-11.05\&#35814;&#32454;&#35774;&#35745;&#25991;&#26723;.doc" TargetMode="External"/><Relationship Id="rId35" Type="http://schemas.openxmlformats.org/officeDocument/2006/relationships/hyperlink" Target="file:///C:\Users\Administrator\Desktop\&#22823;&#20316;&#19994;\DDL6-11.05\&#35814;&#32454;&#35774;&#35745;&#25991;&#26723;.doc" TargetMode="External"/><Relationship Id="rId43" Type="http://schemas.openxmlformats.org/officeDocument/2006/relationships/hyperlink" Target="file:///C:\Users\Administrator\Desktop\&#22823;&#20316;&#19994;\DDL6-11.05\&#35814;&#32454;&#35774;&#35745;&#25991;&#26723;.doc" TargetMode="External"/><Relationship Id="rId48" Type="http://schemas.openxmlformats.org/officeDocument/2006/relationships/hyperlink" Target="file:///C:\Users\Administrator\Desktop\&#22823;&#20316;&#19994;\DDL6-11.05\&#35814;&#32454;&#35774;&#35745;&#25991;&#26723;.doc" TargetMode="External"/><Relationship Id="rId56" Type="http://schemas.openxmlformats.org/officeDocument/2006/relationships/hyperlink" Target="file:///C:\Users\Administrator\Desktop\&#22823;&#20316;&#19994;\DDL6-11.05\&#35814;&#32454;&#35774;&#35745;&#25991;&#26723;.doc" TargetMode="External"/><Relationship Id="rId64" Type="http://schemas.openxmlformats.org/officeDocument/2006/relationships/hyperlink" Target="file:///C:\Users\Administrator\Desktop\&#22823;&#20316;&#19994;\DDL6-11.05\&#35814;&#32454;&#35774;&#35745;&#25991;&#26723;.doc" TargetMode="External"/><Relationship Id="rId69" Type="http://schemas.openxmlformats.org/officeDocument/2006/relationships/image" Target="media/image5.emf"/><Relationship Id="rId77" Type="http://schemas.openxmlformats.org/officeDocument/2006/relationships/image" Target="media/image13.e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Administrator\Desktop\&#22823;&#20316;&#19994;\DDL6-11.05\&#35814;&#32454;&#35774;&#35745;&#25991;&#26723;.doc" TargetMode="External"/><Relationship Id="rId72" Type="http://schemas.openxmlformats.org/officeDocument/2006/relationships/image" Target="media/image8.jpeg"/><Relationship Id="rId80" Type="http://schemas.openxmlformats.org/officeDocument/2006/relationships/image" Target="media/image16.emf"/><Relationship Id="rId85" Type="http://schemas.openxmlformats.org/officeDocument/2006/relationships/image" Target="media/image21.jpeg"/><Relationship Id="rId93" Type="http://schemas.openxmlformats.org/officeDocument/2006/relationships/image" Target="media/image29.jpeg"/><Relationship Id="rId98"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file:///C:\Users\Administrator\Desktop\&#22823;&#20316;&#19994;\DDL6-11.05\&#35814;&#32454;&#35774;&#35745;&#25991;&#26723;.doc" TargetMode="External"/><Relationship Id="rId17" Type="http://schemas.openxmlformats.org/officeDocument/2006/relationships/hyperlink" Target="file:///C:\Users\Administrator\Desktop\&#22823;&#20316;&#19994;\DDL6-11.05\&#35814;&#32454;&#35774;&#35745;&#25991;&#26723;.doc" TargetMode="External"/><Relationship Id="rId25" Type="http://schemas.openxmlformats.org/officeDocument/2006/relationships/hyperlink" Target="file:///C:\Users\Administrator\Desktop\&#22823;&#20316;&#19994;\DDL6-11.05\&#35814;&#32454;&#35774;&#35745;&#25991;&#26723;.doc" TargetMode="External"/><Relationship Id="rId33" Type="http://schemas.openxmlformats.org/officeDocument/2006/relationships/hyperlink" Target="file:///C:\Users\Administrator\Desktop\&#22823;&#20316;&#19994;\DDL6-11.05\&#35814;&#32454;&#35774;&#35745;&#25991;&#26723;.doc" TargetMode="External"/><Relationship Id="rId38" Type="http://schemas.openxmlformats.org/officeDocument/2006/relationships/hyperlink" Target="file:///C:\Users\Administrator\Desktop\&#22823;&#20316;&#19994;\DDL6-11.05\&#35814;&#32454;&#35774;&#35745;&#25991;&#26723;.doc" TargetMode="External"/><Relationship Id="rId46" Type="http://schemas.openxmlformats.org/officeDocument/2006/relationships/hyperlink" Target="file:///C:\Users\Administrator\Desktop\&#22823;&#20316;&#19994;\DDL6-11.05\&#35814;&#32454;&#35774;&#35745;&#25991;&#26723;.doc" TargetMode="External"/><Relationship Id="rId59" Type="http://schemas.openxmlformats.org/officeDocument/2006/relationships/hyperlink" Target="file:///C:\Users\Administrator\Desktop\&#22823;&#20316;&#19994;\DDL6-11.05\&#35814;&#32454;&#35774;&#35745;&#25991;&#26723;.doc" TargetMode="External"/><Relationship Id="rId67" Type="http://schemas.openxmlformats.org/officeDocument/2006/relationships/image" Target="media/image3.jpeg"/><Relationship Id="rId20" Type="http://schemas.openxmlformats.org/officeDocument/2006/relationships/hyperlink" Target="file:///C:\Users\Administrator\Desktop\&#22823;&#20316;&#19994;\DDL6-11.05\&#35814;&#32454;&#35774;&#35745;&#25991;&#26723;.doc" TargetMode="External"/><Relationship Id="rId41" Type="http://schemas.openxmlformats.org/officeDocument/2006/relationships/hyperlink" Target="file:///C:\Users\Administrator\Desktop\&#22823;&#20316;&#19994;\DDL6-11.05\&#35814;&#32454;&#35774;&#35745;&#25991;&#26723;.doc" TargetMode="External"/><Relationship Id="rId54" Type="http://schemas.openxmlformats.org/officeDocument/2006/relationships/hyperlink" Target="file:///C:\Users\Administrator\Desktop\&#22823;&#20316;&#19994;\DDL6-11.05\&#35814;&#32454;&#35774;&#35745;&#25991;&#26723;.doc" TargetMode="External"/><Relationship Id="rId62" Type="http://schemas.openxmlformats.org/officeDocument/2006/relationships/hyperlink" Target="file:///C:\Users\Administrator\Desktop\&#22823;&#20316;&#19994;\DDL6-11.05\&#35814;&#32454;&#35774;&#35745;&#25991;&#26723;.doc" TargetMode="External"/><Relationship Id="rId70" Type="http://schemas.openxmlformats.org/officeDocument/2006/relationships/image" Target="media/image6.jpeg"/><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96"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istrator\Desktop\&#22823;&#20316;&#19994;\DDL6-11.05\&#35814;&#32454;&#35774;&#35745;&#25991;&#26723;.doc" TargetMode="External"/><Relationship Id="rId23" Type="http://schemas.openxmlformats.org/officeDocument/2006/relationships/hyperlink" Target="file:///C:\Users\Administrator\Desktop\&#22823;&#20316;&#19994;\DDL6-11.05\&#35814;&#32454;&#35774;&#35745;&#25991;&#26723;.doc" TargetMode="External"/><Relationship Id="rId28" Type="http://schemas.openxmlformats.org/officeDocument/2006/relationships/hyperlink" Target="file:///C:\Users\Administrator\Desktop\&#22823;&#20316;&#19994;\DDL6-11.05\&#35814;&#32454;&#35774;&#35745;&#25991;&#26723;.doc" TargetMode="External"/><Relationship Id="rId36" Type="http://schemas.openxmlformats.org/officeDocument/2006/relationships/hyperlink" Target="file:///C:\Users\Administrator\Desktop\&#22823;&#20316;&#19994;\DDL6-11.05\&#35814;&#32454;&#35774;&#35745;&#25991;&#26723;.doc" TargetMode="External"/><Relationship Id="rId49" Type="http://schemas.openxmlformats.org/officeDocument/2006/relationships/hyperlink" Target="file:///C:\Users\Administrator\Desktop\&#22823;&#20316;&#19994;\DDL6-11.05\&#35814;&#32454;&#35774;&#35745;&#25991;&#26723;.doc" TargetMode="External"/><Relationship Id="rId57" Type="http://schemas.openxmlformats.org/officeDocument/2006/relationships/hyperlink" Target="file:///C:\Users\Administrator\Desktop\&#22823;&#20316;&#19994;\DDL6-11.05\&#35814;&#32454;&#35774;&#35745;&#25991;&#26723;.doc" TargetMode="External"/><Relationship Id="rId10" Type="http://schemas.openxmlformats.org/officeDocument/2006/relationships/image" Target="media/image2.png"/><Relationship Id="rId31" Type="http://schemas.openxmlformats.org/officeDocument/2006/relationships/hyperlink" Target="file:///C:\Users\Administrator\Desktop\&#22823;&#20316;&#19994;\DDL6-11.05\&#35814;&#32454;&#35774;&#35745;&#25991;&#26723;.doc" TargetMode="External"/><Relationship Id="rId44" Type="http://schemas.openxmlformats.org/officeDocument/2006/relationships/hyperlink" Target="file:///C:\Users\Administrator\Desktop\&#22823;&#20316;&#19994;\DDL6-11.05\&#35814;&#32454;&#35774;&#35745;&#25991;&#26723;.doc" TargetMode="External"/><Relationship Id="rId52" Type="http://schemas.openxmlformats.org/officeDocument/2006/relationships/hyperlink" Target="file:///C:\Users\Administrator\Desktop\&#22823;&#20316;&#19994;\DDL6-11.05\&#35814;&#32454;&#35774;&#35745;&#25991;&#26723;.doc" TargetMode="External"/><Relationship Id="rId60" Type="http://schemas.openxmlformats.org/officeDocument/2006/relationships/hyperlink" Target="file:///C:\Users\Administrator\Desktop\&#22823;&#20316;&#19994;\DDL6-11.05\&#35814;&#32454;&#35774;&#35745;&#25991;&#26723;.doc" TargetMode="External"/><Relationship Id="rId65" Type="http://schemas.openxmlformats.org/officeDocument/2006/relationships/hyperlink" Target="file:///C:\Users\Administrator\Desktop\&#22823;&#20316;&#19994;\DDL6-11.05\&#35814;&#32454;&#35774;&#35745;&#25991;&#26723;.doc" TargetMode="External"/><Relationship Id="rId73" Type="http://schemas.openxmlformats.org/officeDocument/2006/relationships/image" Target="media/image9.jpeg"/><Relationship Id="rId78" Type="http://schemas.openxmlformats.org/officeDocument/2006/relationships/image" Target="media/image14.emf"/><Relationship Id="rId81" Type="http://schemas.openxmlformats.org/officeDocument/2006/relationships/image" Target="media/image17.emf"/><Relationship Id="rId86" Type="http://schemas.openxmlformats.org/officeDocument/2006/relationships/image" Target="media/image22.jpeg"/><Relationship Id="rId94" Type="http://schemas.openxmlformats.org/officeDocument/2006/relationships/image" Target="media/image30.emf"/><Relationship Id="rId99" Type="http://schemas.openxmlformats.org/officeDocument/2006/relationships/image" Target="media/image35.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NULL" TargetMode="External"/><Relationship Id="rId13" Type="http://schemas.openxmlformats.org/officeDocument/2006/relationships/hyperlink" Target="file:///C:\Users\Administrator\Desktop\&#22823;&#20316;&#19994;\DDL6-11.05\&#35814;&#32454;&#35774;&#35745;&#25991;&#26723;.doc" TargetMode="External"/><Relationship Id="rId18" Type="http://schemas.openxmlformats.org/officeDocument/2006/relationships/hyperlink" Target="file:///C:\Users\Administrator\Desktop\&#22823;&#20316;&#19994;\DDL6-11.05\&#35814;&#32454;&#35774;&#35745;&#25991;&#26723;.doc" TargetMode="External"/><Relationship Id="rId39" Type="http://schemas.openxmlformats.org/officeDocument/2006/relationships/hyperlink" Target="file:///C:\Users\Administrator\Desktop\&#22823;&#20316;&#19994;\DDL6-11.05\&#35814;&#32454;&#35774;&#35745;&#25991;&#26723;.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76</Pages>
  <Words>9321</Words>
  <Characters>53131</Characters>
  <Application>Microsoft Office Word</Application>
  <DocSecurity>0</DocSecurity>
  <Lines>442</Lines>
  <Paragraphs>124</Paragraphs>
  <ScaleCrop>false</ScaleCrop>
  <Company/>
  <LinksUpToDate>false</LinksUpToDate>
  <CharactersWithSpaces>62328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曹姝玥</cp:lastModifiedBy>
  <cp:revision>6</cp:revision>
  <dcterms:created xsi:type="dcterms:W3CDTF">2014-10-29T12:08:00Z</dcterms:created>
  <dcterms:modified xsi:type="dcterms:W3CDTF">2015-12-31T13:13:00Z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