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7"/>
        <w:spacing w:before="1540" w:after="240"/>
        <w:jc w:val="center"/>
        <w:rPr>
          <w:color w:val="5B9BD5"/>
        </w:rPr>
      </w:pPr>
      <w:bookmarkStart w:id="0" w:name="_Toc289420326"/>
      <w:bookmarkStart w:id="1" w:name="_Toc196292989"/>
      <w:bookmarkStart w:id="2" w:name="_Toc22017100"/>
      <w:bookmarkStart w:id="3" w:name="_Toc86901466"/>
      <w:bookmarkStart w:id="4" w:name="_Toc196293133"/>
      <w:r>
        <w:rPr>
          <w:color w:val="5B9BD5"/>
        </w:rPr>
        <w:drawing>
          <wp:inline distT="0" distB="0" distL="114300" distR="114300">
            <wp:extent cx="1419225" cy="752475"/>
            <wp:effectExtent l="0" t="0" r="9525" b="9525"/>
            <wp:docPr id="4"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3"/>
                    <pic:cNvPicPr>
                      <a:picLocks noChangeAspect="1"/>
                    </pic:cNvPicPr>
                  </pic:nvPicPr>
                  <pic:blipFill>
                    <a:blip r:embed="rId4" r:link="rId5" cstate="print"/>
                    <a:srcRect r="-224" b="-85"/>
                    <a:stretch>
                      <a:fillRect/>
                    </a:stretch>
                  </pic:blipFill>
                  <pic:spPr>
                    <a:xfrm>
                      <a:off x="0" y="0"/>
                      <a:ext cx="1419225" cy="752475"/>
                    </a:xfrm>
                    <a:prstGeom prst="rect">
                      <a:avLst/>
                    </a:prstGeom>
                    <a:noFill/>
                    <a:ln w="9525">
                      <a:noFill/>
                      <a:miter/>
                    </a:ln>
                  </pic:spPr>
                </pic:pic>
              </a:graphicData>
            </a:graphic>
          </wp:inline>
        </w:drawing>
      </w:r>
    </w:p>
    <w:p>
      <w:pPr>
        <w:pStyle w:val="27"/>
        <w:pBdr>
          <w:top w:val="single" w:color="5B9BD5" w:sz="6" w:space="6"/>
          <w:bottom w:val="single" w:color="5B9BD5" w:sz="6" w:space="6"/>
        </w:pBdr>
        <w:spacing w:after="240"/>
        <w:jc w:val="center"/>
        <w:rPr>
          <w:rFonts w:ascii="黑体" w:hAnsi="宋体" w:eastAsia="黑体" w:cs="黑体"/>
          <w:b/>
          <w:caps/>
          <w:color w:val="5B9BD5"/>
          <w:sz w:val="96"/>
          <w:szCs w:val="96"/>
        </w:rPr>
      </w:pPr>
      <w:r>
        <w:rPr>
          <w:rFonts w:hint="eastAsia" w:ascii="黑体" w:hAnsi="宋体" w:eastAsia="黑体" w:cs="黑体"/>
          <w:b/>
          <w:caps/>
          <w:sz w:val="96"/>
          <w:szCs w:val="96"/>
        </w:rPr>
        <w:t>快递物流系统</w:t>
      </w:r>
    </w:p>
    <w:p>
      <w:pPr>
        <w:pStyle w:val="27"/>
        <w:jc w:val="center"/>
        <w:rPr>
          <w:rFonts w:ascii="黑体" w:hAnsi="宋体" w:eastAsia="黑体" w:cs="黑体"/>
          <w:b/>
          <w:color w:val="5B9BD5"/>
          <w:sz w:val="56"/>
          <w:szCs w:val="56"/>
        </w:rPr>
      </w:pPr>
      <w:r>
        <w:rPr>
          <w:rFonts w:hint="eastAsia" w:ascii="黑体" w:hAnsi="宋体" w:eastAsia="黑体" w:cs="黑体"/>
          <w:b/>
          <w:sz w:val="56"/>
          <w:szCs w:val="56"/>
        </w:rPr>
        <w:t>软件详细设计描述文档</w:t>
      </w:r>
    </w:p>
    <w:p>
      <w:pPr>
        <w:pStyle w:val="27"/>
        <w:spacing w:before="480"/>
        <w:jc w:val="center"/>
        <w:rPr>
          <w:color w:val="5B9BD5"/>
        </w:rPr>
      </w:pPr>
      <w:r>
        <w:rPr>
          <w:color w:val="5B9BD5"/>
        </w:rPr>
        <w:drawing>
          <wp:inline distT="0" distB="0" distL="114300" distR="114300">
            <wp:extent cx="762000" cy="485775"/>
            <wp:effectExtent l="0" t="0" r="0" b="9525"/>
            <wp:docPr id="5"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4"/>
                    <pic:cNvPicPr>
                      <a:picLocks noChangeAspect="1"/>
                    </pic:cNvPicPr>
                  </pic:nvPicPr>
                  <pic:blipFill>
                    <a:blip r:embed="rId6" r:link="rId5" cstate="print"/>
                    <a:srcRect r="-420"/>
                    <a:stretch>
                      <a:fillRect/>
                    </a:stretch>
                  </pic:blipFill>
                  <pic:spPr>
                    <a:xfrm>
                      <a:off x="0" y="0"/>
                      <a:ext cx="762000" cy="485775"/>
                    </a:xfrm>
                    <a:prstGeom prst="rect">
                      <a:avLst/>
                    </a:prstGeom>
                    <a:noFill/>
                    <a:ln w="9525">
                      <a:noFill/>
                      <a:miter/>
                    </a:ln>
                  </pic:spPr>
                </pic:pic>
              </a:graphicData>
            </a:graphic>
          </wp:inline>
        </w:drawing>
      </w: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r>
        <w:rPr>
          <w:szCs w:val="20"/>
        </w:rPr>
        <w:pict>
          <v:shape id="文本框 5" o:spid="_x0000_s1026" o:spt="202" type="#_x0000_t202" style="position:absolute;left:0pt;margin-left:0pt;margin-top:593.25pt;height:175.4pt;width:576pt;mso-position-horizontal-relative:margin;mso-position-vertical-relative:page;z-index:250609664;mso-width-relative:margin;mso-height-relative:page;mso-width-percent:1000;" filled="f" stroked="f" coordsize="21600,21600" o:gfxdata="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fsi99oA&#10;AAALAQAADwAAAAAAAAABACAAAAAiAAAAZHJzL2Rvd25yZXYueG1sUEsBAhQAFAAAAAgAh07iQI2L&#10;HFOrAQAAOAMAAA4AAAAAAAAAAQAgAAAAKQEAAGRycy9lMm9Eb2MueG1sUEsFBgAAAAAGAAYAWQEA&#10;AEYFAAAAAA==&#10;">
            <v:path/>
            <v:fill on="f" focussize="0,0"/>
            <v:stroke on="f" weight="0.5pt" joinstyle="miter"/>
            <v:imagedata o:title=""/>
            <o:lock v:ext="edit"/>
            <v:textbox inset="0mm,0mm,0mm,0mm">
              <w:txbxContent>
                <w:p>
                  <w:pPr>
                    <w:pStyle w:val="27"/>
                    <w:spacing w:after="40"/>
                    <w:rPr>
                      <w:rFonts w:ascii="黑体" w:hAnsi="宋体" w:eastAsia="黑体" w:cs="黑体"/>
                      <w:b/>
                      <w:color w:val="5B9BD5"/>
                      <w:sz w:val="36"/>
                      <w:szCs w:val="36"/>
                    </w:rPr>
                  </w:pPr>
                </w:p>
                <w:p>
                  <w:pPr>
                    <w:pStyle w:val="27"/>
                    <w:jc w:val="center"/>
                    <w:rPr>
                      <w:rFonts w:ascii="黑体" w:hAnsi="宋体" w:eastAsia="黑体" w:cs="黑体"/>
                      <w:b/>
                      <w:color w:val="5B9BD5"/>
                      <w:sz w:val="36"/>
                      <w:szCs w:val="36"/>
                    </w:rPr>
                  </w:pPr>
                </w:p>
              </w:txbxContent>
            </v:textbox>
          </v:shape>
        </w:pict>
      </w:r>
      <w:r>
        <w:pict>
          <v:shape id="文本框 142" o:spid="_x0000_s1027" o:spt="202" type="#_x0000_t202" style="position:absolute;left:0pt;margin-left:0pt;margin-top:596.25pt;height:172.55pt;width:576pt;mso-position-horizontal-relative:margin;mso-position-vertical-relative:page;z-index:251658240;mso-width-relative:margin;mso-height-relative:page;mso-width-percent:1000;" filled="f" stroked="f" coordsize="21600,21600" o:gfxdata="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Wl&#10;PvHaAAAACwEAAA8AAAAAAAAAAQAgAAAAIgAAAGRycy9kb3ducmV2LnhtbFBLAQIUABQAAAAIAIdO&#10;4kCl2l93rwEAADoDAAAOAAAAAAAAAAEAIAAAACkBAABkcnMvZTJvRG9jLnhtbFBLBQYAAAAABgAG&#10;AFkBAABKBQAAAAA=&#10;">
            <v:path/>
            <v:fill on="f" focussize="0,0"/>
            <v:stroke on="f" weight="0.5pt" joinstyle="miter"/>
            <v:imagedata o:title=""/>
            <o:lock v:ext="edit"/>
            <v:textbox inset="0mm,0mm,0mm,0mm">
              <w:txbxContent>
                <w:p>
                  <w:pPr>
                    <w:pStyle w:val="27"/>
                    <w:spacing w:after="40"/>
                    <w:jc w:val="center"/>
                    <w:rPr>
                      <w:rFonts w:ascii="黑体" w:hAnsi="宋体" w:eastAsia="黑体" w:cs="黑体"/>
                      <w:b/>
                      <w:caps/>
                      <w:sz w:val="36"/>
                      <w:szCs w:val="36"/>
                    </w:rPr>
                  </w:pPr>
                  <w:r>
                    <w:rPr>
                      <w:rFonts w:hint="eastAsia" w:ascii="黑体" w:hAnsi="宋体" w:eastAsia="黑体" w:cs="黑体"/>
                      <w:b/>
                      <w:caps/>
                      <w:sz w:val="36"/>
                      <w:szCs w:val="36"/>
                    </w:rPr>
                    <w:t>V1.1 正式版</w:t>
                  </w:r>
                </w:p>
                <w:p>
                  <w:pPr>
                    <w:pStyle w:val="27"/>
                    <w:spacing w:after="40"/>
                    <w:jc w:val="center"/>
                    <w:rPr>
                      <w:rFonts w:ascii="黑体" w:hAnsi="宋体" w:eastAsia="黑体" w:cs="黑体"/>
                      <w:b/>
                      <w:caps/>
                      <w:sz w:val="36"/>
                      <w:szCs w:val="36"/>
                    </w:rPr>
                  </w:pPr>
                </w:p>
                <w:p>
                  <w:pPr>
                    <w:pStyle w:val="27"/>
                    <w:spacing w:after="40"/>
                    <w:jc w:val="center"/>
                    <w:rPr>
                      <w:rFonts w:ascii="黑体" w:hAnsi="宋体" w:eastAsia="黑体" w:cs="黑体"/>
                      <w:b/>
                      <w:caps/>
                      <w:sz w:val="36"/>
                      <w:szCs w:val="36"/>
                    </w:rPr>
                  </w:pPr>
                  <w:r>
                    <w:rPr>
                      <w:rFonts w:hint="eastAsia" w:ascii="黑体" w:hAnsi="宋体" w:eastAsia="黑体" w:cs="黑体"/>
                      <w:b/>
                      <w:caps/>
                      <w:sz w:val="36"/>
                      <w:szCs w:val="36"/>
                    </w:rPr>
                    <w:t>2015-11-07</w:t>
                  </w:r>
                </w:p>
                <w:p>
                  <w:pPr>
                    <w:pStyle w:val="27"/>
                    <w:spacing w:after="40"/>
                    <w:jc w:val="center"/>
                    <w:rPr>
                      <w:rFonts w:ascii="黑体" w:hAnsi="宋体" w:eastAsia="黑体" w:cs="黑体"/>
                      <w:b/>
                      <w:caps/>
                      <w:sz w:val="36"/>
                      <w:szCs w:val="36"/>
                    </w:rPr>
                  </w:pPr>
                </w:p>
                <w:p>
                  <w:pPr>
                    <w:widowControl/>
                    <w:jc w:val="center"/>
                    <w:rPr>
                      <w:rFonts w:ascii="黑体" w:hAnsi="黑体" w:eastAsia="黑体"/>
                      <w:b/>
                      <w:sz w:val="36"/>
                      <w:szCs w:val="36"/>
                    </w:rPr>
                  </w:pPr>
                  <w:r>
                    <w:rPr>
                      <w:rFonts w:hint="eastAsia" w:ascii="黑体" w:hAnsi="黑体" w:eastAsia="黑体"/>
                      <w:b/>
                      <w:sz w:val="36"/>
                      <w:szCs w:val="36"/>
                    </w:rPr>
                    <w:t>噔海马小王子Team</w:t>
                  </w:r>
                </w:p>
                <w:p>
                  <w:pPr>
                    <w:pStyle w:val="27"/>
                    <w:spacing w:after="40"/>
                    <w:jc w:val="center"/>
                    <w:rPr>
                      <w:rFonts w:ascii="黑体" w:hAnsi="宋体" w:eastAsia="黑体" w:cs="黑体"/>
                      <w:b/>
                      <w:caps/>
                      <w:sz w:val="36"/>
                      <w:szCs w:val="36"/>
                    </w:rPr>
                  </w:pPr>
                </w:p>
              </w:txbxContent>
            </v:textbox>
          </v:shape>
        </w:pict>
      </w:r>
      <w:bookmarkEnd w:id="0"/>
      <w:bookmarkEnd w:id="1"/>
      <w:bookmarkEnd w:id="2"/>
      <w:bookmarkEnd w:id="3"/>
      <w:bookmarkEnd w:id="4"/>
    </w:p>
    <w:p>
      <w:pPr>
        <w:pStyle w:val="29"/>
        <w:rPr>
          <w:color w:val="auto"/>
          <w:sz w:val="40"/>
          <w:szCs w:val="40"/>
          <w:lang w:val="zh-CN"/>
        </w:rPr>
      </w:pPr>
      <w:r>
        <w:rPr>
          <w:rFonts w:hint="eastAsia" w:cs="宋体"/>
          <w:color w:val="auto"/>
          <w:sz w:val="40"/>
          <w:szCs w:val="40"/>
          <w:lang w:val="zh-CN"/>
        </w:rPr>
        <w:t>目录</w:t>
      </w:r>
    </w:p>
    <w:p>
      <w:pPr>
        <w:pStyle w:val="12"/>
        <w:widowControl/>
        <w:tabs>
          <w:tab w:val="right" w:leader="dot" w:pos="8296"/>
        </w:tabs>
        <w:rPr>
          <w:rFonts w:ascii="Calibri" w:hAnsi="Calibri" w:cs="Calibri"/>
          <w:szCs w:val="22"/>
        </w:rPr>
      </w:pPr>
      <w:r>
        <w:fldChar w:fldCharType="begin"/>
      </w:r>
      <w:r>
        <w:instrText xml:space="preserve"> TOC \o "1-3" \h \z \u </w:instrText>
      </w:r>
      <w:r>
        <w:fldChar w:fldCharType="separate"/>
      </w:r>
      <w:r>
        <w:fldChar w:fldCharType="begin"/>
      </w:r>
      <w:r>
        <w:instrText xml:space="preserve"> HYPERLINK "file:///C:\\Users\\Administrator\\Desktop\\大作业\\DDL6-11.05\\详细设计文档.doc" \l "_Toc402982450" </w:instrText>
      </w:r>
      <w:r>
        <w:fldChar w:fldCharType="separate"/>
      </w:r>
      <w:r>
        <w:rPr>
          <w:rStyle w:val="18"/>
          <w:rFonts w:hint="eastAsia" w:cs="宋体"/>
        </w:rPr>
        <w:t>文档修改历史</w:t>
      </w:r>
      <w:r>
        <w:rPr>
          <w:rStyle w:val="18"/>
          <w:rFonts w:hint="eastAsia" w:ascii="宋体" w:hAnsi="宋体" w:cs="宋体"/>
          <w:bCs/>
        </w:rPr>
        <w:t>：</w:t>
      </w:r>
      <w:r>
        <w:rPr>
          <w:rStyle w:val="18"/>
          <w:color w:val="auto"/>
          <w:u w:val="none"/>
        </w:rPr>
        <w:tab/>
      </w:r>
      <w:r>
        <w:rPr>
          <w:rStyle w:val="18"/>
          <w:color w:val="auto"/>
          <w:u w:val="none"/>
        </w:rPr>
        <w:fldChar w:fldCharType="begin"/>
      </w:r>
      <w:r>
        <w:rPr>
          <w:rStyle w:val="18"/>
          <w:color w:val="auto"/>
          <w:u w:val="none"/>
        </w:rPr>
        <w:instrText xml:space="preserve"> PAGEREF _Toc402982450 \h </w:instrText>
      </w:r>
      <w:r>
        <w:rPr>
          <w:rStyle w:val="18"/>
          <w:color w:val="auto"/>
          <w:u w:val="none"/>
        </w:rPr>
        <w:fldChar w:fldCharType="separate"/>
      </w:r>
      <w:r>
        <w:rPr>
          <w:rStyle w:val="18"/>
          <w:color w:val="auto"/>
          <w:u w:val="none"/>
        </w:rPr>
        <w:t>2</w:t>
      </w:r>
      <w:r>
        <w:rPr>
          <w:rStyle w:val="18"/>
          <w:color w:val="auto"/>
          <w:u w:val="none"/>
        </w:rPr>
        <w:fldChar w:fldCharType="end"/>
      </w:r>
      <w:r>
        <w:rPr>
          <w:rStyle w:val="18"/>
          <w:color w:val="auto"/>
          <w:u w:val="none"/>
        </w:rPr>
        <w:fldChar w:fldCharType="end"/>
      </w:r>
    </w:p>
    <w:p>
      <w:pPr>
        <w:pStyle w:val="12"/>
        <w:widowControl/>
        <w:tabs>
          <w:tab w:val="right" w:leader="dot" w:pos="8296"/>
        </w:tabs>
        <w:rPr>
          <w:rFonts w:ascii="Calibri" w:hAnsi="Calibri" w:cs="Calibri"/>
          <w:szCs w:val="22"/>
        </w:rPr>
      </w:pPr>
      <w:r>
        <w:fldChar w:fldCharType="begin"/>
      </w:r>
      <w:r>
        <w:instrText xml:space="preserve"> HYPERLINK "file:///C:\\Users\\Administrator\\Desktop\\大作业\\DDL6-11.05\\详细设计文档.doc" \l "_Toc402982451" </w:instrText>
      </w:r>
      <w:r>
        <w:fldChar w:fldCharType="separate"/>
      </w:r>
      <w:r>
        <w:rPr>
          <w:rStyle w:val="18"/>
          <w:rFonts w:hint="eastAsia" w:ascii="宋体" w:hAnsi="宋体" w:cs="宋体"/>
          <w:bCs/>
        </w:rPr>
        <w:t>小组成员：</w:t>
      </w:r>
      <w:r>
        <w:rPr>
          <w:rStyle w:val="18"/>
          <w:color w:val="auto"/>
          <w:u w:val="none"/>
        </w:rPr>
        <w:tab/>
      </w:r>
      <w:r>
        <w:rPr>
          <w:rStyle w:val="18"/>
          <w:color w:val="auto"/>
          <w:u w:val="none"/>
        </w:rPr>
        <w:fldChar w:fldCharType="begin"/>
      </w:r>
      <w:r>
        <w:rPr>
          <w:rStyle w:val="18"/>
          <w:color w:val="auto"/>
          <w:u w:val="none"/>
        </w:rPr>
        <w:instrText xml:space="preserve"> PAGEREF _Toc402982451 \h </w:instrText>
      </w:r>
      <w:r>
        <w:rPr>
          <w:rStyle w:val="18"/>
          <w:color w:val="auto"/>
          <w:u w:val="none"/>
        </w:rPr>
        <w:fldChar w:fldCharType="separate"/>
      </w:r>
      <w:r>
        <w:rPr>
          <w:rStyle w:val="18"/>
          <w:color w:val="auto"/>
          <w:u w:val="none"/>
        </w:rPr>
        <w:t>2</w:t>
      </w:r>
      <w:r>
        <w:rPr>
          <w:rStyle w:val="18"/>
          <w:color w:val="auto"/>
          <w:u w:val="none"/>
        </w:rPr>
        <w:fldChar w:fldCharType="end"/>
      </w:r>
      <w:r>
        <w:rPr>
          <w:rStyle w:val="18"/>
          <w:color w:val="auto"/>
          <w:u w:val="none"/>
        </w:rPr>
        <w:fldChar w:fldCharType="end"/>
      </w:r>
    </w:p>
    <w:p>
      <w:pPr>
        <w:pStyle w:val="12"/>
        <w:widowControl/>
        <w:tabs>
          <w:tab w:val="right" w:leader="dot" w:pos="8296"/>
        </w:tabs>
        <w:rPr>
          <w:rFonts w:ascii="Calibri" w:hAnsi="Calibri" w:cs="Calibri"/>
          <w:szCs w:val="22"/>
        </w:rPr>
      </w:pPr>
      <w:r>
        <w:fldChar w:fldCharType="begin"/>
      </w:r>
      <w:r>
        <w:instrText xml:space="preserve"> HYPERLINK "file:///C:\\Users\\Administrator\\Desktop\\大作业\\DDL6-11.05\\详细设计文档.doc" \l "_Toc402982452" </w:instrText>
      </w:r>
      <w:r>
        <w:fldChar w:fldCharType="separate"/>
      </w:r>
      <w:r>
        <w:rPr>
          <w:rStyle w:val="18"/>
        </w:rPr>
        <w:t>1.</w:t>
      </w:r>
      <w:r>
        <w:rPr>
          <w:rStyle w:val="18"/>
          <w:rFonts w:hint="eastAsia" w:cs="宋体"/>
        </w:rPr>
        <w:t>引言</w:t>
      </w:r>
      <w:r>
        <w:rPr>
          <w:rStyle w:val="18"/>
          <w:color w:val="auto"/>
          <w:u w:val="none"/>
        </w:rPr>
        <w:tab/>
      </w:r>
      <w:r>
        <w:rPr>
          <w:rStyle w:val="18"/>
          <w:color w:val="auto"/>
          <w:u w:val="none"/>
        </w:rPr>
        <w:fldChar w:fldCharType="begin"/>
      </w:r>
      <w:r>
        <w:rPr>
          <w:rStyle w:val="18"/>
          <w:color w:val="auto"/>
          <w:u w:val="none"/>
        </w:rPr>
        <w:instrText xml:space="preserve"> PAGEREF _Toc402982452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"_Toc402982453" </w:instrText>
      </w:r>
      <w:r>
        <w:fldChar w:fldCharType="separate"/>
      </w:r>
      <w:r>
        <w:rPr>
          <w:rStyle w:val="18"/>
        </w:rPr>
        <w:t>1.1.</w:t>
      </w:r>
      <w:r>
        <w:rPr>
          <w:rStyle w:val="18"/>
          <w:rFonts w:hint="eastAsia" w:cs="宋体"/>
        </w:rPr>
        <w:t>编制目的</w:t>
      </w:r>
      <w:r>
        <w:rPr>
          <w:rStyle w:val="18"/>
          <w:color w:val="auto"/>
          <w:u w:val="none"/>
        </w:rPr>
        <w:tab/>
      </w:r>
      <w:r>
        <w:rPr>
          <w:rStyle w:val="18"/>
          <w:color w:val="auto"/>
          <w:u w:val="none"/>
        </w:rPr>
        <w:fldChar w:fldCharType="begin"/>
      </w:r>
      <w:r>
        <w:rPr>
          <w:rStyle w:val="18"/>
          <w:color w:val="auto"/>
          <w:u w:val="none"/>
        </w:rPr>
        <w:instrText xml:space="preserve"> PAGEREF _Toc402982453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"_Toc402982454" </w:instrText>
      </w:r>
      <w:r>
        <w:fldChar w:fldCharType="separate"/>
      </w:r>
      <w:r>
        <w:rPr>
          <w:rStyle w:val="18"/>
        </w:rPr>
        <w:t>1.2.</w:t>
      </w:r>
      <w:r>
        <w:rPr>
          <w:rStyle w:val="18"/>
          <w:rFonts w:hint="eastAsia" w:cs="宋体"/>
        </w:rPr>
        <w:t>词汇表</w:t>
      </w:r>
      <w:r>
        <w:rPr>
          <w:rStyle w:val="18"/>
          <w:color w:val="auto"/>
          <w:u w:val="none"/>
        </w:rPr>
        <w:tab/>
      </w:r>
      <w:r>
        <w:rPr>
          <w:rStyle w:val="18"/>
          <w:color w:val="auto"/>
          <w:u w:val="none"/>
        </w:rPr>
        <w:fldChar w:fldCharType="begin"/>
      </w:r>
      <w:r>
        <w:rPr>
          <w:rStyle w:val="18"/>
          <w:color w:val="auto"/>
          <w:u w:val="none"/>
        </w:rPr>
        <w:instrText xml:space="preserve"> PAGEREF _Toc402982454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"_Toc402982455" </w:instrText>
      </w:r>
      <w:r>
        <w:fldChar w:fldCharType="separate"/>
      </w:r>
      <w:r>
        <w:rPr>
          <w:rStyle w:val="18"/>
        </w:rPr>
        <w:t>1.3.</w:t>
      </w:r>
      <w:r>
        <w:rPr>
          <w:rStyle w:val="18"/>
          <w:rFonts w:hint="eastAsia" w:cs="宋体"/>
        </w:rPr>
        <w:t>参考资料</w:t>
      </w:r>
      <w:r>
        <w:rPr>
          <w:rStyle w:val="18"/>
          <w:color w:val="auto"/>
          <w:u w:val="none"/>
        </w:rPr>
        <w:tab/>
      </w:r>
      <w:r>
        <w:rPr>
          <w:rStyle w:val="18"/>
          <w:color w:val="auto"/>
          <w:u w:val="none"/>
        </w:rPr>
        <w:fldChar w:fldCharType="begin"/>
      </w:r>
      <w:r>
        <w:rPr>
          <w:rStyle w:val="18"/>
          <w:color w:val="auto"/>
          <w:u w:val="none"/>
        </w:rPr>
        <w:instrText xml:space="preserve"> PAGEREF _Toc402982455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"_Toc402982456" </w:instrText>
      </w:r>
      <w:r>
        <w:fldChar w:fldCharType="separate"/>
      </w:r>
      <w:r>
        <w:rPr>
          <w:rStyle w:val="18"/>
        </w:rPr>
        <w:t>2.</w:t>
      </w:r>
      <w:r>
        <w:rPr>
          <w:rStyle w:val="18"/>
          <w:rFonts w:hint="eastAsia" w:cs="宋体"/>
        </w:rPr>
        <w:t>产品概述</w:t>
      </w:r>
      <w:r>
        <w:rPr>
          <w:rStyle w:val="18"/>
          <w:color w:val="auto"/>
          <w:u w:val="none"/>
        </w:rPr>
        <w:tab/>
      </w:r>
      <w:r>
        <w:rPr>
          <w:rStyle w:val="18"/>
          <w:color w:val="auto"/>
          <w:u w:val="none"/>
        </w:rPr>
        <w:fldChar w:fldCharType="begin"/>
      </w:r>
      <w:r>
        <w:rPr>
          <w:rStyle w:val="18"/>
          <w:color w:val="auto"/>
          <w:u w:val="none"/>
        </w:rPr>
        <w:instrText xml:space="preserve"> PAGEREF _Toc402982456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"_Toc402982457" </w:instrText>
      </w:r>
      <w:r>
        <w:fldChar w:fldCharType="separate"/>
      </w:r>
      <w:r>
        <w:rPr>
          <w:rStyle w:val="18"/>
        </w:rPr>
        <w:t>3.</w:t>
      </w:r>
      <w:r>
        <w:rPr>
          <w:rStyle w:val="18"/>
          <w:rFonts w:hint="eastAsia" w:cs="宋体"/>
        </w:rPr>
        <w:t>体系结构设计概述</w:t>
      </w:r>
      <w:r>
        <w:rPr>
          <w:rStyle w:val="18"/>
          <w:color w:val="auto"/>
          <w:u w:val="none"/>
        </w:rPr>
        <w:tab/>
      </w:r>
      <w:r>
        <w:rPr>
          <w:rStyle w:val="18"/>
          <w:color w:val="auto"/>
          <w:u w:val="none"/>
        </w:rPr>
        <w:fldChar w:fldCharType="begin"/>
      </w:r>
      <w:r>
        <w:rPr>
          <w:rStyle w:val="18"/>
          <w:color w:val="auto"/>
          <w:u w:val="none"/>
        </w:rPr>
        <w:instrText xml:space="preserve"> PAGEREF _Toc402982457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"_Toc402982458" </w:instrText>
      </w:r>
      <w:r>
        <w:fldChar w:fldCharType="separate"/>
      </w:r>
      <w:r>
        <w:rPr>
          <w:rStyle w:val="18"/>
        </w:rPr>
        <w:t>4.</w:t>
      </w:r>
      <w:r>
        <w:rPr>
          <w:rStyle w:val="18"/>
          <w:rFonts w:hint="eastAsia" w:cs="宋体"/>
        </w:rPr>
        <w:t>中层设计</w:t>
      </w:r>
      <w:r>
        <w:rPr>
          <w:rStyle w:val="18"/>
          <w:color w:val="auto"/>
          <w:u w:val="none"/>
        </w:rPr>
        <w:tab/>
      </w:r>
      <w:r>
        <w:rPr>
          <w:rStyle w:val="18"/>
          <w:color w:val="auto"/>
          <w:u w:val="none"/>
        </w:rPr>
        <w:fldChar w:fldCharType="begin"/>
      </w:r>
      <w:r>
        <w:rPr>
          <w:rStyle w:val="18"/>
          <w:color w:val="auto"/>
          <w:u w:val="none"/>
        </w:rPr>
        <w:instrText xml:space="preserve"> PAGEREF _Toc402982458 \h </w:instrText>
      </w:r>
      <w:r>
        <w:rPr>
          <w:rStyle w:val="18"/>
          <w:color w:val="auto"/>
          <w:u w:val="none"/>
        </w:rPr>
        <w:fldChar w:fldCharType="separate"/>
      </w:r>
      <w:r>
        <w:rPr>
          <w:rStyle w:val="18"/>
          <w:color w:val="auto"/>
          <w:u w:val="none"/>
        </w:rPr>
        <w:t>4</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"_Toc402982459" </w:instrText>
      </w:r>
      <w:r>
        <w:fldChar w:fldCharType="separate"/>
      </w:r>
      <w:r>
        <w:rPr>
          <w:rStyle w:val="18"/>
        </w:rPr>
        <w:t>4.1.</w:t>
      </w:r>
      <w:r>
        <w:rPr>
          <w:rStyle w:val="18"/>
          <w:rFonts w:hint="eastAsia" w:cs="宋体"/>
        </w:rPr>
        <w:t>客户端展示层模块的静态结构和动态职责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_Toc402982459 \h </w:instrText>
      </w:r>
      <w:r>
        <w:rPr>
          <w:rStyle w:val="18"/>
          <w:color w:val="auto"/>
          <w:u w:val="none"/>
        </w:rPr>
        <w:fldChar w:fldCharType="separate"/>
      </w:r>
      <w:r>
        <w:rPr>
          <w:rStyle w:val="18"/>
          <w:color w:val="auto"/>
          <w:u w:val="none"/>
        </w:rPr>
        <w:t>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"_Toc402982460" </w:instrText>
      </w:r>
      <w:r>
        <w:fldChar w:fldCharType="separate"/>
      </w:r>
      <w:r>
        <w:rPr>
          <w:rStyle w:val="18"/>
        </w:rPr>
        <w:t>4.1.1.</w:t>
      </w:r>
      <w:r>
        <w:rPr>
          <w:rStyle w:val="18"/>
          <w:rFonts w:hint="eastAsia" w:cs="宋体"/>
        </w:rPr>
        <w:t>客户端展示层模块局部模块的职责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_Toc402982460 \h </w:instrText>
      </w:r>
      <w:r>
        <w:rPr>
          <w:rStyle w:val="18"/>
          <w:color w:val="auto"/>
          <w:u w:val="none"/>
        </w:rPr>
        <w:fldChar w:fldCharType="separate"/>
      </w:r>
      <w:r>
        <w:rPr>
          <w:rStyle w:val="18"/>
          <w:color w:val="auto"/>
          <w:u w:val="none"/>
        </w:rPr>
        <w:t>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"_Toc402982461" </w:instrText>
      </w:r>
      <w:r>
        <w:fldChar w:fldCharType="separate"/>
      </w:r>
      <w:r>
        <w:rPr>
          <w:rStyle w:val="18"/>
        </w:rPr>
        <w:t>4.1.2.</w:t>
      </w:r>
      <w:r>
        <w:rPr>
          <w:rStyle w:val="18"/>
          <w:rFonts w:hint="eastAsia" w:cs="宋体"/>
        </w:rPr>
        <w:t>客户端展示层模块局部模块的接口规范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_Toc402982461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"_Toc402982462" </w:instrText>
      </w:r>
      <w:r>
        <w:fldChar w:fldCharType="separate"/>
      </w:r>
      <w:r>
        <w:rPr>
          <w:rStyle w:val="18"/>
          <w:rFonts w:hint="eastAsia" w:ascii="宋体" w:hAnsi="宋体" w:cs="宋体"/>
        </w:rPr>
        <w:t>4.1.2.1.mainui模块的接口规范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_Toc402982462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"_Toc402982463" </w:instrText>
      </w:r>
      <w:r>
        <w:fldChar w:fldCharType="separate"/>
      </w:r>
      <w:r>
        <w:rPr>
          <w:rStyle w:val="18"/>
          <w:rFonts w:hint="eastAsia" w:ascii="宋体" w:hAnsi="宋体" w:cs="宋体"/>
        </w:rPr>
        <w:t>4.1.2.2.userui模块的接口规范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_Toc402982463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"_Toc402982464" </w:instrText>
      </w:r>
      <w:r>
        <w:fldChar w:fldCharType="separate"/>
      </w:r>
      <w:r>
        <w:rPr>
          <w:rStyle w:val="18"/>
          <w:rFonts w:hint="eastAsia" w:ascii="宋体" w:hAnsi="宋体" w:cs="宋体"/>
        </w:rPr>
        <w:t>4.1.2.3.nonuserui模块的接口规范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_Toc402982464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"_Toc402982465" </w:instrText>
      </w:r>
      <w:r>
        <w:fldChar w:fldCharType="separate"/>
      </w:r>
      <w:r>
        <w:rPr>
          <w:rStyle w:val="18"/>
          <w:rFonts w:hint="eastAsia" w:ascii="宋体" w:hAnsi="宋体" w:cs="宋体"/>
        </w:rPr>
        <w:t>4.1.2.4.insititutionui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_Toc402982465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"_Toc402982466" </w:instrText>
      </w:r>
      <w:r>
        <w:fldChar w:fldCharType="separate"/>
      </w:r>
      <w:r>
        <w:rPr>
          <w:rStyle w:val="18"/>
          <w:rFonts w:hint="eastAsia" w:ascii="宋体" w:hAnsi="宋体" w:cs="宋体"/>
        </w:rPr>
        <w:t>4.1.2.5.commodityui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_Toc402982466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"_Toc402982467" </w:instrText>
      </w:r>
      <w:r>
        <w:fldChar w:fldCharType="separate"/>
      </w:r>
      <w:r>
        <w:rPr>
          <w:rStyle w:val="18"/>
          <w:rFonts w:hint="eastAsia" w:ascii="宋体" w:hAnsi="宋体" w:cs="宋体"/>
        </w:rPr>
        <w:t>4.1.2.6.logui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_Toc402982467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"_Toc402982468" </w:instrText>
      </w:r>
      <w:r>
        <w:fldChar w:fldCharType="separate"/>
      </w:r>
      <w:r>
        <w:rPr>
          <w:rStyle w:val="18"/>
          <w:rFonts w:hint="eastAsia" w:ascii="宋体" w:hAnsi="宋体" w:cs="宋体"/>
        </w:rPr>
        <w:t>4.1.2.7.sheetui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_Toc402982468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"_Toc402982469" </w:instrText>
      </w:r>
      <w:r>
        <w:fldChar w:fldCharType="separate"/>
      </w:r>
      <w:r>
        <w:rPr>
          <w:rStyle w:val="18"/>
          <w:rFonts w:hint="eastAsia" w:ascii="宋体" w:hAnsi="宋体" w:cs="宋体"/>
        </w:rPr>
        <w:t>4.1.2.8.begininfoui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_Toc402982469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"_Toc402982470" </w:instrText>
      </w:r>
      <w:r>
        <w:fldChar w:fldCharType="separate"/>
      </w:r>
      <w:r>
        <w:rPr>
          <w:rStyle w:val="18"/>
          <w:rFonts w:hint="eastAsia" w:ascii="宋体" w:hAnsi="宋体" w:cs="宋体"/>
        </w:rPr>
        <w:t>4.1.2.9.accountui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_Toc402982470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"_Toc402982471" </w:instrText>
      </w:r>
      <w:r>
        <w:fldChar w:fldCharType="separate"/>
      </w:r>
      <w:r>
        <w:rPr>
          <w:rStyle w:val="18"/>
          <w:rFonts w:hint="eastAsia" w:ascii="宋体" w:hAnsi="宋体" w:cs="宋体"/>
          <w:sz w:val="18"/>
          <w:szCs w:val="18"/>
        </w:rPr>
        <w:t>4.1.2.10.staffmanageui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_Toc402982471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"_Toc402982473" </w:instrText>
      </w:r>
      <w:r>
        <w:fldChar w:fldCharType="separate"/>
      </w:r>
      <w:r>
        <w:rPr>
          <w:rStyle w:val="18"/>
        </w:rPr>
        <w:t>4.1.3.</w:t>
      </w:r>
      <w:r>
        <w:rPr>
          <w:rStyle w:val="18"/>
          <w:rFonts w:hint="eastAsia" w:cs="宋体"/>
        </w:rPr>
        <w:t>客户端展示层模块局部模块的设计原理</w:t>
      </w:r>
      <w:r>
        <w:rPr>
          <w:rStyle w:val="18"/>
          <w:color w:val="auto"/>
          <w:u w:val="none"/>
        </w:rPr>
        <w:tab/>
      </w:r>
      <w:r>
        <w:rPr>
          <w:rStyle w:val="18"/>
          <w:color w:val="auto"/>
          <w:u w:val="none"/>
        </w:rPr>
        <w:fldChar w:fldCharType="begin"/>
      </w:r>
      <w:r>
        <w:rPr>
          <w:rStyle w:val="18"/>
          <w:color w:val="auto"/>
          <w:u w:val="none"/>
        </w:rPr>
        <w:instrText xml:space="preserve"> PAGEREF _Toc402982473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"_Toc402982474" </w:instrText>
      </w:r>
      <w:r>
        <w:fldChar w:fldCharType="separate"/>
      </w:r>
      <w:r>
        <w:rPr>
          <w:rStyle w:val="18"/>
        </w:rPr>
        <w:t>4.2.</w:t>
      </w:r>
      <w:r>
        <w:rPr>
          <w:rStyle w:val="18"/>
          <w:rFonts w:hint="eastAsia" w:cs="宋体"/>
        </w:rPr>
        <w:t>客户端业务逻辑层模块的静态结构和动态职责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_Toc402982474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"_Toc402982475" </w:instrText>
      </w:r>
      <w:r>
        <w:fldChar w:fldCharType="separate"/>
      </w:r>
      <w:r>
        <w:rPr>
          <w:rStyle w:val="18"/>
        </w:rPr>
        <w:t>4.2.1.</w:t>
      </w:r>
      <w:r>
        <w:rPr>
          <w:rStyle w:val="18"/>
          <w:rFonts w:hint="eastAsia" w:cs="宋体"/>
        </w:rPr>
        <w:t>客户端业务逻辑层模块局部模块的职责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_Toc402982475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"_Toc402982476" </w:instrText>
      </w:r>
      <w:r>
        <w:fldChar w:fldCharType="separate"/>
      </w:r>
      <w:r>
        <w:rPr>
          <w:rStyle w:val="18"/>
        </w:rPr>
        <w:t>4.2.2.</w:t>
      </w:r>
      <w:r>
        <w:rPr>
          <w:rStyle w:val="18"/>
          <w:rFonts w:hint="eastAsia" w:cs="宋体"/>
        </w:rPr>
        <w:t>客户端业务逻辑层模块局部模块的接口规范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_Toc402982476 \h </w:instrText>
      </w:r>
      <w:r>
        <w:rPr>
          <w:rStyle w:val="18"/>
          <w:color w:val="auto"/>
          <w:u w:val="none"/>
        </w:rPr>
        <w:fldChar w:fldCharType="separate"/>
      </w:r>
      <w:r>
        <w:rPr>
          <w:rStyle w:val="18"/>
          <w:color w:val="auto"/>
          <w:u w:val="none"/>
        </w:rPr>
        <w:t>10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"_Toc402982477" </w:instrText>
      </w:r>
      <w:r>
        <w:fldChar w:fldCharType="separate"/>
      </w:r>
      <w:r>
        <w:rPr>
          <w:rStyle w:val="18"/>
          <w:rFonts w:hint="eastAsia" w:ascii="宋体" w:hAnsi="宋体" w:cs="宋体"/>
        </w:rPr>
        <w:t>4.2.2.1.userbl模块</w:t>
      </w:r>
      <w:r>
        <w:rPr>
          <w:rStyle w:val="18"/>
          <w:color w:val="auto"/>
          <w:u w:val="none"/>
        </w:rPr>
        <w:tab/>
      </w:r>
      <w:r>
        <w:rPr>
          <w:rStyle w:val="18"/>
          <w:color w:val="auto"/>
          <w:u w:val="none"/>
        </w:rPr>
        <w:fldChar w:fldCharType="begin"/>
      </w:r>
      <w:r>
        <w:rPr>
          <w:rStyle w:val="18"/>
          <w:color w:val="auto"/>
          <w:u w:val="none"/>
        </w:rPr>
        <w:instrText xml:space="preserve"> PAGEREF _Toc402982477 \h </w:instrText>
      </w:r>
      <w:r>
        <w:rPr>
          <w:rStyle w:val="18"/>
          <w:color w:val="auto"/>
          <w:u w:val="none"/>
        </w:rPr>
        <w:fldChar w:fldCharType="separate"/>
      </w:r>
      <w:r>
        <w:rPr>
          <w:rStyle w:val="18"/>
          <w:color w:val="auto"/>
          <w:u w:val="none"/>
        </w:rPr>
        <w:t>10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"_Toc402982478" </w:instrText>
      </w:r>
      <w:r>
        <w:fldChar w:fldCharType="separate"/>
      </w:r>
      <w:r>
        <w:rPr>
          <w:rStyle w:val="18"/>
          <w:rFonts w:hint="eastAsia" w:ascii="宋体" w:hAnsi="宋体" w:cs="宋体"/>
        </w:rPr>
        <w:t>4.2.2.2.nonuserbl模块</w:t>
      </w:r>
      <w:r>
        <w:rPr>
          <w:rStyle w:val="18"/>
          <w:color w:val="auto"/>
          <w:u w:val="none"/>
        </w:rPr>
        <w:tab/>
      </w:r>
      <w:r>
        <w:rPr>
          <w:rStyle w:val="18"/>
          <w:color w:val="auto"/>
          <w:u w:val="none"/>
        </w:rPr>
        <w:fldChar w:fldCharType="begin"/>
      </w:r>
      <w:r>
        <w:rPr>
          <w:rStyle w:val="18"/>
          <w:color w:val="auto"/>
          <w:u w:val="none"/>
        </w:rPr>
        <w:instrText xml:space="preserve"> PAGEREF _Toc402982478 \h </w:instrText>
      </w:r>
      <w:r>
        <w:rPr>
          <w:rStyle w:val="18"/>
          <w:color w:val="auto"/>
          <w:u w:val="none"/>
        </w:rPr>
        <w:fldChar w:fldCharType="separate"/>
      </w:r>
      <w:r>
        <w:rPr>
          <w:rStyle w:val="18"/>
          <w:color w:val="auto"/>
          <w:u w:val="none"/>
        </w:rPr>
        <w:t>11</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"_Toc402982479" </w:instrText>
      </w:r>
      <w:r>
        <w:fldChar w:fldCharType="separate"/>
      </w:r>
      <w:r>
        <w:rPr>
          <w:rStyle w:val="18"/>
          <w:rFonts w:hint="eastAsia" w:ascii="宋体" w:hAnsi="宋体" w:cs="宋体"/>
        </w:rPr>
        <w:t>4.2.2.3.insititutionbl模块</w:t>
      </w:r>
      <w:r>
        <w:rPr>
          <w:rStyle w:val="18"/>
          <w:color w:val="auto"/>
          <w:u w:val="none"/>
        </w:rPr>
        <w:tab/>
      </w:r>
      <w:r>
        <w:rPr>
          <w:rStyle w:val="18"/>
          <w:color w:val="auto"/>
          <w:u w:val="none"/>
        </w:rPr>
        <w:fldChar w:fldCharType="begin"/>
      </w:r>
      <w:r>
        <w:rPr>
          <w:rStyle w:val="18"/>
          <w:color w:val="auto"/>
          <w:u w:val="none"/>
        </w:rPr>
        <w:instrText xml:space="preserve"> PAGEREF _Toc402982479 \h </w:instrText>
      </w:r>
      <w:r>
        <w:rPr>
          <w:rStyle w:val="18"/>
          <w:color w:val="auto"/>
          <w:u w:val="none"/>
        </w:rPr>
        <w:fldChar w:fldCharType="separate"/>
      </w:r>
      <w:r>
        <w:rPr>
          <w:rStyle w:val="18"/>
          <w:color w:val="auto"/>
          <w:u w:val="none"/>
        </w:rPr>
        <w:t>13</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"_Toc402982480" </w:instrText>
      </w:r>
      <w:r>
        <w:fldChar w:fldCharType="separate"/>
      </w:r>
      <w:r>
        <w:rPr>
          <w:rStyle w:val="18"/>
          <w:rFonts w:hint="eastAsia" w:ascii="宋体" w:hAnsi="宋体" w:cs="宋体"/>
        </w:rPr>
        <w:t>4.2.2.4.commoditybl模块</w:t>
      </w:r>
      <w:r>
        <w:rPr>
          <w:rStyle w:val="18"/>
          <w:color w:val="auto"/>
          <w:u w:val="none"/>
        </w:rPr>
        <w:tab/>
      </w:r>
      <w:r>
        <w:rPr>
          <w:rStyle w:val="18"/>
          <w:color w:val="auto"/>
          <w:u w:val="none"/>
        </w:rPr>
        <w:fldChar w:fldCharType="begin"/>
      </w:r>
      <w:r>
        <w:rPr>
          <w:rStyle w:val="18"/>
          <w:color w:val="auto"/>
          <w:u w:val="none"/>
        </w:rPr>
        <w:instrText xml:space="preserve"> PAGEREF _Toc402982480 \h </w:instrText>
      </w:r>
      <w:r>
        <w:rPr>
          <w:rStyle w:val="18"/>
          <w:color w:val="auto"/>
          <w:u w:val="none"/>
        </w:rPr>
        <w:fldChar w:fldCharType="separate"/>
      </w:r>
      <w:r>
        <w:rPr>
          <w:rStyle w:val="18"/>
          <w:color w:val="auto"/>
          <w:u w:val="none"/>
        </w:rPr>
        <w:t>14</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"_Toc402982481" </w:instrText>
      </w:r>
      <w:r>
        <w:fldChar w:fldCharType="separate"/>
      </w:r>
      <w:r>
        <w:rPr>
          <w:rStyle w:val="18"/>
          <w:rFonts w:hint="eastAsia" w:ascii="宋体" w:hAnsi="宋体" w:cs="宋体"/>
        </w:rPr>
        <w:t>4.2.2.5.logbl模块</w:t>
      </w:r>
      <w:r>
        <w:rPr>
          <w:rStyle w:val="18"/>
          <w:color w:val="auto"/>
          <w:u w:val="none"/>
        </w:rPr>
        <w:tab/>
      </w:r>
      <w:r>
        <w:rPr>
          <w:rStyle w:val="18"/>
          <w:color w:val="auto"/>
          <w:u w:val="none"/>
        </w:rPr>
        <w:fldChar w:fldCharType="begin"/>
      </w:r>
      <w:r>
        <w:rPr>
          <w:rStyle w:val="18"/>
          <w:color w:val="auto"/>
          <w:u w:val="none"/>
        </w:rPr>
        <w:instrText xml:space="preserve"> PAGEREF _Toc402982481 \h </w:instrText>
      </w:r>
      <w:r>
        <w:rPr>
          <w:rStyle w:val="18"/>
          <w:color w:val="auto"/>
          <w:u w:val="none"/>
        </w:rPr>
        <w:fldChar w:fldCharType="separate"/>
      </w:r>
      <w:r>
        <w:rPr>
          <w:rStyle w:val="18"/>
          <w:color w:val="auto"/>
          <w:u w:val="none"/>
        </w:rPr>
        <w:t>16</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"_Toc402982482" </w:instrText>
      </w:r>
      <w:r>
        <w:fldChar w:fldCharType="separate"/>
      </w:r>
      <w:r>
        <w:rPr>
          <w:rStyle w:val="18"/>
          <w:rFonts w:hint="eastAsia" w:ascii="宋体" w:hAnsi="宋体" w:cs="宋体"/>
        </w:rPr>
        <w:t>4.2.2.6.sheetbl模块</w:t>
      </w:r>
      <w:r>
        <w:rPr>
          <w:rStyle w:val="18"/>
          <w:color w:val="auto"/>
          <w:u w:val="none"/>
        </w:rPr>
        <w:tab/>
      </w:r>
      <w:r>
        <w:rPr>
          <w:rStyle w:val="18"/>
          <w:color w:val="auto"/>
          <w:u w:val="none"/>
        </w:rPr>
        <w:fldChar w:fldCharType="begin"/>
      </w:r>
      <w:r>
        <w:rPr>
          <w:rStyle w:val="18"/>
          <w:color w:val="auto"/>
          <w:u w:val="none"/>
        </w:rPr>
        <w:instrText xml:space="preserve"> PAGEREF _Toc402982482 \h </w:instrText>
      </w:r>
      <w:r>
        <w:rPr>
          <w:rStyle w:val="18"/>
          <w:color w:val="auto"/>
          <w:u w:val="none"/>
        </w:rPr>
        <w:fldChar w:fldCharType="separate"/>
      </w:r>
      <w:r>
        <w:rPr>
          <w:rStyle w:val="18"/>
          <w:color w:val="auto"/>
          <w:u w:val="none"/>
        </w:rPr>
        <w:t>18</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"_Toc402982483" </w:instrText>
      </w:r>
      <w:r>
        <w:fldChar w:fldCharType="separate"/>
      </w:r>
      <w:r>
        <w:rPr>
          <w:rStyle w:val="18"/>
          <w:rFonts w:hint="eastAsia" w:ascii="宋体" w:hAnsi="宋体" w:cs="宋体"/>
        </w:rPr>
        <w:t>4.2.2.7.begininfobl模块</w:t>
      </w:r>
      <w:r>
        <w:rPr>
          <w:rStyle w:val="18"/>
          <w:color w:val="auto"/>
          <w:u w:val="none"/>
        </w:rPr>
        <w:tab/>
      </w:r>
      <w:r>
        <w:rPr>
          <w:rStyle w:val="18"/>
          <w:color w:val="auto"/>
          <w:u w:val="none"/>
        </w:rPr>
        <w:fldChar w:fldCharType="begin"/>
      </w:r>
      <w:r>
        <w:rPr>
          <w:rStyle w:val="18"/>
          <w:color w:val="auto"/>
          <w:u w:val="none"/>
        </w:rPr>
        <w:instrText xml:space="preserve"> PAGEREF _Toc402982483 \h </w:instrText>
      </w:r>
      <w:r>
        <w:rPr>
          <w:rStyle w:val="18"/>
          <w:color w:val="auto"/>
          <w:u w:val="none"/>
        </w:rPr>
        <w:fldChar w:fldCharType="separate"/>
      </w:r>
      <w:r>
        <w:rPr>
          <w:rStyle w:val="18"/>
          <w:color w:val="auto"/>
          <w:u w:val="none"/>
        </w:rPr>
        <w:t>20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"_Toc402982484" </w:instrText>
      </w:r>
      <w:r>
        <w:fldChar w:fldCharType="separate"/>
      </w:r>
      <w:r>
        <w:rPr>
          <w:rStyle w:val="18"/>
          <w:rFonts w:hint="eastAsia" w:ascii="宋体" w:hAnsi="宋体" w:cs="宋体"/>
        </w:rPr>
        <w:t>4.2.2.8.accountbl模块</w:t>
      </w:r>
      <w:r>
        <w:rPr>
          <w:rStyle w:val="18"/>
          <w:color w:val="auto"/>
          <w:u w:val="none"/>
        </w:rPr>
        <w:tab/>
      </w:r>
      <w:r>
        <w:rPr>
          <w:rStyle w:val="18"/>
          <w:color w:val="auto"/>
          <w:u w:val="none"/>
        </w:rPr>
        <w:fldChar w:fldCharType="begin"/>
      </w:r>
      <w:r>
        <w:rPr>
          <w:rStyle w:val="18"/>
          <w:color w:val="auto"/>
          <w:u w:val="none"/>
        </w:rPr>
        <w:instrText xml:space="preserve"> PAGEREF _Toc402982484 \h </w:instrText>
      </w:r>
      <w:r>
        <w:rPr>
          <w:rStyle w:val="18"/>
          <w:color w:val="auto"/>
          <w:u w:val="none"/>
        </w:rPr>
        <w:fldChar w:fldCharType="separate"/>
      </w:r>
      <w:r>
        <w:rPr>
          <w:rStyle w:val="18"/>
          <w:color w:val="auto"/>
          <w:u w:val="none"/>
        </w:rPr>
        <w:t>21</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"_Toc402982485" </w:instrText>
      </w:r>
      <w:r>
        <w:fldChar w:fldCharType="separate"/>
      </w:r>
      <w:r>
        <w:rPr>
          <w:rStyle w:val="18"/>
          <w:rFonts w:hint="eastAsia" w:ascii="宋体" w:hAnsi="宋体" w:cs="宋体"/>
        </w:rPr>
        <w:t>4.2.2.9.staffmanagebl模块</w:t>
      </w:r>
      <w:r>
        <w:rPr>
          <w:rStyle w:val="18"/>
          <w:color w:val="auto"/>
          <w:u w:val="none"/>
        </w:rPr>
        <w:tab/>
      </w:r>
      <w:r>
        <w:rPr>
          <w:rStyle w:val="18"/>
          <w:color w:val="auto"/>
          <w:u w:val="none"/>
        </w:rPr>
        <w:fldChar w:fldCharType="begin"/>
      </w:r>
      <w:r>
        <w:rPr>
          <w:rStyle w:val="18"/>
          <w:color w:val="auto"/>
          <w:u w:val="none"/>
        </w:rPr>
        <w:instrText xml:space="preserve"> PAGEREF _Toc402982485 \h </w:instrText>
      </w:r>
      <w:r>
        <w:rPr>
          <w:rStyle w:val="18"/>
          <w:color w:val="auto"/>
          <w:u w:val="none"/>
        </w:rPr>
        <w:fldChar w:fldCharType="separate"/>
      </w:r>
      <w:r>
        <w:rPr>
          <w:rStyle w:val="18"/>
          <w:color w:val="auto"/>
          <w:u w:val="none"/>
        </w:rPr>
        <w:t>23</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"_Toc402982487" </w:instrText>
      </w:r>
      <w:r>
        <w:fldChar w:fldCharType="separate"/>
      </w:r>
      <w:r>
        <w:rPr>
          <w:rStyle w:val="18"/>
        </w:rPr>
        <w:t>4.2.3.</w:t>
      </w:r>
      <w:r>
        <w:rPr>
          <w:rStyle w:val="18"/>
          <w:rFonts w:hint="eastAsia" w:cs="宋体"/>
        </w:rPr>
        <w:t>客户端业务逻辑层模块局部的行为</w:t>
      </w:r>
      <w:r>
        <w:rPr>
          <w:rStyle w:val="18"/>
          <w:color w:val="auto"/>
          <w:u w:val="none"/>
        </w:rPr>
        <w:tab/>
      </w:r>
      <w:r>
        <w:rPr>
          <w:rStyle w:val="18"/>
          <w:color w:val="auto"/>
          <w:u w:val="none"/>
        </w:rPr>
        <w:fldChar w:fldCharType="begin"/>
      </w:r>
      <w:r>
        <w:rPr>
          <w:rStyle w:val="18"/>
          <w:color w:val="auto"/>
          <w:u w:val="none"/>
        </w:rPr>
        <w:instrText xml:space="preserve"> PAGEREF _Toc402982487 \h </w:instrText>
      </w:r>
      <w:r>
        <w:rPr>
          <w:rStyle w:val="18"/>
          <w:color w:val="auto"/>
          <w:u w:val="none"/>
        </w:rPr>
        <w:fldChar w:fldCharType="separate"/>
      </w:r>
      <w:r>
        <w:rPr>
          <w:rStyle w:val="18"/>
          <w:color w:val="auto"/>
          <w:u w:val="none"/>
        </w:rPr>
        <w:t>27</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"_Toc402982488" </w:instrText>
      </w:r>
      <w:r>
        <w:fldChar w:fldCharType="separate"/>
      </w:r>
      <w:r>
        <w:rPr>
          <w:rStyle w:val="18"/>
          <w:rFonts w:hint="eastAsia" w:ascii="宋体" w:hAnsi="宋体" w:cs="宋体"/>
        </w:rPr>
        <w:t>4.2.3.1.userbl模块</w:t>
      </w:r>
      <w:r>
        <w:rPr>
          <w:rStyle w:val="18"/>
          <w:color w:val="auto"/>
          <w:u w:val="none"/>
        </w:rPr>
        <w:tab/>
      </w:r>
      <w:r>
        <w:rPr>
          <w:rStyle w:val="18"/>
          <w:color w:val="auto"/>
          <w:u w:val="none"/>
        </w:rPr>
        <w:fldChar w:fldCharType="begin"/>
      </w:r>
      <w:r>
        <w:rPr>
          <w:rStyle w:val="18"/>
          <w:color w:val="auto"/>
          <w:u w:val="none"/>
        </w:rPr>
        <w:instrText xml:space="preserve"> PAGEREF _Toc402982488 \h </w:instrText>
      </w:r>
      <w:r>
        <w:rPr>
          <w:rStyle w:val="18"/>
          <w:color w:val="auto"/>
          <w:u w:val="none"/>
        </w:rPr>
        <w:fldChar w:fldCharType="separate"/>
      </w:r>
      <w:r>
        <w:rPr>
          <w:rStyle w:val="18"/>
          <w:color w:val="auto"/>
          <w:u w:val="none"/>
        </w:rPr>
        <w:t>27</w:t>
      </w:r>
      <w:r>
        <w:rPr>
          <w:rStyle w:val="18"/>
          <w:color w:val="auto"/>
          <w:u w:val="none"/>
        </w:rPr>
        <w:fldChar w:fldCharType="end"/>
      </w:r>
      <w:r>
        <w:rPr>
          <w:rStyle w:val="18"/>
          <w:color w:val="auto"/>
          <w:u w:val="none"/>
        </w:rPr>
        <w:fldChar w:fldCharType="end"/>
      </w:r>
    </w:p>
    <w:p>
      <w:pPr>
        <w:pStyle w:val="12"/>
        <w:widowControl/>
        <w:tabs>
          <w:tab w:val="left" w:pos="945"/>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"_Toc402982489" </w:instrText>
      </w:r>
      <w:r>
        <w:fldChar w:fldCharType="separate"/>
      </w:r>
      <w:r>
        <w:rPr>
          <w:rStyle w:val="18"/>
          <w:rFonts w:hint="eastAsia" w:ascii="宋体" w:hAnsi="宋体" w:cs="宋体"/>
        </w:rPr>
        <w:t>4.2.3.2.nonuserbl模块</w:t>
      </w:r>
      <w:r>
        <w:rPr>
          <w:rStyle w:val="18"/>
          <w:color w:val="auto"/>
          <w:u w:val="none"/>
        </w:rPr>
        <w:tab/>
      </w:r>
      <w:r>
        <w:rPr>
          <w:rStyle w:val="18"/>
          <w:color w:val="auto"/>
          <w:u w:val="none"/>
        </w:rPr>
        <w:fldChar w:fldCharType="begin"/>
      </w:r>
      <w:r>
        <w:rPr>
          <w:rStyle w:val="18"/>
          <w:color w:val="auto"/>
          <w:u w:val="none"/>
        </w:rPr>
        <w:instrText xml:space="preserve"> PAGEREF _Toc402982489 \h </w:instrText>
      </w:r>
      <w:r>
        <w:rPr>
          <w:rStyle w:val="18"/>
          <w:color w:val="auto"/>
          <w:u w:val="none"/>
        </w:rPr>
        <w:fldChar w:fldCharType="separate"/>
      </w:r>
      <w:r>
        <w:rPr>
          <w:rStyle w:val="18"/>
          <w:color w:val="auto"/>
          <w:u w:val="none"/>
        </w:rPr>
        <w:t>28</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"_Toc402982490" </w:instrText>
      </w:r>
      <w:r>
        <w:fldChar w:fldCharType="separate"/>
      </w:r>
      <w:r>
        <w:rPr>
          <w:rStyle w:val="18"/>
          <w:rFonts w:hint="eastAsia" w:ascii="宋体" w:hAnsi="宋体" w:cs="宋体"/>
        </w:rPr>
        <w:t>4.2.3.3.insititutionbl模块</w:t>
      </w:r>
      <w:r>
        <w:rPr>
          <w:rStyle w:val="18"/>
          <w:color w:val="auto"/>
          <w:u w:val="none"/>
        </w:rPr>
        <w:tab/>
      </w:r>
      <w:r>
        <w:rPr>
          <w:rStyle w:val="18"/>
          <w:color w:val="auto"/>
          <w:u w:val="none"/>
        </w:rPr>
        <w:fldChar w:fldCharType="begin"/>
      </w:r>
      <w:r>
        <w:rPr>
          <w:rStyle w:val="18"/>
          <w:color w:val="auto"/>
          <w:u w:val="none"/>
        </w:rPr>
        <w:instrText xml:space="preserve"> PAGEREF _Toc402982490 \h </w:instrText>
      </w:r>
      <w:r>
        <w:rPr>
          <w:rStyle w:val="18"/>
          <w:color w:val="auto"/>
          <w:u w:val="none"/>
        </w:rPr>
        <w:fldChar w:fldCharType="separate"/>
      </w:r>
      <w:r>
        <w:rPr>
          <w:rStyle w:val="18"/>
          <w:color w:val="auto"/>
          <w:u w:val="none"/>
        </w:rPr>
        <w:t>29</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"_Toc402982491" </w:instrText>
      </w:r>
      <w:r>
        <w:fldChar w:fldCharType="separate"/>
      </w:r>
      <w:r>
        <w:rPr>
          <w:rStyle w:val="18"/>
          <w:rFonts w:hint="eastAsia" w:ascii="宋体" w:hAnsi="宋体" w:cs="宋体"/>
        </w:rPr>
        <w:t>4.2.3.4.commoditybl模块</w:t>
      </w:r>
      <w:r>
        <w:rPr>
          <w:rStyle w:val="18"/>
          <w:color w:val="auto"/>
          <w:u w:val="none"/>
        </w:rPr>
        <w:tab/>
      </w:r>
      <w:r>
        <w:rPr>
          <w:rStyle w:val="18"/>
          <w:color w:val="auto"/>
          <w:u w:val="none"/>
        </w:rPr>
        <w:fldChar w:fldCharType="begin"/>
      </w:r>
      <w:r>
        <w:rPr>
          <w:rStyle w:val="18"/>
          <w:color w:val="auto"/>
          <w:u w:val="none"/>
        </w:rPr>
        <w:instrText xml:space="preserve"> PAGEREF _Toc402982491 \h </w:instrText>
      </w:r>
      <w:r>
        <w:rPr>
          <w:rStyle w:val="18"/>
          <w:color w:val="auto"/>
          <w:u w:val="none"/>
        </w:rPr>
        <w:fldChar w:fldCharType="separate"/>
      </w:r>
      <w:r>
        <w:rPr>
          <w:rStyle w:val="18"/>
          <w:color w:val="auto"/>
          <w:u w:val="none"/>
        </w:rPr>
        <w:t>30</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"_Toc402982492" </w:instrText>
      </w:r>
      <w:r>
        <w:fldChar w:fldCharType="separate"/>
      </w:r>
      <w:r>
        <w:rPr>
          <w:rStyle w:val="18"/>
          <w:rFonts w:hint="eastAsia" w:ascii="宋体" w:hAnsi="宋体" w:cs="宋体"/>
        </w:rPr>
        <w:t>4.2.3.5.logbl模块</w:t>
      </w:r>
      <w:r>
        <w:rPr>
          <w:rStyle w:val="18"/>
          <w:color w:val="auto"/>
          <w:u w:val="none"/>
        </w:rPr>
        <w:tab/>
      </w:r>
      <w:r>
        <w:rPr>
          <w:rStyle w:val="18"/>
          <w:color w:val="auto"/>
          <w:u w:val="none"/>
        </w:rPr>
        <w:fldChar w:fldCharType="begin"/>
      </w:r>
      <w:r>
        <w:rPr>
          <w:rStyle w:val="18"/>
          <w:color w:val="auto"/>
          <w:u w:val="none"/>
        </w:rPr>
        <w:instrText xml:space="preserve"> PAGEREF _Toc402982492 \h </w:instrText>
      </w:r>
      <w:r>
        <w:rPr>
          <w:rStyle w:val="18"/>
          <w:color w:val="auto"/>
          <w:u w:val="none"/>
        </w:rPr>
        <w:fldChar w:fldCharType="separate"/>
      </w:r>
      <w:r>
        <w:rPr>
          <w:rStyle w:val="18"/>
          <w:color w:val="auto"/>
          <w:u w:val="none"/>
        </w:rPr>
        <w:t>32</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"_Toc402982493" </w:instrText>
      </w:r>
      <w:r>
        <w:fldChar w:fldCharType="separate"/>
      </w:r>
      <w:r>
        <w:rPr>
          <w:rStyle w:val="18"/>
          <w:rFonts w:hint="eastAsia" w:ascii="宋体" w:hAnsi="宋体" w:cs="宋体"/>
        </w:rPr>
        <w:t>4.2.3.6.sheetbl模块</w:t>
      </w:r>
      <w:r>
        <w:rPr>
          <w:rStyle w:val="18"/>
          <w:color w:val="auto"/>
          <w:u w:val="none"/>
        </w:rPr>
        <w:tab/>
      </w:r>
      <w:r>
        <w:rPr>
          <w:rStyle w:val="18"/>
          <w:color w:val="auto"/>
          <w:u w:val="none"/>
        </w:rPr>
        <w:fldChar w:fldCharType="begin"/>
      </w:r>
      <w:r>
        <w:rPr>
          <w:rStyle w:val="18"/>
          <w:color w:val="auto"/>
          <w:u w:val="none"/>
        </w:rPr>
        <w:instrText xml:space="preserve"> PAGEREF _Toc402982493 \h </w:instrText>
      </w:r>
      <w:r>
        <w:rPr>
          <w:rStyle w:val="18"/>
          <w:color w:val="auto"/>
          <w:u w:val="none"/>
        </w:rPr>
        <w:fldChar w:fldCharType="separate"/>
      </w:r>
      <w:r>
        <w:rPr>
          <w:rStyle w:val="18"/>
          <w:color w:val="auto"/>
          <w:u w:val="none"/>
        </w:rPr>
        <w:t>35</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"_Toc402982494" </w:instrText>
      </w:r>
      <w:r>
        <w:fldChar w:fldCharType="separate"/>
      </w:r>
      <w:r>
        <w:rPr>
          <w:rStyle w:val="18"/>
          <w:rFonts w:hint="eastAsia" w:ascii="宋体" w:hAnsi="宋体" w:cs="宋体"/>
        </w:rPr>
        <w:t>4.2.3.7.begininfobl模块</w:t>
      </w:r>
      <w:r>
        <w:rPr>
          <w:rStyle w:val="18"/>
          <w:color w:val="auto"/>
          <w:u w:val="none"/>
        </w:rPr>
        <w:tab/>
      </w:r>
      <w:r>
        <w:rPr>
          <w:rStyle w:val="18"/>
          <w:color w:val="auto"/>
          <w:u w:val="none"/>
        </w:rPr>
        <w:fldChar w:fldCharType="begin"/>
      </w:r>
      <w:r>
        <w:rPr>
          <w:rStyle w:val="18"/>
          <w:color w:val="auto"/>
          <w:u w:val="none"/>
        </w:rPr>
        <w:instrText xml:space="preserve"> PAGEREF _Toc402982494 \h </w:instrText>
      </w:r>
      <w:r>
        <w:rPr>
          <w:rStyle w:val="18"/>
          <w:color w:val="auto"/>
          <w:u w:val="none"/>
        </w:rPr>
        <w:fldChar w:fldCharType="separate"/>
      </w:r>
      <w:r>
        <w:rPr>
          <w:rStyle w:val="18"/>
          <w:color w:val="auto"/>
          <w:u w:val="none"/>
        </w:rPr>
        <w:t>36</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"_Toc402982495" </w:instrText>
      </w:r>
      <w:r>
        <w:fldChar w:fldCharType="separate"/>
      </w:r>
      <w:r>
        <w:rPr>
          <w:rStyle w:val="18"/>
          <w:rFonts w:hint="eastAsia" w:ascii="宋体" w:hAnsi="宋体" w:cs="宋体"/>
        </w:rPr>
        <w:t>4.2.3.8.accountbl模块</w:t>
      </w:r>
      <w:r>
        <w:rPr>
          <w:rStyle w:val="18"/>
          <w:color w:val="auto"/>
          <w:u w:val="none"/>
        </w:rPr>
        <w:tab/>
      </w:r>
      <w:r>
        <w:rPr>
          <w:rStyle w:val="18"/>
          <w:color w:val="auto"/>
          <w:u w:val="none"/>
        </w:rPr>
        <w:fldChar w:fldCharType="begin"/>
      </w:r>
      <w:r>
        <w:rPr>
          <w:rStyle w:val="18"/>
          <w:color w:val="auto"/>
          <w:u w:val="none"/>
        </w:rPr>
        <w:instrText xml:space="preserve"> PAGEREF _Toc402982495 \h </w:instrText>
      </w:r>
      <w:r>
        <w:rPr>
          <w:rStyle w:val="18"/>
          <w:color w:val="auto"/>
          <w:u w:val="none"/>
        </w:rPr>
        <w:fldChar w:fldCharType="separate"/>
      </w:r>
      <w:r>
        <w:rPr>
          <w:rStyle w:val="18"/>
          <w:color w:val="auto"/>
          <w:u w:val="none"/>
        </w:rPr>
        <w:t>37</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"_Toc402982496" </w:instrText>
      </w:r>
      <w:r>
        <w:fldChar w:fldCharType="separate"/>
      </w:r>
      <w:r>
        <w:rPr>
          <w:rStyle w:val="18"/>
          <w:rFonts w:hint="eastAsia" w:ascii="宋体" w:hAnsi="宋体" w:cs="宋体"/>
        </w:rPr>
        <w:t>4.2.3.9.staffmanagebl模块</w:t>
      </w:r>
      <w:r>
        <w:rPr>
          <w:rStyle w:val="18"/>
          <w:color w:val="auto"/>
          <w:u w:val="none"/>
        </w:rPr>
        <w:tab/>
      </w:r>
      <w:r>
        <w:rPr>
          <w:rStyle w:val="18"/>
          <w:color w:val="auto"/>
          <w:u w:val="none"/>
        </w:rPr>
        <w:fldChar w:fldCharType="begin"/>
      </w:r>
      <w:r>
        <w:rPr>
          <w:rStyle w:val="18"/>
          <w:color w:val="auto"/>
          <w:u w:val="none"/>
        </w:rPr>
        <w:instrText xml:space="preserve"> PAGEREF _Toc402982496 \h </w:instrText>
      </w:r>
      <w:r>
        <w:rPr>
          <w:rStyle w:val="18"/>
          <w:color w:val="auto"/>
          <w:u w:val="none"/>
        </w:rPr>
        <w:fldChar w:fldCharType="separate"/>
      </w:r>
      <w:r>
        <w:rPr>
          <w:rStyle w:val="18"/>
          <w:color w:val="auto"/>
          <w:u w:val="none"/>
        </w:rPr>
        <w:t>39</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"_Toc402982498" </w:instrText>
      </w:r>
      <w:r>
        <w:fldChar w:fldCharType="separate"/>
      </w:r>
      <w:r>
        <w:rPr>
          <w:rStyle w:val="18"/>
        </w:rPr>
        <w:t>4.2.4.</w:t>
      </w:r>
      <w:r>
        <w:rPr>
          <w:rStyle w:val="18"/>
          <w:rFonts w:hint="eastAsia" w:cs="宋体"/>
        </w:rPr>
        <w:t>客户端业务逻辑层模块的设计原理</w:t>
      </w:r>
      <w:r>
        <w:rPr>
          <w:rStyle w:val="18"/>
          <w:color w:val="auto"/>
          <w:u w:val="none"/>
        </w:rPr>
        <w:tab/>
      </w:r>
      <w:r>
        <w:rPr>
          <w:rStyle w:val="18"/>
          <w:color w:val="auto"/>
          <w:u w:val="none"/>
        </w:rPr>
        <w:fldChar w:fldCharType="begin"/>
      </w:r>
      <w:r>
        <w:rPr>
          <w:rStyle w:val="18"/>
          <w:color w:val="auto"/>
          <w:u w:val="none"/>
        </w:rPr>
        <w:instrText xml:space="preserve"> PAGEREF _Toc402982498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"_Toc402982499" </w:instrText>
      </w:r>
      <w:r>
        <w:fldChar w:fldCharType="separate"/>
      </w:r>
      <w:r>
        <w:rPr>
          <w:rStyle w:val="18"/>
        </w:rPr>
        <w:t>4.3.</w:t>
      </w:r>
      <w:r>
        <w:rPr>
          <w:rStyle w:val="18"/>
          <w:rFonts w:hint="eastAsia" w:cs="宋体"/>
        </w:rPr>
        <w:t>客户端网络模块的静态结构和动态职责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_Toc402982499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"_Toc402982500" </w:instrText>
      </w:r>
      <w:r>
        <w:fldChar w:fldCharType="separate"/>
      </w:r>
      <w:r>
        <w:rPr>
          <w:rStyle w:val="18"/>
        </w:rPr>
        <w:t>4.3.1.</w:t>
      </w:r>
      <w:r>
        <w:rPr>
          <w:rStyle w:val="18"/>
          <w:rFonts w:hint="eastAsia" w:cs="宋体"/>
        </w:rPr>
        <w:t>客户端网络模块局部模块的职责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_Toc402982500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"_Toc402982501" </w:instrText>
      </w:r>
      <w:r>
        <w:fldChar w:fldCharType="separate"/>
      </w:r>
      <w:r>
        <w:rPr>
          <w:rStyle w:val="18"/>
        </w:rPr>
        <w:t>4.4.</w:t>
      </w:r>
      <w:r>
        <w:rPr>
          <w:rStyle w:val="18"/>
          <w:rFonts w:hint="eastAsia" w:cs="宋体"/>
        </w:rPr>
        <w:t>服务器端网络模块的静态结构和动态职责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_Toc402982501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"_Toc402982502" </w:instrText>
      </w:r>
      <w:r>
        <w:fldChar w:fldCharType="separate"/>
      </w:r>
      <w:r>
        <w:rPr>
          <w:rStyle w:val="18"/>
        </w:rPr>
        <w:t>4.4.1.</w:t>
      </w:r>
      <w:r>
        <w:rPr>
          <w:rStyle w:val="18"/>
          <w:rFonts w:hint="eastAsia" w:cs="宋体"/>
        </w:rPr>
        <w:t>服务器端网络模块局部模块的职责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_Toc402982502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"_Toc402982503" </w:instrText>
      </w:r>
      <w:r>
        <w:fldChar w:fldCharType="separate"/>
      </w:r>
      <w:r>
        <w:rPr>
          <w:rStyle w:val="18"/>
        </w:rPr>
        <w:t>4.4.2.</w:t>
      </w:r>
      <w:r>
        <w:rPr>
          <w:rStyle w:val="18"/>
          <w:rFonts w:hint="eastAsia" w:cs="宋体"/>
        </w:rPr>
        <w:t>服务器端网络模块局部模块的接口规范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_Toc402982503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"_Toc402982504" </w:instrText>
      </w:r>
      <w:r>
        <w:fldChar w:fldCharType="separate"/>
      </w:r>
      <w:r>
        <w:rPr>
          <w:rStyle w:val="18"/>
        </w:rPr>
        <w:t>4.5.</w:t>
      </w:r>
      <w:r>
        <w:rPr>
          <w:rStyle w:val="18"/>
          <w:rFonts w:hint="eastAsia" w:cs="宋体"/>
        </w:rPr>
        <w:t>服务器端数据层模块的静态结构和动态职责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_Toc402982504 \h </w:instrText>
      </w:r>
      <w:r>
        <w:rPr>
          <w:rStyle w:val="18"/>
          <w:color w:val="auto"/>
          <w:u w:val="none"/>
        </w:rPr>
        <w:fldChar w:fldCharType="separate"/>
      </w:r>
      <w:r>
        <w:rPr>
          <w:rStyle w:val="18"/>
          <w:color w:val="auto"/>
          <w:u w:val="none"/>
        </w:rPr>
        <w:t>44</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"_Toc402982505" </w:instrText>
      </w:r>
      <w:r>
        <w:fldChar w:fldCharType="separate"/>
      </w:r>
      <w:r>
        <w:rPr>
          <w:rStyle w:val="18"/>
        </w:rPr>
        <w:t>4.5.1.</w:t>
      </w:r>
      <w:r>
        <w:rPr>
          <w:rStyle w:val="18"/>
          <w:rFonts w:hint="eastAsia" w:cs="宋体"/>
        </w:rPr>
        <w:t>服务器端数据层模块局部模块的职责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_Toc402982505 \h </w:instrText>
      </w:r>
      <w:r>
        <w:rPr>
          <w:rStyle w:val="18"/>
          <w:color w:val="auto"/>
          <w:u w:val="none"/>
        </w:rPr>
        <w:fldChar w:fldCharType="separate"/>
      </w:r>
      <w:r>
        <w:rPr>
          <w:rStyle w:val="18"/>
          <w:color w:val="auto"/>
          <w:u w:val="none"/>
        </w:rPr>
        <w:t>44</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"_Toc402982506" </w:instrText>
      </w:r>
      <w:r>
        <w:fldChar w:fldCharType="separate"/>
      </w:r>
      <w:r>
        <w:rPr>
          <w:rStyle w:val="18"/>
        </w:rPr>
        <w:t>4.5.2.</w:t>
      </w:r>
      <w:r>
        <w:rPr>
          <w:rStyle w:val="18"/>
          <w:rFonts w:hint="eastAsia" w:cs="宋体"/>
        </w:rPr>
        <w:t>服务器端数据层模块局部模块的接口规范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_Toc402982506 \h </w:instrText>
      </w:r>
      <w:r>
        <w:rPr>
          <w:rStyle w:val="18"/>
          <w:color w:val="auto"/>
          <w:u w:val="none"/>
        </w:rPr>
        <w:fldChar w:fldCharType="separate"/>
      </w:r>
      <w:r>
        <w:rPr>
          <w:rStyle w:val="18"/>
          <w:color w:val="auto"/>
          <w:u w:val="none"/>
        </w:rPr>
        <w:t>45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"_Toc402982507" </w:instrText>
      </w:r>
      <w:r>
        <w:fldChar w:fldCharType="separate"/>
      </w:r>
      <w:r>
        <w:rPr>
          <w:rStyle w:val="18"/>
        </w:rPr>
        <w:t>4.5.3.</w:t>
      </w:r>
      <w:r>
        <w:rPr>
          <w:rStyle w:val="18"/>
          <w:rFonts w:hint="eastAsia" w:cs="宋体"/>
        </w:rPr>
        <w:t>服务器端数据层模块的设计原理</w:t>
      </w:r>
      <w:r>
        <w:rPr>
          <w:rStyle w:val="18"/>
          <w:color w:val="auto"/>
          <w:u w:val="none"/>
        </w:rPr>
        <w:tab/>
      </w:r>
      <w:r>
        <w:rPr>
          <w:rStyle w:val="18"/>
          <w:color w:val="auto"/>
          <w:u w:val="none"/>
        </w:rPr>
        <w:fldChar w:fldCharType="begin"/>
      </w:r>
      <w:r>
        <w:rPr>
          <w:rStyle w:val="18"/>
          <w:color w:val="auto"/>
          <w:u w:val="none"/>
        </w:rPr>
        <w:instrText xml:space="preserve"> PAGEREF _Toc402982507 \h </w:instrText>
      </w:r>
      <w:r>
        <w:rPr>
          <w:rStyle w:val="18"/>
          <w:color w:val="auto"/>
          <w:u w:val="none"/>
        </w:rPr>
        <w:fldChar w:fldCharType="separate"/>
      </w:r>
      <w:r>
        <w:rPr>
          <w:rStyle w:val="18"/>
          <w:color w:val="auto"/>
          <w:u w:val="none"/>
        </w:rPr>
        <w:t>46</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"_Toc402982508" </w:instrText>
      </w:r>
      <w:r>
        <w:fldChar w:fldCharType="separate"/>
      </w:r>
      <w:r>
        <w:rPr>
          <w:rStyle w:val="18"/>
        </w:rPr>
        <w:t>5.</w:t>
      </w:r>
      <w:r>
        <w:rPr>
          <w:rStyle w:val="18"/>
          <w:rFonts w:hint="eastAsia" w:cs="宋体"/>
        </w:rPr>
        <w:t>依赖关系</w:t>
      </w:r>
      <w:r>
        <w:rPr>
          <w:rStyle w:val="18"/>
          <w:color w:val="auto"/>
          <w:u w:val="none"/>
        </w:rPr>
        <w:tab/>
      </w:r>
      <w:r>
        <w:rPr>
          <w:rStyle w:val="18"/>
          <w:color w:val="auto"/>
          <w:u w:val="none"/>
        </w:rPr>
        <w:fldChar w:fldCharType="begin"/>
      </w:r>
      <w:r>
        <w:rPr>
          <w:rStyle w:val="18"/>
          <w:color w:val="auto"/>
          <w:u w:val="none"/>
        </w:rPr>
        <w:instrText xml:space="preserve"> PAGEREF _Toc402982508 \h </w:instrText>
      </w:r>
      <w:r>
        <w:rPr>
          <w:rStyle w:val="18"/>
          <w:color w:val="auto"/>
          <w:u w:val="none"/>
        </w:rPr>
        <w:fldChar w:fldCharType="separate"/>
      </w:r>
      <w:r>
        <w:rPr>
          <w:rStyle w:val="18"/>
          <w:color w:val="auto"/>
          <w:u w:val="none"/>
        </w:rPr>
        <w:t>46</w:t>
      </w:r>
      <w:r>
        <w:rPr>
          <w:rStyle w:val="18"/>
          <w:color w:val="auto"/>
          <w:u w:val="none"/>
        </w:rPr>
        <w:fldChar w:fldCharType="end"/>
      </w:r>
      <w:r>
        <w:rPr>
          <w:rStyle w:val="18"/>
          <w:color w:val="auto"/>
          <w:u w:val="none"/>
        </w:rPr>
        <w:fldChar w:fldCharType="end"/>
      </w:r>
    </w:p>
    <w:p>
      <w:pPr>
        <w:rPr>
          <w:b/>
          <w:lang w:val="zh-CN"/>
        </w:rPr>
      </w:pPr>
      <w:r>
        <w:rPr>
          <w:b/>
          <w:szCs w:val="20"/>
          <w:lang w:val="zh-CN"/>
        </w:rPr>
        <w:fldChar w:fldCharType="end"/>
      </w:r>
    </w:p>
    <w:p>
      <w:pPr>
        <w:rPr>
          <w:b/>
          <w:lang w:val="zh-CN"/>
        </w:rPr>
      </w:pPr>
    </w:p>
    <w:p>
      <w:pPr>
        <w:rPr>
          <w:b/>
          <w:lang w:val="zh-CN"/>
        </w:rPr>
      </w:pPr>
    </w:p>
    <w:p>
      <w:pPr>
        <w:rPr>
          <w:b/>
          <w:lang w:val="zh-CN"/>
        </w:rPr>
      </w:pPr>
    </w:p>
    <w:p>
      <w:pPr>
        <w:rPr>
          <w:b/>
          <w:lang w:val="zh-CN"/>
        </w:rPr>
      </w:pPr>
    </w:p>
    <w:p>
      <w:pPr>
        <w:rPr>
          <w:b/>
          <w:lang w:val="zh-CN"/>
        </w:rPr>
      </w:pPr>
    </w:p>
    <w:p>
      <w:pPr>
        <w:rPr>
          <w:b/>
          <w:lang w:val="zh-CN"/>
        </w:rPr>
      </w:pPr>
    </w:p>
    <w:p>
      <w:pPr/>
    </w:p>
    <w:p>
      <w:pPr>
        <w:widowControl/>
        <w:rPr>
          <w:rFonts w:ascii="宋体" w:hAnsi="宋体" w:cs="宋体"/>
          <w:b/>
          <w:bCs/>
          <w:sz w:val="36"/>
          <w:szCs w:val="36"/>
        </w:rPr>
      </w:pPr>
      <w:bookmarkStart w:id="5" w:name="_Toc402982450"/>
    </w:p>
    <w:bookmarkEnd w:id="5"/>
    <w:p>
      <w:pPr>
        <w:pStyle w:val="2"/>
        <w:widowControl/>
        <w:numPr>
          <w:ilvl w:val="0"/>
          <w:numId w:val="1"/>
        </w:numPr>
        <w:rPr>
          <w:szCs w:val="44"/>
        </w:rPr>
        <w:sectPr>
          <w:pgSz w:w="11906" w:h="16838"/>
          <w:pgMar w:top="1440" w:right="1800" w:bottom="1440" w:left="1800" w:header="851" w:footer="992" w:gutter="0"/>
          <w:pgNumType w:start="0"/>
          <w:cols w:space="425" w:num="1"/>
          <w:docGrid w:type="lines" w:linePitch="312" w:charSpace="0"/>
        </w:sectPr>
      </w:pPr>
      <w:bookmarkStart w:id="6" w:name="_Toc402982452"/>
    </w:p>
    <w:p>
      <w:pPr>
        <w:widowControl/>
        <w:rPr>
          <w:rFonts w:ascii="宋体" w:hAnsi="宋体" w:cs="宋体"/>
          <w:bCs/>
          <w:sz w:val="36"/>
          <w:szCs w:val="36"/>
        </w:rPr>
      </w:pPr>
      <w:r>
        <w:rPr>
          <w:rFonts w:hint="eastAsia" w:ascii="宋体" w:hAnsi="宋体" w:cs="宋体"/>
          <w:b/>
          <w:bCs/>
          <w:sz w:val="36"/>
          <w:szCs w:val="36"/>
        </w:rPr>
        <w:t>文档修改历史：</w:t>
      </w:r>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8"/>
        <w:gridCol w:w="1632"/>
        <w:gridCol w:w="3566"/>
        <w:gridCol w:w="1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修改人员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日期</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修改原因</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全体小组成员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2015/11/07</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最初粗略草稿</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V1.0 草稿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全体小组成员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2015/11/16</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界面层接口规范完善</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V1.1 正式版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hint="eastAsia" w:ascii="宋体" w:hAnsi="宋体" w:cs="宋体"/>
                <w:szCs w:val="20"/>
              </w:rPr>
            </w:pPr>
            <w:r>
              <w:rPr>
                <w:rFonts w:hint="eastAsia" w:ascii="宋体" w:hAnsi="宋体" w:cs="宋体"/>
                <w:szCs w:val="20"/>
              </w:rPr>
              <w:t>曹姝玥</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hint="eastAsia" w:ascii="宋体" w:hAnsi="宋体" w:cs="宋体"/>
                <w:szCs w:val="20"/>
              </w:rPr>
            </w:pPr>
            <w:r>
              <w:rPr>
                <w:rFonts w:hint="eastAsia" w:ascii="宋体" w:hAnsi="宋体" w:cs="宋体"/>
                <w:szCs w:val="20"/>
              </w:rPr>
              <w:t>2015/12/31</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hint="eastAsia" w:ascii="宋体" w:hAnsi="宋体" w:cs="宋体"/>
                <w:szCs w:val="20"/>
              </w:rPr>
            </w:pPr>
            <w:r>
              <w:rPr>
                <w:rFonts w:hint="eastAsia" w:ascii="宋体" w:hAnsi="宋体" w:cs="宋体"/>
                <w:szCs w:val="20"/>
              </w:rPr>
              <w:t>修改部分接口规范</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hint="eastAsia" w:ascii="宋体" w:hAnsi="宋体" w:cs="宋体"/>
                <w:szCs w:val="20"/>
              </w:rPr>
            </w:pPr>
            <w:r>
              <w:rPr>
                <w:rFonts w:hint="eastAsia" w:ascii="宋体" w:hAnsi="宋体" w:cs="宋体"/>
                <w:szCs w:val="20"/>
              </w:rPr>
              <w:t>V1.2正式版</w:t>
            </w:r>
          </w:p>
        </w:tc>
      </w:tr>
    </w:tbl>
    <w:p>
      <w:pPr>
        <w:jc w:val="left"/>
        <w:rPr>
          <w:rFonts w:ascii="宋体" w:hAnsi="宋体" w:cs="宋体"/>
          <w:b/>
          <w:sz w:val="36"/>
          <w:szCs w:val="36"/>
        </w:rPr>
      </w:pPr>
    </w:p>
    <w:p>
      <w:pPr>
        <w:pStyle w:val="2"/>
        <w:widowControl/>
        <w:rPr>
          <w:rFonts w:ascii="宋体" w:hAnsi="宋体" w:cs="宋体"/>
          <w:sz w:val="36"/>
          <w:szCs w:val="36"/>
        </w:rPr>
      </w:pPr>
      <w:bookmarkStart w:id="7" w:name="_Toc402982451"/>
      <w:r>
        <w:rPr>
          <w:rFonts w:hint="eastAsia" w:ascii="宋体" w:hAnsi="宋体" w:cs="宋体"/>
          <w:sz w:val="36"/>
          <w:szCs w:val="36"/>
        </w:rPr>
        <w:t>小组成员：</w:t>
      </w:r>
      <w:bookmarkEnd w:id="7"/>
    </w:p>
    <w:tbl>
      <w:tblPr>
        <w:tblStyle w:val="19"/>
        <w:tblpPr w:leftFromText="180" w:rightFromText="180" w:vertAnchor="text" w:horzAnchor="margin" w:tblpY="89"/>
        <w:tblW w:w="8294" w:type="dxa"/>
        <w:tblInd w:w="0" w:type="dxa"/>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
      <w:tblGrid>
        <w:gridCol w:w="4147"/>
        <w:gridCol w:w="4147"/>
      </w:tblGrid>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pPr>
            <w:r>
              <w:rPr>
                <w:rFonts w:hint="eastAsia"/>
                <w:b/>
                <w:bCs/>
              </w:rPr>
              <w:t>姓名</w:t>
            </w:r>
          </w:p>
        </w:tc>
        <w:tc>
          <w:tcPr>
            <w:tcW w:w="4147" w:type="dxa"/>
            <w:tcBorders>
              <w:top w:val="single" w:color="9CC2E5" w:sz="2" w:space="0"/>
              <w:left w:val="single" w:color="9CC2E5" w:sz="2" w:space="0"/>
              <w:bottom w:val="single" w:color="9CC2E5" w:sz="2" w:space="0"/>
              <w:right w:val="nil"/>
            </w:tcBorders>
            <w:shd w:val="clear" w:color="auto" w:fill="DEEAF6"/>
          </w:tcPr>
          <w:p>
            <w:pPr>
              <w:jc w:val="center"/>
              <w:rPr>
                <w:b/>
              </w:rPr>
            </w:pPr>
            <w:r>
              <w:rPr>
                <w:rFonts w:hint="eastAsia"/>
                <w:b/>
              </w:rPr>
              <w:t>学号</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auto"/>
          </w:tcPr>
          <w:p>
            <w:pPr>
              <w:jc w:val="center"/>
              <w:rPr>
                <w:bCs/>
              </w:rPr>
            </w:pPr>
            <w:r>
              <w:rPr>
                <w:rFonts w:hint="eastAsia"/>
                <w:bCs/>
              </w:rPr>
              <w:t>曹姝玥</w:t>
            </w:r>
          </w:p>
        </w:tc>
        <w:tc>
          <w:tcPr>
            <w:tcW w:w="4147" w:type="dxa"/>
            <w:tcBorders>
              <w:top w:val="single" w:color="9CC2E5" w:sz="2" w:space="0"/>
              <w:left w:val="single" w:color="9CC2E5" w:sz="2" w:space="0"/>
              <w:bottom w:val="single" w:color="9CC2E5" w:sz="2" w:space="0"/>
              <w:right w:val="nil"/>
            </w:tcBorders>
            <w:shd w:val="clear" w:color="auto" w:fill="auto"/>
          </w:tcPr>
          <w:p>
            <w:pPr>
              <w:jc w:val="center"/>
            </w:pPr>
            <w:r>
              <w:rPr>
                <w:rFonts w:hint="eastAsia"/>
              </w:rPr>
              <w:t>14</w:t>
            </w:r>
            <w:r>
              <w:t>1250</w:t>
            </w:r>
            <w:r>
              <w:rPr>
                <w:rFonts w:hint="eastAsia"/>
              </w:rPr>
              <w:t>005</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rPr>
                <w:bCs/>
              </w:rPr>
            </w:pPr>
            <w:r>
              <w:rPr>
                <w:rFonts w:hint="eastAsia"/>
                <w:bCs/>
              </w:rPr>
              <w:t>雷婷</w:t>
            </w:r>
          </w:p>
        </w:tc>
        <w:tc>
          <w:tcPr>
            <w:tcW w:w="4147" w:type="dxa"/>
            <w:tcBorders>
              <w:top w:val="single" w:color="9CC2E5" w:sz="2" w:space="0"/>
              <w:left w:val="single" w:color="9CC2E5" w:sz="2" w:space="0"/>
              <w:bottom w:val="single" w:color="9CC2E5" w:sz="2" w:space="0"/>
              <w:right w:val="nil"/>
            </w:tcBorders>
            <w:shd w:val="clear" w:color="auto" w:fill="DEEAF6"/>
          </w:tcPr>
          <w:p>
            <w:pPr>
              <w:jc w:val="center"/>
            </w:pPr>
            <w:r>
              <w:rPr>
                <w:rFonts w:hint="eastAsia"/>
              </w:rPr>
              <w:t>141250061</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auto"/>
          </w:tcPr>
          <w:p>
            <w:pPr>
              <w:jc w:val="center"/>
              <w:rPr>
                <w:bCs/>
              </w:rPr>
            </w:pPr>
            <w:r>
              <w:rPr>
                <w:rFonts w:hint="eastAsia"/>
                <w:bCs/>
              </w:rPr>
              <w:t>李莹</w:t>
            </w:r>
          </w:p>
        </w:tc>
        <w:tc>
          <w:tcPr>
            <w:tcW w:w="4147" w:type="dxa"/>
            <w:tcBorders>
              <w:top w:val="single" w:color="9CC2E5" w:sz="2" w:space="0"/>
              <w:left w:val="single" w:color="9CC2E5" w:sz="2" w:space="0"/>
              <w:bottom w:val="single" w:color="9CC2E5" w:sz="2" w:space="0"/>
              <w:right w:val="nil"/>
            </w:tcBorders>
            <w:shd w:val="clear" w:color="auto" w:fill="auto"/>
          </w:tcPr>
          <w:p>
            <w:pPr>
              <w:jc w:val="center"/>
            </w:pPr>
            <w:r>
              <w:rPr>
                <w:rFonts w:hint="eastAsia"/>
              </w:rPr>
              <w:t>141250065</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rPr>
                <w:bCs/>
              </w:rPr>
            </w:pPr>
            <w:r>
              <w:rPr>
                <w:rFonts w:hint="eastAsia"/>
                <w:bCs/>
              </w:rPr>
              <w:t>徐海溦</w:t>
            </w:r>
          </w:p>
        </w:tc>
        <w:tc>
          <w:tcPr>
            <w:tcW w:w="4147" w:type="dxa"/>
            <w:tcBorders>
              <w:top w:val="single" w:color="9CC2E5" w:sz="2" w:space="0"/>
              <w:left w:val="single" w:color="9CC2E5" w:sz="2" w:space="0"/>
              <w:bottom w:val="single" w:color="9CC2E5" w:sz="2" w:space="0"/>
              <w:right w:val="nil"/>
            </w:tcBorders>
            <w:shd w:val="clear" w:color="auto" w:fill="DEEAF6"/>
          </w:tcPr>
          <w:p>
            <w:pPr>
              <w:jc w:val="center"/>
            </w:pPr>
            <w:r>
              <w:rPr>
                <w:rFonts w:hint="eastAsia"/>
              </w:rPr>
              <w:t>14</w:t>
            </w:r>
            <w:r>
              <w:t>125015</w:t>
            </w:r>
            <w:r>
              <w:rPr>
                <w:rFonts w:hint="eastAsia"/>
              </w:rPr>
              <w:t>8</w:t>
            </w:r>
          </w:p>
        </w:tc>
      </w:tr>
    </w:tbl>
    <w:p>
      <w:pPr>
        <w:pStyle w:val="7"/>
        <w:widowControl/>
        <w:spacing w:line="276" w:lineRule="auto"/>
        <w:ind w:firstLine="0" w:firstLineChars="0"/>
        <w:rPr>
          <w:rFonts w:ascii="Calibri" w:hAnsi="Calibri" w:cs="Calibri"/>
          <w:sz w:val="21"/>
          <w:szCs w:val="22"/>
        </w:rPr>
      </w:pPr>
    </w:p>
    <w:p>
      <w:pPr>
        <w:pStyle w:val="2"/>
        <w:widowControl/>
        <w:numPr>
          <w:ilvl w:val="0"/>
          <w:numId w:val="1"/>
        </w:numPr>
        <w:rPr>
          <w:szCs w:val="44"/>
        </w:rPr>
        <w:sectPr>
          <w:pgSz w:w="11906" w:h="16838"/>
          <w:pgMar w:top="1440" w:right="1800" w:bottom="1440" w:left="1800" w:header="851" w:footer="992" w:gutter="0"/>
          <w:pgNumType w:start="0"/>
          <w:cols w:space="425" w:num="1"/>
          <w:docGrid w:type="lines" w:linePitch="312" w:charSpace="0"/>
        </w:sectPr>
      </w:pPr>
    </w:p>
    <w:p>
      <w:pPr>
        <w:pStyle w:val="2"/>
        <w:widowControl/>
        <w:numPr>
          <w:ilvl w:val="0"/>
          <w:numId w:val="1"/>
        </w:numPr>
        <w:rPr>
          <w:szCs w:val="44"/>
        </w:rPr>
      </w:pPr>
      <w:r>
        <w:rPr>
          <w:rFonts w:hint="eastAsia" w:cs="宋体"/>
          <w:szCs w:val="44"/>
        </w:rPr>
        <w:t>引言</w:t>
      </w:r>
      <w:bookmarkEnd w:id="6"/>
    </w:p>
    <w:p>
      <w:pPr>
        <w:pStyle w:val="2"/>
        <w:widowControl/>
        <w:numPr>
          <w:ilvl w:val="1"/>
          <w:numId w:val="1"/>
        </w:numPr>
        <w:rPr>
          <w:sz w:val="32"/>
          <w:szCs w:val="32"/>
        </w:rPr>
      </w:pPr>
      <w:bookmarkStart w:id="8" w:name="_Toc402982453"/>
      <w:r>
        <w:rPr>
          <w:rFonts w:hint="eastAsia" w:cs="宋体"/>
          <w:sz w:val="32"/>
          <w:szCs w:val="32"/>
        </w:rPr>
        <w:t>编制目的</w:t>
      </w:r>
      <w:bookmarkEnd w:id="8"/>
    </w:p>
    <w:p>
      <w:pPr>
        <w:pStyle w:val="7"/>
        <w:widowControl/>
        <w:spacing w:line="276" w:lineRule="auto"/>
        <w:ind w:firstLine="440"/>
        <w:rPr>
          <w:rFonts w:ascii="宋体" w:hAnsi="宋体" w:cs="宋体"/>
          <w:sz w:val="22"/>
          <w:szCs w:val="22"/>
        </w:rPr>
      </w:pPr>
      <w:bookmarkStart w:id="9" w:name="_Toc86901468"/>
      <w:bookmarkStart w:id="10" w:name="_Toc196293135"/>
      <w:bookmarkStart w:id="11" w:name="_Toc196292991"/>
      <w:bookmarkStart w:id="12" w:name="_Toc62968739"/>
      <w:r>
        <w:rPr>
          <w:rFonts w:hint="eastAsia" w:ascii="宋体" w:hAnsi="宋体" w:cs="宋体"/>
          <w:sz w:val="22"/>
          <w:szCs w:val="22"/>
        </w:rPr>
        <w:t>本报告详细完成对快递物流系统的详细设计，达到指导后续软件构造的目的，同时实现和测试人员及用户的沟通。</w:t>
      </w:r>
    </w:p>
    <w:p>
      <w:pPr>
        <w:spacing w:line="276" w:lineRule="auto"/>
        <w:ind w:firstLine="420"/>
        <w:rPr>
          <w:rFonts w:ascii="宋体" w:hAnsi="宋体" w:cs="宋体"/>
          <w:i/>
          <w:color w:val="0000FF"/>
          <w:sz w:val="22"/>
          <w:szCs w:val="22"/>
        </w:rPr>
      </w:pPr>
      <w:r>
        <w:rPr>
          <w:rFonts w:hint="eastAsia" w:ascii="宋体" w:hAnsi="宋体" w:cs="宋体"/>
          <w:sz w:val="22"/>
          <w:szCs w:val="22"/>
        </w:rPr>
        <w:t>本报告面向开发人员、测试人员及最终用户而编写，是了解系统的导航。</w:t>
      </w:r>
      <w:bookmarkEnd w:id="9"/>
      <w:bookmarkEnd w:id="10"/>
      <w:bookmarkEnd w:id="11"/>
      <w:bookmarkEnd w:id="12"/>
    </w:p>
    <w:p>
      <w:pPr>
        <w:pStyle w:val="2"/>
        <w:widowControl/>
        <w:numPr>
          <w:ilvl w:val="1"/>
          <w:numId w:val="1"/>
        </w:numPr>
        <w:rPr>
          <w:sz w:val="32"/>
          <w:szCs w:val="32"/>
        </w:rPr>
      </w:pPr>
      <w:bookmarkStart w:id="13" w:name="_Toc402982454"/>
      <w:r>
        <w:rPr>
          <w:rFonts w:hint="eastAsia" w:cs="宋体"/>
          <w:sz w:val="32"/>
          <w:szCs w:val="32"/>
        </w:rPr>
        <w:t>词汇表</w:t>
      </w:r>
      <w:bookmarkEnd w:id="13"/>
    </w:p>
    <w:tbl>
      <w:tblPr>
        <w:tblStyle w:val="19"/>
        <w:tblW w:w="82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3691"/>
        <w:gridCol w:w="2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2214" w:type="dxa"/>
            <w:tcBorders>
              <w:top w:val="single" w:color="auto" w:sz="12" w:space="0"/>
              <w:left w:val="single" w:color="auto" w:sz="12" w:space="0"/>
              <w:bottom w:val="single" w:color="auto" w:sz="12" w:space="0"/>
              <w:right w:val="single" w:color="auto" w:sz="4" w:space="0"/>
            </w:tcBorders>
            <w:shd w:val="clear" w:color="auto" w:fill="auto"/>
          </w:tcPr>
          <w:p>
            <w:pPr>
              <w:pStyle w:val="7"/>
              <w:widowControl/>
              <w:ind w:firstLine="0" w:firstLineChars="0"/>
              <w:jc w:val="center"/>
              <w:rPr>
                <w:b/>
                <w:sz w:val="22"/>
                <w:szCs w:val="22"/>
              </w:rPr>
            </w:pPr>
            <w:r>
              <w:rPr>
                <w:rFonts w:hint="eastAsia" w:cs="宋体"/>
                <w:b/>
                <w:sz w:val="22"/>
                <w:szCs w:val="22"/>
              </w:rPr>
              <w:t>词汇名称</w:t>
            </w:r>
          </w:p>
        </w:tc>
        <w:tc>
          <w:tcPr>
            <w:tcW w:w="3691" w:type="dxa"/>
            <w:tcBorders>
              <w:top w:val="single" w:color="auto" w:sz="12" w:space="0"/>
              <w:left w:val="single" w:color="auto" w:sz="4" w:space="0"/>
              <w:bottom w:val="single" w:color="auto" w:sz="12" w:space="0"/>
              <w:right w:val="single" w:color="auto" w:sz="4" w:space="0"/>
            </w:tcBorders>
            <w:shd w:val="clear" w:color="auto" w:fill="auto"/>
          </w:tcPr>
          <w:p>
            <w:pPr>
              <w:pStyle w:val="7"/>
              <w:widowControl/>
              <w:ind w:firstLine="0" w:firstLineChars="0"/>
              <w:jc w:val="center"/>
              <w:rPr>
                <w:b/>
                <w:sz w:val="22"/>
                <w:szCs w:val="22"/>
              </w:rPr>
            </w:pPr>
            <w:r>
              <w:rPr>
                <w:rFonts w:hint="eastAsia" w:cs="宋体"/>
                <w:b/>
                <w:sz w:val="22"/>
                <w:szCs w:val="22"/>
              </w:rPr>
              <w:t>词汇含义</w:t>
            </w:r>
          </w:p>
        </w:tc>
        <w:tc>
          <w:tcPr>
            <w:tcW w:w="2339" w:type="dxa"/>
            <w:tcBorders>
              <w:top w:val="single" w:color="auto" w:sz="12" w:space="0"/>
              <w:left w:val="single" w:color="auto" w:sz="4" w:space="0"/>
              <w:bottom w:val="single" w:color="auto" w:sz="12" w:space="0"/>
              <w:right w:val="single" w:color="auto" w:sz="12" w:space="0"/>
            </w:tcBorders>
            <w:shd w:val="clear" w:color="auto" w:fill="auto"/>
          </w:tcPr>
          <w:p>
            <w:pPr>
              <w:pStyle w:val="7"/>
              <w:widowControl/>
              <w:ind w:firstLine="0" w:firstLineChars="0"/>
              <w:jc w:val="center"/>
              <w:rPr>
                <w:b/>
                <w:sz w:val="22"/>
                <w:szCs w:val="22"/>
              </w:rPr>
            </w:pPr>
            <w:r>
              <w:rPr>
                <w:rFonts w:hint="eastAsia" w:cs="宋体"/>
                <w:b/>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2214" w:type="dxa"/>
            <w:tcBorders>
              <w:top w:val="single" w:color="auto" w:sz="12" w:space="0"/>
              <w:left w:val="single" w:color="auto" w:sz="12" w:space="0"/>
              <w:bottom w:val="single" w:color="auto" w:sz="12" w:space="0"/>
              <w:right w:val="single" w:color="auto" w:sz="4"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BL</w:t>
            </w:r>
          </w:p>
        </w:tc>
        <w:tc>
          <w:tcPr>
            <w:tcW w:w="3691" w:type="dxa"/>
            <w:tcBorders>
              <w:top w:val="single" w:color="auto" w:sz="12" w:space="0"/>
              <w:left w:val="single" w:color="auto" w:sz="4" w:space="0"/>
              <w:bottom w:val="single" w:color="auto" w:sz="12" w:space="0"/>
              <w:right w:val="single" w:color="auto" w:sz="4"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业务逻辑（business logic）</w:t>
            </w:r>
          </w:p>
        </w:tc>
        <w:tc>
          <w:tcPr>
            <w:tcW w:w="2339" w:type="dxa"/>
            <w:tcBorders>
              <w:top w:val="single" w:color="auto" w:sz="12" w:space="0"/>
              <w:left w:val="single" w:color="auto" w:sz="4" w:space="0"/>
              <w:bottom w:val="single" w:color="auto" w:sz="12" w:space="0"/>
              <w:right w:val="single" w:color="auto" w:sz="12"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无</w:t>
            </w:r>
          </w:p>
        </w:tc>
      </w:tr>
    </w:tbl>
    <w:p>
      <w:pPr>
        <w:pStyle w:val="2"/>
        <w:widowControl/>
        <w:numPr>
          <w:ilvl w:val="1"/>
          <w:numId w:val="1"/>
        </w:numPr>
        <w:rPr>
          <w:sz w:val="32"/>
          <w:szCs w:val="32"/>
        </w:rPr>
      </w:pPr>
      <w:bookmarkStart w:id="14" w:name="_Toc402982455"/>
      <w:r>
        <w:rPr>
          <w:rFonts w:hint="eastAsia" w:cs="宋体"/>
          <w:sz w:val="32"/>
          <w:szCs w:val="32"/>
        </w:rPr>
        <w:t>参考资料</w:t>
      </w:r>
      <w:bookmarkEnd w:id="14"/>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软件工程与计算（卷二）——软件开发的技术基础。</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快递物流系统用例文档。</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快递物流系统软件需求规格说明文档。</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快递物流系统体系结构设计文档。</w:t>
      </w:r>
    </w:p>
    <w:p>
      <w:pPr>
        <w:pStyle w:val="2"/>
        <w:widowControl/>
        <w:numPr>
          <w:ilvl w:val="0"/>
          <w:numId w:val="1"/>
        </w:numPr>
        <w:rPr>
          <w:szCs w:val="44"/>
        </w:rPr>
      </w:pPr>
      <w:bookmarkStart w:id="15" w:name="_Toc402982456"/>
      <w:r>
        <w:rPr>
          <w:rFonts w:hint="eastAsia" w:cs="宋体"/>
          <w:szCs w:val="44"/>
        </w:rPr>
        <w:t>产品概述</w:t>
      </w:r>
      <w:bookmarkEnd w:id="15"/>
    </w:p>
    <w:p>
      <w:pPr>
        <w:pStyle w:val="7"/>
        <w:widowControl/>
        <w:spacing w:line="276" w:lineRule="auto"/>
        <w:ind w:firstLine="440"/>
        <w:rPr>
          <w:rFonts w:ascii="宋体" w:hAnsi="宋体" w:cs="宋体"/>
          <w:sz w:val="22"/>
        </w:rPr>
      </w:pPr>
      <w:r>
        <w:rPr>
          <w:rFonts w:hint="eastAsia" w:ascii="宋体" w:hAnsi="宋体" w:cs="宋体"/>
          <w:sz w:val="22"/>
        </w:rPr>
        <w:t>参考进销存系统用例文档和进销存系统软件需求规格说明中对产品的概括描述。</w:t>
      </w:r>
    </w:p>
    <w:p>
      <w:pPr>
        <w:pStyle w:val="2"/>
        <w:widowControl/>
        <w:numPr>
          <w:ilvl w:val="0"/>
          <w:numId w:val="1"/>
        </w:numPr>
        <w:rPr>
          <w:szCs w:val="44"/>
        </w:rPr>
      </w:pPr>
      <w:bookmarkStart w:id="16" w:name="_Toc402982457"/>
      <w:r>
        <w:rPr>
          <w:rFonts w:hint="eastAsia" w:cs="宋体"/>
          <w:szCs w:val="44"/>
        </w:rPr>
        <w:t>体系结构设计概述</w:t>
      </w:r>
      <w:bookmarkEnd w:id="16"/>
    </w:p>
    <w:p>
      <w:pPr>
        <w:pStyle w:val="7"/>
        <w:widowControl/>
        <w:spacing w:line="276" w:lineRule="auto"/>
        <w:ind w:firstLine="440"/>
        <w:rPr>
          <w:rFonts w:ascii="宋体" w:hAnsi="宋体" w:cs="宋体"/>
          <w:sz w:val="22"/>
        </w:rPr>
      </w:pPr>
      <w:r>
        <w:rPr>
          <w:rFonts w:hint="eastAsia" w:ascii="宋体" w:hAnsi="宋体" w:cs="宋体"/>
          <w:sz w:val="22"/>
        </w:rPr>
        <w:t>参考快递物流系统体系结构设计文档中对体系结构设计的概述。</w:t>
      </w:r>
    </w:p>
    <w:p>
      <w:pPr>
        <w:pStyle w:val="2"/>
        <w:widowControl/>
        <w:numPr>
          <w:ilvl w:val="0"/>
          <w:numId w:val="1"/>
        </w:numPr>
        <w:rPr>
          <w:szCs w:val="44"/>
        </w:rPr>
      </w:pPr>
      <w:bookmarkStart w:id="17" w:name="_Toc402982458"/>
      <w:r>
        <w:rPr>
          <w:rFonts w:hint="eastAsia" w:cs="宋体"/>
          <w:szCs w:val="44"/>
        </w:rPr>
        <w:t>中层设计</w:t>
      </w:r>
      <w:bookmarkEnd w:id="17"/>
    </w:p>
    <w:p>
      <w:pPr>
        <w:pStyle w:val="7"/>
        <w:widowControl/>
        <w:spacing w:line="276" w:lineRule="auto"/>
        <w:ind w:firstLine="440"/>
        <w:rPr>
          <w:rFonts w:ascii="宋体" w:hAnsi="宋体" w:cs="宋体"/>
          <w:sz w:val="22"/>
        </w:rPr>
      </w:pPr>
      <w:r>
        <w:rPr>
          <w:rFonts w:hint="eastAsia" w:ascii="宋体" w:hAnsi="宋体" w:cs="宋体"/>
          <w:sz w:val="22"/>
        </w:rPr>
        <w:t>中层设计的基本思路依托了软件体系的结构视角。</w:t>
      </w:r>
    </w:p>
    <w:p>
      <w:pPr>
        <w:pStyle w:val="7"/>
        <w:widowControl/>
        <w:spacing w:line="276" w:lineRule="auto"/>
        <w:ind w:firstLine="440"/>
        <w:rPr>
          <w:rFonts w:ascii="宋体" w:hAnsi="宋体" w:cs="宋体"/>
          <w:sz w:val="21"/>
          <w:szCs w:val="21"/>
        </w:rPr>
      </w:pPr>
      <w:r>
        <w:rPr>
          <w:rFonts w:hint="eastAsia" w:ascii="宋体" w:hAnsi="宋体" w:cs="宋体"/>
          <w:sz w:val="22"/>
        </w:rPr>
        <w:t>在快递物流系统中，可以分别在客户端和服务器端都添加系统启动模块专门负责系统的初始化启动工作，并使它横跨系统的分层结构，可以直接访问到各层。客户端则具体分为展示层、业务逻辑层和网络模块，而服务器端则包含网络模块和数据层。具体的客户端和服务器端模块视图分别如图1和图2所示。客户端各层和服务器端各层的职责分别如表1和表2所示。</w:t>
      </w:r>
    </w:p>
    <w:p>
      <w:pPr>
        <w:jc w:val="center"/>
        <w:rPr>
          <w:sz w:val="22"/>
          <w:szCs w:val="22"/>
        </w:rPr>
      </w:pPr>
      <w:r>
        <w:rPr>
          <w:sz w:val="22"/>
          <w:szCs w:val="22"/>
        </w:rPr>
        <w:drawing>
          <wp:inline distT="0" distB="0" distL="114300" distR="114300">
            <wp:extent cx="2762250" cy="2038350"/>
            <wp:effectExtent l="0" t="0" r="0" b="0"/>
            <wp:docPr id="1"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lossom:Desktop:客户端模块视图.jpg"/>
                    <pic:cNvPicPr>
                      <a:picLocks noChangeAspect="1"/>
                    </pic:cNvPicPr>
                  </pic:nvPicPr>
                  <pic:blipFill>
                    <a:blip r:embed="rId7" r:link="rId5" cstate="print"/>
                    <a:srcRect/>
                    <a:stretch>
                      <a:fillRect/>
                    </a:stretch>
                  </pic:blipFill>
                  <pic:spPr>
                    <a:xfrm>
                      <a:off x="0" y="0"/>
                      <a:ext cx="2762250" cy="2038350"/>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图1客户端模块视图</w:t>
      </w:r>
    </w:p>
    <w:p>
      <w:pPr>
        <w:jc w:val="center"/>
        <w:rPr>
          <w:sz w:val="22"/>
          <w:szCs w:val="22"/>
        </w:rPr>
      </w:pPr>
      <w:r>
        <w:rPr>
          <w:sz w:val="22"/>
          <w:szCs w:val="22"/>
        </w:rPr>
        <w:drawing>
          <wp:inline distT="0" distB="0" distL="114300" distR="114300">
            <wp:extent cx="2771775" cy="1304925"/>
            <wp:effectExtent l="0" t="0" r="9525" b="9525"/>
            <wp:docPr id="9"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Users:blossom:Desktop:服务器端模块视图.jpg"/>
                    <pic:cNvPicPr>
                      <a:picLocks noChangeAspect="1"/>
                    </pic:cNvPicPr>
                  </pic:nvPicPr>
                  <pic:blipFill>
                    <a:blip r:embed="rId8" r:link="rId5" cstate="print"/>
                    <a:srcRect/>
                    <a:stretch>
                      <a:fillRect/>
                    </a:stretch>
                  </pic:blipFill>
                  <pic:spPr>
                    <a:xfrm>
                      <a:off x="0" y="0"/>
                      <a:ext cx="2771775" cy="130492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图2服务器端模块视图</w:t>
      </w:r>
    </w:p>
    <w:p>
      <w:pPr>
        <w:jc w:val="center"/>
        <w:rPr>
          <w:rFonts w:ascii="宋体" w:hAnsi="宋体" w:cs="宋体"/>
        </w:rPr>
      </w:pPr>
    </w:p>
    <w:p>
      <w:pPr>
        <w:jc w:val="center"/>
        <w:rPr>
          <w:rFonts w:ascii="宋体" w:hAnsi="宋体" w:cs="宋体"/>
          <w:b/>
          <w:bCs/>
        </w:rPr>
      </w:pPr>
      <w:r>
        <w:rPr>
          <w:rFonts w:hint="eastAsia" w:ascii="宋体" w:hAnsi="宋体" w:cs="宋体"/>
          <w:b/>
          <w:bCs/>
        </w:rPr>
        <w:t>表1 客户端各层的职责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18"/>
        <w:gridCol w:w="5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9" w:hRule="atLeast"/>
        </w:trPr>
        <w:tc>
          <w:tcPr>
            <w:tcW w:w="251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启动模块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用户界面层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基于窗口的进销存客户端用户界面。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业务逻辑层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对于用户界面的输入响应和业务处理逻辑。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客户端网络模块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利用Java RMI机制查找RMI服务</w:t>
            </w:r>
          </w:p>
        </w:tc>
      </w:tr>
    </w:tbl>
    <w:p>
      <w:pPr>
        <w:jc w:val="center"/>
        <w:rPr>
          <w:b/>
          <w:sz w:val="22"/>
          <w:szCs w:val="22"/>
        </w:rPr>
      </w:pPr>
    </w:p>
    <w:p>
      <w:pPr>
        <w:jc w:val="center"/>
        <w:rPr>
          <w:rFonts w:ascii="宋体" w:hAnsi="宋体" w:cs="宋体"/>
        </w:rPr>
      </w:pPr>
      <w:r>
        <w:rPr>
          <w:rFonts w:hint="eastAsia" w:ascii="宋体" w:hAnsi="宋体" w:cs="宋体"/>
          <w:b/>
          <w:bCs/>
        </w:rPr>
        <w:t>表2 服务器端各层的职责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18"/>
        <w:gridCol w:w="5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9" w:hRule="atLeast"/>
        </w:trPr>
        <w:tc>
          <w:tcPr>
            <w:tcW w:w="251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启动模块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用户界面层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基于窗口的进销存服务器用户界面。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业务逻辑层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对于用户界面的输入响应和业务处理逻辑。</w:t>
            </w:r>
          </w:p>
        </w:tc>
      </w:tr>
    </w:tbl>
    <w:p>
      <w:pPr>
        <w:rPr>
          <w:b/>
          <w:sz w:val="22"/>
          <w:szCs w:val="22"/>
        </w:rPr>
      </w:pPr>
    </w:p>
    <w:p>
      <w:pPr>
        <w:pStyle w:val="7"/>
        <w:widowControl/>
        <w:spacing w:line="276" w:lineRule="auto"/>
        <w:ind w:firstLine="440"/>
        <w:rPr>
          <w:rFonts w:ascii="宋体" w:hAnsi="宋体" w:cs="宋体"/>
          <w:sz w:val="22"/>
        </w:rPr>
      </w:pPr>
      <w:r>
        <w:rPr>
          <w:rFonts w:hint="eastAsia" w:ascii="宋体" w:hAnsi="宋体" w:cs="宋体"/>
          <w:sz w:val="22"/>
        </w:rPr>
        <w:t>每一层只是使用下方直接接触的层。层与层之间仅仅是通过接口的调用来完成的。</w:t>
      </w:r>
    </w:p>
    <w:p>
      <w:pPr>
        <w:pStyle w:val="7"/>
        <w:widowControl/>
        <w:spacing w:line="276" w:lineRule="auto"/>
        <w:ind w:firstLine="440"/>
        <w:rPr>
          <w:rFonts w:ascii="宋体" w:hAnsi="宋体" w:cs="宋体"/>
          <w:sz w:val="22"/>
        </w:rPr>
      </w:pPr>
      <w:r>
        <w:rPr>
          <w:rFonts w:hint="eastAsia" w:ascii="宋体" w:hAnsi="宋体" w:cs="宋体"/>
          <w:sz w:val="22"/>
        </w:rPr>
        <w:t>下面，根据以上对客户端和服务器的分解对各个模块进行分析与设计。</w:t>
      </w:r>
    </w:p>
    <w:p>
      <w:pPr>
        <w:pStyle w:val="2"/>
        <w:widowControl/>
        <w:numPr>
          <w:ilvl w:val="1"/>
          <w:numId w:val="1"/>
        </w:numPr>
        <w:rPr>
          <w:sz w:val="32"/>
          <w:szCs w:val="32"/>
        </w:rPr>
      </w:pPr>
      <w:bookmarkStart w:id="18" w:name="_Toc402982459"/>
      <w:r>
        <w:rPr>
          <w:rFonts w:hint="eastAsia" w:cs="宋体"/>
          <w:sz w:val="32"/>
          <w:szCs w:val="32"/>
        </w:rPr>
        <w:t>客户端展示层模块的静态结构和动态职责</w:t>
      </w:r>
      <w:bookmarkEnd w:id="18"/>
    </w:p>
    <w:p>
      <w:pPr>
        <w:pStyle w:val="7"/>
        <w:widowControl/>
        <w:spacing w:line="276" w:lineRule="auto"/>
        <w:ind w:firstLine="440"/>
        <w:rPr>
          <w:rFonts w:ascii="宋体" w:hAnsi="宋体" w:cs="宋体"/>
          <w:sz w:val="22"/>
        </w:rPr>
      </w:pPr>
      <w:r>
        <w:rPr>
          <w:rFonts w:hint="eastAsia" w:ascii="宋体" w:hAnsi="宋体" w:cs="宋体"/>
          <w:sz w:val="22"/>
        </w:rPr>
        <w:t>客户端展示层由10个模块组成,分别是mainui,userui,nonuserui, insititutionui,logui,commodityui,sheetui,begininfoui,accountui,staffmanageui。mainui模块负责界面的跳转；userui模块包含用户登录和修改密码界面。insititutionui模块包含账户的增删改查、查看经营情况表界面。adjustui模块包含库存报溢报损界面。customerui模块包含客户管理界面。commodityui模块包含商品管理、商品分类管理、库存盘点、库存报警界面。logui模块包含</w:t>
      </w:r>
      <w:r>
        <w:rPr>
          <w:rFonts w:hint="eastAsia" w:ascii="宋体" w:hAnsi="宋体" w:cs="宋体"/>
          <w:sz w:val="22"/>
          <w:szCs w:val="20"/>
        </w:rPr>
        <w:t>操作日志界面</w:t>
      </w:r>
      <w:r>
        <w:rPr>
          <w:rFonts w:hint="eastAsia" w:ascii="宋体" w:hAnsi="宋体" w:cs="宋体"/>
          <w:sz w:val="22"/>
        </w:rPr>
        <w:t>。sheetui模块包含</w:t>
      </w:r>
      <w:r>
        <w:rPr>
          <w:rFonts w:hint="eastAsia" w:ascii="宋体" w:hAnsi="宋体" w:cs="宋体"/>
          <w:sz w:val="22"/>
          <w:szCs w:val="20"/>
        </w:rPr>
        <w:t>所有单据界面</w:t>
      </w:r>
      <w:r>
        <w:rPr>
          <w:rFonts w:hint="eastAsia" w:ascii="宋体" w:hAnsi="宋体" w:cs="宋体"/>
          <w:sz w:val="22"/>
        </w:rPr>
        <w:t>。begininfoui模块包含</w:t>
      </w:r>
      <w:r>
        <w:rPr>
          <w:rFonts w:hint="eastAsia" w:ascii="宋体" w:hAnsi="宋体" w:cs="宋体"/>
          <w:sz w:val="22"/>
          <w:szCs w:val="20"/>
        </w:rPr>
        <w:t>初始化信息界面</w:t>
      </w:r>
      <w:r>
        <w:rPr>
          <w:rFonts w:hint="eastAsia" w:ascii="宋体" w:hAnsi="宋体" w:cs="宋体"/>
          <w:sz w:val="22"/>
        </w:rPr>
        <w:t>。accountui模块包含</w:t>
      </w:r>
      <w:r>
        <w:rPr>
          <w:rFonts w:hint="eastAsia" w:ascii="宋体" w:hAnsi="宋体" w:cs="宋体"/>
          <w:sz w:val="22"/>
          <w:szCs w:val="20"/>
        </w:rPr>
        <w:t>账户管理界面</w:t>
      </w:r>
      <w:r>
        <w:rPr>
          <w:rFonts w:hint="eastAsia" w:ascii="宋体" w:hAnsi="宋体" w:cs="宋体"/>
          <w:sz w:val="22"/>
        </w:rPr>
        <w:t>。staffmanageui模块包含</w:t>
      </w:r>
      <w:r>
        <w:rPr>
          <w:rFonts w:hint="eastAsia" w:ascii="宋体" w:hAnsi="宋体" w:cs="宋体"/>
          <w:sz w:val="22"/>
          <w:szCs w:val="20"/>
        </w:rPr>
        <w:t>包含员工信息管理界面</w:t>
      </w:r>
      <w:r>
        <w:rPr>
          <w:rFonts w:hint="eastAsia" w:ascii="宋体" w:hAnsi="宋体" w:cs="宋体"/>
          <w:sz w:val="22"/>
        </w:rPr>
        <w:t>。</w:t>
      </w:r>
    </w:p>
    <w:p>
      <w:pPr>
        <w:pStyle w:val="2"/>
        <w:widowControl/>
        <w:numPr>
          <w:ilvl w:val="2"/>
          <w:numId w:val="1"/>
        </w:numPr>
        <w:rPr>
          <w:sz w:val="28"/>
          <w:szCs w:val="28"/>
        </w:rPr>
      </w:pPr>
      <w:bookmarkStart w:id="19" w:name="_Toc402982460"/>
      <w:r>
        <w:rPr>
          <w:rFonts w:hint="eastAsia" w:cs="宋体"/>
          <w:sz w:val="28"/>
          <w:szCs w:val="28"/>
        </w:rPr>
        <w:t>客户端展示层模块局部模块的职责</w:t>
      </w:r>
      <w:bookmarkEnd w:id="19"/>
    </w:p>
    <w:p>
      <w:pPr>
        <w:pStyle w:val="7"/>
        <w:widowControl/>
        <w:spacing w:line="276" w:lineRule="auto"/>
        <w:ind w:firstLine="440"/>
        <w:rPr>
          <w:rFonts w:ascii="宋体" w:hAnsi="宋体" w:cs="宋体"/>
          <w:sz w:val="22"/>
        </w:rPr>
      </w:pPr>
      <w:r>
        <w:rPr>
          <w:rFonts w:hint="eastAsia" w:ascii="宋体" w:hAnsi="宋体" w:cs="宋体"/>
          <w:sz w:val="22"/>
        </w:rPr>
        <w:t>客户端展示层模块的职责如下表所示。</w:t>
      </w:r>
    </w:p>
    <w:p>
      <w:pPr>
        <w:jc w:val="center"/>
        <w:rPr>
          <w:rFonts w:ascii="宋体" w:hAnsi="宋体" w:cs="宋体"/>
          <w:b/>
          <w:bCs/>
        </w:rPr>
      </w:pPr>
      <w:r>
        <w:rPr>
          <w:rFonts w:hint="eastAsia" w:ascii="宋体" w:hAnsi="宋体" w:cs="宋体"/>
          <w:b/>
          <w:bCs/>
        </w:rPr>
        <w:t>表3 客户端展示层模块的职责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模块</w:t>
            </w:r>
          </w:p>
        </w:tc>
        <w:tc>
          <w:tcPr>
            <w:tcW w:w="583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Mainui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负责界面的跳转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Userui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包含用户信息和修改密码界面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rPr>
                <w:b/>
                <w:sz w:val="22"/>
                <w:szCs w:val="22"/>
              </w:rPr>
            </w:pPr>
            <w:r>
              <w:rPr>
                <w:rFonts w:hint="eastAsia"/>
                <w:sz w:val="22"/>
                <w:szCs w:val="22"/>
              </w:rPr>
              <w:t>NonUser</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b/>
                <w:color w:val="FF0000"/>
                <w:sz w:val="22"/>
                <w:szCs w:val="22"/>
              </w:rPr>
            </w:pPr>
            <w:r>
              <w:rPr>
                <w:rFonts w:hint="eastAsia" w:ascii="宋体" w:hAnsi="宋体" w:cs="宋体"/>
                <w:sz w:val="22"/>
                <w:szCs w:val="20"/>
              </w:rPr>
              <w:t>包含非用户信息管理界面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Insititution</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包含机构管理界面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Commodityui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包含库存查看、库存分区、库存盘点、库存报警，新建出入库单界面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Log</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包含操作日志界面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Sheet</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包含所有单据和常量制定界面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Begininfo</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包含初始化信息界面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Account</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包含账户管理界面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Staffmanage</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ascii="宋体" w:hAnsi="宋体" w:cs="宋体"/>
                <w:sz w:val="22"/>
                <w:szCs w:val="20"/>
              </w:rPr>
            </w:pPr>
            <w:r>
              <w:rPr>
                <w:rFonts w:hint="eastAsia" w:ascii="宋体" w:hAnsi="宋体" w:cs="宋体"/>
                <w:sz w:val="22"/>
                <w:szCs w:val="20"/>
              </w:rPr>
              <w:t>包含员工信息管理界面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hint="eastAsia"/>
                <w:sz w:val="22"/>
                <w:szCs w:val="22"/>
              </w:rPr>
            </w:pPr>
            <w:r>
              <w:rPr>
                <w:rFonts w:hint="eastAsia"/>
                <w:sz w:val="22"/>
                <w:szCs w:val="22"/>
              </w:rPr>
              <w:t>LogInui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hint="eastAsia" w:ascii="宋体" w:hAnsi="宋体" w:cs="宋体"/>
                <w:sz w:val="22"/>
                <w:szCs w:val="20"/>
              </w:rPr>
            </w:pPr>
            <w:r>
              <w:rPr>
                <w:rFonts w:hint="eastAsia" w:ascii="宋体" w:hAnsi="宋体" w:cs="宋体"/>
                <w:sz w:val="22"/>
                <w:szCs w:val="20"/>
              </w:rPr>
              <w:t>包含登录界面</w:t>
            </w:r>
          </w:p>
        </w:tc>
      </w:tr>
    </w:tbl>
    <w:p>
      <w:pPr>
        <w:rPr>
          <w:b/>
          <w:sz w:val="22"/>
          <w:szCs w:val="22"/>
        </w:rPr>
      </w:pPr>
    </w:p>
    <w:p>
      <w:pPr>
        <w:pStyle w:val="2"/>
        <w:widowControl/>
        <w:numPr>
          <w:ilvl w:val="2"/>
          <w:numId w:val="1"/>
        </w:numPr>
        <w:rPr>
          <w:sz w:val="28"/>
          <w:szCs w:val="28"/>
        </w:rPr>
      </w:pPr>
      <w:bookmarkStart w:id="20" w:name="_Toc402982461"/>
      <w:r>
        <w:rPr>
          <w:rFonts w:hint="eastAsia" w:cs="宋体"/>
          <w:sz w:val="28"/>
          <w:szCs w:val="28"/>
        </w:rPr>
        <w:t>客户端展示层模块局部模块的接口规范</w:t>
      </w:r>
      <w:bookmarkEnd w:id="20"/>
    </w:p>
    <w:p>
      <w:pPr>
        <w:pStyle w:val="2"/>
        <w:widowControl/>
        <w:numPr>
          <w:ilvl w:val="3"/>
          <w:numId w:val="1"/>
        </w:numPr>
        <w:rPr>
          <w:rFonts w:ascii="宋体" w:hAnsi="宋体" w:cs="宋体"/>
          <w:sz w:val="24"/>
          <w:szCs w:val="28"/>
        </w:rPr>
      </w:pPr>
      <w:bookmarkStart w:id="21" w:name="_Toc402982462"/>
      <w:r>
        <w:rPr>
          <w:rFonts w:hint="eastAsia" w:ascii="宋体" w:hAnsi="宋体" w:cs="宋体"/>
          <w:sz w:val="24"/>
          <w:szCs w:val="28"/>
        </w:rPr>
        <w:t>mainui模块的接口规范</w:t>
      </w:r>
      <w:bookmarkEnd w:id="21"/>
    </w:p>
    <w:p>
      <w:pPr>
        <w:pStyle w:val="7"/>
        <w:widowControl/>
        <w:spacing w:line="276" w:lineRule="auto"/>
        <w:ind w:firstLine="440"/>
        <w:rPr>
          <w:rFonts w:ascii="宋体" w:hAnsi="宋体" w:cs="宋体"/>
          <w:sz w:val="22"/>
          <w:szCs w:val="21"/>
        </w:rPr>
      </w:pPr>
      <w:r>
        <w:rPr>
          <w:rFonts w:hint="eastAsia" w:ascii="宋体" w:hAnsi="宋体" w:cs="宋体"/>
          <w:sz w:val="22"/>
          <w:szCs w:val="21"/>
        </w:rPr>
        <w:t>mainui模块的接口规范如下表所示。</w:t>
      </w:r>
    </w:p>
    <w:p>
      <w:pPr>
        <w:jc w:val="center"/>
        <w:rPr>
          <w:rFonts w:ascii="宋体" w:hAnsi="宋体" w:cs="宋体"/>
          <w:b/>
          <w:bCs/>
        </w:rPr>
      </w:pPr>
      <w:r>
        <w:rPr>
          <w:rFonts w:hint="eastAsia" w:ascii="宋体" w:hAnsi="宋体" w:cs="宋体"/>
          <w:b/>
          <w:bCs/>
        </w:rPr>
        <w:t>表4 mainui模块的接口规范</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1681"/>
        <w:gridCol w:w="4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851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提供的接口（供接口）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Mainui.init</w:t>
            </w: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语法</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Public void init(String[] args)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0"/>
                <w:szCs w:val="20"/>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前置条件</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0"/>
                <w:szCs w:val="20"/>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后置条件</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根据逻辑进行界面跳转</w:t>
            </w:r>
          </w:p>
        </w:tc>
      </w:tr>
    </w:tbl>
    <w:p>
      <w:pPr>
        <w:rPr>
          <w:rFonts w:ascii="宋体" w:hAnsi="宋体" w:cs="宋体"/>
        </w:rPr>
      </w:pPr>
    </w:p>
    <w:p>
      <w:pPr>
        <w:pStyle w:val="2"/>
        <w:widowControl/>
        <w:numPr>
          <w:ilvl w:val="3"/>
          <w:numId w:val="1"/>
        </w:numPr>
        <w:rPr>
          <w:sz w:val="24"/>
          <w:szCs w:val="28"/>
        </w:rPr>
      </w:pPr>
      <w:bookmarkStart w:id="22" w:name="_Toc402982463"/>
      <w:r>
        <w:rPr>
          <w:sz w:val="24"/>
          <w:szCs w:val="28"/>
        </w:rPr>
        <w:t>userui</w:t>
      </w:r>
      <w:r>
        <w:rPr>
          <w:rFonts w:hint="eastAsia" w:cs="宋体"/>
          <w:sz w:val="24"/>
          <w:szCs w:val="28"/>
        </w:rPr>
        <w:t>模块的接口规范</w:t>
      </w:r>
      <w:bookmarkEnd w:id="22"/>
    </w:p>
    <w:p>
      <w:pPr>
        <w:pStyle w:val="7"/>
        <w:widowControl/>
        <w:spacing w:line="276" w:lineRule="auto"/>
        <w:ind w:firstLine="440"/>
        <w:rPr>
          <w:rFonts w:ascii="宋体" w:hAnsi="宋体" w:cs="宋体"/>
          <w:sz w:val="22"/>
          <w:szCs w:val="21"/>
        </w:rPr>
      </w:pPr>
      <w:r>
        <w:rPr>
          <w:rFonts w:hint="eastAsia" w:ascii="宋体" w:hAnsi="宋体" w:cs="宋体"/>
          <w:sz w:val="22"/>
          <w:szCs w:val="21"/>
        </w:rPr>
        <w:t>userui模块的接口规范如下表所示。</w:t>
      </w:r>
    </w:p>
    <w:p>
      <w:pPr>
        <w:jc w:val="center"/>
        <w:rPr>
          <w:rFonts w:ascii="宋体" w:hAnsi="宋体" w:cs="宋体"/>
          <w:b/>
          <w:bCs/>
        </w:rPr>
      </w:pPr>
      <w:r>
        <w:rPr>
          <w:rFonts w:hint="eastAsia" w:ascii="宋体" w:hAnsi="宋体" w:cs="宋体"/>
          <w:b/>
          <w:bCs/>
        </w:rPr>
        <w:t>表5 userui模块的接口规范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UserController.getPersonalInfo</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查看个人帐号信息对象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UserController.changePassword</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UserController.initial</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UserController.changeInfo</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修改个人帐号信息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w:t>
            </w:r>
            <w:r>
              <w:t xml:space="preserve"> </w:t>
            </w:r>
            <w:r>
              <w:rPr>
                <w:rFonts w:ascii="Calibri" w:hAnsi="Calibri" w:cs="Calibri"/>
                <w:sz w:val="21"/>
                <w:szCs w:val="21"/>
              </w:rPr>
              <w:t>endManagement</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确认管理</w:t>
            </w:r>
          </w:p>
        </w:tc>
      </w:tr>
    </w:tbl>
    <w:p>
      <w:pPr>
        <w:rPr>
          <w:b/>
          <w:sz w:val="22"/>
          <w:szCs w:val="22"/>
        </w:rPr>
      </w:pPr>
    </w:p>
    <w:p>
      <w:pPr>
        <w:pStyle w:val="2"/>
        <w:widowControl/>
        <w:numPr>
          <w:ilvl w:val="3"/>
          <w:numId w:val="1"/>
        </w:numPr>
        <w:rPr>
          <w:sz w:val="24"/>
          <w:szCs w:val="28"/>
        </w:rPr>
      </w:pPr>
      <w:bookmarkStart w:id="23" w:name="_Toc402982464"/>
      <w:r>
        <w:rPr>
          <w:rFonts w:hint="eastAsia"/>
          <w:kern w:val="2"/>
          <w:sz w:val="22"/>
          <w:szCs w:val="22"/>
        </w:rPr>
        <w:t>insititution</w:t>
      </w:r>
      <w:r>
        <w:rPr>
          <w:sz w:val="24"/>
          <w:szCs w:val="28"/>
        </w:rPr>
        <w:t>ui</w:t>
      </w:r>
      <w:r>
        <w:rPr>
          <w:rFonts w:hint="eastAsia" w:cs="宋体"/>
          <w:sz w:val="24"/>
          <w:szCs w:val="28"/>
        </w:rPr>
        <w:t>模块的接口规范</w:t>
      </w:r>
      <w:bookmarkEnd w:id="23"/>
    </w:p>
    <w:p>
      <w:pPr>
        <w:pStyle w:val="7"/>
        <w:widowControl/>
        <w:spacing w:line="276" w:lineRule="auto"/>
        <w:ind w:firstLine="440"/>
        <w:rPr>
          <w:rFonts w:ascii="宋体" w:hAnsi="宋体" w:cs="宋体"/>
          <w:sz w:val="22"/>
          <w:szCs w:val="21"/>
        </w:rPr>
      </w:pPr>
      <w:r>
        <w:rPr>
          <w:rFonts w:hint="eastAsia" w:ascii="宋体" w:hAnsi="宋体" w:cs="宋体"/>
          <w:sz w:val="22"/>
          <w:szCs w:val="21"/>
        </w:rPr>
        <w:t>insititutionui模块的接口规范如下表所示。</w:t>
      </w:r>
    </w:p>
    <w:p>
      <w:pPr>
        <w:jc w:val="center"/>
        <w:rPr>
          <w:rFonts w:ascii="宋体" w:hAnsi="宋体" w:cs="宋体"/>
        </w:rPr>
      </w:pPr>
      <w:r>
        <w:rPr>
          <w:rFonts w:hint="eastAsia" w:ascii="宋体" w:hAnsi="宋体" w:cs="宋体"/>
          <w:b/>
          <w:bCs/>
        </w:rPr>
        <w:t xml:space="preserve">表6 </w:t>
      </w:r>
      <w:r>
        <w:rPr>
          <w:rFonts w:hint="eastAsia" w:ascii="宋体" w:hAnsi="宋体" w:cs="宋体"/>
          <w:b/>
          <w:bCs/>
          <w:sz w:val="22"/>
        </w:rPr>
        <w:t>insititution</w:t>
      </w:r>
      <w:r>
        <w:rPr>
          <w:rFonts w:hint="eastAsia" w:ascii="宋体" w:hAnsi="宋体" w:cs="宋体"/>
          <w:b/>
          <w:bCs/>
        </w:rPr>
        <w: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24"/>
        <w:gridCol w:w="44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000000" w:sz="4" w:space="0"/>
              <w:left w:val="single" w:color="000000" w:sz="4" w:space="0"/>
              <w:bottom w:val="single" w:color="auto"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482" w:type="dxa"/>
            <w:tcBorders>
              <w:top w:val="single" w:color="000000" w:sz="4" w:space="0"/>
              <w:left w:val="single" w:color="000000" w:sz="4" w:space="0"/>
              <w:bottom w:val="single" w:color="auto"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InstitutionController.getInstitutionInfo</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r>
              <w:rPr>
                <w:rFonts w:hint="eastAsia" w:ascii="宋体" w:hAnsi="宋体" w:cs="宋体"/>
                <w:color w:val="000000"/>
                <w:sz w:val="21"/>
                <w:szCs w:val="21"/>
              </w:rPr>
              <w:t>查看单一机构对象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InstitutionController.addInstitution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r>
              <w:rPr>
                <w:rFonts w:hint="eastAsia" w:ascii="宋体" w:hAnsi="宋体" w:cs="宋体"/>
                <w:color w:val="000000"/>
                <w:sz w:val="21"/>
                <w:szCs w:val="21"/>
              </w:rPr>
              <w:t>增加机构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InstitutionController.</w:t>
            </w:r>
            <w:r>
              <w:rPr>
                <w:color w:val="000000"/>
              </w:rPr>
              <w:t xml:space="preserve"> change</w:t>
            </w:r>
            <w:r>
              <w:rPr>
                <w:rFonts w:hint="eastAsia"/>
                <w:color w:val="000000"/>
              </w:rPr>
              <w:t>InstitutionInfo</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r>
              <w:rPr>
                <w:rFonts w:hint="eastAsia" w:ascii="宋体" w:hAnsi="宋体" w:cs="宋体"/>
                <w:color w:val="000000"/>
                <w:sz w:val="21"/>
                <w:szCs w:val="21"/>
              </w:rPr>
              <w:t>修改机构信息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InstitutionController.</w:t>
            </w:r>
            <w:r>
              <w:rPr>
                <w:color w:val="000000"/>
              </w:rPr>
              <w:t xml:space="preserve"> deleteInstitution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r>
              <w:rPr>
                <w:rFonts w:hint="eastAsia" w:ascii="宋体" w:hAnsi="宋体" w:cs="宋体"/>
                <w:color w:val="000000"/>
                <w:sz w:val="21"/>
                <w:szCs w:val="21"/>
              </w:rPr>
              <w:t>删除机构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InstitutionController.</w:t>
            </w:r>
            <w:r>
              <w:rPr>
                <w:color w:val="000000"/>
              </w:rPr>
              <w:t>endManagement</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r>
              <w:rPr>
                <w:rFonts w:hint="eastAsia" w:ascii="宋体" w:hAnsi="宋体" w:cs="宋体"/>
                <w:color w:val="000000"/>
                <w:sz w:val="21"/>
                <w:szCs w:val="21"/>
              </w:rPr>
              <w:t>确认管理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InstitutionController.getAllInstitution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r>
              <w:rPr>
                <w:rFonts w:hint="eastAsia" w:ascii="宋体" w:hAnsi="宋体" w:cs="宋体"/>
                <w:color w:val="000000"/>
                <w:sz w:val="21"/>
                <w:szCs w:val="21"/>
              </w:rPr>
              <w:t>查看所有机构对象</w:t>
            </w:r>
          </w:p>
        </w:tc>
      </w:tr>
    </w:tbl>
    <w:p>
      <w:pPr>
        <w:rPr>
          <w:b/>
          <w:sz w:val="22"/>
          <w:szCs w:val="22"/>
        </w:rPr>
      </w:pPr>
    </w:p>
    <w:p>
      <w:pPr>
        <w:pStyle w:val="2"/>
        <w:widowControl/>
        <w:numPr>
          <w:ilvl w:val="3"/>
          <w:numId w:val="1"/>
        </w:numPr>
        <w:rPr>
          <w:sz w:val="24"/>
          <w:szCs w:val="28"/>
        </w:rPr>
      </w:pPr>
      <w:bookmarkStart w:id="24" w:name="_Toc402982465"/>
      <w:r>
        <w:rPr>
          <w:rFonts w:hint="eastAsia"/>
          <w:sz w:val="24"/>
          <w:szCs w:val="28"/>
        </w:rPr>
        <w:t>nonuser</w:t>
      </w:r>
      <w:r>
        <w:rPr>
          <w:sz w:val="24"/>
          <w:szCs w:val="28"/>
        </w:rPr>
        <w:t>ui</w:t>
      </w:r>
      <w:r>
        <w:rPr>
          <w:rFonts w:hint="eastAsia" w:cs="宋体"/>
          <w:sz w:val="24"/>
          <w:szCs w:val="28"/>
        </w:rPr>
        <w:t>模块的接口规范</w:t>
      </w:r>
      <w:bookmarkEnd w:id="24"/>
    </w:p>
    <w:p>
      <w:pPr>
        <w:pStyle w:val="7"/>
        <w:widowControl/>
        <w:spacing w:line="276" w:lineRule="auto"/>
        <w:ind w:firstLine="440"/>
        <w:rPr>
          <w:rFonts w:ascii="宋体" w:hAnsi="宋体" w:cs="宋体"/>
          <w:sz w:val="22"/>
          <w:szCs w:val="21"/>
        </w:rPr>
      </w:pPr>
      <w:r>
        <w:rPr>
          <w:rFonts w:hint="eastAsia" w:ascii="宋体" w:hAnsi="宋体" w:cs="宋体"/>
          <w:sz w:val="22"/>
          <w:szCs w:val="21"/>
        </w:rPr>
        <w:t>nonuserui模块的接口规范如下表所示。</w:t>
      </w:r>
    </w:p>
    <w:p>
      <w:pPr>
        <w:jc w:val="center"/>
        <w:rPr>
          <w:rFonts w:ascii="宋体" w:hAnsi="宋体" w:cs="宋体"/>
          <w:b/>
          <w:bCs/>
        </w:rPr>
      </w:pPr>
      <w:r>
        <w:rPr>
          <w:rFonts w:hint="eastAsia" w:ascii="宋体" w:hAnsi="宋体" w:cs="宋体"/>
          <w:b/>
          <w:bCs/>
        </w:rPr>
        <w:t>表7 nonuserui模块的接口规范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98"/>
        <w:gridCol w:w="3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tcBorders>
              <w:top w:val="single" w:color="000000" w:sz="4" w:space="0"/>
              <w:left w:val="single" w:color="000000" w:sz="4" w:space="0"/>
              <w:bottom w:val="single" w:color="000000" w:sz="4" w:space="0"/>
              <w:right w:val="single" w:color="000000" w:sz="4" w:space="0"/>
            </w:tcBorders>
            <w:shd w:val="clear" w:color="auto" w:fill="FFFFFF"/>
            <w:vAlign w:val="center"/>
          </w:tcPr>
          <w:p>
            <w:pPr>
              <w:spacing w:line="105" w:lineRule="atLeast"/>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.getTruckInfo</w:t>
            </w:r>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得到单个车辆信息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tcBorders>
              <w:top w:val="single" w:color="000000" w:sz="4" w:space="0"/>
              <w:left w:val="single" w:color="000000" w:sz="4" w:space="0"/>
              <w:bottom w:val="single" w:color="000000" w:sz="4" w:space="0"/>
              <w:right w:val="single" w:color="000000" w:sz="4" w:space="0"/>
            </w:tcBorders>
            <w:shd w:val="clear" w:color="auto" w:fill="FFFFFF"/>
            <w:vAlign w:val="center"/>
          </w:tcPr>
          <w:p>
            <w:pPr>
              <w:spacing w:line="105" w:lineRule="atLeast"/>
              <w:rPr>
                <w:rFonts w:ascii="Calibri" w:hAnsi="Calibri" w:cs="Calibri" w:eastAsiaTheme="majorEastAsia"/>
                <w:color w:val="000000"/>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.getTruck</w:t>
            </w:r>
            <w:r>
              <w:rPr>
                <w:rFonts w:hint="eastAsia" w:ascii="Calibri" w:hAnsi="Calibri" w:cs="Calibri" w:eastAsiaTheme="majorEastAsia"/>
                <w:color w:val="000000"/>
                <w:lang w:val="en-US" w:eastAsia="zh-CN"/>
              </w:rPr>
              <w:t>ByBusinessHall</w:t>
            </w:r>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hint="eastAsia" w:asciiTheme="majorEastAsia" w:hAnsiTheme="majorEastAsia" w:eastAsiaTheme="majorEastAsia" w:cstheme="majorEastAsia"/>
                <w:sz w:val="22"/>
                <w:szCs w:val="22"/>
                <w:lang w:eastAsia="zh-CN"/>
              </w:rPr>
            </w:pPr>
            <w:r>
              <w:rPr>
                <w:rFonts w:hint="eastAsia" w:asciiTheme="majorEastAsia" w:hAnsiTheme="majorEastAsia" w:eastAsiaTheme="majorEastAsia" w:cstheme="majorEastAsia"/>
                <w:sz w:val="22"/>
                <w:szCs w:val="22"/>
                <w:lang w:eastAsia="zh-CN"/>
              </w:rPr>
              <w:t>得到营业厅所属车辆信息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spacing w:line="105" w:lineRule="atLeast"/>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.getAllTruckInfo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得到所有车辆信息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.addTruckInfo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增加一个车辆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.deleteTruckInfo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删除一个车辆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.changeTruckInfo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修改车辆信息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.getDriverInfo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得到单个司机信息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color w:val="000000"/>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w:t>
            </w:r>
            <w:r>
              <w:rPr>
                <w:rFonts w:hint="eastAsia" w:ascii="Calibri" w:hAnsi="Calibri" w:cs="Calibri" w:eastAsiaTheme="majorEastAsia"/>
                <w:color w:val="000000"/>
                <w:lang w:val="en-US" w:eastAsia="zh-CN"/>
              </w:rPr>
              <w:t>DriverByBusinessHall</w:t>
            </w:r>
          </w:p>
        </w:tc>
        <w:tc>
          <w:tcPr>
            <w:tcW w:w="3708" w:type="dxa"/>
          </w:tcPr>
          <w:p>
            <w:pPr>
              <w:jc w:val="left"/>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lang w:eastAsia="zh-CN"/>
              </w:rPr>
              <w:t>得到营业厅所属司机信息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.getAllDriverInfo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得到所有司机信息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.addDriverInfo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增加一个司机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.deleteDriverInfo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删除一个司机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.changeDriverInfo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修改司机信息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.getBussinessHallInfo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得到单个营业厅信息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color w:val="000000"/>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.getBussinessHallInfo</w:t>
            </w:r>
            <w:r>
              <w:rPr>
                <w:rFonts w:hint="eastAsia" w:ascii="Calibri" w:hAnsi="Calibri" w:cs="Calibri" w:eastAsiaTheme="majorEastAsia"/>
                <w:color w:val="000000"/>
                <w:lang w:val="en-US" w:eastAsia="zh-CN"/>
              </w:rPr>
              <w:t>ByCity</w:t>
            </w:r>
          </w:p>
        </w:tc>
        <w:tc>
          <w:tcPr>
            <w:tcW w:w="3708" w:type="dxa"/>
          </w:tcPr>
          <w:p>
            <w:pPr>
              <w:jc w:val="left"/>
              <w:rPr>
                <w:rFonts w:hint="eastAsia" w:asciiTheme="majorEastAsia" w:hAnsiTheme="majorEastAsia" w:eastAsiaTheme="majorEastAsia" w:cstheme="majorEastAsia"/>
                <w:sz w:val="22"/>
                <w:szCs w:val="22"/>
                <w:lang w:eastAsia="zh-CN"/>
              </w:rPr>
            </w:pPr>
            <w:r>
              <w:rPr>
                <w:rFonts w:hint="eastAsia" w:asciiTheme="majorEastAsia" w:hAnsiTheme="majorEastAsia" w:eastAsiaTheme="majorEastAsia" w:cstheme="majorEastAsia"/>
                <w:sz w:val="22"/>
                <w:szCs w:val="22"/>
                <w:lang w:eastAsia="zh-CN"/>
              </w:rPr>
              <w:t>得到城市所属营业厅信息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.getAllBussinessHallInfo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得到所有营业厅信息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w:t>
            </w:r>
            <w:r>
              <w:rPr>
                <w:rFonts w:ascii="Calibri" w:hAnsi="Calibri" w:cs="Calibri" w:eastAsiaTheme="majorEastAsia"/>
                <w:color w:val="000000"/>
                <w:szCs w:val="20"/>
              </w:rPr>
              <w:t>addBussinessHallInfo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增加一个营业厅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.deleteBussinessHallInfo</w:t>
            </w:r>
          </w:p>
        </w:tc>
        <w:tc>
          <w:tcPr>
            <w:tcW w:w="3708" w:type="dxa"/>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删除一个营业厅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textDirection w:val="lrTb"/>
            <w:vAlign w:val="center"/>
          </w:tcPr>
          <w:p>
            <w:pPr>
              <w:rPr>
                <w:rFonts w:ascii="Calibri" w:hAnsi="Calibri" w:cs="Calibri" w:eastAsiaTheme="majorEastAsia"/>
                <w:color w:val="000000"/>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w:t>
            </w:r>
            <w:r>
              <w:rPr>
                <w:rFonts w:hint="eastAsia" w:ascii="Calibri" w:hAnsi="Calibri" w:cs="Calibri" w:eastAsiaTheme="majorEastAsia"/>
                <w:color w:val="000000"/>
                <w:lang w:eastAsia="zh-CN"/>
              </w:rPr>
              <w:t>IntermediateCenter</w:t>
            </w:r>
            <w:r>
              <w:rPr>
                <w:rFonts w:ascii="Calibri" w:hAnsi="Calibri" w:cs="Calibri" w:eastAsiaTheme="majorEastAsia"/>
                <w:color w:val="000000"/>
              </w:rPr>
              <w:t>Info</w:t>
            </w:r>
          </w:p>
        </w:tc>
        <w:tc>
          <w:tcPr>
            <w:tcW w:w="3708" w:type="dxa"/>
            <w:textDirection w:val="lrTb"/>
            <w:vAlign w:val="top"/>
          </w:tcPr>
          <w:p>
            <w:pPr>
              <w:jc w:val="left"/>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得到单个</w:t>
            </w:r>
            <w:r>
              <w:rPr>
                <w:rFonts w:hint="eastAsia" w:asciiTheme="majorEastAsia" w:hAnsiTheme="majorEastAsia" w:eastAsiaTheme="majorEastAsia" w:cstheme="majorEastAsia"/>
                <w:sz w:val="22"/>
                <w:szCs w:val="22"/>
                <w:lang w:val="en-US" w:eastAsia="zh-CN"/>
              </w:rPr>
              <w:t>中转中心</w:t>
            </w:r>
            <w:r>
              <w:rPr>
                <w:rFonts w:hint="eastAsia" w:asciiTheme="majorEastAsia" w:hAnsiTheme="majorEastAsia" w:eastAsiaTheme="majorEastAsia" w:cstheme="majorEastAsia"/>
                <w:sz w:val="22"/>
                <w:szCs w:val="22"/>
              </w:rPr>
              <w:t>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textDirection w:val="lrTb"/>
            <w:vAlign w:val="center"/>
          </w:tcPr>
          <w:p>
            <w:pPr>
              <w:rPr>
                <w:rFonts w:ascii="Calibri" w:hAnsi="Calibri" w:cs="Calibri" w:eastAsiaTheme="majorEastAsia"/>
                <w:sz w:val="22"/>
                <w:szCs w:val="22"/>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.getAll</w:t>
            </w:r>
            <w:r>
              <w:rPr>
                <w:rFonts w:hint="eastAsia" w:ascii="Calibri" w:hAnsi="Calibri" w:cs="Calibri" w:eastAsiaTheme="majorEastAsia"/>
                <w:color w:val="000000"/>
                <w:lang w:eastAsia="zh-CN"/>
              </w:rPr>
              <w:t>IntermediateCenter</w:t>
            </w:r>
            <w:r>
              <w:rPr>
                <w:rFonts w:ascii="Calibri" w:hAnsi="Calibri" w:cs="Calibri" w:eastAsiaTheme="majorEastAsia"/>
                <w:color w:val="000000"/>
              </w:rPr>
              <w:t>Info</w:t>
            </w:r>
          </w:p>
        </w:tc>
        <w:tc>
          <w:tcPr>
            <w:tcW w:w="3708" w:type="dxa"/>
            <w:textDirection w:val="lrTb"/>
            <w:vAlign w:val="top"/>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得到所有</w:t>
            </w:r>
            <w:r>
              <w:rPr>
                <w:rFonts w:hint="eastAsia" w:asciiTheme="majorEastAsia" w:hAnsiTheme="majorEastAsia" w:eastAsiaTheme="majorEastAsia" w:cstheme="majorEastAsia"/>
                <w:sz w:val="22"/>
                <w:szCs w:val="22"/>
                <w:lang w:eastAsia="zh-CN"/>
              </w:rPr>
              <w:t>中转中心</w:t>
            </w:r>
            <w:r>
              <w:rPr>
                <w:rFonts w:hint="eastAsia" w:asciiTheme="majorEastAsia" w:hAnsiTheme="majorEastAsia" w:eastAsiaTheme="majorEastAsia" w:cstheme="majorEastAsia"/>
                <w:sz w:val="22"/>
                <w:szCs w:val="22"/>
              </w:rPr>
              <w:t>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textDirection w:val="lrTb"/>
            <w:vAlign w:val="center"/>
          </w:tcPr>
          <w:p>
            <w:pPr>
              <w:rPr>
                <w:rFonts w:ascii="Calibri" w:hAnsi="Calibri" w:cs="Calibri" w:eastAsiaTheme="majorEastAsia"/>
                <w:color w:val="000000"/>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w:t>
            </w:r>
            <w:r>
              <w:rPr>
                <w:rFonts w:ascii="Calibri" w:hAnsi="Calibri" w:cs="Calibri" w:eastAsiaTheme="majorEastAsia"/>
                <w:color w:val="000000"/>
                <w:szCs w:val="20"/>
              </w:rPr>
              <w:t>add</w:t>
            </w:r>
            <w:r>
              <w:rPr>
                <w:rFonts w:hint="eastAsia" w:ascii="Calibri" w:hAnsi="Calibri" w:cs="Calibri" w:eastAsiaTheme="majorEastAsia"/>
                <w:color w:val="000000"/>
                <w:szCs w:val="20"/>
                <w:lang w:eastAsia="zh-CN"/>
              </w:rPr>
              <w:t>IntermediateCenter</w:t>
            </w:r>
            <w:r>
              <w:rPr>
                <w:rFonts w:ascii="Calibri" w:hAnsi="Calibri" w:cs="Calibri" w:eastAsiaTheme="majorEastAsia"/>
                <w:color w:val="000000"/>
                <w:szCs w:val="20"/>
              </w:rPr>
              <w:t>Info</w:t>
            </w:r>
          </w:p>
        </w:tc>
        <w:tc>
          <w:tcPr>
            <w:tcW w:w="3708" w:type="dxa"/>
            <w:textDirection w:val="lrTb"/>
            <w:vAlign w:val="top"/>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增加一个</w:t>
            </w:r>
            <w:r>
              <w:rPr>
                <w:rFonts w:hint="eastAsia" w:asciiTheme="majorEastAsia" w:hAnsiTheme="majorEastAsia" w:eastAsiaTheme="majorEastAsia" w:cstheme="majorEastAsia"/>
                <w:sz w:val="22"/>
                <w:szCs w:val="22"/>
                <w:lang w:eastAsia="zh-CN"/>
              </w:rPr>
              <w:t>中转中心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textDirection w:val="lrTb"/>
            <w:vAlign w:val="center"/>
          </w:tcPr>
          <w:p>
            <w:pPr>
              <w:rPr>
                <w:rFonts w:ascii="Calibri" w:hAnsi="Calibri" w:cs="Calibri" w:eastAsiaTheme="majorEastAsia"/>
                <w:color w:val="000000"/>
              </w:rPr>
            </w:pPr>
            <w:r>
              <w:rPr>
                <w:rFonts w:ascii="Calibri" w:hAnsi="Calibri" w:cs="Calibri" w:eastAsiaTheme="majorEastAsia"/>
                <w:color w:val="000000"/>
              </w:rPr>
              <w:t>NonUser</w:t>
            </w:r>
            <w:r>
              <w:rPr>
                <w:rFonts w:ascii="Calibri" w:hAnsi="Calibri" w:cs="Calibri" w:eastAsiaTheme="majorEastAsia"/>
              </w:rPr>
              <w:t>Controller</w:t>
            </w:r>
            <w:r>
              <w:rPr>
                <w:rFonts w:ascii="Calibri" w:hAnsi="Calibri" w:cs="Calibri" w:eastAsiaTheme="majorEastAsia"/>
                <w:color w:val="000000"/>
              </w:rPr>
              <w:t>.delete</w:t>
            </w:r>
            <w:r>
              <w:rPr>
                <w:rFonts w:hint="eastAsia" w:ascii="Calibri" w:hAnsi="Calibri" w:cs="Calibri" w:eastAsiaTheme="majorEastAsia"/>
                <w:color w:val="000000"/>
                <w:lang w:eastAsia="zh-CN"/>
              </w:rPr>
              <w:t>IntermediateCenter</w:t>
            </w:r>
            <w:r>
              <w:rPr>
                <w:rFonts w:ascii="Calibri" w:hAnsi="Calibri" w:cs="Calibri" w:eastAsiaTheme="majorEastAsia"/>
                <w:color w:val="000000"/>
              </w:rPr>
              <w:t>Info</w:t>
            </w:r>
          </w:p>
        </w:tc>
        <w:tc>
          <w:tcPr>
            <w:tcW w:w="3708" w:type="dxa"/>
            <w:textDirection w:val="lrTb"/>
            <w:vAlign w:val="top"/>
          </w:tcPr>
          <w:p>
            <w:pPr>
              <w:jc w:val="left"/>
              <w:rPr>
                <w:rFonts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删除一个</w:t>
            </w:r>
            <w:r>
              <w:rPr>
                <w:rFonts w:hint="eastAsia" w:asciiTheme="majorEastAsia" w:hAnsiTheme="majorEastAsia" w:eastAsiaTheme="majorEastAsia" w:cstheme="majorEastAsia"/>
                <w:sz w:val="22"/>
                <w:szCs w:val="22"/>
                <w:lang w:eastAsia="zh-CN"/>
              </w:rPr>
              <w:t>中转中心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798" w:type="dxa"/>
            <w:shd w:val="clear" w:color="auto" w:fill="FFFFFF"/>
            <w:textDirection w:val="lrTb"/>
            <w:vAlign w:val="center"/>
          </w:tcPr>
          <w:p>
            <w:pPr>
              <w:rPr>
                <w:rFonts w:ascii="Calibri" w:hAnsi="Calibri" w:cs="Calibri" w:eastAsiaTheme="majorEastAsia"/>
                <w:color w:val="000000"/>
              </w:rPr>
            </w:pPr>
          </w:p>
        </w:tc>
        <w:tc>
          <w:tcPr>
            <w:tcW w:w="3708" w:type="dxa"/>
            <w:textDirection w:val="lrTb"/>
            <w:vAlign w:val="top"/>
          </w:tcPr>
          <w:p>
            <w:pPr>
              <w:jc w:val="left"/>
              <w:rPr>
                <w:rFonts w:asciiTheme="majorEastAsia" w:hAnsiTheme="majorEastAsia" w:eastAsiaTheme="majorEastAsia" w:cstheme="majorEastAsia"/>
                <w:sz w:val="22"/>
                <w:szCs w:val="22"/>
              </w:rPr>
            </w:pPr>
          </w:p>
        </w:tc>
      </w:tr>
    </w:tbl>
    <w:p>
      <w:pPr>
        <w:rPr>
          <w:b/>
          <w:sz w:val="22"/>
          <w:szCs w:val="22"/>
        </w:rPr>
      </w:pPr>
    </w:p>
    <w:p>
      <w:pPr>
        <w:pStyle w:val="2"/>
        <w:widowControl/>
        <w:numPr>
          <w:ilvl w:val="3"/>
          <w:numId w:val="1"/>
        </w:numPr>
        <w:rPr>
          <w:sz w:val="24"/>
          <w:szCs w:val="28"/>
        </w:rPr>
      </w:pPr>
      <w:bookmarkStart w:id="25" w:name="_Toc402982466"/>
      <w:r>
        <w:rPr>
          <w:sz w:val="24"/>
          <w:szCs w:val="28"/>
        </w:rPr>
        <w:t>commodity</w:t>
      </w:r>
      <w:r>
        <w:rPr>
          <w:rFonts w:hint="eastAsia" w:cs="宋体"/>
          <w:sz w:val="24"/>
          <w:szCs w:val="28"/>
        </w:rPr>
        <w:t>模块的接口规范</w:t>
      </w:r>
      <w:bookmarkEnd w:id="25"/>
    </w:p>
    <w:p>
      <w:pPr>
        <w:pStyle w:val="7"/>
        <w:widowControl/>
        <w:spacing w:line="276" w:lineRule="auto"/>
        <w:ind w:firstLine="440"/>
        <w:rPr>
          <w:rFonts w:ascii="宋体" w:hAnsi="宋体" w:cs="宋体"/>
          <w:sz w:val="22"/>
          <w:szCs w:val="21"/>
        </w:rPr>
      </w:pPr>
      <w:r>
        <w:rPr>
          <w:rFonts w:hint="eastAsia" w:ascii="宋体" w:hAnsi="宋体" w:cs="宋体"/>
          <w:sz w:val="22"/>
          <w:szCs w:val="21"/>
        </w:rPr>
        <w:t>commodity模块的接口规范如下表所示。</w:t>
      </w:r>
    </w:p>
    <w:p>
      <w:pPr>
        <w:jc w:val="center"/>
        <w:rPr>
          <w:rFonts w:ascii="宋体" w:hAnsi="宋体" w:cs="宋体"/>
          <w:b/>
          <w:bCs/>
        </w:rPr>
      </w:pPr>
      <w:r>
        <w:rPr>
          <w:rFonts w:hint="eastAsia" w:ascii="宋体" w:hAnsi="宋体" w:cs="宋体"/>
          <w:b/>
          <w:bCs/>
        </w:rPr>
        <w:t>表8 commodityui模块的接口规范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61"/>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445"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spacing w:line="105" w:lineRule="atLeast"/>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stockTaking</w:t>
            </w:r>
          </w:p>
        </w:tc>
        <w:tc>
          <w:tcPr>
            <w:tcW w:w="4445" w:type="dxa"/>
          </w:tcPr>
          <w:p>
            <w:pPr>
              <w:jc w:val="left"/>
              <w:rPr>
                <w:sz w:val="22"/>
                <w:szCs w:val="22"/>
              </w:rPr>
            </w:pPr>
            <w:r>
              <w:rPr>
                <w:rFonts w:hint="eastAsia"/>
                <w:sz w:val="22"/>
                <w:szCs w:val="22"/>
              </w:rPr>
              <w:t>库存盘点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exportExcel</w:t>
            </w:r>
          </w:p>
        </w:tc>
        <w:tc>
          <w:tcPr>
            <w:tcW w:w="4445" w:type="dxa"/>
          </w:tcPr>
          <w:p>
            <w:pPr>
              <w:jc w:val="left"/>
              <w:rPr>
                <w:sz w:val="22"/>
                <w:szCs w:val="22"/>
              </w:rPr>
            </w:pPr>
            <w:r>
              <w:rPr>
                <w:rFonts w:hint="eastAsia"/>
                <w:sz w:val="22"/>
                <w:szCs w:val="22"/>
              </w:rPr>
              <w:t>导出Excel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changeAlarmScale</w:t>
            </w:r>
          </w:p>
        </w:tc>
        <w:tc>
          <w:tcPr>
            <w:tcW w:w="4445" w:type="dxa"/>
          </w:tcPr>
          <w:p>
            <w:pPr>
              <w:jc w:val="left"/>
              <w:rPr>
                <w:sz w:val="22"/>
                <w:szCs w:val="22"/>
              </w:rPr>
            </w:pPr>
            <w:r>
              <w:rPr>
                <w:rFonts w:hint="eastAsia"/>
                <w:sz w:val="22"/>
                <w:szCs w:val="22"/>
              </w:rPr>
              <w:t>修改警戒比例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textDirection w:val="lrTb"/>
            <w:vAlign w:val="center"/>
          </w:tcPr>
          <w:p>
            <w:pPr>
              <w:jc w:val="center"/>
              <w:rPr>
                <w:rFonts w:eastAsia="Times New Roman"/>
                <w:color w:val="000000"/>
              </w:rPr>
            </w:pPr>
            <w:r>
              <w:rPr>
                <w:rFonts w:eastAsia="Times New Roman"/>
                <w:color w:val="000000"/>
              </w:rPr>
              <w:t>Commodity</w:t>
            </w:r>
            <w:r>
              <w:rPr>
                <w:rFonts w:hint="eastAsia"/>
                <w:color w:val="000000"/>
              </w:rPr>
              <w:t>Controller</w:t>
            </w:r>
            <w:r>
              <w:rPr>
                <w:rFonts w:eastAsia="Times New Roman"/>
                <w:color w:val="000000"/>
              </w:rPr>
              <w:t>.</w:t>
            </w:r>
            <w:r>
              <w:rPr>
                <w:rFonts w:hint="eastAsia"/>
                <w:color w:val="000000"/>
                <w:lang w:val="en-US" w:eastAsia="zh-CN"/>
              </w:rPr>
              <w:t>get</w:t>
            </w:r>
            <w:r>
              <w:rPr>
                <w:color w:val="000000"/>
              </w:rPr>
              <w:t>AlarmScale</w:t>
            </w:r>
          </w:p>
        </w:tc>
        <w:tc>
          <w:tcPr>
            <w:tcW w:w="4445" w:type="dxa"/>
            <w:textDirection w:val="lrTb"/>
            <w:vAlign w:val="top"/>
          </w:tcPr>
          <w:p>
            <w:pPr>
              <w:jc w:val="left"/>
              <w:rPr>
                <w:rFonts w:hint="eastAsia"/>
                <w:sz w:val="22"/>
                <w:szCs w:val="22"/>
              </w:rPr>
            </w:pPr>
            <w:r>
              <w:rPr>
                <w:rFonts w:hint="eastAsia"/>
                <w:sz w:val="22"/>
                <w:szCs w:val="22"/>
                <w:lang w:eastAsia="zh-CN"/>
              </w:rPr>
              <w:t>获得</w:t>
            </w:r>
            <w:r>
              <w:rPr>
                <w:rFonts w:hint="eastAsia"/>
                <w:sz w:val="22"/>
                <w:szCs w:val="22"/>
              </w:rPr>
              <w:t>警戒比例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checkStorageMessage</w:t>
            </w:r>
          </w:p>
        </w:tc>
        <w:tc>
          <w:tcPr>
            <w:tcW w:w="4445" w:type="dxa"/>
          </w:tcPr>
          <w:p>
            <w:pPr>
              <w:jc w:val="left"/>
              <w:rPr>
                <w:sz w:val="22"/>
                <w:szCs w:val="22"/>
              </w:rPr>
            </w:pPr>
            <w:r>
              <w:rPr>
                <w:rFonts w:hint="eastAsia"/>
                <w:sz w:val="22"/>
                <w:szCs w:val="22"/>
              </w:rPr>
              <w:t>查看库存信息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szCs w:val="20"/>
              </w:rPr>
              <w:t xml:space="preserve"> </w:t>
            </w:r>
            <w:r>
              <w:rPr>
                <w:color w:val="000000"/>
              </w:rPr>
              <w:t>getStorageNum</w:t>
            </w:r>
          </w:p>
        </w:tc>
        <w:tc>
          <w:tcPr>
            <w:tcW w:w="4445" w:type="dxa"/>
          </w:tcPr>
          <w:p>
            <w:pPr>
              <w:jc w:val="left"/>
              <w:rPr>
                <w:sz w:val="22"/>
                <w:szCs w:val="22"/>
              </w:rPr>
            </w:pPr>
            <w:r>
              <w:rPr>
                <w:rFonts w:hint="eastAsia"/>
                <w:sz w:val="22"/>
                <w:szCs w:val="22"/>
              </w:rPr>
              <w:t>得到库存数量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alarm</w:t>
            </w:r>
          </w:p>
        </w:tc>
        <w:tc>
          <w:tcPr>
            <w:tcW w:w="4445" w:type="dxa"/>
          </w:tcPr>
          <w:p>
            <w:pPr>
              <w:jc w:val="left"/>
              <w:rPr>
                <w:sz w:val="22"/>
                <w:szCs w:val="22"/>
              </w:rPr>
            </w:pPr>
            <w:r>
              <w:rPr>
                <w:rFonts w:hint="eastAsia"/>
                <w:sz w:val="22"/>
                <w:szCs w:val="22"/>
              </w:rPr>
              <w:t>库存报警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divide</w:t>
            </w:r>
          </w:p>
        </w:tc>
        <w:tc>
          <w:tcPr>
            <w:tcW w:w="4445" w:type="dxa"/>
          </w:tcPr>
          <w:p>
            <w:pPr>
              <w:jc w:val="left"/>
              <w:rPr>
                <w:sz w:val="22"/>
                <w:szCs w:val="22"/>
              </w:rPr>
            </w:pPr>
            <w:r>
              <w:rPr>
                <w:rFonts w:hint="eastAsia"/>
                <w:sz w:val="22"/>
                <w:szCs w:val="22"/>
              </w:rPr>
              <w:t>库存分区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endCommodityManagement</w:t>
            </w:r>
          </w:p>
        </w:tc>
        <w:tc>
          <w:tcPr>
            <w:tcW w:w="4445" w:type="dxa"/>
          </w:tcPr>
          <w:p>
            <w:pPr>
              <w:jc w:val="left"/>
              <w:rPr>
                <w:sz w:val="22"/>
                <w:szCs w:val="22"/>
              </w:rPr>
            </w:pPr>
            <w:r>
              <w:rPr>
                <w:rFonts w:hint="eastAsia"/>
                <w:sz w:val="22"/>
                <w:szCs w:val="22"/>
              </w:rPr>
              <w:t>结束库存操作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rPr>
              <w:t>changeStorageInInfo</w:t>
            </w:r>
          </w:p>
        </w:tc>
        <w:tc>
          <w:tcPr>
            <w:tcW w:w="4445" w:type="dxa"/>
          </w:tcPr>
          <w:p>
            <w:pPr>
              <w:jc w:val="left"/>
              <w:rPr>
                <w:sz w:val="22"/>
                <w:szCs w:val="22"/>
              </w:rPr>
            </w:pPr>
            <w:r>
              <w:rPr>
                <w:rFonts w:hint="eastAsia"/>
                <w:sz w:val="22"/>
                <w:szCs w:val="22"/>
              </w:rPr>
              <w:t>修改库存信息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jc w:val="center"/>
              <w:rPr>
                <w:sz w:val="22"/>
                <w:szCs w:val="22"/>
              </w:rPr>
            </w:pPr>
            <w:r>
              <w:rPr>
                <w:rFonts w:eastAsia="Times New Roman"/>
                <w:color w:val="000000"/>
              </w:rPr>
              <w:t>Commodity</w:t>
            </w:r>
            <w:r>
              <w:rPr>
                <w:rFonts w:hint="eastAsia"/>
                <w:color w:val="000000"/>
              </w:rPr>
              <w:t>Controller</w:t>
            </w:r>
            <w:r>
              <w:rPr>
                <w:rFonts w:eastAsia="Times New Roman"/>
                <w:color w:val="000000"/>
              </w:rPr>
              <w:t>.</w:t>
            </w:r>
            <w:r>
              <w:rPr>
                <w:color w:val="000000"/>
                <w:szCs w:val="20"/>
              </w:rPr>
              <w:t xml:space="preserve"> </w:t>
            </w:r>
            <w:r>
              <w:rPr>
                <w:color w:val="000000"/>
              </w:rPr>
              <w:t>initStorageInfo</w:t>
            </w:r>
          </w:p>
        </w:tc>
        <w:tc>
          <w:tcPr>
            <w:tcW w:w="4445" w:type="dxa"/>
          </w:tcPr>
          <w:p>
            <w:pPr>
              <w:jc w:val="left"/>
              <w:rPr>
                <w:sz w:val="22"/>
                <w:szCs w:val="22"/>
              </w:rPr>
            </w:pPr>
            <w:r>
              <w:rPr>
                <w:rFonts w:hint="eastAsia"/>
                <w:sz w:val="22"/>
                <w:szCs w:val="22"/>
              </w:rPr>
              <w:t>初始化库存信息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61" w:type="dxa"/>
            <w:shd w:val="clear" w:color="auto" w:fill="FFFFFF"/>
            <w:vAlign w:val="center"/>
          </w:tcPr>
          <w:p>
            <w:pPr>
              <w:jc w:val="center"/>
              <w:rPr>
                <w:sz w:val="22"/>
                <w:szCs w:val="22"/>
              </w:rPr>
            </w:pPr>
          </w:p>
        </w:tc>
        <w:tc>
          <w:tcPr>
            <w:tcW w:w="4445" w:type="dxa"/>
          </w:tcPr>
          <w:p>
            <w:pPr>
              <w:jc w:val="left"/>
              <w:rPr>
                <w:sz w:val="22"/>
                <w:szCs w:val="22"/>
              </w:rPr>
            </w:pPr>
          </w:p>
        </w:tc>
      </w:tr>
    </w:tbl>
    <w:p>
      <w:pPr>
        <w:rPr>
          <w:b/>
          <w:sz w:val="22"/>
          <w:szCs w:val="22"/>
        </w:rPr>
      </w:pPr>
    </w:p>
    <w:p>
      <w:pPr>
        <w:pStyle w:val="2"/>
        <w:widowControl/>
        <w:numPr>
          <w:ilvl w:val="3"/>
          <w:numId w:val="1"/>
        </w:numPr>
        <w:rPr>
          <w:sz w:val="24"/>
          <w:szCs w:val="28"/>
        </w:rPr>
      </w:pPr>
      <w:bookmarkStart w:id="26" w:name="_Toc402982467"/>
      <w:r>
        <w:rPr>
          <w:rFonts w:hint="eastAsia"/>
          <w:sz w:val="24"/>
          <w:szCs w:val="28"/>
        </w:rPr>
        <w:t>log</w:t>
      </w:r>
      <w:r>
        <w:rPr>
          <w:sz w:val="24"/>
          <w:szCs w:val="28"/>
        </w:rPr>
        <w:t>ui</w:t>
      </w:r>
      <w:r>
        <w:rPr>
          <w:rFonts w:hint="eastAsia" w:cs="宋体"/>
          <w:sz w:val="24"/>
          <w:szCs w:val="28"/>
        </w:rPr>
        <w:t>模块的接口规范</w:t>
      </w:r>
      <w:bookmarkEnd w:id="26"/>
    </w:p>
    <w:p>
      <w:pPr>
        <w:pStyle w:val="7"/>
        <w:widowControl/>
        <w:spacing w:line="276" w:lineRule="auto"/>
        <w:ind w:firstLine="440"/>
        <w:rPr>
          <w:rFonts w:ascii="宋体" w:hAnsi="宋体" w:cs="宋体"/>
          <w:sz w:val="22"/>
          <w:szCs w:val="21"/>
        </w:rPr>
      </w:pPr>
      <w:r>
        <w:rPr>
          <w:rFonts w:hint="eastAsia" w:ascii="宋体" w:hAnsi="宋体" w:cs="宋体"/>
          <w:sz w:val="22"/>
          <w:szCs w:val="21"/>
        </w:rPr>
        <w:t>logui模块的接口规范如下表所示。</w:t>
      </w:r>
    </w:p>
    <w:p>
      <w:pPr>
        <w:jc w:val="center"/>
        <w:rPr>
          <w:rFonts w:ascii="宋体" w:hAnsi="宋体" w:cs="宋体"/>
          <w:b/>
          <w:bCs/>
        </w:rPr>
      </w:pPr>
      <w:r>
        <w:rPr>
          <w:rFonts w:hint="eastAsia" w:ascii="宋体" w:hAnsi="宋体" w:cs="宋体"/>
          <w:b/>
          <w:bCs/>
        </w:rPr>
        <w:t>表9 logui模块的接口规范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ascii="Calibri" w:hAnsi="Calibri" w:cs="Calibri"/>
                <w:color w:val="000000"/>
              </w:rPr>
              <w:t>LogController</w:t>
            </w:r>
            <w:r>
              <w:rPr>
                <w:rFonts w:ascii="Calibri" w:hAnsi="Calibri" w:cs="Calibri"/>
                <w:color w:val="000000"/>
              </w:rPr>
              <w:t>.check</w:t>
            </w:r>
            <w:r>
              <w:rPr>
                <w:rFonts w:hint="eastAsia" w:ascii="Calibri" w:hAnsi="Calibri" w:cs="Calibri"/>
                <w:color w:val="000000"/>
              </w:rPr>
              <w:t>Log(String date)</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2"/>
                <w:szCs w:val="22"/>
              </w:rPr>
            </w:pPr>
            <w:r>
              <w:rPr>
                <w:rFonts w:hint="eastAsia"/>
                <w:sz w:val="22"/>
                <w:szCs w:val="22"/>
              </w:rPr>
              <w:t>查看日志对象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ascii="Calibri" w:hAnsi="Calibri" w:cs="Calibri"/>
                <w:color w:val="000000"/>
              </w:rPr>
            </w:pPr>
            <w:r>
              <w:rPr>
                <w:rFonts w:hint="eastAsia" w:ascii="Calibri" w:hAnsi="Calibri" w:cs="Calibri"/>
                <w:color w:val="000000"/>
              </w:rPr>
              <w:t>LogController</w:t>
            </w:r>
            <w:r>
              <w:rPr>
                <w:rFonts w:ascii="Calibri" w:hAnsi="Calibri" w:cs="Calibri"/>
                <w:color w:val="000000"/>
              </w:rPr>
              <w:t>.</w:t>
            </w:r>
            <w:r>
              <w:rPr>
                <w:rFonts w:hint="eastAsia" w:ascii="Calibri" w:hAnsi="Calibri" w:cs="Calibri"/>
                <w:color w:val="000000"/>
              </w:rPr>
              <w:t>generateLog(String position, String name, String operation)</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2"/>
                <w:szCs w:val="22"/>
              </w:rPr>
            </w:pPr>
            <w:r>
              <w:rPr>
                <w:rFonts w:hint="eastAsia"/>
                <w:sz w:val="22"/>
                <w:szCs w:val="22"/>
              </w:rPr>
              <w:t>生成日志对象</w:t>
            </w:r>
          </w:p>
        </w:tc>
      </w:tr>
    </w:tbl>
    <w:p>
      <w:pPr>
        <w:rPr>
          <w:rFonts w:ascii="宋体" w:hAnsi="宋体" w:cs="宋体"/>
        </w:rPr>
      </w:pPr>
    </w:p>
    <w:p>
      <w:pPr>
        <w:pStyle w:val="2"/>
        <w:widowControl/>
        <w:numPr>
          <w:ilvl w:val="3"/>
          <w:numId w:val="1"/>
        </w:numPr>
        <w:rPr>
          <w:sz w:val="24"/>
          <w:szCs w:val="28"/>
        </w:rPr>
      </w:pPr>
      <w:bookmarkStart w:id="27" w:name="_Toc402982468"/>
      <w:r>
        <w:rPr>
          <w:rFonts w:hint="eastAsia"/>
          <w:sz w:val="24"/>
          <w:szCs w:val="28"/>
        </w:rPr>
        <w:t>sheet</w:t>
      </w:r>
      <w:r>
        <w:rPr>
          <w:sz w:val="24"/>
          <w:szCs w:val="28"/>
        </w:rPr>
        <w:t>ui</w:t>
      </w:r>
      <w:r>
        <w:rPr>
          <w:rFonts w:hint="eastAsia" w:cs="宋体"/>
          <w:sz w:val="24"/>
          <w:szCs w:val="28"/>
        </w:rPr>
        <w:t>模块的接口规范</w:t>
      </w:r>
      <w:bookmarkEnd w:id="27"/>
    </w:p>
    <w:p>
      <w:pPr>
        <w:pStyle w:val="7"/>
        <w:widowControl/>
        <w:spacing w:line="276" w:lineRule="auto"/>
        <w:ind w:firstLine="440"/>
        <w:rPr>
          <w:rFonts w:ascii="宋体" w:hAnsi="宋体" w:cs="宋体"/>
          <w:sz w:val="22"/>
          <w:szCs w:val="21"/>
        </w:rPr>
      </w:pPr>
      <w:r>
        <w:rPr>
          <w:rFonts w:hint="eastAsia" w:ascii="宋体" w:hAnsi="宋体" w:cs="宋体"/>
          <w:sz w:val="22"/>
          <w:szCs w:val="21"/>
        </w:rPr>
        <w:t>sheetui模块的接口规范如下表所示。</w:t>
      </w:r>
    </w:p>
    <w:p>
      <w:pPr>
        <w:jc w:val="center"/>
        <w:rPr>
          <w:rFonts w:ascii="宋体" w:hAnsi="宋体" w:cs="宋体"/>
          <w:b/>
          <w:bCs/>
        </w:rPr>
      </w:pPr>
      <w:r>
        <w:rPr>
          <w:rFonts w:hint="eastAsia" w:ascii="宋体" w:hAnsi="宋体" w:cs="宋体"/>
          <w:b/>
          <w:bCs/>
        </w:rPr>
        <w:t>表10 sheetui模块的接口规范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.check</w:t>
            </w:r>
            <w:r>
              <w:rPr>
                <w:rFonts w:hint="eastAsia" w:ascii="Calibri" w:hAnsi="Calibri" w:cs="Calibri"/>
                <w:color w:val="000000"/>
              </w:rPr>
              <w:t>Sheet(</w:t>
            </w:r>
            <w:r>
              <w:rPr>
                <w:rFonts w:hint="eastAsia" w:ascii="Calibri" w:hAnsi="Calibri" w:cs="Calibri"/>
              </w:rPr>
              <w:t>long ID</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查看表格对象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.examine</w:t>
            </w:r>
            <w:r>
              <w:rPr>
                <w:rFonts w:hint="eastAsia" w:ascii="Calibri" w:hAnsi="Calibri" w:cs="Calibri"/>
                <w:color w:val="000000"/>
              </w:rPr>
              <w:t>Sheet(</w:t>
            </w:r>
            <w:r>
              <w:rPr>
                <w:rFonts w:hint="eastAsia" w:ascii="Calibri" w:hAnsi="Calibri" w:cs="Calibri"/>
              </w:rPr>
              <w:t>long ID,boolean passed</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审批表格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w:t>
            </w:r>
            <w:r>
              <w:rPr>
                <w:rFonts w:hint="eastAsia" w:ascii="Calibri" w:hAnsi="Calibri" w:cs="Calibri"/>
                <w:color w:val="000000"/>
              </w:rPr>
              <w:t>confirmSheet(SheetVO sheet,SheetType type)</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确认提交表格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jc w:val="center"/>
              <w:rPr>
                <w:sz w:val="22"/>
                <w:szCs w:val="22"/>
              </w:rPr>
            </w:pPr>
            <w:r>
              <w:rPr>
                <w:rFonts w:ascii="Calibri" w:hAnsi="Calibri" w:cs="Calibri"/>
                <w:color w:val="000000"/>
              </w:rPr>
              <w:t>Sheet</w:t>
            </w:r>
            <w:r>
              <w:rPr>
                <w:rFonts w:hint="eastAsia" w:ascii="Calibri" w:hAnsi="Calibri" w:cs="Calibri"/>
                <w:color w:val="000000"/>
              </w:rPr>
              <w:t>Controller</w:t>
            </w:r>
            <w:r>
              <w:rPr>
                <w:rFonts w:ascii="Calibri" w:hAnsi="Calibri" w:cs="Calibri"/>
                <w:color w:val="000000"/>
              </w:rPr>
              <w:t>.formulateConstant</w:t>
            </w:r>
            <w:r>
              <w:rPr>
                <w:rFonts w:hint="eastAsia" w:ascii="Calibri" w:hAnsi="Calibri" w:cs="Calibri"/>
                <w:color w:val="000000"/>
              </w:rPr>
              <w:t>(</w:t>
            </w:r>
            <w:r>
              <w:rPr>
                <w:rFonts w:ascii="Calibri" w:hAnsi="Calibri" w:eastAsia="Consolas" w:cs="Calibri"/>
                <w:bCs/>
              </w:rPr>
              <w:t>ArrayList&lt;Double&gt; distant</w:t>
            </w:r>
            <w:r>
              <w:rPr>
                <w:rFonts w:ascii="Calibri" w:hAnsi="Calibri" w:cs="Calibri"/>
                <w:color w:val="000000"/>
              </w:rPr>
              <w:t>, double price</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确认制定常量</w:t>
            </w:r>
          </w:p>
        </w:tc>
      </w:tr>
    </w:tbl>
    <w:p>
      <w:pPr>
        <w:rPr>
          <w:b/>
          <w:sz w:val="22"/>
          <w:szCs w:val="22"/>
        </w:rPr>
      </w:pPr>
    </w:p>
    <w:p>
      <w:pPr>
        <w:pStyle w:val="2"/>
        <w:widowControl/>
        <w:numPr>
          <w:ilvl w:val="3"/>
          <w:numId w:val="1"/>
        </w:numPr>
        <w:rPr>
          <w:sz w:val="24"/>
          <w:szCs w:val="28"/>
        </w:rPr>
      </w:pPr>
      <w:bookmarkStart w:id="28" w:name="_Toc402982469"/>
      <w:r>
        <w:rPr>
          <w:rFonts w:hint="eastAsia"/>
          <w:sz w:val="24"/>
          <w:szCs w:val="28"/>
        </w:rPr>
        <w:t>begininfo</w:t>
      </w:r>
      <w:r>
        <w:rPr>
          <w:sz w:val="24"/>
          <w:szCs w:val="28"/>
        </w:rPr>
        <w:t>ui</w:t>
      </w:r>
      <w:r>
        <w:rPr>
          <w:rFonts w:hint="eastAsia" w:cs="宋体"/>
          <w:sz w:val="24"/>
          <w:szCs w:val="28"/>
        </w:rPr>
        <w:t>模块的接口规范</w:t>
      </w:r>
      <w:bookmarkEnd w:id="28"/>
    </w:p>
    <w:p>
      <w:pPr>
        <w:pStyle w:val="7"/>
        <w:widowControl/>
        <w:spacing w:line="276" w:lineRule="auto"/>
        <w:ind w:firstLine="440"/>
        <w:rPr>
          <w:rFonts w:ascii="宋体" w:hAnsi="宋体" w:cs="宋体"/>
          <w:sz w:val="22"/>
          <w:szCs w:val="21"/>
        </w:rPr>
      </w:pPr>
      <w:r>
        <w:rPr>
          <w:rFonts w:hint="eastAsia" w:ascii="宋体" w:hAnsi="宋体" w:cs="宋体"/>
          <w:sz w:val="22"/>
          <w:szCs w:val="21"/>
        </w:rPr>
        <w:t>begininfoui模块的接口规范如下表所示。</w:t>
      </w:r>
    </w:p>
    <w:p>
      <w:pPr>
        <w:jc w:val="center"/>
        <w:rPr>
          <w:rFonts w:ascii="宋体" w:hAnsi="宋体" w:cs="宋体"/>
          <w:b/>
          <w:bCs/>
        </w:rPr>
      </w:pPr>
      <w:r>
        <w:rPr>
          <w:rFonts w:hint="eastAsia" w:ascii="宋体" w:hAnsi="宋体" w:cs="宋体"/>
          <w:b/>
          <w:bCs/>
        </w:rPr>
        <w:t>表11 begininfoui模块的接口规范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rPr>
                <w:rFonts w:ascii="Calibri" w:hAnsi="Calibri" w:cs="Calibri"/>
                <w:color w:val="000000"/>
                <w:sz w:val="21"/>
                <w:szCs w:val="21"/>
              </w:rPr>
              <w:t>fillInfo(BeginInfoVO vo)</w:t>
            </w:r>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创建期初信息对象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t xml:space="preserve"> </w:t>
            </w:r>
            <w:r>
              <w:rPr>
                <w:rFonts w:ascii="Calibri" w:hAnsi="Calibri" w:cs="Calibri"/>
                <w:color w:val="000000"/>
                <w:sz w:val="21"/>
                <w:szCs w:val="21"/>
              </w:rPr>
              <w:t>getInfo()</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获得一个期初信息对象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t xml:space="preserve"> </w:t>
            </w:r>
            <w:r>
              <w:rPr>
                <w:rFonts w:ascii="Calibri" w:hAnsi="Calibri" w:cs="Calibri"/>
                <w:color w:val="000000"/>
                <w:sz w:val="21"/>
                <w:szCs w:val="21"/>
              </w:rPr>
              <w:t>endBeginInfo()</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结束任务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rPr>
                <w:rFonts w:ascii="Calibri" w:hAnsi="Calibri" w:cs="Calibri"/>
                <w:color w:val="000000"/>
                <w:sz w:val="21"/>
                <w:szCs w:val="21"/>
              </w:rPr>
              <w:t>fillInfo(BeginInfoVO vo)</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检测所填写的期初信息信息是否合法</w:t>
            </w:r>
          </w:p>
        </w:tc>
      </w:tr>
    </w:tbl>
    <w:p>
      <w:pPr>
        <w:rPr>
          <w:b/>
          <w:sz w:val="22"/>
          <w:szCs w:val="22"/>
        </w:rPr>
      </w:pPr>
    </w:p>
    <w:p>
      <w:pPr>
        <w:pStyle w:val="2"/>
        <w:widowControl/>
        <w:numPr>
          <w:ilvl w:val="3"/>
          <w:numId w:val="1"/>
        </w:numPr>
        <w:rPr>
          <w:sz w:val="24"/>
          <w:szCs w:val="28"/>
        </w:rPr>
      </w:pPr>
      <w:bookmarkStart w:id="29" w:name="_Toc402982470"/>
      <w:r>
        <w:rPr>
          <w:rFonts w:hint="eastAsia"/>
          <w:sz w:val="24"/>
          <w:szCs w:val="28"/>
        </w:rPr>
        <w:t>account</w:t>
      </w:r>
      <w:r>
        <w:rPr>
          <w:sz w:val="24"/>
          <w:szCs w:val="28"/>
        </w:rPr>
        <w:t>ui</w:t>
      </w:r>
      <w:r>
        <w:rPr>
          <w:rFonts w:hint="eastAsia" w:cs="宋体"/>
          <w:sz w:val="24"/>
          <w:szCs w:val="28"/>
        </w:rPr>
        <w:t>模块的接口规范</w:t>
      </w:r>
      <w:bookmarkEnd w:id="29"/>
    </w:p>
    <w:p>
      <w:pPr>
        <w:pStyle w:val="7"/>
        <w:widowControl/>
        <w:spacing w:line="276" w:lineRule="auto"/>
        <w:ind w:firstLine="440"/>
        <w:rPr>
          <w:rFonts w:ascii="宋体" w:hAnsi="宋体" w:cs="宋体"/>
          <w:sz w:val="22"/>
          <w:szCs w:val="21"/>
        </w:rPr>
      </w:pPr>
      <w:r>
        <w:rPr>
          <w:rFonts w:hint="eastAsia" w:ascii="宋体" w:hAnsi="宋体" w:cs="宋体"/>
          <w:sz w:val="22"/>
          <w:szCs w:val="21"/>
        </w:rPr>
        <w:t>accountui模块的接口规范如下表所示。</w:t>
      </w:r>
    </w:p>
    <w:p>
      <w:pPr>
        <w:jc w:val="center"/>
        <w:rPr>
          <w:rFonts w:ascii="宋体" w:hAnsi="宋体" w:cs="宋体"/>
          <w:b/>
          <w:bCs/>
        </w:rPr>
      </w:pPr>
      <w:r>
        <w:rPr>
          <w:rFonts w:hint="eastAsia" w:ascii="宋体" w:hAnsi="宋体" w:cs="宋体"/>
          <w:b/>
          <w:bCs/>
        </w:rPr>
        <w:t>表12 accountui模块的接口规范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加入一个账户对象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AccountController.del</w:t>
            </w:r>
            <w:r>
              <w:rPr>
                <w:rFonts w:ascii="Calibri" w:hAnsi="Calibri" w:cs="Calibri"/>
                <w:color w:val="000000"/>
                <w:sz w:val="21"/>
                <w:szCs w:val="21"/>
              </w:rPr>
              <w:t>Account</w:t>
            </w:r>
            <w:r>
              <w:rPr>
                <w:rFonts w:ascii="Calibri" w:hAnsi="Calibri" w:cs="宋体"/>
                <w:color w:val="000000"/>
                <w:sz w:val="21"/>
                <w:szCs w:val="21"/>
              </w:rPr>
              <w:t>(long num)</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删除一个账户对象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AccountController.mod</w:t>
            </w:r>
            <w:r>
              <w:rPr>
                <w:rFonts w:ascii="Calibri" w:hAnsi="Calibri" w:cs="Calibri"/>
                <w:color w:val="000000"/>
                <w:sz w:val="21"/>
                <w:szCs w:val="21"/>
              </w:rPr>
              <w:t>Accoun</w:t>
            </w:r>
            <w:r>
              <w:rPr>
                <w:rFonts w:hint="eastAsia" w:ascii="Calibri" w:hAnsi="Calibri" w:cs="Calibri"/>
                <w:color w:val="000000"/>
                <w:sz w:val="21"/>
                <w:szCs w:val="21"/>
              </w:rPr>
              <w:t>t</w:t>
            </w:r>
            <w:r>
              <w:rPr>
                <w:rFonts w:ascii="Calibri" w:hAnsi="Calibri" w:cs="宋体"/>
                <w:color w:val="000000"/>
                <w:sz w:val="21"/>
                <w:szCs w:val="21"/>
              </w:rPr>
              <w:t>(long oldID,String name,long ID)</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修改一个账户对象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getAccoun</w:t>
            </w:r>
            <w:r>
              <w:rPr>
                <w:rFonts w:hint="eastAsia" w:ascii="Calibri" w:hAnsi="Calibri" w:cs="Calibri"/>
                <w:color w:val="000000"/>
                <w:sz w:val="21"/>
                <w:szCs w:val="21"/>
              </w:rPr>
              <w:t>tList</w:t>
            </w:r>
            <w:r>
              <w:rPr>
                <w:rFonts w:ascii="Calibri" w:hAnsi="Calibri" w:cs="Calibri"/>
                <w:color w:val="000000"/>
                <w:sz w:val="21"/>
                <w:szCs w:val="21"/>
              </w:rPr>
              <w:t>()</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检测所填写的账户信息是否合法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color w:val="000000"/>
                <w:sz w:val="21"/>
              </w:rPr>
              <w:t>Account</w:t>
            </w:r>
            <w:r>
              <w:rPr>
                <w:rFonts w:hint="eastAsia" w:ascii="Calibri" w:hAnsi="Calibri" w:cs="Calibri"/>
                <w:color w:val="000000"/>
                <w:sz w:val="21"/>
                <w:szCs w:val="21"/>
              </w:rPr>
              <w:t>Controller</w:t>
            </w:r>
            <w:r>
              <w:rPr>
                <w:rFonts w:ascii="Calibri" w:hAnsi="Calibri" w:cs="Calibri"/>
                <w:color w:val="000000"/>
                <w:sz w:val="21"/>
              </w:rPr>
              <w:t>.endAccountManagement()</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获得账户对象列表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shd w:val="clear" w:color="auto" w:fill="FFFFFF"/>
            <w:vAlign w:val="center"/>
          </w:tcPr>
          <w:p>
            <w:pPr>
              <w:pStyle w:val="7"/>
              <w:spacing w:line="276" w:lineRule="auto"/>
              <w:ind w:firstLine="0" w:firstLineChars="0"/>
              <w:rPr>
                <w:sz w:val="22"/>
                <w:szCs w:val="22"/>
              </w:rPr>
            </w:pPr>
            <w:r>
              <w:rPr>
                <w:rFonts w:hint="eastAsia" w:ascii="宋体" w:hAnsi="宋体" w:cs="宋体"/>
                <w:color w:val="000000"/>
                <w:sz w:val="21"/>
                <w:szCs w:val="21"/>
              </w:rPr>
              <w:t>结束一次银行账户管理</w:t>
            </w:r>
          </w:p>
        </w:tc>
      </w:tr>
    </w:tbl>
    <w:p>
      <w:pPr>
        <w:rPr>
          <w:rFonts w:ascii="宋体" w:hAnsi="宋体" w:cs="宋体"/>
        </w:rPr>
      </w:pPr>
    </w:p>
    <w:p>
      <w:pPr>
        <w:pStyle w:val="2"/>
        <w:widowControl/>
        <w:numPr>
          <w:ilvl w:val="3"/>
          <w:numId w:val="1"/>
        </w:numPr>
        <w:rPr>
          <w:sz w:val="24"/>
          <w:szCs w:val="28"/>
        </w:rPr>
      </w:pPr>
      <w:bookmarkStart w:id="30" w:name="_Toc402982471"/>
      <w:r>
        <w:rPr>
          <w:rFonts w:hint="eastAsia"/>
          <w:sz w:val="24"/>
          <w:szCs w:val="28"/>
        </w:rPr>
        <w:t>staffmanage</w:t>
      </w:r>
      <w:r>
        <w:rPr>
          <w:sz w:val="24"/>
          <w:szCs w:val="28"/>
        </w:rPr>
        <w:t>ui</w:t>
      </w:r>
      <w:r>
        <w:rPr>
          <w:rFonts w:hint="eastAsia" w:cs="宋体"/>
          <w:sz w:val="24"/>
          <w:szCs w:val="28"/>
        </w:rPr>
        <w:t>模块的接口规范</w:t>
      </w:r>
      <w:bookmarkEnd w:id="30"/>
    </w:p>
    <w:p>
      <w:pPr>
        <w:pStyle w:val="7"/>
        <w:widowControl/>
        <w:spacing w:line="276" w:lineRule="auto"/>
        <w:ind w:firstLine="440"/>
        <w:rPr>
          <w:rFonts w:ascii="宋体" w:hAnsi="宋体" w:cs="宋体"/>
          <w:sz w:val="22"/>
          <w:szCs w:val="21"/>
        </w:rPr>
      </w:pPr>
      <w:r>
        <w:rPr>
          <w:rFonts w:hint="eastAsia" w:ascii="宋体" w:hAnsi="宋体" w:cs="宋体"/>
          <w:sz w:val="22"/>
          <w:szCs w:val="21"/>
        </w:rPr>
        <w:t>staffmanageui模块的接口规范如下表所示。</w:t>
      </w:r>
    </w:p>
    <w:p>
      <w:pPr>
        <w:jc w:val="center"/>
        <w:rPr>
          <w:rFonts w:ascii="宋体" w:hAnsi="宋体" w:cs="宋体"/>
          <w:b/>
          <w:bCs/>
        </w:rPr>
      </w:pPr>
      <w:r>
        <w:rPr>
          <w:rFonts w:hint="eastAsia" w:ascii="宋体" w:hAnsi="宋体" w:cs="宋体"/>
          <w:b/>
          <w:bCs/>
        </w:rPr>
        <w:t>表13 staffmanageui模块的接口规范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9"/>
        <w:gridCol w:w="4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37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ascii="Calibri" w:hAnsi="Calibri" w:cs="Calibri"/>
                <w:sz w:val="21"/>
                <w:szCs w:val="21"/>
              </w:rPr>
              <w:t>StaffManageController.getStaffInfo</w:t>
            </w:r>
          </w:p>
        </w:tc>
        <w:tc>
          <w:tcPr>
            <w:tcW w:w="4377"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查看单一员工信息对象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StaffManageController.getAllStaff</w:t>
            </w:r>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查看所有员工信息对象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StaffManageController.addStaffInfo</w:t>
            </w:r>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增加员工帐号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StaffManageController.changeAuthority</w:t>
            </w:r>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修改职位权限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StaffManageController.deleteStaff</w:t>
            </w:r>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删除员工帐号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StaffManageController.endManagement</w:t>
            </w:r>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确认管理</w:t>
            </w:r>
          </w:p>
        </w:tc>
      </w:tr>
    </w:tbl>
    <w:p>
      <w:pPr>
        <w:pStyle w:val="2"/>
        <w:widowControl/>
        <w:numPr>
          <w:ilvl w:val="3"/>
          <w:numId w:val="1"/>
        </w:numPr>
        <w:rPr>
          <w:sz w:val="24"/>
          <w:szCs w:val="28"/>
        </w:rPr>
      </w:pPr>
      <w:r>
        <w:rPr>
          <w:rFonts w:hint="eastAsia"/>
          <w:sz w:val="24"/>
          <w:szCs w:val="28"/>
        </w:rPr>
        <w:t>LogIn</w:t>
      </w:r>
      <w:r>
        <w:rPr>
          <w:sz w:val="24"/>
          <w:szCs w:val="28"/>
        </w:rPr>
        <w:t>ui</w:t>
      </w:r>
      <w:r>
        <w:rPr>
          <w:rFonts w:hint="eastAsia" w:cs="宋体"/>
          <w:sz w:val="24"/>
          <w:szCs w:val="28"/>
        </w:rPr>
        <w:t>模块的接口规范</w:t>
      </w:r>
    </w:p>
    <w:p>
      <w:pPr>
        <w:pStyle w:val="7"/>
        <w:widowControl/>
        <w:numPr>
          <w:ilvl w:val="0"/>
          <w:numId w:val="0"/>
        </w:numPr>
        <w:spacing w:line="276" w:lineRule="auto"/>
        <w:ind w:left="420" w:firstLine="0" w:firstLineChars="0"/>
        <w:rPr>
          <w:rFonts w:ascii="宋体" w:hAnsi="宋体" w:cs="宋体"/>
          <w:sz w:val="22"/>
          <w:szCs w:val="21"/>
        </w:rPr>
      </w:pPr>
      <w:r>
        <w:rPr>
          <w:rFonts w:hint="eastAsia" w:ascii="宋体" w:hAnsi="宋体" w:cs="宋体"/>
          <w:sz w:val="22"/>
          <w:szCs w:val="21"/>
        </w:rPr>
        <w:t>LogInui模块的接口规范如下表所示。</w:t>
      </w:r>
    </w:p>
    <w:p>
      <w:pPr>
        <w:pStyle w:val="41"/>
        <w:numPr>
          <w:ilvl w:val="0"/>
          <w:numId w:val="0"/>
        </w:numPr>
        <w:ind w:left="1685" w:firstLine="415" w:firstLineChars="0"/>
        <w:jc w:val="both"/>
        <w:rPr>
          <w:rFonts w:ascii="宋体" w:hAnsi="宋体" w:cs="宋体"/>
          <w:b/>
          <w:bCs/>
        </w:rPr>
      </w:pPr>
      <w:r>
        <w:rPr>
          <w:rFonts w:hint="eastAsia" w:ascii="宋体" w:hAnsi="宋体" w:cs="宋体"/>
          <w:b/>
          <w:bCs/>
        </w:rPr>
        <w:t xml:space="preserve">表13 </w:t>
      </w:r>
      <w:r>
        <w:rPr>
          <w:rFonts w:hint="eastAsia" w:ascii="宋体" w:hAnsi="宋体" w:cs="宋体"/>
          <w:sz w:val="22"/>
        </w:rPr>
        <w:t>LogInui</w:t>
      </w:r>
      <w:r>
        <w:rPr>
          <w:rFonts w:hint="eastAsia" w:ascii="宋体" w:hAnsi="宋体" w:cs="宋体"/>
          <w:b/>
          <w:bCs/>
        </w:rPr>
        <w:t>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9"/>
        <w:gridCol w:w="4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37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hint="eastAsia" w:ascii="Calibri" w:hAnsi="Calibri" w:cs="Calibri"/>
                <w:sz w:val="21"/>
                <w:szCs w:val="21"/>
              </w:rPr>
              <w:t>LogInController.logIn</w:t>
            </w:r>
          </w:p>
        </w:tc>
        <w:tc>
          <w:tcPr>
            <w:tcW w:w="4377"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hint="eastAsia" w:ascii="Calibri" w:hAnsi="Calibri" w:cs="Calibri"/>
                <w:sz w:val="21"/>
                <w:szCs w:val="21"/>
              </w:rPr>
              <w:t>LogInController.</w:t>
            </w:r>
            <w:r>
              <w:t xml:space="preserve"> </w:t>
            </w:r>
            <w:r>
              <w:rPr>
                <w:rFonts w:ascii="Calibri" w:hAnsi="Calibri" w:cs="Calibri"/>
                <w:sz w:val="21"/>
                <w:szCs w:val="21"/>
              </w:rPr>
              <w:t>getCurrentUser</w:t>
            </w:r>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获得当前登陆者信息</w:t>
            </w:r>
          </w:p>
        </w:tc>
      </w:tr>
    </w:tbl>
    <w:p>
      <w:pPr>
        <w:rPr>
          <w:rFonts w:ascii="宋体" w:hAnsi="宋体" w:cs="宋体"/>
        </w:rPr>
      </w:pPr>
    </w:p>
    <w:p>
      <w:pPr>
        <w:pStyle w:val="2"/>
        <w:widowControl/>
        <w:numPr>
          <w:ilvl w:val="2"/>
          <w:numId w:val="1"/>
        </w:numPr>
        <w:rPr>
          <w:sz w:val="28"/>
          <w:szCs w:val="28"/>
        </w:rPr>
      </w:pPr>
      <w:bookmarkStart w:id="31" w:name="_Toc402982473"/>
      <w:r>
        <w:rPr>
          <w:rFonts w:hint="eastAsia" w:cs="宋体"/>
          <w:sz w:val="28"/>
          <w:szCs w:val="28"/>
        </w:rPr>
        <w:t>客户端展示层模块局部模块的设计原理</w:t>
      </w:r>
      <w:bookmarkEnd w:id="31"/>
    </w:p>
    <w:p>
      <w:pPr>
        <w:pStyle w:val="7"/>
        <w:widowControl/>
        <w:spacing w:line="276" w:lineRule="auto"/>
        <w:ind w:firstLine="440"/>
        <w:rPr>
          <w:rFonts w:ascii="宋体" w:hAnsi="宋体" w:cs="宋体"/>
          <w:sz w:val="22"/>
          <w:szCs w:val="21"/>
        </w:rPr>
      </w:pPr>
      <w:r>
        <w:rPr>
          <w:rFonts w:hint="eastAsia" w:ascii="宋体" w:hAnsi="宋体" w:cs="宋体"/>
          <w:sz w:val="22"/>
          <w:szCs w:val="21"/>
        </w:rPr>
        <w:t>客户端展示层模块使用了集中式的控制风格。每个界面都通过mainui模块实现跳转。</w:t>
      </w:r>
    </w:p>
    <w:p>
      <w:pPr>
        <w:pStyle w:val="7"/>
        <w:widowControl/>
        <w:spacing w:line="276" w:lineRule="auto"/>
        <w:ind w:firstLine="440"/>
        <w:rPr>
          <w:rFonts w:ascii="宋体" w:hAnsi="宋体" w:cs="宋体"/>
          <w:szCs w:val="21"/>
        </w:rPr>
      </w:pPr>
      <w:r>
        <w:rPr>
          <w:rFonts w:hint="eastAsia" w:ascii="宋体" w:hAnsi="宋体" w:cs="宋体"/>
          <w:sz w:val="22"/>
          <w:szCs w:val="21"/>
        </w:rPr>
        <w:t>客户端展示层模块使用了集中式的控制风格。每一个界面的职责从mainui之中分离并通过mainui模块实现跳转。</w:t>
      </w:r>
    </w:p>
    <w:p>
      <w:pPr>
        <w:pStyle w:val="2"/>
        <w:widowControl/>
        <w:numPr>
          <w:ilvl w:val="1"/>
          <w:numId w:val="1"/>
        </w:numPr>
        <w:rPr>
          <w:sz w:val="32"/>
          <w:szCs w:val="32"/>
        </w:rPr>
      </w:pPr>
      <w:bookmarkStart w:id="32" w:name="_Toc402982474"/>
      <w:r>
        <w:rPr>
          <w:rFonts w:hint="eastAsia" w:cs="宋体"/>
          <w:sz w:val="32"/>
          <w:szCs w:val="32"/>
        </w:rPr>
        <w:t>客户端业务逻辑层模块的静态结构和动态职责</w:t>
      </w:r>
      <w:bookmarkEnd w:id="32"/>
    </w:p>
    <w:p>
      <w:pPr>
        <w:pStyle w:val="7"/>
        <w:widowControl/>
        <w:spacing w:line="276" w:lineRule="auto"/>
        <w:ind w:firstLine="440"/>
        <w:rPr>
          <w:rFonts w:ascii="宋体" w:hAnsi="宋体" w:cs="宋体"/>
          <w:sz w:val="20"/>
          <w:szCs w:val="21"/>
        </w:rPr>
      </w:pPr>
      <w:r>
        <w:rPr>
          <w:rFonts w:hint="eastAsia" w:ascii="宋体" w:hAnsi="宋体" w:cs="宋体"/>
          <w:sz w:val="22"/>
          <w:szCs w:val="21"/>
        </w:rPr>
        <w:t>客户端业务逻辑层由9个模块组成，分别是</w:t>
      </w:r>
      <w:r>
        <w:rPr>
          <w:rFonts w:hint="eastAsia" w:ascii="宋体" w:hAnsi="宋体" w:cs="宋体"/>
          <w:sz w:val="22"/>
        </w:rPr>
        <w:t>userbl,nonuserbl, insititutionbl,logbl,commoditybl,sheetbl,begininfobl,accountbl,staffmanagebl</w:t>
      </w:r>
      <w:r>
        <w:rPr>
          <w:rFonts w:hint="eastAsia" w:ascii="宋体" w:hAnsi="宋体" w:cs="宋体"/>
          <w:sz w:val="22"/>
          <w:szCs w:val="21"/>
        </w:rPr>
        <w:t>。userbl模块负责</w:t>
      </w:r>
      <w:r>
        <w:rPr>
          <w:rFonts w:hint="eastAsia" w:cs="宋体"/>
          <w:sz w:val="22"/>
          <w:szCs w:val="22"/>
        </w:rPr>
        <w:t>实现对应登录界面和密码修改界面的服务</w:t>
      </w:r>
      <w:r>
        <w:rPr>
          <w:rFonts w:hint="eastAsia" w:ascii="宋体" w:hAnsi="宋体" w:cs="宋体"/>
          <w:sz w:val="22"/>
          <w:szCs w:val="21"/>
        </w:rPr>
        <w:t>；</w:t>
      </w:r>
      <w:r>
        <w:rPr>
          <w:rFonts w:hint="eastAsia" w:ascii="宋体" w:hAnsi="宋体" w:cs="宋体"/>
          <w:sz w:val="22"/>
        </w:rPr>
        <w:t>nonuser</w:t>
      </w:r>
      <w:r>
        <w:rPr>
          <w:rFonts w:hint="eastAsia" w:ascii="宋体" w:hAnsi="宋体" w:cs="宋体"/>
          <w:sz w:val="22"/>
          <w:szCs w:val="21"/>
        </w:rPr>
        <w:t>bl模块负责</w:t>
      </w:r>
      <w:r>
        <w:rPr>
          <w:rFonts w:hint="eastAsia" w:cs="宋体"/>
          <w:sz w:val="22"/>
          <w:szCs w:val="22"/>
        </w:rPr>
        <w:t>实现对应司机车辆营业厅信息管理的服务</w:t>
      </w:r>
      <w:r>
        <w:rPr>
          <w:rFonts w:hint="eastAsia" w:ascii="宋体" w:hAnsi="宋体" w:cs="宋体"/>
          <w:sz w:val="22"/>
          <w:szCs w:val="21"/>
        </w:rPr>
        <w:t>；</w:t>
      </w:r>
      <w:r>
        <w:rPr>
          <w:rFonts w:hint="eastAsia" w:ascii="宋体" w:hAnsi="宋体" w:cs="宋体"/>
          <w:sz w:val="22"/>
        </w:rPr>
        <w:t>insititution</w:t>
      </w:r>
      <w:r>
        <w:rPr>
          <w:rFonts w:hint="eastAsia" w:ascii="宋体" w:hAnsi="宋体" w:cs="宋体"/>
          <w:sz w:val="22"/>
          <w:szCs w:val="21"/>
        </w:rPr>
        <w:t>bl模块负责</w:t>
      </w:r>
      <w:r>
        <w:rPr>
          <w:rFonts w:hint="eastAsia" w:cs="宋体"/>
          <w:sz w:val="22"/>
          <w:szCs w:val="22"/>
        </w:rPr>
        <w:t>实现对应机构管理的服务</w:t>
      </w:r>
      <w:r>
        <w:rPr>
          <w:rFonts w:hint="eastAsia" w:ascii="宋体" w:hAnsi="宋体" w:cs="宋体"/>
          <w:sz w:val="22"/>
          <w:szCs w:val="21"/>
        </w:rPr>
        <w:t>；commoditybl模块负责</w:t>
      </w:r>
      <w:r>
        <w:rPr>
          <w:rFonts w:hint="eastAsia" w:cs="宋体"/>
          <w:sz w:val="22"/>
          <w:szCs w:val="22"/>
        </w:rPr>
        <w:t>实现对应库存查看、库存分区、库存盘点和库存报警的服务</w:t>
      </w:r>
      <w:r>
        <w:rPr>
          <w:rFonts w:hint="eastAsia" w:ascii="宋体" w:hAnsi="宋体" w:cs="宋体"/>
          <w:sz w:val="22"/>
          <w:szCs w:val="21"/>
        </w:rPr>
        <w:t>；</w:t>
      </w:r>
      <w:r>
        <w:rPr>
          <w:rFonts w:hint="eastAsia" w:ascii="宋体" w:hAnsi="宋体" w:cs="宋体"/>
          <w:sz w:val="22"/>
        </w:rPr>
        <w:t>logbl</w:t>
      </w:r>
      <w:r>
        <w:rPr>
          <w:rFonts w:hint="eastAsia" w:ascii="宋体" w:hAnsi="宋体" w:cs="宋体"/>
          <w:sz w:val="22"/>
          <w:szCs w:val="21"/>
        </w:rPr>
        <w:t>模块负责</w:t>
      </w:r>
      <w:r>
        <w:rPr>
          <w:rFonts w:hint="eastAsia" w:cs="宋体"/>
          <w:sz w:val="22"/>
          <w:szCs w:val="22"/>
        </w:rPr>
        <w:t>实现对应日志操作的服务</w:t>
      </w:r>
      <w:r>
        <w:rPr>
          <w:rFonts w:hint="eastAsia" w:ascii="宋体" w:hAnsi="宋体" w:cs="宋体"/>
          <w:sz w:val="22"/>
          <w:szCs w:val="21"/>
        </w:rPr>
        <w:t>；</w:t>
      </w:r>
      <w:r>
        <w:rPr>
          <w:rFonts w:hint="eastAsia" w:ascii="宋体" w:hAnsi="宋体" w:cs="宋体"/>
          <w:sz w:val="22"/>
        </w:rPr>
        <w:t>sheetbl</w:t>
      </w:r>
      <w:r>
        <w:rPr>
          <w:rFonts w:hint="eastAsia" w:ascii="宋体" w:hAnsi="宋体" w:cs="宋体"/>
          <w:sz w:val="22"/>
          <w:szCs w:val="21"/>
        </w:rPr>
        <w:t>模块负责</w:t>
      </w:r>
      <w:r>
        <w:rPr>
          <w:rFonts w:hint="eastAsia" w:cs="宋体"/>
          <w:sz w:val="22"/>
          <w:szCs w:val="22"/>
        </w:rPr>
        <w:t>实现对应所有单据操作的服务</w:t>
      </w:r>
      <w:r>
        <w:rPr>
          <w:rFonts w:hint="eastAsia" w:ascii="宋体" w:hAnsi="宋体" w:cs="宋体"/>
          <w:sz w:val="22"/>
          <w:szCs w:val="21"/>
        </w:rPr>
        <w:t>；</w:t>
      </w:r>
      <w:r>
        <w:rPr>
          <w:rFonts w:hint="eastAsia" w:ascii="宋体" w:hAnsi="宋体" w:cs="宋体"/>
          <w:sz w:val="22"/>
        </w:rPr>
        <w:t>begininfobl</w:t>
      </w:r>
      <w:r>
        <w:rPr>
          <w:rFonts w:hint="eastAsia" w:ascii="宋体" w:hAnsi="宋体" w:cs="宋体"/>
          <w:sz w:val="22"/>
          <w:szCs w:val="21"/>
        </w:rPr>
        <w:t>模块负责</w:t>
      </w:r>
      <w:r>
        <w:rPr>
          <w:rFonts w:hint="eastAsia" w:cs="宋体"/>
          <w:sz w:val="22"/>
          <w:szCs w:val="22"/>
        </w:rPr>
        <w:t>实现对应初始化信息的服务</w:t>
      </w:r>
      <w:r>
        <w:rPr>
          <w:rFonts w:hint="eastAsia" w:ascii="宋体" w:hAnsi="宋体" w:cs="宋体"/>
          <w:sz w:val="22"/>
          <w:szCs w:val="21"/>
        </w:rPr>
        <w:t>；</w:t>
      </w:r>
      <w:r>
        <w:rPr>
          <w:rFonts w:hint="eastAsia" w:ascii="宋体" w:hAnsi="宋体" w:cs="宋体"/>
          <w:sz w:val="22"/>
        </w:rPr>
        <w:t>accountbl</w:t>
      </w:r>
      <w:r>
        <w:rPr>
          <w:rFonts w:hint="eastAsia" w:ascii="宋体" w:hAnsi="宋体" w:cs="宋体"/>
          <w:sz w:val="22"/>
          <w:szCs w:val="21"/>
        </w:rPr>
        <w:t>模块负责</w:t>
      </w:r>
      <w:r>
        <w:rPr>
          <w:rFonts w:hint="eastAsia" w:cs="宋体"/>
          <w:sz w:val="22"/>
          <w:szCs w:val="22"/>
        </w:rPr>
        <w:t>实现对应账户管理的服务</w:t>
      </w:r>
      <w:r>
        <w:rPr>
          <w:rFonts w:hint="eastAsia" w:ascii="宋体" w:hAnsi="宋体" w:cs="宋体"/>
          <w:sz w:val="22"/>
          <w:szCs w:val="21"/>
        </w:rPr>
        <w:t>；</w:t>
      </w:r>
      <w:r>
        <w:rPr>
          <w:rFonts w:hint="eastAsia" w:ascii="宋体" w:hAnsi="宋体" w:cs="宋体"/>
          <w:sz w:val="22"/>
        </w:rPr>
        <w:t>staffmanagebl</w:t>
      </w:r>
      <w:r>
        <w:rPr>
          <w:rFonts w:hint="eastAsia" w:ascii="宋体" w:hAnsi="宋体" w:cs="宋体"/>
          <w:sz w:val="22"/>
          <w:szCs w:val="21"/>
        </w:rPr>
        <w:t>模块负责</w:t>
      </w:r>
      <w:r>
        <w:rPr>
          <w:rFonts w:hint="eastAsia" w:cs="宋体"/>
          <w:sz w:val="22"/>
          <w:szCs w:val="22"/>
        </w:rPr>
        <w:t>实现对应员工信息管理的服务</w:t>
      </w:r>
      <w:r>
        <w:rPr>
          <w:rFonts w:hint="eastAsia" w:ascii="宋体" w:hAnsi="宋体" w:cs="宋体"/>
          <w:sz w:val="22"/>
          <w:szCs w:val="21"/>
        </w:rPr>
        <w:t>。</w:t>
      </w:r>
    </w:p>
    <w:p>
      <w:pPr>
        <w:pStyle w:val="2"/>
        <w:widowControl/>
        <w:numPr>
          <w:ilvl w:val="2"/>
          <w:numId w:val="1"/>
        </w:numPr>
        <w:rPr>
          <w:sz w:val="28"/>
          <w:szCs w:val="28"/>
        </w:rPr>
      </w:pPr>
      <w:bookmarkStart w:id="33" w:name="_Toc402982475"/>
      <w:r>
        <w:rPr>
          <w:rFonts w:hint="eastAsia" w:cs="宋体"/>
          <w:sz w:val="28"/>
          <w:szCs w:val="28"/>
        </w:rPr>
        <w:t>客户端业务逻辑层模块局部模块的职责</w:t>
      </w:r>
      <w:bookmarkEnd w:id="33"/>
    </w:p>
    <w:p>
      <w:pPr>
        <w:pStyle w:val="7"/>
        <w:widowControl/>
        <w:spacing w:line="276" w:lineRule="auto"/>
        <w:ind w:firstLine="440"/>
        <w:rPr>
          <w:rFonts w:ascii="宋体" w:hAnsi="宋体" w:cs="宋体"/>
          <w:sz w:val="22"/>
          <w:szCs w:val="21"/>
        </w:rPr>
      </w:pPr>
      <w:r>
        <w:rPr>
          <w:rFonts w:hint="eastAsia" w:ascii="宋体" w:hAnsi="宋体" w:cs="宋体"/>
          <w:sz w:val="22"/>
          <w:szCs w:val="21"/>
        </w:rPr>
        <w:t>客户端业务逻辑层层模块的职责如下表所示。</w:t>
      </w:r>
    </w:p>
    <w:p>
      <w:pPr>
        <w:jc w:val="center"/>
        <w:rPr>
          <w:rFonts w:ascii="宋体" w:hAnsi="宋体" w:cs="宋体"/>
          <w:b/>
          <w:bCs/>
        </w:rPr>
      </w:pPr>
      <w:r>
        <w:rPr>
          <w:rFonts w:hint="eastAsia" w:ascii="宋体" w:hAnsi="宋体" w:cs="宋体"/>
          <w:b/>
          <w:bCs/>
        </w:rPr>
        <w:t>表14 客户端业务逻辑层模块的职责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模块</w:t>
            </w:r>
          </w:p>
        </w:tc>
        <w:tc>
          <w:tcPr>
            <w:tcW w:w="583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Userbl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rPr>
                <w:sz w:val="22"/>
                <w:szCs w:val="22"/>
              </w:rPr>
            </w:pPr>
            <w:r>
              <w:rPr>
                <w:rFonts w:hint="eastAsia" w:cs="宋体"/>
                <w:sz w:val="22"/>
                <w:szCs w:val="22"/>
              </w:rPr>
              <w:t>负责实现对应用户信息和密码修改界面的服务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NonUser</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负责实现对应司机车辆营业厅信息管理的服务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rPr>
                <w:sz w:val="22"/>
                <w:szCs w:val="22"/>
              </w:rPr>
            </w:pPr>
            <w:r>
              <w:rPr>
                <w:rFonts w:hint="eastAsia"/>
                <w:sz w:val="22"/>
                <w:szCs w:val="22"/>
              </w:rPr>
              <w:t>Insititution</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b/>
                <w:sz w:val="22"/>
                <w:szCs w:val="22"/>
              </w:rPr>
            </w:pPr>
            <w:r>
              <w:rPr>
                <w:rFonts w:hint="eastAsia" w:cs="宋体"/>
                <w:sz w:val="22"/>
                <w:szCs w:val="22"/>
              </w:rPr>
              <w:t>负责实现对应机构管理的服务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C</w:t>
            </w:r>
            <w:r>
              <w:rPr>
                <w:sz w:val="22"/>
                <w:szCs w:val="22"/>
              </w:rPr>
              <w:t>ommoditybl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负责实现对应库存查看、库存分区、库存盘点和库存报警的服务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Log</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负责实现对应日志操作的服务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Sheet</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负责实现对应所有单据操作的服务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Begininfo</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负责实现对应初始化信息的服务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Account</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负责实现对应账户管理的服务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Staffmanage</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负责实现对应员工信息管理的服务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hint="eastAsia"/>
                <w:sz w:val="22"/>
                <w:szCs w:val="22"/>
              </w:rPr>
            </w:pPr>
            <w:r>
              <w:rPr>
                <w:rFonts w:hint="eastAsia"/>
                <w:sz w:val="22"/>
                <w:szCs w:val="22"/>
              </w:rPr>
              <w:t>LogInbl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hint="eastAsia" w:cs="宋体"/>
                <w:sz w:val="22"/>
                <w:szCs w:val="22"/>
              </w:rPr>
            </w:pPr>
            <w:r>
              <w:rPr>
                <w:rFonts w:hint="eastAsia" w:cs="宋体"/>
                <w:sz w:val="22"/>
                <w:szCs w:val="22"/>
              </w:rPr>
              <w:t>负责实现对应登陆界面</w:t>
            </w:r>
          </w:p>
        </w:tc>
      </w:tr>
    </w:tbl>
    <w:p>
      <w:pPr>
        <w:rPr>
          <w:b/>
          <w:sz w:val="22"/>
          <w:szCs w:val="22"/>
        </w:rPr>
      </w:pPr>
    </w:p>
    <w:p>
      <w:pPr>
        <w:pStyle w:val="2"/>
        <w:widowControl/>
        <w:numPr>
          <w:ilvl w:val="2"/>
          <w:numId w:val="1"/>
        </w:numPr>
        <w:rPr>
          <w:sz w:val="28"/>
          <w:szCs w:val="28"/>
        </w:rPr>
      </w:pPr>
      <w:bookmarkStart w:id="34" w:name="_Toc402982476"/>
      <w:r>
        <w:rPr>
          <w:rFonts w:hint="eastAsia" w:cs="宋体"/>
          <w:sz w:val="28"/>
          <w:szCs w:val="28"/>
        </w:rPr>
        <w:t>客户端业务逻辑层模块局部模块的接口规范</w:t>
      </w:r>
      <w:bookmarkEnd w:id="34"/>
    </w:p>
    <w:p>
      <w:pPr>
        <w:pStyle w:val="2"/>
        <w:widowControl/>
        <w:numPr>
          <w:ilvl w:val="3"/>
          <w:numId w:val="1"/>
        </w:numPr>
        <w:rPr>
          <w:rFonts w:ascii="宋体" w:hAnsi="宋体" w:cs="宋体"/>
          <w:sz w:val="24"/>
          <w:szCs w:val="28"/>
        </w:rPr>
      </w:pPr>
      <w:bookmarkStart w:id="35" w:name="_Toc402982477"/>
      <w:r>
        <w:rPr>
          <w:rFonts w:hint="eastAsia" w:ascii="宋体" w:hAnsi="宋体" w:cs="宋体"/>
          <w:sz w:val="24"/>
          <w:szCs w:val="28"/>
        </w:rPr>
        <w:t>userbl模块</w:t>
      </w:r>
      <w:bookmarkEnd w:id="35"/>
    </w:p>
    <w:p>
      <w:pPr>
        <w:pStyle w:val="38"/>
        <w:ind w:firstLine="0" w:firstLineChars="0"/>
      </w:pPr>
      <w:bookmarkStart w:id="36" w:name="_Toc402982478"/>
      <w:r>
        <w:rPr>
          <w:rFonts w:hint="eastAsia"/>
        </w:rPr>
        <w:t>（1）模块概述</w:t>
      </w:r>
    </w:p>
    <w:p>
      <w:pPr>
        <w:pStyle w:val="38"/>
        <w:ind w:firstLine="0" w:firstLineChars="0"/>
      </w:pPr>
      <w:r>
        <w:rPr>
          <w:rFonts w:hint="eastAsia"/>
        </w:rPr>
        <w:t xml:space="preserve">     </w:t>
      </w:r>
      <w:r>
        <w:t>U</w:t>
      </w:r>
      <w:r>
        <w:rPr>
          <w:rFonts w:hint="eastAsia"/>
        </w:rPr>
        <w:t>serbl模块承担的需求参见需求规格说明文档功能需求及相关非功能需求</w:t>
      </w:r>
    </w:p>
    <w:p>
      <w:pPr>
        <w:pStyle w:val="38"/>
        <w:ind w:firstLine="0" w:firstLineChars="0"/>
      </w:pPr>
      <w:r>
        <w:rPr>
          <w:rFonts w:hint="eastAsia"/>
        </w:rPr>
        <w:t xml:space="preserve">     Userbl模块的职责及接口参见软件系统结构描述文档表13</w:t>
      </w:r>
    </w:p>
    <w:p>
      <w:pPr>
        <w:pStyle w:val="38"/>
        <w:ind w:firstLine="0" w:firstLineChars="0"/>
      </w:pPr>
      <w:r>
        <w:rPr>
          <w:rFonts w:hint="eastAsia"/>
        </w:rPr>
        <w:t>（2）整体结构</w:t>
      </w:r>
    </w:p>
    <w:p>
      <w:pPr>
        <w:pStyle w:val="38"/>
        <w:ind w:left="420"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userblservice接口。业务逻辑层和数据层之间添加dataservice.userdataservice接口。为了隔离业务逻辑指责和逻辑控制职责，我们增加了userController。UserPO是作为个人帐号信息的持久化对象被添加到设计模型中去的。</w:t>
      </w:r>
    </w:p>
    <w:p>
      <w:pPr>
        <w:ind w:firstLine="210" w:firstLineChars="100"/>
      </w:pPr>
    </w:p>
    <w:p>
      <w:pPr>
        <w:ind w:firstLine="211" w:firstLineChars="100"/>
        <w:jc w:val="center"/>
        <w:rPr>
          <w:b/>
          <w:bCs/>
        </w:rPr>
      </w:pPr>
      <w:r>
        <w:rPr>
          <w:rFonts w:hint="eastAsia"/>
          <w:b/>
          <w:bCs/>
        </w:rPr>
        <w:t>表15 个人帐号管理业务逻辑层详细设计的上下文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“用例三十一 账号信息管理”</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UserBLService {</w:t>
            </w:r>
          </w:p>
          <w:p>
            <w:pPr>
              <w:rPr>
                <w:rFonts w:ascii="Calibri" w:hAnsi="Calibri" w:cs="Calibri"/>
              </w:rPr>
            </w:pPr>
            <w:r>
              <w:rPr>
                <w:rFonts w:hint="eastAsia" w:ascii="Calibri" w:hAnsi="Calibri" w:cs="Calibri"/>
              </w:rPr>
              <w:t xml:space="preserve">   </w:t>
            </w:r>
          </w:p>
          <w:p>
            <w:pPr>
              <w:ind w:firstLine="420" w:firstLineChars="200"/>
              <w:rPr>
                <w:rFonts w:ascii="Calibri" w:hAnsi="Calibri" w:cs="Calibri"/>
              </w:rPr>
            </w:pPr>
            <w:r>
              <w:rPr>
                <w:rFonts w:ascii="Calibri" w:hAnsi="Calibri" w:cs="Calibri"/>
              </w:rPr>
              <w:t>public UserVO getPersonalInfo(long UserId);</w:t>
            </w:r>
          </w:p>
          <w:p>
            <w:pPr>
              <w:ind w:firstLine="420" w:firstLineChars="200"/>
              <w:rPr>
                <w:rFonts w:ascii="Calibri" w:hAnsi="Calibri" w:cs="Calibri"/>
              </w:rPr>
            </w:pPr>
            <w:r>
              <w:rPr>
                <w:rFonts w:ascii="Calibri" w:hAnsi="Calibri" w:cs="Calibri"/>
              </w:rPr>
              <w:t xml:space="preserve">public </w:t>
            </w:r>
            <w:r>
              <w:rPr>
                <w:rFonts w:hint="eastAsia" w:ascii="Calibri" w:hAnsi="Calibri" w:cs="Calibri"/>
              </w:rPr>
              <w:t>boolean</w:t>
            </w:r>
            <w:r>
              <w:rPr>
                <w:rFonts w:ascii="Calibri" w:hAnsi="Calibri" w:cs="Calibri"/>
              </w:rPr>
              <w:t xml:space="preserve"> changePassword(String password</w:t>
            </w:r>
            <w:r>
              <w:rPr>
                <w:rFonts w:hint="eastAsia" w:ascii="Calibri" w:hAnsi="Calibri" w:cs="Calibri"/>
              </w:rPr>
              <w:t>,long UserId</w:t>
            </w:r>
            <w:r>
              <w:rPr>
                <w:rFonts w:ascii="Calibri" w:hAnsi="Calibri" w:cs="Calibri"/>
              </w:rPr>
              <w:t>);</w:t>
            </w:r>
          </w:p>
          <w:p>
            <w:pPr>
              <w:ind w:firstLine="420" w:firstLineChars="200"/>
              <w:rPr>
                <w:rFonts w:ascii="Calibri" w:hAnsi="Calibri" w:cs="Calibri"/>
              </w:rPr>
            </w:pPr>
            <w:r>
              <w:rPr>
                <w:rFonts w:ascii="Calibri" w:hAnsi="Calibri" w:cs="Calibri"/>
              </w:rPr>
              <w:t xml:space="preserve">public </w:t>
            </w:r>
            <w:r>
              <w:rPr>
                <w:rFonts w:hint="eastAsia" w:ascii="Calibri" w:hAnsi="Calibri" w:cs="Calibri"/>
              </w:rPr>
              <w:t>boolean</w:t>
            </w:r>
            <w:r>
              <w:rPr>
                <w:rFonts w:ascii="Calibri" w:hAnsi="Calibri" w:cs="Calibri"/>
              </w:rPr>
              <w:t xml:space="preserve"> initial(ArrayList&lt;InitUserVO&gt; User);</w:t>
            </w:r>
          </w:p>
          <w:p>
            <w:pPr>
              <w:ind w:firstLine="420" w:firstLineChars="200"/>
              <w:rPr>
                <w:rFonts w:ascii="Calibri" w:hAnsi="Calibri" w:cs="Calibri"/>
              </w:rPr>
            </w:pPr>
            <w:r>
              <w:rPr>
                <w:rFonts w:ascii="Calibri" w:hAnsi="Calibri" w:cs="Calibri"/>
              </w:rPr>
              <w:t xml:space="preserve">public </w:t>
            </w:r>
            <w:r>
              <w:rPr>
                <w:rFonts w:hint="eastAsia" w:ascii="Calibri" w:hAnsi="Calibri" w:cs="Calibri"/>
              </w:rPr>
              <w:t>boolean</w:t>
            </w:r>
            <w:r>
              <w:rPr>
                <w:rFonts w:ascii="Calibri" w:hAnsi="Calibri" w:cs="Calibri"/>
              </w:rPr>
              <w:t xml:space="preserve"> endManagement();</w:t>
            </w:r>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rFonts w:hint="eastAsia" w:ascii="Calibri" w:hAnsi="Calibri" w:cs="Calibri"/>
              </w:rPr>
            </w:pPr>
            <w:r>
              <w:rPr>
                <w:rFonts w:ascii="Calibri" w:hAnsi="Calibri" w:cs="Calibri"/>
              </w:rPr>
              <w:t>public interface UserDataService extends Remote{</w:t>
            </w:r>
          </w:p>
          <w:p>
            <w:pPr>
              <w:rPr>
                <w:rFonts w:ascii="Calibri" w:hAnsi="Calibri" w:cs="Calibri"/>
              </w:rPr>
            </w:pPr>
            <w:r>
              <w:rPr>
                <w:rFonts w:ascii="Calibri" w:hAnsi="Calibri" w:cs="Calibri"/>
              </w:rPr>
              <w:t>public void insert(ArrayList&lt;UserPO&gt; User) throws RemoteException;</w:t>
            </w:r>
          </w:p>
          <w:p>
            <w:pPr>
              <w:ind w:firstLine="420" w:firstLineChars="200"/>
              <w:rPr>
                <w:rFonts w:ascii="Calibri" w:hAnsi="Calibri" w:cs="Calibri"/>
              </w:rPr>
            </w:pPr>
            <w:r>
              <w:rPr>
                <w:rFonts w:ascii="Calibri" w:hAnsi="Calibri" w:cs="Calibri"/>
              </w:rPr>
              <w:t>public UserPO find(long UserId) throws RemoteException;</w:t>
            </w:r>
          </w:p>
          <w:p>
            <w:pPr>
              <w:ind w:firstLine="420" w:firstLineChars="200"/>
              <w:rPr>
                <w:rFonts w:ascii="Calibri" w:hAnsi="Calibri" w:cs="Calibri"/>
              </w:rPr>
            </w:pPr>
            <w:r>
              <w:rPr>
                <w:rFonts w:ascii="Calibri" w:hAnsi="Calibri" w:cs="Calibri"/>
              </w:rPr>
              <w:t>public void update(UserPO po) throws RemoteException;</w:t>
            </w:r>
          </w:p>
          <w:p>
            <w:pPr>
              <w:ind w:firstLine="420" w:firstLineChars="200"/>
              <w:rPr>
                <w:rFonts w:hint="eastAsia" w:ascii="Calibri" w:hAnsi="Calibri" w:cs="Calibri"/>
              </w:rPr>
            </w:pPr>
            <w:r>
              <w:rPr>
                <w:rFonts w:ascii="Calibri" w:hAnsi="Calibri" w:cs="Calibri"/>
              </w:rPr>
              <w:t>public void finish() throws RemoteException;</w:t>
            </w:r>
          </w:p>
          <w:p>
            <w:pPr>
              <w:ind w:firstLine="420" w:firstLineChars="200"/>
              <w:rPr>
                <w:rFonts w:hint="eastAsia" w:ascii="Calibri" w:hAnsi="Calibri" w:cs="Calibri"/>
              </w:rPr>
            </w:pPr>
            <w:r>
              <w:rPr>
                <w:rFonts w:ascii="Calibri" w:hAnsi="Calibri" w:cs="Calibri"/>
              </w:rPr>
              <w:t xml:space="preserve">public void InitialInsert(ArrayList&lt;UserPO&gt; User) throws RemoteException </w:t>
            </w:r>
            <w:r>
              <w:rPr>
                <w:rFonts w:hint="eastAsia" w:ascii="Calibri" w:hAnsi="Calibri" w:cs="Calibri"/>
              </w:rPr>
              <w:t>;</w:t>
            </w:r>
          </w:p>
          <w:p>
            <w:pPr>
              <w:ind w:firstLine="420" w:firstLineChars="200"/>
              <w:rPr>
                <w:rFonts w:hint="eastAsia" w:ascii="Calibri" w:hAnsi="Calibri" w:cs="Calibri"/>
              </w:rPr>
            </w:pPr>
            <w:r>
              <w:rPr>
                <w:rFonts w:ascii="Calibri" w:hAnsi="Calibri" w:cs="Calibri"/>
              </w:rPr>
              <w:t>public void delete(UserPO po) throws RemoteException</w:t>
            </w:r>
            <w:r>
              <w:rPr>
                <w:rFonts w:hint="eastAsia" w:ascii="Calibri" w:hAnsi="Calibri" w:cs="Calibri"/>
              </w:rPr>
              <w:t>;</w:t>
            </w:r>
          </w:p>
          <w:p>
            <w:pPr>
              <w:ind w:firstLine="420" w:firstLineChars="200"/>
              <w:rPr>
                <w:rFonts w:ascii="Calibri" w:hAnsi="Calibri" w:cs="Calibri"/>
              </w:rPr>
            </w:pPr>
            <w:r>
              <w:rPr>
                <w:rFonts w:ascii="Calibri" w:hAnsi="Calibri" w:cs="Calibri"/>
              </w:rPr>
              <w:t>public ArrayList&lt;UserPO&gt; finds() throws RemoteException;</w:t>
            </w:r>
          </w:p>
          <w:p>
            <w:pPr>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55270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noChangeArrowheads="1"/>
                          </pic:cNvPicPr>
                        </pic:nvPicPr>
                        <pic:blipFill>
                          <a:blip r:embed="rId9" cstate="print"/>
                          <a:srcRect/>
                          <a:stretch>
                            <a:fillRect/>
                          </a:stretch>
                        </pic:blipFill>
                        <pic:spPr>
                          <a:xfrm>
                            <a:off x="0" y="0"/>
                            <a:ext cx="4486275" cy="2552700"/>
                          </a:xfrm>
                          <a:prstGeom prst="rect">
                            <a:avLst/>
                          </a:prstGeom>
                          <a:noFill/>
                          <a:ln w="9525">
                            <a:noFill/>
                            <a:miter lim="800000"/>
                            <a:headEnd/>
                            <a:tailEnd/>
                          </a:ln>
                        </pic:spPr>
                      </pic:pic>
                    </a:graphicData>
                  </a:graphic>
                </wp:inline>
              </w:drawing>
            </w:r>
          </w:p>
        </w:tc>
      </w:tr>
    </w:tbl>
    <w:p>
      <w:pPr>
        <w:pStyle w:val="38"/>
        <w:ind w:firstLine="0" w:firstLineChars="0"/>
      </w:pPr>
    </w:p>
    <w:p>
      <w:pPr>
        <w:pStyle w:val="38"/>
        <w:ind w:firstLine="0" w:firstLineChars="0"/>
      </w:pPr>
    </w:p>
    <w:p>
      <w:pPr>
        <w:pStyle w:val="38"/>
        <w:ind w:firstLine="0" w:firstLineChars="0"/>
      </w:pPr>
      <w:r>
        <w:t>（3）</w:t>
      </w:r>
      <w:r>
        <w:rPr>
          <w:rFonts w:hint="eastAsia"/>
        </w:rPr>
        <w:t>模块内部类的接口规范</w:t>
      </w:r>
      <w:r>
        <w:rPr>
          <w:rFonts w:hint="eastAsia"/>
        </w:rPr>
        <w:tab/>
      </w:r>
      <w:r>
        <w:rPr>
          <w:rFonts w:hint="eastAsia"/>
        </w:rPr>
        <w:tab/>
      </w:r>
    </w:p>
    <w:p>
      <w:pPr>
        <w:ind w:left="0" w:firstLine="0"/>
        <w:rPr>
          <w:b/>
          <w:bCs/>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b/>
          <w:bCs/>
        </w:rPr>
        <w:t>表16 UserController的接口规范</w:t>
      </w:r>
    </w:p>
    <w:tbl>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r>
              <w:rPr>
                <w:rFonts w:hint="eastAsia"/>
                <w:color w:val="000000"/>
              </w:rPr>
              <w:t>UserController.</w:t>
            </w:r>
            <w:r>
              <w:rPr>
                <w:color w:val="000000"/>
              </w:rPr>
              <w:t xml:space="preserve"> getPersonalInfo</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color w:val="000000"/>
              </w:rPr>
              <w:t>P</w:t>
            </w:r>
            <w:r>
              <w:rPr>
                <w:rFonts w:hint="eastAsia"/>
                <w:color w:val="000000"/>
              </w:rPr>
              <w:t>ublic</w:t>
            </w:r>
            <w:r>
              <w:rPr>
                <w:color w:val="000000"/>
              </w:rPr>
              <w:t xml:space="preserve"> StaffInfoVO</w:t>
            </w:r>
            <w:r>
              <w:rPr>
                <w:rFonts w:hint="eastAsia"/>
                <w:color w:val="000000"/>
              </w:rPr>
              <w:t xml:space="preserve"> </w:t>
            </w:r>
            <w:r>
              <w:rPr>
                <w:color w:val="000000"/>
              </w:rPr>
              <w:t>getPersonalInfo(long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个人帐号拥有者启动账号信息管理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在一次个人账号信息管理中获得个人帐号信息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r>
              <w:rPr>
                <w:rFonts w:hint="eastAsia"/>
                <w:color w:val="000000"/>
              </w:rPr>
              <w:t>UserController.</w:t>
            </w:r>
            <w:r>
              <w:rPr>
                <w:color w:val="000000"/>
              </w:rPr>
              <w:t xml:space="preserve"> changePassword</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color w:val="000000"/>
              </w:rPr>
              <w:t>P</w:t>
            </w:r>
            <w:r>
              <w:rPr>
                <w:rFonts w:hint="eastAsia"/>
                <w:color w:val="000000"/>
              </w:rPr>
              <w:t>ublic boolean</w:t>
            </w:r>
            <w:r>
              <w:rPr>
                <w:color w:val="000000"/>
              </w:rPr>
              <w:t xml:space="preserve"> changePassword</w:t>
            </w:r>
            <w:r>
              <w:rPr>
                <w:rFonts w:hint="eastAsia"/>
                <w:color w:val="000000"/>
              </w:rPr>
              <w:t>(</w:t>
            </w:r>
            <w:r>
              <w:rPr>
                <w:color w:val="000000"/>
              </w:rPr>
              <w:t>String password</w:t>
            </w:r>
            <w:r>
              <w:rPr>
                <w:rFonts w:hint="eastAsia"/>
                <w:color w:val="000000"/>
              </w:rPr>
              <w:t>,long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个人帐号拥有者启动账号信息管理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员工在一次帐号信息管理中更改密码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r>
              <w:rPr>
                <w:rFonts w:hint="eastAsia"/>
                <w:color w:val="000000"/>
              </w:rPr>
              <w:t>UserController.</w:t>
            </w:r>
            <w:r>
              <w:rPr>
                <w:color w:val="000000"/>
              </w:rPr>
              <w:t xml:space="preserve"> endManagement</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endManagement</w:t>
            </w:r>
            <w:r>
              <w:rPr>
                <w:rFonts w:hint="eastAsia"/>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已确认所有个人信息的管理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保存操作日志，保存所有已更新数据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UserController.</w:t>
            </w:r>
            <w:r>
              <w:rPr>
                <w:color w:val="000000"/>
              </w:rPr>
              <w:t xml:space="preserve"> initial</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 xml:space="preserve">Public boolean </w:t>
            </w:r>
            <w:r>
              <w:rPr>
                <w:color w:val="000000"/>
              </w:rPr>
              <w:t>initial(ArrayList&lt;InitUserVO&gt;</w:t>
            </w:r>
            <w:r>
              <w:rPr>
                <w:rFonts w:hint="eastAsia"/>
                <w:color w:val="000000"/>
              </w:rPr>
              <w:t xml:space="preserve"> User</w:t>
            </w:r>
            <w:r>
              <w:rPr>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期初建账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在期初建账中初始化信息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UserController.changeInfo</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Public boolean changeInfo(UserVO userVO)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总经理修改员工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更新员工个人信息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b/>
                <w:color w:val="FFFFFF"/>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服务名</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w:t>
            </w:r>
            <w:r>
              <w:rPr>
                <w:color w:val="000000"/>
              </w:rPr>
              <w:t xml:space="preserve"> getPersonalInfo(long UserId)</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根据ID查找单一个人信息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w:t>
            </w:r>
            <w:r>
              <w:rPr>
                <w:color w:val="000000"/>
              </w:rPr>
              <w:t xml:space="preserve"> changePassword</w:t>
            </w:r>
            <w:r>
              <w:rPr>
                <w:rFonts w:hint="eastAsia"/>
                <w:color w:val="000000"/>
              </w:rPr>
              <w:t>(</w:t>
            </w:r>
            <w:r>
              <w:rPr>
                <w:color w:val="000000"/>
              </w:rPr>
              <w:t>String password</w:t>
            </w:r>
            <w:r>
              <w:rPr>
                <w:rFonts w:hint="eastAsia"/>
                <w:color w:val="000000"/>
              </w:rPr>
              <w:t>,long userId)</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更改密码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 xml:space="preserve"> initial(ArrayList&lt;InitUserVO&gt;</w:t>
            </w:r>
            <w:r>
              <w:rPr>
                <w:rFonts w:hint="eastAsia"/>
                <w:color w:val="000000"/>
              </w:rPr>
              <w:t xml:space="preserve"> User</w:t>
            </w:r>
            <w:r>
              <w:rPr>
                <w:color w:val="000000"/>
              </w:rPr>
              <w:t>)</w:t>
            </w:r>
          </w:p>
        </w:tc>
        <w:tc>
          <w:tcPr>
            <w:tcW w:w="5529" w:type="dxa"/>
            <w:gridSpan w:val="2"/>
          </w:tcPr>
          <w:p>
            <w:pPr>
              <w:rPr>
                <w:color w:val="000000"/>
              </w:rPr>
            </w:pPr>
            <w:r>
              <w:rPr>
                <w:rFonts w:hint="eastAsia"/>
                <w:color w:val="000000"/>
              </w:rPr>
              <w:t>期初建账时初始化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 changeInfo(UserVO userVO)</w:t>
            </w:r>
          </w:p>
        </w:tc>
        <w:tc>
          <w:tcPr>
            <w:tcW w:w="5529" w:type="dxa"/>
            <w:gridSpan w:val="2"/>
          </w:tcPr>
          <w:p>
            <w:pPr>
              <w:rPr>
                <w:color w:val="000000"/>
              </w:rPr>
            </w:pPr>
            <w:r>
              <w:rPr>
                <w:rFonts w:hint="eastAsia"/>
                <w:color w:val="000000"/>
              </w:rPr>
              <w:t>更改信息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 endManagement</w:t>
            </w:r>
            <w:r>
              <w:rPr>
                <w:rFonts w:hint="eastAsia"/>
                <w:color w:val="000000"/>
              </w:rPr>
              <w:t>()</w:t>
            </w:r>
          </w:p>
        </w:tc>
        <w:tc>
          <w:tcPr>
            <w:tcW w:w="5529" w:type="dxa"/>
            <w:gridSpan w:val="2"/>
          </w:tcPr>
          <w:p>
            <w:pPr>
              <w:rPr>
                <w:color w:val="000000"/>
              </w:rPr>
            </w:pPr>
            <w:r>
              <w:rPr>
                <w:rFonts w:hint="eastAsia"/>
                <w:color w:val="000000"/>
              </w:rPr>
              <w:t>结束管理</w:t>
            </w:r>
          </w:p>
        </w:tc>
      </w:tr>
    </w:tbl>
    <w:p>
      <w:pPr/>
    </w:p>
    <w:tbl>
      <w:tblPr>
        <w:tblStyle w:val="42"/>
        <w:tblpPr w:leftFromText="180" w:rightFromText="180" w:horzAnchor="margin" w:tblpY="48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r>
              <w:rPr>
                <w:rFonts w:hint="eastAsia"/>
                <w:color w:val="000000"/>
              </w:rPr>
              <w:t>User.</w:t>
            </w:r>
            <w:r>
              <w:rPr>
                <w:color w:val="000000"/>
              </w:rPr>
              <w:t xml:space="preserve"> getPersonalInfo</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color w:val="000000"/>
              </w:rPr>
              <w:t>P</w:t>
            </w:r>
            <w:r>
              <w:rPr>
                <w:rFonts w:hint="eastAsia"/>
                <w:color w:val="000000"/>
              </w:rPr>
              <w:t>ublic</w:t>
            </w:r>
            <w:r>
              <w:rPr>
                <w:color w:val="000000"/>
              </w:rPr>
              <w:t xml:space="preserve"> StaffInfoVO</w:t>
            </w:r>
            <w:r>
              <w:rPr>
                <w:rFonts w:hint="eastAsia"/>
                <w:color w:val="000000"/>
              </w:rPr>
              <w:t xml:space="preserve"> </w:t>
            </w:r>
            <w:r>
              <w:rPr>
                <w:color w:val="000000"/>
              </w:rPr>
              <w:t>getPersonalInfo(long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个人帐号拥有者启动账号信息管理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在一次个人账号信息管理中获得个人帐号信息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r>
              <w:rPr>
                <w:rFonts w:hint="eastAsia"/>
                <w:color w:val="000000"/>
              </w:rPr>
              <w:t>User.</w:t>
            </w:r>
            <w:r>
              <w:rPr>
                <w:color w:val="000000"/>
              </w:rPr>
              <w:t xml:space="preserve"> changePassword</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color w:val="000000"/>
              </w:rPr>
              <w:t>P</w:t>
            </w:r>
            <w:r>
              <w:rPr>
                <w:rFonts w:hint="eastAsia"/>
                <w:color w:val="000000"/>
              </w:rPr>
              <w:t>ublic boolean</w:t>
            </w:r>
            <w:r>
              <w:rPr>
                <w:color w:val="000000"/>
              </w:rPr>
              <w:t xml:space="preserve"> changePassword</w:t>
            </w:r>
            <w:r>
              <w:rPr>
                <w:rFonts w:hint="eastAsia"/>
                <w:color w:val="000000"/>
              </w:rPr>
              <w:t>(</w:t>
            </w:r>
            <w:r>
              <w:rPr>
                <w:color w:val="000000"/>
              </w:rPr>
              <w:t>String password</w:t>
            </w:r>
            <w:r>
              <w:rPr>
                <w:rFonts w:hint="eastAsia"/>
                <w:color w:val="000000"/>
              </w:rPr>
              <w:t>,long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个人帐号拥有者启动账号信息管理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员工在一次帐号信息管理中更改密码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rPr>
            </w:pPr>
            <w:r>
              <w:rPr>
                <w:rFonts w:hint="eastAsia"/>
                <w:color w:val="000000"/>
              </w:rPr>
              <w:t>User.</w:t>
            </w:r>
            <w:r>
              <w:rPr>
                <w:color w:val="000000"/>
              </w:rPr>
              <w:t xml:space="preserve"> endManagement</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endManagement</w:t>
            </w:r>
            <w:r>
              <w:rPr>
                <w:rFonts w:hint="eastAsia"/>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已确认所有个人信息的管理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保存操作日志，保存所有已更新数据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w:t>
            </w:r>
            <w:r>
              <w:rPr>
                <w:color w:val="000000"/>
              </w:rPr>
              <w:t xml:space="preserve"> initial</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 xml:space="preserve">Public boolean </w:t>
            </w:r>
            <w:r>
              <w:rPr>
                <w:color w:val="000000"/>
              </w:rPr>
              <w:t>initial(ArrayList&lt;InitUserVO&gt;</w:t>
            </w:r>
            <w:r>
              <w:rPr>
                <w:rFonts w:hint="eastAsia"/>
                <w:color w:val="000000"/>
              </w:rPr>
              <w:t xml:space="preserve"> User</w:t>
            </w:r>
            <w:r>
              <w:rPr>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期初建账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在期初建账中初始化信息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User.changeInfo</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Public boolean changeInfo(UserVO userVO)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总经理修改员工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color w:val="000000"/>
              </w:rPr>
            </w:pPr>
            <w:r>
              <w:rPr>
                <w:rFonts w:hint="eastAsia"/>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更新员工个人信息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b/>
                <w:color w:val="FFFFFF"/>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服务名</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w:t>
            </w:r>
            <w:r>
              <w:rPr>
                <w:color w:val="000000"/>
              </w:rPr>
              <w:t>DataService.find</w:t>
            </w:r>
            <w:r>
              <w:rPr>
                <w:rFonts w:hint="eastAsia"/>
                <w:color w:val="000000"/>
              </w:rPr>
              <w:t xml:space="preserve"> </w:t>
            </w:r>
            <w:r>
              <w:rPr>
                <w:color w:val="000000"/>
              </w:rPr>
              <w:t>(</w:t>
            </w:r>
            <w:r>
              <w:rPr>
                <w:rFonts w:hint="eastAsia"/>
                <w:color w:val="000000"/>
              </w:rPr>
              <w:t>long</w:t>
            </w:r>
            <w:r>
              <w:rPr>
                <w:color w:val="000000"/>
              </w:rPr>
              <w:t xml:space="preserve"> </w:t>
            </w:r>
            <w:r>
              <w:rPr>
                <w:rFonts w:hint="eastAsia"/>
                <w:color w:val="000000"/>
              </w:rPr>
              <w:t>UserI</w:t>
            </w:r>
            <w:r>
              <w:rPr>
                <w:color w:val="000000"/>
              </w:rPr>
              <w:t>d)</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根据ID进行</w:t>
            </w:r>
            <w:r>
              <w:rPr>
                <w:color w:val="000000"/>
              </w:rPr>
              <w:t>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w:t>
            </w:r>
            <w:r>
              <w:rPr>
                <w:color w:val="000000"/>
              </w:rPr>
              <w:t>DataService. update (String</w:t>
            </w:r>
            <w:r>
              <w:rPr>
                <w:rFonts w:hint="eastAsia"/>
                <w:color w:val="000000"/>
              </w:rPr>
              <w:t xml:space="preserve">  </w:t>
            </w:r>
            <w:r>
              <w:rPr>
                <w:color w:val="000000"/>
              </w:rPr>
              <w:t>password)</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更新</w:t>
            </w:r>
            <w:r>
              <w:rPr>
                <w:color w:val="000000"/>
              </w:rP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DataService.</w:t>
            </w:r>
            <w:r>
              <w:t xml:space="preserve"> </w:t>
            </w:r>
            <w:r>
              <w:rPr>
                <w:color w:val="000000"/>
              </w:rPr>
              <w:t>InitialInsert(ArrayList&lt;UserPO&gt; User)</w:t>
            </w:r>
          </w:p>
        </w:tc>
        <w:tc>
          <w:tcPr>
            <w:tcW w:w="5529" w:type="dxa"/>
            <w:gridSpan w:val="2"/>
          </w:tcPr>
          <w:p>
            <w:pPr>
              <w:rPr>
                <w:color w:val="000000"/>
              </w:rPr>
            </w:pPr>
            <w:r>
              <w:rPr>
                <w:rFonts w:hint="eastAsia"/>
                <w:color w:val="000000"/>
              </w:rPr>
              <w:t>期初建账时初始化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DataService. I</w:t>
            </w:r>
            <w:r>
              <w:rPr>
                <w:rFonts w:hint="eastAsia"/>
                <w:color w:val="000000"/>
              </w:rPr>
              <w:t>nsert(UserPO po)</w:t>
            </w:r>
          </w:p>
        </w:tc>
        <w:tc>
          <w:tcPr>
            <w:tcW w:w="5529" w:type="dxa"/>
            <w:gridSpan w:val="2"/>
          </w:tcPr>
          <w:p>
            <w:pPr>
              <w:rPr>
                <w:color w:val="000000"/>
              </w:rPr>
            </w:pPr>
            <w:r>
              <w:rPr>
                <w:rFonts w:hint="eastAsia"/>
                <w:color w:val="000000"/>
              </w:rPr>
              <w:t>增加</w:t>
            </w:r>
            <w:r>
              <w:rPr>
                <w:color w:val="000000"/>
              </w:rP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DataService.</w:t>
            </w:r>
            <w:r>
              <w:t xml:space="preserve"> </w:t>
            </w:r>
            <w:r>
              <w:rPr>
                <w:rFonts w:hint="eastAsia"/>
                <w:color w:val="000000"/>
              </w:rPr>
              <w:t>delete(UserPO po)</w:t>
            </w:r>
          </w:p>
        </w:tc>
        <w:tc>
          <w:tcPr>
            <w:tcW w:w="5529" w:type="dxa"/>
            <w:gridSpan w:val="2"/>
          </w:tcPr>
          <w:p>
            <w:pPr>
              <w:rPr>
                <w:color w:val="000000"/>
              </w:rPr>
            </w:pPr>
            <w:r>
              <w:rPr>
                <w:rFonts w:hint="eastAsia"/>
                <w:color w:val="000000"/>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DataService.</w:t>
            </w:r>
            <w:r>
              <w:rPr>
                <w:rFonts w:hint="eastAsia"/>
                <w:color w:val="000000"/>
              </w:rPr>
              <w:t>finds()</w:t>
            </w:r>
          </w:p>
        </w:tc>
        <w:tc>
          <w:tcPr>
            <w:tcW w:w="5529" w:type="dxa"/>
            <w:gridSpan w:val="2"/>
          </w:tcPr>
          <w:p>
            <w:pPr>
              <w:rPr>
                <w:color w:val="000000"/>
              </w:rPr>
            </w:pPr>
            <w:r>
              <w:rPr>
                <w:rFonts w:hint="eastAsia"/>
                <w:color w:val="000000"/>
              </w:rPr>
              <w:t>获得所有</w:t>
            </w:r>
            <w:r>
              <w:rPr>
                <w:color w:val="000000"/>
              </w:rP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DataService.</w:t>
            </w:r>
            <w:r>
              <w:rPr>
                <w:rFonts w:hint="eastAsia"/>
                <w:color w:val="000000"/>
              </w:rPr>
              <w:t>finish()</w:t>
            </w:r>
          </w:p>
        </w:tc>
        <w:tc>
          <w:tcPr>
            <w:tcW w:w="5529" w:type="dxa"/>
            <w:gridSpan w:val="2"/>
          </w:tcPr>
          <w:p>
            <w:pPr>
              <w:rPr>
                <w:color w:val="000000"/>
              </w:rPr>
            </w:pPr>
            <w:r>
              <w:rPr>
                <w:rFonts w:hint="eastAsia"/>
                <w:color w:val="000000"/>
              </w:rPr>
              <w:t>结束操作</w:t>
            </w:r>
          </w:p>
        </w:tc>
      </w:tr>
    </w:tbl>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User的接口规范</w:t>
      </w:r>
    </w:p>
    <w:p>
      <w:pPr/>
    </w:p>
    <w:p>
      <w:pPr>
        <w:pStyle w:val="2"/>
        <w:widowControl/>
        <w:numPr>
          <w:ilvl w:val="3"/>
          <w:numId w:val="1"/>
        </w:numPr>
        <w:rPr>
          <w:rFonts w:ascii="宋体" w:hAnsi="宋体" w:cs="宋体"/>
          <w:sz w:val="24"/>
          <w:szCs w:val="28"/>
        </w:rPr>
      </w:pPr>
      <w:r>
        <w:rPr>
          <w:rFonts w:hint="eastAsia" w:ascii="宋体" w:hAnsi="宋体" w:cs="宋体"/>
          <w:sz w:val="24"/>
          <w:szCs w:val="28"/>
        </w:rPr>
        <w:t>nonuserbl模块</w:t>
      </w:r>
      <w:bookmarkEnd w:id="36"/>
    </w:p>
    <w:p>
      <w:pPr/>
      <w:bookmarkStart w:id="37" w:name="_Toc402982479"/>
      <w:r>
        <w:rPr>
          <w:rFonts w:hint="eastAsia" w:cs="宋体"/>
        </w:rPr>
        <w:t>（</w:t>
      </w:r>
      <w:r>
        <w:t>1</w:t>
      </w:r>
      <w:r>
        <w:rPr>
          <w:rFonts w:hint="eastAsia" w:cs="宋体"/>
        </w:rPr>
        <w:t>）模块概述</w:t>
      </w:r>
    </w:p>
    <w:p>
      <w:pPr>
        <w:ind w:firstLine="420"/>
      </w:pPr>
      <w:r>
        <w:t>NonUser</w:t>
      </w:r>
      <w:r>
        <w:rPr>
          <w:rFonts w:hint="eastAsia" w:cs="宋体"/>
        </w:rPr>
        <w:t>模块承担的需求参见需求规格说明文档功能需求及相关非功能需求。</w:t>
      </w:r>
    </w:p>
    <w:p>
      <w:pPr>
        <w:ind w:firstLine="420"/>
      </w:pPr>
      <w:r>
        <w:t>NonUser</w:t>
      </w:r>
      <w:r>
        <w:rPr>
          <w:rFonts w:hint="eastAsia" w:cs="宋体"/>
        </w:rPr>
        <w:t>模块的职责及接口参见软件体系结构描述文档表</w:t>
      </w:r>
      <w:r>
        <w:t>16</w:t>
      </w:r>
      <w:r>
        <w:rPr>
          <w:rFonts w:hint="eastAsia" w:cs="宋体"/>
        </w:rPr>
        <w:t>。</w:t>
      </w:r>
    </w:p>
    <w:p>
      <w:pPr/>
      <w:r>
        <w:rPr>
          <w:rFonts w:hint="eastAsia" w:cs="宋体"/>
        </w:rPr>
        <w:t>（</w:t>
      </w:r>
      <w:r>
        <w:t>2</w:t>
      </w:r>
      <w:r>
        <w:rPr>
          <w:rFonts w:hint="eastAsia" w:cs="宋体"/>
        </w:rPr>
        <w:t>）整体结构</w:t>
      </w:r>
    </w:p>
    <w:p>
      <w:pPr>
        <w:ind w:left="420"/>
        <w:rPr>
          <w:rFonts w:cs="宋体"/>
        </w:rPr>
      </w:pPr>
      <w:r>
        <w:rPr>
          <w:rFonts w:hint="eastAsia" w:cs="宋体"/>
        </w:rPr>
        <w:t xml:space="preserve">    根据体系结构的设计，我们将系统分为展示层，业务逻辑层，数据层。每一层之间</w:t>
      </w:r>
    </w:p>
    <w:p>
      <w:pPr>
        <w:ind w:left="420"/>
      </w:pPr>
      <w:r>
        <w:rPr>
          <w:rFonts w:hint="eastAsia" w:cs="宋体"/>
        </w:rPr>
        <w:t>为了增加灵活性，我们会添加接口。比如展示层和业务逻辑层之间，我们添加</w:t>
      </w:r>
      <w:r>
        <w:t>bussinesslogicservice. nonuserblservice. NonUserBLService</w:t>
      </w:r>
      <w:r>
        <w:rPr>
          <w:rFonts w:hint="eastAsia" w:cs="宋体"/>
        </w:rPr>
        <w:t>接口。业务逻辑层和数据层之间添加</w:t>
      </w:r>
      <w:r>
        <w:t>dataservice. nonuserdataservice. NonUserService</w:t>
      </w:r>
      <w:r>
        <w:rPr>
          <w:rFonts w:hint="eastAsia" w:cs="宋体"/>
        </w:rPr>
        <w:t>接口。为了隔离业务逻辑职责和逻辑控制职责，我们增加了</w:t>
      </w:r>
      <w:r>
        <w:t>NonUserComtroller</w:t>
      </w:r>
      <w:r>
        <w:rPr>
          <w:rFonts w:hint="eastAsia" w:cs="宋体"/>
        </w:rPr>
        <w:t>，将对库存的业务逻辑委托给</w:t>
      </w:r>
      <w:r>
        <w:t>NonUser</w:t>
      </w:r>
      <w:r>
        <w:rPr>
          <w:rFonts w:hint="eastAsia" w:cs="宋体"/>
        </w:rPr>
        <w:t>对象。</w:t>
      </w:r>
      <w:r>
        <w:t>GoodsPO</w:t>
      </w:r>
      <w:r>
        <w:rPr>
          <w:rFonts w:hint="eastAsia" w:cs="宋体"/>
        </w:rPr>
        <w:t>是作为商品信息的持久化对象被添加到设计模型中去的。</w:t>
      </w:r>
    </w:p>
    <w:p>
      <w:pPr/>
    </w:p>
    <w:p>
      <w:pPr>
        <w:jc w:val="center"/>
      </w:pPr>
      <w:r>
        <w:rPr>
          <w:rFonts w:hint="eastAsia"/>
          <w:b/>
          <w:bCs/>
        </w:rPr>
        <w:t>表17 非用户信息业务逻辑层详细设计的上下文</w:t>
      </w:r>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rFonts w:ascii="Calibri" w:hAnsi="Calibri" w:cs="Calibri"/>
              </w:rPr>
            </w:pPr>
            <w:r>
              <w:rPr>
                <w:rFonts w:hint="eastAsia" w:ascii="宋体" w:hAnsi="宋体" w:cs="宋体"/>
              </w:rPr>
              <w:t>输入</w:t>
            </w:r>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rFonts w:ascii="Calibri" w:hAnsi="Calibri" w:cs="Calibri"/>
              </w:rPr>
            </w:pPr>
            <w:r>
              <w:rPr>
                <w:rFonts w:hint="eastAsia" w:ascii="宋体" w:hAnsi="宋体" w:cs="宋体"/>
              </w:rPr>
              <w:t>需求</w:t>
            </w:r>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rFonts w:ascii="Calibri" w:hAnsi="Calibri" w:cs="Calibri"/>
              </w:rPr>
            </w:pPr>
            <w:r>
              <w:rPr>
                <w:rFonts w:hint="eastAsia" w:ascii="Calibri" w:hAnsi="Calibri" w:cs="宋体"/>
              </w:rPr>
              <w:t>参见：软件用例描述文档中的用例</w:t>
            </w:r>
            <w:r>
              <w:rPr>
                <w:rFonts w:ascii="Calibri" w:hAnsi="Calibri" w:cs="Calibri"/>
              </w:rPr>
              <w:t>7</w:t>
            </w:r>
            <w:r>
              <w:rPr>
                <w:rFonts w:hint="eastAsia" w:ascii="Calibri" w:hAnsi="Calibri" w:cs="宋体"/>
              </w:rPr>
              <w:t>至用例</w:t>
            </w:r>
            <w:r>
              <w:rPr>
                <w:rFonts w:ascii="Calibri" w:hAnsi="Calibri" w:cs="Calibri"/>
              </w:rPr>
              <w:t>8</w:t>
            </w:r>
          </w:p>
          <w:p>
            <w:pPr>
              <w:rPr>
                <w:rFonts w:ascii="Calibri" w:hAnsi="Calibri" w:cs="Calibri"/>
              </w:rPr>
            </w:pPr>
            <w:r>
              <w:rPr>
                <w:rFonts w:ascii="Calibri" w:hAnsi="Calibri" w:cs="Calibri"/>
              </w:rPr>
              <w:t xml:space="preserve">      </w:t>
            </w:r>
            <w:r>
              <w:rPr>
                <w:rFonts w:hint="eastAsia" w:ascii="Calibri" w:hAnsi="Calibri" w:cs="宋体"/>
              </w:rPr>
              <w:t>软件需求规格文档中的</w:t>
            </w:r>
            <w:r>
              <w:rPr>
                <w:rFonts w:ascii="Calibri" w:hAnsi="Calibri" w:cs="Calibri"/>
              </w:rPr>
              <w:t>3.2</w:t>
            </w:r>
            <w:r>
              <w:rPr>
                <w:rFonts w:hint="eastAsia" w:ascii="Calibri" w:hAnsi="Calibri" w:cs="宋体"/>
              </w:rPr>
              <w:t>节及</w:t>
            </w:r>
            <w:r>
              <w:rPr>
                <w:rFonts w:ascii="Calibri" w:hAnsi="Calibri" w:cs="Calibri"/>
              </w:rPr>
              <w:t>3.3</w:t>
            </w:r>
            <w:r>
              <w:rPr>
                <w:rFonts w:hint="eastAsia" w:ascii="Calibri" w:hAnsi="Calibri" w:cs="宋体"/>
              </w:rPr>
              <w:t>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rFonts w:ascii="Calibri" w:hAnsi="Calibri" w:cs="Calibri"/>
              </w:rPr>
            </w:pPr>
            <w:r>
              <w:rPr>
                <w:rFonts w:hint="eastAsia" w:ascii="宋体" w:hAnsi="宋体" w:cs="宋体"/>
              </w:rPr>
              <w:t>体系结构</w:t>
            </w:r>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rPr>
            </w:pPr>
            <w:r>
              <w:rPr>
                <w:rFonts w:ascii="Calibri" w:hAnsi="Calibri" w:cs="Calibri"/>
              </w:rPr>
              <w:t>//</w:t>
            </w:r>
            <w:r>
              <w:rPr>
                <w:rFonts w:hint="eastAsia" w:ascii="Calibri" w:hAnsi="Calibri" w:cs="宋体"/>
              </w:rPr>
              <w:t>被</w:t>
            </w:r>
            <w:r>
              <w:rPr>
                <w:rFonts w:ascii="Calibri" w:hAnsi="Calibri" w:cs="Calibri"/>
              </w:rPr>
              <w:t>Presentation</w:t>
            </w:r>
            <w:r>
              <w:rPr>
                <w:rFonts w:hint="eastAsia" w:ascii="Calibri" w:hAnsi="Calibri" w:cs="宋体"/>
              </w:rPr>
              <w:t>层调用的接口</w:t>
            </w:r>
          </w:p>
          <w:p>
            <w:pPr>
              <w:rPr>
                <w:rFonts w:ascii="Calibri" w:hAnsi="Calibri" w:cs="Calibri"/>
              </w:rPr>
            </w:pPr>
            <w:r>
              <w:rPr>
                <w:rFonts w:ascii="Calibri" w:hAnsi="Calibri" w:cs="Calibri"/>
              </w:rPr>
              <w:t>public interface NonUserBLService {</w:t>
            </w:r>
          </w:p>
          <w:p>
            <w:pPr>
              <w:rPr>
                <w:rFonts w:ascii="Calibri" w:hAnsi="Calibri" w:cs="Calibri"/>
              </w:rPr>
            </w:pPr>
            <w:r>
              <w:rPr>
                <w:rFonts w:ascii="Calibri" w:hAnsi="Calibri" w:cs="Calibri"/>
              </w:rPr>
              <w:tab/>
            </w:r>
          </w:p>
          <w:p>
            <w:pPr>
              <w:rPr>
                <w:rFonts w:hint="eastAsia" w:ascii="Calibri" w:hAnsi="Calibri" w:cs="Calibri"/>
              </w:rPr>
            </w:pPr>
            <w:r>
              <w:rPr>
                <w:rFonts w:ascii="Calibri" w:hAnsi="Calibri" w:cs="Calibri"/>
              </w:rPr>
              <w:tab/>
            </w:r>
            <w:r>
              <w:rPr>
                <w:rFonts w:hint="eastAsia" w:ascii="Calibri" w:hAnsi="Calibri" w:cs="Calibri"/>
              </w:rPr>
              <w:t>/**</w:t>
            </w:r>
          </w:p>
          <w:p>
            <w:pPr>
              <w:rPr>
                <w:rFonts w:hint="eastAsia" w:ascii="Calibri" w:hAnsi="Calibri" w:cs="Calibri"/>
              </w:rPr>
            </w:pPr>
            <w:r>
              <w:rPr>
                <w:rFonts w:hint="eastAsia" w:ascii="Calibri" w:hAnsi="Calibri" w:cs="Calibri"/>
              </w:rPr>
              <w:tab/>
            </w:r>
            <w:r>
              <w:rPr>
                <w:rFonts w:hint="eastAsia" w:ascii="Calibri" w:hAnsi="Calibri" w:cs="Calibri"/>
              </w:rPr>
              <w:t xml:space="preserve"> * 非用户信息查询界面得到某个营业厅信息</w:t>
            </w:r>
          </w:p>
          <w:p>
            <w:pPr>
              <w:rPr>
                <w:rFonts w:hint="eastAsia" w:ascii="Calibri" w:hAnsi="Calibri" w:cs="Calibri"/>
              </w:rPr>
            </w:pPr>
            <w:r>
              <w:rPr>
                <w:rFonts w:hint="eastAsia" w:ascii="Calibri" w:hAnsi="Calibri" w:cs="Calibri"/>
              </w:rPr>
              <w:tab/>
            </w:r>
            <w:r>
              <w:rPr>
                <w:rFonts w:hint="eastAsia" w:ascii="Calibri" w:hAnsi="Calibri" w:cs="Calibri"/>
              </w:rPr>
              <w:t xml:space="preserve"> * @param bussinessHallId</w:t>
            </w:r>
          </w:p>
          <w:p>
            <w:pPr>
              <w:rPr>
                <w:rFonts w:hint="eastAsia" w:ascii="Calibri" w:hAnsi="Calibri" w:cs="Calibri"/>
              </w:rPr>
            </w:pPr>
            <w:r>
              <w:rPr>
                <w:rFonts w:hint="eastAsia" w:ascii="Calibri" w:hAnsi="Calibri" w:cs="Calibri"/>
              </w:rPr>
              <w:tab/>
            </w:r>
            <w:r>
              <w:rPr>
                <w:rFonts w:hint="eastAsia" w:ascii="Calibri" w:hAnsi="Calibri" w:cs="Calibri"/>
              </w:rPr>
              <w:t xml:space="preserve"> * @return</w:t>
            </w:r>
          </w:p>
          <w:p>
            <w:pPr>
              <w:rPr>
                <w:rFonts w:hint="eastAsia" w:ascii="Calibri" w:hAnsi="Calibri" w:cs="Calibri"/>
              </w:rPr>
            </w:pPr>
            <w:r>
              <w:rPr>
                <w:rFonts w:hint="eastAsia" w:ascii="Calibri" w:hAnsi="Calibri" w:cs="Calibri"/>
              </w:rPr>
              <w:tab/>
            </w:r>
            <w:r>
              <w:rPr>
                <w:rFonts w:hint="eastAsia" w:ascii="Calibri" w:hAnsi="Calibri" w:cs="Calibri"/>
              </w:rPr>
              <w:t xml:space="preserve"> */</w:t>
            </w:r>
          </w:p>
          <w:p>
            <w:pPr>
              <w:rPr>
                <w:rFonts w:hint="eastAsia" w:ascii="Calibri" w:hAnsi="Calibri" w:cs="Calibri"/>
              </w:rPr>
            </w:pPr>
            <w:r>
              <w:rPr>
                <w:rFonts w:hint="eastAsia" w:ascii="Calibri" w:hAnsi="Calibri" w:cs="Calibri"/>
              </w:rPr>
              <w:tab/>
            </w:r>
            <w:r>
              <w:rPr>
                <w:rFonts w:hint="eastAsia" w:ascii="Calibri" w:hAnsi="Calibri" w:cs="Calibri"/>
              </w:rPr>
              <w:t>public BussinessHallVO getBussinessHallInfo(String bussinessHallId);</w:t>
            </w:r>
          </w:p>
          <w:p>
            <w:pPr>
              <w:rPr>
                <w:rFonts w:hint="eastAsia" w:ascii="Calibri" w:hAnsi="Calibri" w:cs="Calibri"/>
              </w:rPr>
            </w:pPr>
            <w:r>
              <w:rPr>
                <w:rFonts w:hint="eastAsia" w:ascii="Calibri" w:hAnsi="Calibri" w:cs="Calibri"/>
              </w:rPr>
              <w:tab/>
            </w:r>
          </w:p>
          <w:p>
            <w:pPr>
              <w:rPr>
                <w:rFonts w:hint="eastAsia" w:ascii="Calibri" w:hAnsi="Calibri" w:cs="Calibri"/>
              </w:rPr>
            </w:pPr>
            <w:r>
              <w:rPr>
                <w:rFonts w:hint="eastAsia" w:ascii="Calibri" w:hAnsi="Calibri" w:cs="Calibri"/>
              </w:rPr>
              <w:tab/>
            </w:r>
            <w:r>
              <w:rPr>
                <w:rFonts w:hint="eastAsia" w:ascii="Calibri" w:hAnsi="Calibri" w:cs="Calibri"/>
              </w:rPr>
              <w:t>/**</w:t>
            </w:r>
          </w:p>
          <w:p>
            <w:pPr>
              <w:rPr>
                <w:rFonts w:hint="eastAsia" w:ascii="Calibri" w:hAnsi="Calibri" w:cs="Calibri"/>
              </w:rPr>
            </w:pPr>
            <w:r>
              <w:rPr>
                <w:rFonts w:hint="eastAsia" w:ascii="Calibri" w:hAnsi="Calibri" w:cs="Calibri"/>
              </w:rPr>
              <w:tab/>
            </w:r>
            <w:r>
              <w:rPr>
                <w:rFonts w:hint="eastAsia" w:ascii="Calibri" w:hAnsi="Calibri" w:cs="Calibri"/>
              </w:rPr>
              <w:t xml:space="preserve"> * 非用户信息查询界面得到所有营业厅信息</w:t>
            </w:r>
          </w:p>
          <w:p>
            <w:pPr>
              <w:rPr>
                <w:rFonts w:hint="eastAsia" w:ascii="Calibri" w:hAnsi="Calibri" w:cs="Calibri"/>
              </w:rPr>
            </w:pPr>
            <w:r>
              <w:rPr>
                <w:rFonts w:hint="eastAsia" w:ascii="Calibri" w:hAnsi="Calibri" w:cs="Calibri"/>
              </w:rPr>
              <w:tab/>
            </w:r>
            <w:r>
              <w:rPr>
                <w:rFonts w:hint="eastAsia" w:ascii="Calibri" w:hAnsi="Calibri" w:cs="Calibri"/>
              </w:rPr>
              <w:t xml:space="preserve"> * @return</w:t>
            </w:r>
          </w:p>
          <w:p>
            <w:pPr>
              <w:rPr>
                <w:rFonts w:hint="eastAsia" w:ascii="Calibri" w:hAnsi="Calibri" w:cs="Calibri"/>
              </w:rPr>
            </w:pPr>
            <w:r>
              <w:rPr>
                <w:rFonts w:hint="eastAsia" w:ascii="Calibri" w:hAnsi="Calibri" w:cs="Calibri"/>
              </w:rPr>
              <w:tab/>
            </w:r>
            <w:r>
              <w:rPr>
                <w:rFonts w:hint="eastAsia" w:ascii="Calibri" w:hAnsi="Calibri" w:cs="Calibri"/>
              </w:rPr>
              <w:t xml:space="preserve"> */</w:t>
            </w:r>
          </w:p>
          <w:p>
            <w:pPr>
              <w:rPr>
                <w:rFonts w:hint="eastAsia" w:ascii="Calibri" w:hAnsi="Calibri" w:cs="Calibri"/>
              </w:rPr>
            </w:pPr>
            <w:r>
              <w:rPr>
                <w:rFonts w:hint="eastAsia" w:ascii="Calibri" w:hAnsi="Calibri" w:cs="Calibri"/>
              </w:rPr>
              <w:tab/>
            </w:r>
            <w:r>
              <w:rPr>
                <w:rFonts w:hint="eastAsia" w:ascii="Calibri" w:hAnsi="Calibri" w:cs="Calibri"/>
              </w:rPr>
              <w:t>public ArrayList&lt;BussinessHallVO&gt; getAllBussinessHallInfo();</w:t>
            </w:r>
          </w:p>
          <w:p>
            <w:pPr>
              <w:rPr>
                <w:rFonts w:hint="eastAsia" w:ascii="Calibri" w:hAnsi="Calibri" w:cs="Calibri"/>
              </w:rPr>
            </w:pPr>
            <w:r>
              <w:rPr>
                <w:rFonts w:hint="eastAsia" w:ascii="Calibri" w:hAnsi="Calibri" w:cs="Calibri"/>
              </w:rPr>
              <w:tab/>
            </w:r>
          </w:p>
          <w:p>
            <w:pPr>
              <w:rPr>
                <w:rFonts w:hint="eastAsia" w:ascii="Calibri" w:hAnsi="Calibri" w:cs="Calibri"/>
              </w:rPr>
            </w:pPr>
            <w:r>
              <w:rPr>
                <w:rFonts w:hint="eastAsia" w:ascii="Calibri" w:hAnsi="Calibri" w:cs="Calibri"/>
              </w:rPr>
              <w:tab/>
            </w:r>
            <w:r>
              <w:rPr>
                <w:rFonts w:hint="eastAsia" w:ascii="Calibri" w:hAnsi="Calibri" w:cs="Calibri"/>
              </w:rPr>
              <w:t>/**</w:t>
            </w:r>
          </w:p>
          <w:p>
            <w:pPr>
              <w:rPr>
                <w:rFonts w:hint="eastAsia" w:ascii="Calibri" w:hAnsi="Calibri" w:cs="Calibri"/>
              </w:rPr>
            </w:pPr>
            <w:r>
              <w:rPr>
                <w:rFonts w:hint="eastAsia" w:ascii="Calibri" w:hAnsi="Calibri" w:cs="Calibri"/>
              </w:rPr>
              <w:tab/>
            </w:r>
            <w:r>
              <w:rPr>
                <w:rFonts w:hint="eastAsia" w:ascii="Calibri" w:hAnsi="Calibri" w:cs="Calibri"/>
              </w:rPr>
              <w:t xml:space="preserve"> * 增加一个营业厅</w:t>
            </w:r>
          </w:p>
          <w:p>
            <w:pPr>
              <w:rPr>
                <w:rFonts w:hint="eastAsia" w:ascii="Calibri" w:hAnsi="Calibri" w:cs="Calibri"/>
              </w:rPr>
            </w:pPr>
            <w:r>
              <w:rPr>
                <w:rFonts w:hint="eastAsia" w:ascii="Calibri" w:hAnsi="Calibri" w:cs="Calibri"/>
              </w:rPr>
              <w:tab/>
            </w:r>
            <w:r>
              <w:rPr>
                <w:rFonts w:hint="eastAsia" w:ascii="Calibri" w:hAnsi="Calibri" w:cs="Calibri"/>
              </w:rPr>
              <w:t xml:space="preserve"> * @param bussinessHall</w:t>
            </w:r>
          </w:p>
          <w:p>
            <w:pPr>
              <w:rPr>
                <w:rFonts w:hint="eastAsia" w:ascii="Calibri" w:hAnsi="Calibri" w:cs="Calibri"/>
              </w:rPr>
            </w:pPr>
            <w:r>
              <w:rPr>
                <w:rFonts w:hint="eastAsia" w:ascii="Calibri" w:hAnsi="Calibri" w:cs="Calibri"/>
              </w:rPr>
              <w:tab/>
            </w:r>
            <w:r>
              <w:rPr>
                <w:rFonts w:hint="eastAsia" w:ascii="Calibri" w:hAnsi="Calibri" w:cs="Calibri"/>
              </w:rPr>
              <w:t xml:space="preserve"> */</w:t>
            </w:r>
          </w:p>
          <w:p>
            <w:pPr>
              <w:rPr>
                <w:rFonts w:hint="eastAsia" w:ascii="Calibri" w:hAnsi="Calibri" w:cs="Calibri"/>
              </w:rPr>
            </w:pPr>
            <w:r>
              <w:rPr>
                <w:rFonts w:hint="eastAsia" w:ascii="Calibri" w:hAnsi="Calibri" w:cs="Calibri"/>
              </w:rPr>
              <w:tab/>
            </w:r>
            <w:r>
              <w:rPr>
                <w:rFonts w:hint="eastAsia" w:ascii="Calibri" w:hAnsi="Calibri" w:cs="Calibri"/>
              </w:rPr>
              <w:t>public void addBussinessHallInfo(BussinessHallVO bussinessHall);</w:t>
            </w:r>
          </w:p>
          <w:p>
            <w:pPr>
              <w:rPr>
                <w:rFonts w:hint="eastAsia" w:ascii="Calibri" w:hAnsi="Calibri" w:cs="Calibri"/>
              </w:rPr>
            </w:pPr>
            <w:r>
              <w:rPr>
                <w:rFonts w:hint="eastAsia" w:ascii="Calibri" w:hAnsi="Calibri" w:cs="Calibri"/>
              </w:rPr>
              <w:tab/>
            </w:r>
          </w:p>
          <w:p>
            <w:pPr>
              <w:rPr>
                <w:rFonts w:hint="eastAsia" w:ascii="Calibri" w:hAnsi="Calibri" w:cs="Calibri"/>
              </w:rPr>
            </w:pPr>
            <w:r>
              <w:rPr>
                <w:rFonts w:hint="eastAsia" w:ascii="Calibri" w:hAnsi="Calibri" w:cs="Calibri"/>
              </w:rPr>
              <w:tab/>
            </w:r>
            <w:r>
              <w:rPr>
                <w:rFonts w:hint="eastAsia" w:ascii="Calibri" w:hAnsi="Calibri" w:cs="Calibri"/>
              </w:rPr>
              <w:t>/**</w:t>
            </w:r>
          </w:p>
          <w:p>
            <w:pPr>
              <w:rPr>
                <w:rFonts w:hint="eastAsia" w:ascii="Calibri" w:hAnsi="Calibri" w:cs="Calibri"/>
              </w:rPr>
            </w:pPr>
            <w:r>
              <w:rPr>
                <w:rFonts w:hint="eastAsia" w:ascii="Calibri" w:hAnsi="Calibri" w:cs="Calibri"/>
              </w:rPr>
              <w:tab/>
            </w:r>
            <w:r>
              <w:rPr>
                <w:rFonts w:hint="eastAsia" w:ascii="Calibri" w:hAnsi="Calibri" w:cs="Calibri"/>
              </w:rPr>
              <w:t xml:space="preserve"> * 删除一个营业厅</w:t>
            </w:r>
          </w:p>
          <w:p>
            <w:pPr>
              <w:rPr>
                <w:rFonts w:hint="eastAsia" w:ascii="Calibri" w:hAnsi="Calibri" w:cs="Calibri"/>
              </w:rPr>
            </w:pPr>
            <w:r>
              <w:rPr>
                <w:rFonts w:hint="eastAsia" w:ascii="Calibri" w:hAnsi="Calibri" w:cs="Calibri"/>
              </w:rPr>
              <w:tab/>
            </w:r>
            <w:r>
              <w:rPr>
                <w:rFonts w:hint="eastAsia" w:ascii="Calibri" w:hAnsi="Calibri" w:cs="Calibri"/>
              </w:rPr>
              <w:t xml:space="preserve"> * @param bussinessHallId</w:t>
            </w:r>
          </w:p>
          <w:p>
            <w:pPr>
              <w:rPr>
                <w:rFonts w:hint="eastAsia" w:ascii="Calibri" w:hAnsi="Calibri" w:cs="Calibri"/>
              </w:rPr>
            </w:pPr>
            <w:r>
              <w:rPr>
                <w:rFonts w:hint="eastAsia" w:ascii="Calibri" w:hAnsi="Calibri" w:cs="Calibri"/>
              </w:rPr>
              <w:tab/>
            </w:r>
            <w:r>
              <w:rPr>
                <w:rFonts w:hint="eastAsia" w:ascii="Calibri" w:hAnsi="Calibri" w:cs="Calibri"/>
              </w:rPr>
              <w:t xml:space="preserve"> */</w:t>
            </w:r>
          </w:p>
          <w:p>
            <w:pPr>
              <w:rPr>
                <w:ins w:id="0" w:author="Administrator" w:date="2015-12-31T22:48:36Z"/>
                <w:rFonts w:hint="eastAsia" w:ascii="Calibri" w:hAnsi="Calibri" w:cs="Calibri"/>
              </w:rPr>
            </w:pPr>
            <w:r>
              <w:rPr>
                <w:rFonts w:hint="eastAsia" w:ascii="Calibri" w:hAnsi="Calibri" w:cs="Calibri"/>
              </w:rPr>
              <w:tab/>
            </w:r>
            <w:r>
              <w:rPr>
                <w:rFonts w:hint="eastAsia" w:ascii="Calibri" w:hAnsi="Calibri" w:cs="Calibri"/>
              </w:rPr>
              <w:t>public void deleteBussinessHallInfo(String bussinessHallId);</w:t>
            </w:r>
          </w:p>
          <w:p>
            <w:pPr>
              <w:rPr>
                <w:ins w:id="1" w:author="Administrator" w:date="2015-12-31T22:48:37Z"/>
                <w:rFonts w:hint="eastAsia" w:ascii="Calibri" w:hAnsi="Calibri" w:cs="Calibri"/>
                <w:rPrChange w:id="2" w:author="Administrator" w:date="2015-12-31T22:48:37Z">
                  <w:rPr>
                    <w:ins w:id="3" w:author="Administrator" w:date="2015-12-31T22:48:37Z"/>
                    <w:rFonts w:hint="eastAsia"/>
                  </w:rPr>
                </w:rPrChange>
              </w:rPr>
            </w:pPr>
            <w:ins w:id="4" w:author="Administrator" w:date="2015-12-31T22:48:37Z">
              <w:r>
                <w:rPr>
                  <w:rFonts w:hint="eastAsia" w:ascii="Calibri" w:hAnsi="Calibri" w:cs="Calibri"/>
                  <w:rPrChange w:id="5" w:author="Administrator" w:date="2015-12-31T22:48:37Z">
                    <w:rPr>
                      <w:rFonts w:hint="eastAsia"/>
                    </w:rPr>
                  </w:rPrChange>
                </w:rPr>
                <w:t>/**</w:t>
              </w:r>
            </w:ins>
          </w:p>
          <w:p>
            <w:pPr>
              <w:rPr>
                <w:ins w:id="7" w:author="Administrator" w:date="2015-12-31T22:48:37Z"/>
                <w:rFonts w:hint="eastAsia" w:ascii="Calibri" w:hAnsi="Calibri" w:cs="Calibri"/>
                <w:rPrChange w:id="8" w:author="Administrator" w:date="2015-12-31T22:48:37Z">
                  <w:rPr>
                    <w:ins w:id="9" w:author="Administrator" w:date="2015-12-31T22:48:37Z"/>
                    <w:rFonts w:hint="eastAsia"/>
                  </w:rPr>
                </w:rPrChange>
              </w:rPr>
            </w:pPr>
            <w:ins w:id="10" w:author="Administrator" w:date="2015-12-31T22:48:37Z">
              <w:r>
                <w:rPr>
                  <w:rFonts w:hint="eastAsia" w:ascii="Calibri" w:hAnsi="Calibri" w:cs="Calibri"/>
                  <w:rPrChange w:id="11" w:author="Administrator" w:date="2015-12-31T22:48:37Z">
                    <w:rPr>
                      <w:rFonts w:hint="eastAsia"/>
                    </w:rPr>
                  </w:rPrChange>
                </w:rPr>
                <w:tab/>
              </w:r>
            </w:ins>
            <w:ins w:id="13" w:author="Administrator" w:date="2015-12-31T22:48:37Z">
              <w:r>
                <w:rPr>
                  <w:rFonts w:hint="eastAsia" w:ascii="Calibri" w:hAnsi="Calibri" w:cs="Calibri"/>
                  <w:rPrChange w:id="14" w:author="Administrator" w:date="2015-12-31T22:48:37Z">
                    <w:rPr>
                      <w:rFonts w:hint="eastAsia"/>
                    </w:rPr>
                  </w:rPrChange>
                </w:rPr>
                <w:t xml:space="preserve"> * 非用户信息查询界面得到某个司机信息</w:t>
              </w:r>
            </w:ins>
          </w:p>
          <w:p>
            <w:pPr>
              <w:rPr>
                <w:ins w:id="16" w:author="Administrator" w:date="2015-12-31T22:48:37Z"/>
                <w:rFonts w:hint="eastAsia" w:ascii="Calibri" w:hAnsi="Calibri" w:cs="Calibri"/>
                <w:rPrChange w:id="17" w:author="Administrator" w:date="2015-12-31T22:48:37Z">
                  <w:rPr>
                    <w:ins w:id="18" w:author="Administrator" w:date="2015-12-31T22:48:37Z"/>
                    <w:rFonts w:hint="eastAsia"/>
                  </w:rPr>
                </w:rPrChange>
              </w:rPr>
            </w:pPr>
            <w:ins w:id="19" w:author="Administrator" w:date="2015-12-31T22:48:37Z">
              <w:r>
                <w:rPr>
                  <w:rFonts w:hint="eastAsia" w:ascii="Calibri" w:hAnsi="Calibri" w:cs="Calibri"/>
                  <w:rPrChange w:id="20" w:author="Administrator" w:date="2015-12-31T22:48:37Z">
                    <w:rPr>
                      <w:rFonts w:hint="eastAsia"/>
                    </w:rPr>
                  </w:rPrChange>
                </w:rPr>
                <w:tab/>
              </w:r>
            </w:ins>
            <w:ins w:id="22" w:author="Administrator" w:date="2015-12-31T22:48:37Z">
              <w:r>
                <w:rPr>
                  <w:rFonts w:hint="eastAsia" w:ascii="Calibri" w:hAnsi="Calibri" w:cs="Calibri"/>
                  <w:rPrChange w:id="23" w:author="Administrator" w:date="2015-12-31T22:48:37Z">
                    <w:rPr>
                      <w:rFonts w:hint="eastAsia"/>
                    </w:rPr>
                  </w:rPrChange>
                </w:rPr>
                <w:t xml:space="preserve"> * @param driverId</w:t>
              </w:r>
            </w:ins>
          </w:p>
          <w:p>
            <w:pPr>
              <w:rPr>
                <w:ins w:id="25" w:author="Administrator" w:date="2015-12-31T22:48:37Z"/>
                <w:rFonts w:hint="eastAsia" w:ascii="Calibri" w:hAnsi="Calibri" w:cs="Calibri"/>
                <w:rPrChange w:id="26" w:author="Administrator" w:date="2015-12-31T22:48:37Z">
                  <w:rPr>
                    <w:ins w:id="27" w:author="Administrator" w:date="2015-12-31T22:48:37Z"/>
                    <w:rFonts w:hint="eastAsia"/>
                  </w:rPr>
                </w:rPrChange>
              </w:rPr>
            </w:pPr>
            <w:ins w:id="28" w:author="Administrator" w:date="2015-12-31T22:48:37Z">
              <w:r>
                <w:rPr>
                  <w:rFonts w:hint="eastAsia" w:ascii="Calibri" w:hAnsi="Calibri" w:cs="Calibri"/>
                  <w:rPrChange w:id="29" w:author="Administrator" w:date="2015-12-31T22:48:37Z">
                    <w:rPr>
                      <w:rFonts w:hint="eastAsia"/>
                    </w:rPr>
                  </w:rPrChange>
                </w:rPr>
                <w:tab/>
              </w:r>
            </w:ins>
            <w:ins w:id="31" w:author="Administrator" w:date="2015-12-31T22:48:37Z">
              <w:r>
                <w:rPr>
                  <w:rFonts w:hint="eastAsia" w:ascii="Calibri" w:hAnsi="Calibri" w:cs="Calibri"/>
                  <w:rPrChange w:id="32" w:author="Administrator" w:date="2015-12-31T22:48:37Z">
                    <w:rPr>
                      <w:rFonts w:hint="eastAsia"/>
                    </w:rPr>
                  </w:rPrChange>
                </w:rPr>
                <w:t xml:space="preserve"> */</w:t>
              </w:r>
            </w:ins>
          </w:p>
          <w:p>
            <w:pPr>
              <w:rPr>
                <w:ins w:id="34" w:author="Administrator" w:date="2015-12-31T22:48:37Z"/>
                <w:rFonts w:hint="eastAsia" w:ascii="Calibri" w:hAnsi="Calibri" w:cs="Calibri"/>
                <w:rPrChange w:id="35" w:author="Administrator" w:date="2015-12-31T22:48:37Z">
                  <w:rPr>
                    <w:ins w:id="36" w:author="Administrator" w:date="2015-12-31T22:48:37Z"/>
                    <w:rFonts w:hint="eastAsia"/>
                  </w:rPr>
                </w:rPrChange>
              </w:rPr>
            </w:pPr>
            <w:ins w:id="37" w:author="Administrator" w:date="2015-12-31T22:48:37Z">
              <w:r>
                <w:rPr>
                  <w:rFonts w:hint="eastAsia" w:ascii="Calibri" w:hAnsi="Calibri" w:cs="Calibri"/>
                  <w:rPrChange w:id="38" w:author="Administrator" w:date="2015-12-31T22:48:37Z">
                    <w:rPr>
                      <w:rFonts w:hint="eastAsia"/>
                    </w:rPr>
                  </w:rPrChange>
                </w:rPr>
                <w:tab/>
              </w:r>
            </w:ins>
            <w:ins w:id="40" w:author="Administrator" w:date="2015-12-31T22:48:37Z">
              <w:r>
                <w:rPr>
                  <w:rFonts w:hint="eastAsia" w:ascii="Calibri" w:hAnsi="Calibri" w:cs="Calibri"/>
                  <w:rPrChange w:id="41" w:author="Administrator" w:date="2015-12-31T22:48:37Z">
                    <w:rPr>
                      <w:rFonts w:hint="eastAsia"/>
                    </w:rPr>
                  </w:rPrChange>
                </w:rPr>
                <w:t>public DriverInfoVO getDriverInfo(String driverId);</w:t>
              </w:r>
            </w:ins>
          </w:p>
          <w:p>
            <w:pPr>
              <w:rPr>
                <w:ins w:id="43" w:author="Administrator" w:date="2015-12-31T22:48:37Z"/>
                <w:rFonts w:hint="eastAsia" w:ascii="Calibri" w:hAnsi="Calibri" w:cs="Calibri"/>
                <w:rPrChange w:id="44" w:author="Administrator" w:date="2015-12-31T22:48:37Z">
                  <w:rPr>
                    <w:ins w:id="45" w:author="Administrator" w:date="2015-12-31T22:48:37Z"/>
                    <w:rFonts w:hint="eastAsia"/>
                  </w:rPr>
                </w:rPrChange>
              </w:rPr>
            </w:pPr>
            <w:ins w:id="46" w:author="Administrator" w:date="2015-12-31T22:48:37Z">
              <w:r>
                <w:rPr>
                  <w:rFonts w:hint="eastAsia" w:ascii="Calibri" w:hAnsi="Calibri" w:cs="Calibri"/>
                  <w:rPrChange w:id="47" w:author="Administrator" w:date="2015-12-31T22:48:37Z">
                    <w:rPr>
                      <w:rFonts w:hint="eastAsia"/>
                    </w:rPr>
                  </w:rPrChange>
                </w:rPr>
                <w:tab/>
              </w:r>
            </w:ins>
          </w:p>
          <w:p>
            <w:pPr>
              <w:rPr>
                <w:ins w:id="49" w:author="Administrator" w:date="2015-12-31T22:48:37Z"/>
                <w:rFonts w:hint="eastAsia" w:ascii="Calibri" w:hAnsi="Calibri" w:cs="Calibri"/>
                <w:rPrChange w:id="50" w:author="Administrator" w:date="2015-12-31T22:48:37Z">
                  <w:rPr>
                    <w:ins w:id="51" w:author="Administrator" w:date="2015-12-31T22:48:37Z"/>
                    <w:rFonts w:hint="eastAsia"/>
                  </w:rPr>
                </w:rPrChange>
              </w:rPr>
            </w:pPr>
            <w:ins w:id="52" w:author="Administrator" w:date="2015-12-31T22:48:37Z">
              <w:r>
                <w:rPr>
                  <w:rFonts w:hint="eastAsia" w:ascii="Calibri" w:hAnsi="Calibri" w:cs="Calibri"/>
                  <w:rPrChange w:id="53" w:author="Administrator" w:date="2015-12-31T22:48:37Z">
                    <w:rPr>
                      <w:rFonts w:hint="eastAsia"/>
                    </w:rPr>
                  </w:rPrChange>
                </w:rPr>
                <w:tab/>
              </w:r>
            </w:ins>
            <w:ins w:id="55" w:author="Administrator" w:date="2015-12-31T22:48:37Z">
              <w:r>
                <w:rPr>
                  <w:rFonts w:hint="eastAsia" w:ascii="Calibri" w:hAnsi="Calibri" w:cs="Calibri"/>
                  <w:rPrChange w:id="56" w:author="Administrator" w:date="2015-12-31T22:48:37Z">
                    <w:rPr>
                      <w:rFonts w:hint="eastAsia"/>
                    </w:rPr>
                  </w:rPrChange>
                </w:rPr>
                <w:t>/**</w:t>
              </w:r>
            </w:ins>
          </w:p>
          <w:p>
            <w:pPr>
              <w:rPr>
                <w:ins w:id="58" w:author="Administrator" w:date="2015-12-31T22:48:37Z"/>
                <w:rFonts w:hint="eastAsia" w:ascii="Calibri" w:hAnsi="Calibri" w:cs="Calibri"/>
                <w:rPrChange w:id="59" w:author="Administrator" w:date="2015-12-31T22:48:37Z">
                  <w:rPr>
                    <w:ins w:id="60" w:author="Administrator" w:date="2015-12-31T22:48:37Z"/>
                    <w:rFonts w:hint="eastAsia"/>
                  </w:rPr>
                </w:rPrChange>
              </w:rPr>
            </w:pPr>
            <w:ins w:id="61" w:author="Administrator" w:date="2015-12-31T22:48:37Z">
              <w:r>
                <w:rPr>
                  <w:rFonts w:hint="eastAsia" w:ascii="Calibri" w:hAnsi="Calibri" w:cs="Calibri"/>
                  <w:rPrChange w:id="62" w:author="Administrator" w:date="2015-12-31T22:48:37Z">
                    <w:rPr>
                      <w:rFonts w:hint="eastAsia"/>
                    </w:rPr>
                  </w:rPrChange>
                </w:rPr>
                <w:tab/>
              </w:r>
            </w:ins>
            <w:ins w:id="64" w:author="Administrator" w:date="2015-12-31T22:48:37Z">
              <w:r>
                <w:rPr>
                  <w:rFonts w:hint="eastAsia" w:ascii="Calibri" w:hAnsi="Calibri" w:cs="Calibri"/>
                  <w:rPrChange w:id="65" w:author="Administrator" w:date="2015-12-31T22:48:37Z">
                    <w:rPr>
                      <w:rFonts w:hint="eastAsia"/>
                    </w:rPr>
                  </w:rPrChange>
                </w:rPr>
                <w:t xml:space="preserve"> * 非用户信息查询界面得到某营业厅所有司机信息</w:t>
              </w:r>
            </w:ins>
          </w:p>
          <w:p>
            <w:pPr>
              <w:rPr>
                <w:ins w:id="67" w:author="Administrator" w:date="2015-12-31T22:48:37Z"/>
                <w:rFonts w:hint="eastAsia" w:ascii="Calibri" w:hAnsi="Calibri" w:cs="Calibri"/>
                <w:rPrChange w:id="68" w:author="Administrator" w:date="2015-12-31T22:48:37Z">
                  <w:rPr>
                    <w:ins w:id="69" w:author="Administrator" w:date="2015-12-31T22:48:37Z"/>
                    <w:rFonts w:hint="eastAsia"/>
                  </w:rPr>
                </w:rPrChange>
              </w:rPr>
            </w:pPr>
            <w:ins w:id="70" w:author="Administrator" w:date="2015-12-31T22:48:37Z">
              <w:r>
                <w:rPr>
                  <w:rFonts w:hint="eastAsia" w:ascii="Calibri" w:hAnsi="Calibri" w:cs="Calibri"/>
                  <w:rPrChange w:id="71" w:author="Administrator" w:date="2015-12-31T22:48:37Z">
                    <w:rPr>
                      <w:rFonts w:hint="eastAsia"/>
                    </w:rPr>
                  </w:rPrChange>
                </w:rPr>
                <w:tab/>
              </w:r>
            </w:ins>
            <w:ins w:id="73" w:author="Administrator" w:date="2015-12-31T22:48:37Z">
              <w:r>
                <w:rPr>
                  <w:rFonts w:hint="eastAsia" w:ascii="Calibri" w:hAnsi="Calibri" w:cs="Calibri"/>
                  <w:rPrChange w:id="74" w:author="Administrator" w:date="2015-12-31T22:48:37Z">
                    <w:rPr>
                      <w:rFonts w:hint="eastAsia"/>
                    </w:rPr>
                  </w:rPrChange>
                </w:rPr>
                <w:t xml:space="preserve"> * @param id</w:t>
              </w:r>
            </w:ins>
          </w:p>
          <w:p>
            <w:pPr>
              <w:rPr>
                <w:ins w:id="76" w:author="Administrator" w:date="2015-12-31T22:48:37Z"/>
                <w:rFonts w:hint="eastAsia" w:ascii="Calibri" w:hAnsi="Calibri" w:cs="Calibri"/>
                <w:rPrChange w:id="77" w:author="Administrator" w:date="2015-12-31T22:48:37Z">
                  <w:rPr>
                    <w:ins w:id="78" w:author="Administrator" w:date="2015-12-31T22:48:37Z"/>
                    <w:rFonts w:hint="eastAsia"/>
                  </w:rPr>
                </w:rPrChange>
              </w:rPr>
            </w:pPr>
            <w:ins w:id="79" w:author="Administrator" w:date="2015-12-31T22:48:37Z">
              <w:r>
                <w:rPr>
                  <w:rFonts w:hint="eastAsia" w:ascii="Calibri" w:hAnsi="Calibri" w:cs="Calibri"/>
                  <w:rPrChange w:id="80" w:author="Administrator" w:date="2015-12-31T22:48:37Z">
                    <w:rPr>
                      <w:rFonts w:hint="eastAsia"/>
                    </w:rPr>
                  </w:rPrChange>
                </w:rPr>
                <w:tab/>
              </w:r>
            </w:ins>
            <w:ins w:id="82" w:author="Administrator" w:date="2015-12-31T22:48:37Z">
              <w:r>
                <w:rPr>
                  <w:rFonts w:hint="eastAsia" w:ascii="Calibri" w:hAnsi="Calibri" w:cs="Calibri"/>
                  <w:rPrChange w:id="83" w:author="Administrator" w:date="2015-12-31T22:48:37Z">
                    <w:rPr>
                      <w:rFonts w:hint="eastAsia"/>
                    </w:rPr>
                  </w:rPrChange>
                </w:rPr>
                <w:t xml:space="preserve"> * @return</w:t>
              </w:r>
            </w:ins>
          </w:p>
          <w:p>
            <w:pPr>
              <w:rPr>
                <w:ins w:id="85" w:author="Administrator" w:date="2015-12-31T22:48:37Z"/>
                <w:rFonts w:hint="eastAsia" w:ascii="Calibri" w:hAnsi="Calibri" w:cs="Calibri"/>
                <w:rPrChange w:id="86" w:author="Administrator" w:date="2015-12-31T22:48:37Z">
                  <w:rPr>
                    <w:ins w:id="87" w:author="Administrator" w:date="2015-12-31T22:48:37Z"/>
                    <w:rFonts w:hint="eastAsia"/>
                  </w:rPr>
                </w:rPrChange>
              </w:rPr>
            </w:pPr>
            <w:ins w:id="88" w:author="Administrator" w:date="2015-12-31T22:48:37Z">
              <w:r>
                <w:rPr>
                  <w:rFonts w:hint="eastAsia" w:ascii="Calibri" w:hAnsi="Calibri" w:cs="Calibri"/>
                  <w:rPrChange w:id="89" w:author="Administrator" w:date="2015-12-31T22:48:37Z">
                    <w:rPr>
                      <w:rFonts w:hint="eastAsia"/>
                    </w:rPr>
                  </w:rPrChange>
                </w:rPr>
                <w:tab/>
              </w:r>
            </w:ins>
            <w:ins w:id="91" w:author="Administrator" w:date="2015-12-31T22:48:37Z">
              <w:r>
                <w:rPr>
                  <w:rFonts w:hint="eastAsia" w:ascii="Calibri" w:hAnsi="Calibri" w:cs="Calibri"/>
                  <w:rPrChange w:id="92" w:author="Administrator" w:date="2015-12-31T22:48:37Z">
                    <w:rPr>
                      <w:rFonts w:hint="eastAsia"/>
                    </w:rPr>
                  </w:rPrChange>
                </w:rPr>
                <w:t xml:space="preserve"> */</w:t>
              </w:r>
            </w:ins>
          </w:p>
          <w:p>
            <w:pPr>
              <w:rPr>
                <w:ins w:id="94" w:author="Administrator" w:date="2015-12-31T22:48:37Z"/>
                <w:rFonts w:hint="eastAsia" w:ascii="Calibri" w:hAnsi="Calibri" w:cs="Calibri"/>
                <w:rPrChange w:id="95" w:author="Administrator" w:date="2015-12-31T22:48:37Z">
                  <w:rPr>
                    <w:ins w:id="96" w:author="Administrator" w:date="2015-12-31T22:48:37Z"/>
                    <w:rFonts w:hint="eastAsia"/>
                  </w:rPr>
                </w:rPrChange>
              </w:rPr>
            </w:pPr>
            <w:ins w:id="97" w:author="Administrator" w:date="2015-12-31T22:48:37Z">
              <w:r>
                <w:rPr>
                  <w:rFonts w:hint="eastAsia" w:ascii="Calibri" w:hAnsi="Calibri" w:cs="Calibri"/>
                  <w:rPrChange w:id="98" w:author="Administrator" w:date="2015-12-31T22:48:37Z">
                    <w:rPr>
                      <w:rFonts w:hint="eastAsia"/>
                    </w:rPr>
                  </w:rPrChange>
                </w:rPr>
                <w:tab/>
              </w:r>
            </w:ins>
            <w:ins w:id="100" w:author="Administrator" w:date="2015-12-31T22:48:37Z">
              <w:r>
                <w:rPr>
                  <w:rFonts w:hint="eastAsia" w:ascii="Calibri" w:hAnsi="Calibri" w:cs="Calibri"/>
                  <w:rPrChange w:id="101" w:author="Administrator" w:date="2015-12-31T22:48:37Z">
                    <w:rPr>
                      <w:rFonts w:hint="eastAsia"/>
                    </w:rPr>
                  </w:rPrChange>
                </w:rPr>
                <w:t>public ArrayList&lt;DriverInfoVO&gt; getDriverByBusinesshall(String id);</w:t>
              </w:r>
            </w:ins>
          </w:p>
          <w:p>
            <w:pPr>
              <w:rPr>
                <w:ins w:id="103" w:author="Administrator" w:date="2015-12-31T22:48:37Z"/>
                <w:rFonts w:hint="eastAsia" w:ascii="Calibri" w:hAnsi="Calibri" w:cs="Calibri"/>
                <w:rPrChange w:id="104" w:author="Administrator" w:date="2015-12-31T22:48:37Z">
                  <w:rPr>
                    <w:ins w:id="105" w:author="Administrator" w:date="2015-12-31T22:48:37Z"/>
                    <w:rFonts w:hint="eastAsia"/>
                  </w:rPr>
                </w:rPrChange>
              </w:rPr>
            </w:pPr>
            <w:ins w:id="106" w:author="Administrator" w:date="2015-12-31T22:48:37Z">
              <w:r>
                <w:rPr>
                  <w:rFonts w:hint="eastAsia" w:ascii="Calibri" w:hAnsi="Calibri" w:cs="Calibri"/>
                  <w:rPrChange w:id="107" w:author="Administrator" w:date="2015-12-31T22:48:37Z">
                    <w:rPr>
                      <w:rFonts w:hint="eastAsia"/>
                    </w:rPr>
                  </w:rPrChange>
                </w:rPr>
                <w:tab/>
              </w:r>
            </w:ins>
          </w:p>
          <w:p>
            <w:pPr>
              <w:rPr>
                <w:ins w:id="109" w:author="Administrator" w:date="2015-12-31T22:48:37Z"/>
                <w:rFonts w:hint="eastAsia" w:ascii="Calibri" w:hAnsi="Calibri" w:cs="Calibri"/>
                <w:rPrChange w:id="110" w:author="Administrator" w:date="2015-12-31T22:48:37Z">
                  <w:rPr>
                    <w:ins w:id="111" w:author="Administrator" w:date="2015-12-31T22:48:37Z"/>
                    <w:rFonts w:hint="eastAsia"/>
                  </w:rPr>
                </w:rPrChange>
              </w:rPr>
            </w:pPr>
            <w:ins w:id="112" w:author="Administrator" w:date="2015-12-31T22:48:37Z">
              <w:r>
                <w:rPr>
                  <w:rFonts w:hint="eastAsia" w:ascii="Calibri" w:hAnsi="Calibri" w:cs="Calibri"/>
                  <w:rPrChange w:id="113" w:author="Administrator" w:date="2015-12-31T22:48:37Z">
                    <w:rPr>
                      <w:rFonts w:hint="eastAsia"/>
                    </w:rPr>
                  </w:rPrChange>
                </w:rPr>
                <w:tab/>
              </w:r>
            </w:ins>
            <w:ins w:id="115" w:author="Administrator" w:date="2015-12-31T22:48:37Z">
              <w:r>
                <w:rPr>
                  <w:rFonts w:hint="eastAsia" w:ascii="Calibri" w:hAnsi="Calibri" w:cs="Calibri"/>
                  <w:rPrChange w:id="116" w:author="Administrator" w:date="2015-12-31T22:48:37Z">
                    <w:rPr>
                      <w:rFonts w:hint="eastAsia"/>
                    </w:rPr>
                  </w:rPrChange>
                </w:rPr>
                <w:t>/**</w:t>
              </w:r>
            </w:ins>
          </w:p>
          <w:p>
            <w:pPr>
              <w:rPr>
                <w:ins w:id="118" w:author="Administrator" w:date="2015-12-31T22:48:37Z"/>
                <w:rFonts w:hint="eastAsia" w:ascii="Calibri" w:hAnsi="Calibri" w:cs="Calibri"/>
                <w:rPrChange w:id="119" w:author="Administrator" w:date="2015-12-31T22:48:37Z">
                  <w:rPr>
                    <w:ins w:id="120" w:author="Administrator" w:date="2015-12-31T22:48:37Z"/>
                    <w:rFonts w:hint="eastAsia"/>
                  </w:rPr>
                </w:rPrChange>
              </w:rPr>
            </w:pPr>
            <w:ins w:id="121" w:author="Administrator" w:date="2015-12-31T22:48:37Z">
              <w:r>
                <w:rPr>
                  <w:rFonts w:hint="eastAsia" w:ascii="Calibri" w:hAnsi="Calibri" w:cs="Calibri"/>
                  <w:rPrChange w:id="122" w:author="Administrator" w:date="2015-12-31T22:48:37Z">
                    <w:rPr>
                      <w:rFonts w:hint="eastAsia"/>
                    </w:rPr>
                  </w:rPrChange>
                </w:rPr>
                <w:tab/>
              </w:r>
            </w:ins>
            <w:ins w:id="124" w:author="Administrator" w:date="2015-12-31T22:48:37Z">
              <w:r>
                <w:rPr>
                  <w:rFonts w:hint="eastAsia" w:ascii="Calibri" w:hAnsi="Calibri" w:cs="Calibri"/>
                  <w:rPrChange w:id="125" w:author="Administrator" w:date="2015-12-31T22:48:37Z">
                    <w:rPr>
                      <w:rFonts w:hint="eastAsia"/>
                    </w:rPr>
                  </w:rPrChange>
                </w:rPr>
                <w:t xml:space="preserve"> * 非用户信息查询界面得到所有司机信息</w:t>
              </w:r>
            </w:ins>
          </w:p>
          <w:p>
            <w:pPr>
              <w:rPr>
                <w:ins w:id="127" w:author="Administrator" w:date="2015-12-31T22:48:37Z"/>
                <w:rFonts w:hint="eastAsia" w:ascii="Calibri" w:hAnsi="Calibri" w:cs="Calibri"/>
                <w:rPrChange w:id="128" w:author="Administrator" w:date="2015-12-31T22:48:37Z">
                  <w:rPr>
                    <w:ins w:id="129" w:author="Administrator" w:date="2015-12-31T22:48:37Z"/>
                    <w:rFonts w:hint="eastAsia"/>
                  </w:rPr>
                </w:rPrChange>
              </w:rPr>
            </w:pPr>
            <w:ins w:id="130" w:author="Administrator" w:date="2015-12-31T22:48:37Z">
              <w:r>
                <w:rPr>
                  <w:rFonts w:hint="eastAsia" w:ascii="Calibri" w:hAnsi="Calibri" w:cs="Calibri"/>
                  <w:rPrChange w:id="131" w:author="Administrator" w:date="2015-12-31T22:48:37Z">
                    <w:rPr>
                      <w:rFonts w:hint="eastAsia"/>
                    </w:rPr>
                  </w:rPrChange>
                </w:rPr>
                <w:tab/>
              </w:r>
            </w:ins>
            <w:ins w:id="133" w:author="Administrator" w:date="2015-12-31T22:48:37Z">
              <w:r>
                <w:rPr>
                  <w:rFonts w:hint="eastAsia" w:ascii="Calibri" w:hAnsi="Calibri" w:cs="Calibri"/>
                  <w:rPrChange w:id="134" w:author="Administrator" w:date="2015-12-31T22:48:37Z">
                    <w:rPr>
                      <w:rFonts w:hint="eastAsia"/>
                    </w:rPr>
                  </w:rPrChange>
                </w:rPr>
                <w:t xml:space="preserve"> * @return</w:t>
              </w:r>
            </w:ins>
          </w:p>
          <w:p>
            <w:pPr>
              <w:rPr>
                <w:ins w:id="136" w:author="Administrator" w:date="2015-12-31T22:48:37Z"/>
                <w:rFonts w:hint="eastAsia" w:ascii="Calibri" w:hAnsi="Calibri" w:cs="Calibri"/>
                <w:rPrChange w:id="137" w:author="Administrator" w:date="2015-12-31T22:48:37Z">
                  <w:rPr>
                    <w:ins w:id="138" w:author="Administrator" w:date="2015-12-31T22:48:37Z"/>
                    <w:rFonts w:hint="eastAsia"/>
                  </w:rPr>
                </w:rPrChange>
              </w:rPr>
            </w:pPr>
            <w:ins w:id="139" w:author="Administrator" w:date="2015-12-31T22:48:37Z">
              <w:r>
                <w:rPr>
                  <w:rFonts w:hint="eastAsia" w:ascii="Calibri" w:hAnsi="Calibri" w:cs="Calibri"/>
                  <w:rPrChange w:id="140" w:author="Administrator" w:date="2015-12-31T22:48:37Z">
                    <w:rPr>
                      <w:rFonts w:hint="eastAsia"/>
                    </w:rPr>
                  </w:rPrChange>
                </w:rPr>
                <w:tab/>
              </w:r>
            </w:ins>
            <w:ins w:id="142" w:author="Administrator" w:date="2015-12-31T22:48:37Z">
              <w:r>
                <w:rPr>
                  <w:rFonts w:hint="eastAsia" w:ascii="Calibri" w:hAnsi="Calibri" w:cs="Calibri"/>
                  <w:rPrChange w:id="143" w:author="Administrator" w:date="2015-12-31T22:48:37Z">
                    <w:rPr>
                      <w:rFonts w:hint="eastAsia"/>
                    </w:rPr>
                  </w:rPrChange>
                </w:rPr>
                <w:t xml:space="preserve"> */</w:t>
              </w:r>
            </w:ins>
          </w:p>
          <w:p>
            <w:pPr>
              <w:rPr>
                <w:ins w:id="145" w:author="Administrator" w:date="2015-12-31T22:48:37Z"/>
                <w:rFonts w:hint="eastAsia" w:ascii="Calibri" w:hAnsi="Calibri" w:cs="Calibri"/>
                <w:rPrChange w:id="146" w:author="Administrator" w:date="2015-12-31T22:48:37Z">
                  <w:rPr>
                    <w:ins w:id="147" w:author="Administrator" w:date="2015-12-31T22:48:37Z"/>
                    <w:rFonts w:hint="eastAsia"/>
                  </w:rPr>
                </w:rPrChange>
              </w:rPr>
            </w:pPr>
            <w:ins w:id="148" w:author="Administrator" w:date="2015-12-31T22:48:37Z">
              <w:r>
                <w:rPr>
                  <w:rFonts w:hint="eastAsia" w:ascii="Calibri" w:hAnsi="Calibri" w:cs="Calibri"/>
                  <w:rPrChange w:id="149" w:author="Administrator" w:date="2015-12-31T22:48:37Z">
                    <w:rPr>
                      <w:rFonts w:hint="eastAsia"/>
                    </w:rPr>
                  </w:rPrChange>
                </w:rPr>
                <w:tab/>
              </w:r>
            </w:ins>
            <w:ins w:id="151" w:author="Administrator" w:date="2015-12-31T22:48:37Z">
              <w:r>
                <w:rPr>
                  <w:rFonts w:hint="eastAsia" w:ascii="Calibri" w:hAnsi="Calibri" w:cs="Calibri"/>
                  <w:rPrChange w:id="152" w:author="Administrator" w:date="2015-12-31T22:48:37Z">
                    <w:rPr>
                      <w:rFonts w:hint="eastAsia"/>
                    </w:rPr>
                  </w:rPrChange>
                </w:rPr>
                <w:t>public ArrayList&lt;DriverInfoVO&gt; getAllDriverInfo();</w:t>
              </w:r>
            </w:ins>
          </w:p>
          <w:p>
            <w:pPr>
              <w:rPr>
                <w:ins w:id="154" w:author="Administrator" w:date="2015-12-31T22:48:37Z"/>
                <w:rFonts w:hint="eastAsia" w:ascii="Calibri" w:hAnsi="Calibri" w:cs="Calibri"/>
                <w:rPrChange w:id="155" w:author="Administrator" w:date="2015-12-31T22:48:37Z">
                  <w:rPr>
                    <w:ins w:id="156" w:author="Administrator" w:date="2015-12-31T22:48:37Z"/>
                    <w:rFonts w:hint="eastAsia"/>
                  </w:rPr>
                </w:rPrChange>
              </w:rPr>
            </w:pPr>
            <w:ins w:id="157" w:author="Administrator" w:date="2015-12-31T22:48:37Z">
              <w:r>
                <w:rPr>
                  <w:rFonts w:hint="eastAsia" w:ascii="Calibri" w:hAnsi="Calibri" w:cs="Calibri"/>
                  <w:rPrChange w:id="158" w:author="Administrator" w:date="2015-12-31T22:48:37Z">
                    <w:rPr>
                      <w:rFonts w:hint="eastAsia"/>
                    </w:rPr>
                  </w:rPrChange>
                </w:rPr>
                <w:tab/>
              </w:r>
            </w:ins>
          </w:p>
          <w:p>
            <w:pPr>
              <w:rPr>
                <w:ins w:id="160" w:author="Administrator" w:date="2015-12-31T22:48:37Z"/>
                <w:rFonts w:hint="eastAsia" w:ascii="Calibri" w:hAnsi="Calibri" w:cs="Calibri"/>
                <w:rPrChange w:id="161" w:author="Administrator" w:date="2015-12-31T22:48:37Z">
                  <w:rPr>
                    <w:ins w:id="162" w:author="Administrator" w:date="2015-12-31T22:48:37Z"/>
                    <w:rFonts w:hint="eastAsia"/>
                  </w:rPr>
                </w:rPrChange>
              </w:rPr>
            </w:pPr>
            <w:ins w:id="163" w:author="Administrator" w:date="2015-12-31T22:48:37Z">
              <w:r>
                <w:rPr>
                  <w:rFonts w:hint="eastAsia" w:ascii="Calibri" w:hAnsi="Calibri" w:cs="Calibri"/>
                  <w:rPrChange w:id="164" w:author="Administrator" w:date="2015-12-31T22:48:37Z">
                    <w:rPr>
                      <w:rFonts w:hint="eastAsia"/>
                    </w:rPr>
                  </w:rPrChange>
                </w:rPr>
                <w:tab/>
              </w:r>
            </w:ins>
            <w:ins w:id="166" w:author="Administrator" w:date="2015-12-31T22:48:37Z">
              <w:r>
                <w:rPr>
                  <w:rFonts w:hint="eastAsia" w:ascii="Calibri" w:hAnsi="Calibri" w:cs="Calibri"/>
                  <w:rPrChange w:id="167" w:author="Administrator" w:date="2015-12-31T22:48:37Z">
                    <w:rPr>
                      <w:rFonts w:hint="eastAsia"/>
                    </w:rPr>
                  </w:rPrChange>
                </w:rPr>
                <w:t>/**</w:t>
              </w:r>
            </w:ins>
          </w:p>
          <w:p>
            <w:pPr>
              <w:rPr>
                <w:ins w:id="169" w:author="Administrator" w:date="2015-12-31T22:48:37Z"/>
                <w:rFonts w:hint="eastAsia" w:ascii="Calibri" w:hAnsi="Calibri" w:cs="Calibri"/>
                <w:rPrChange w:id="170" w:author="Administrator" w:date="2015-12-31T22:48:37Z">
                  <w:rPr>
                    <w:ins w:id="171" w:author="Administrator" w:date="2015-12-31T22:48:37Z"/>
                    <w:rFonts w:hint="eastAsia"/>
                  </w:rPr>
                </w:rPrChange>
              </w:rPr>
            </w:pPr>
            <w:ins w:id="172" w:author="Administrator" w:date="2015-12-31T22:48:37Z">
              <w:r>
                <w:rPr>
                  <w:rFonts w:hint="eastAsia" w:ascii="Calibri" w:hAnsi="Calibri" w:cs="Calibri"/>
                  <w:rPrChange w:id="173" w:author="Administrator" w:date="2015-12-31T22:48:37Z">
                    <w:rPr>
                      <w:rFonts w:hint="eastAsia"/>
                    </w:rPr>
                  </w:rPrChange>
                </w:rPr>
                <w:tab/>
              </w:r>
            </w:ins>
            <w:ins w:id="175" w:author="Administrator" w:date="2015-12-31T22:48:37Z">
              <w:r>
                <w:rPr>
                  <w:rFonts w:hint="eastAsia" w:ascii="Calibri" w:hAnsi="Calibri" w:cs="Calibri"/>
                  <w:rPrChange w:id="176" w:author="Administrator" w:date="2015-12-31T22:48:37Z">
                    <w:rPr>
                      <w:rFonts w:hint="eastAsia"/>
                    </w:rPr>
                  </w:rPrChange>
                </w:rPr>
                <w:t xml:space="preserve"> * 增加一个司机</w:t>
              </w:r>
            </w:ins>
          </w:p>
          <w:p>
            <w:pPr>
              <w:rPr>
                <w:ins w:id="178" w:author="Administrator" w:date="2015-12-31T22:48:37Z"/>
                <w:rFonts w:hint="eastAsia" w:ascii="Calibri" w:hAnsi="Calibri" w:cs="Calibri"/>
                <w:rPrChange w:id="179" w:author="Administrator" w:date="2015-12-31T22:48:37Z">
                  <w:rPr>
                    <w:ins w:id="180" w:author="Administrator" w:date="2015-12-31T22:48:37Z"/>
                    <w:rFonts w:hint="eastAsia"/>
                  </w:rPr>
                </w:rPrChange>
              </w:rPr>
            </w:pPr>
            <w:ins w:id="181" w:author="Administrator" w:date="2015-12-31T22:48:37Z">
              <w:r>
                <w:rPr>
                  <w:rFonts w:hint="eastAsia" w:ascii="Calibri" w:hAnsi="Calibri" w:cs="Calibri"/>
                  <w:rPrChange w:id="182" w:author="Administrator" w:date="2015-12-31T22:48:37Z">
                    <w:rPr>
                      <w:rFonts w:hint="eastAsia"/>
                    </w:rPr>
                  </w:rPrChange>
                </w:rPr>
                <w:tab/>
              </w:r>
            </w:ins>
            <w:ins w:id="184" w:author="Administrator" w:date="2015-12-31T22:48:37Z">
              <w:r>
                <w:rPr>
                  <w:rFonts w:hint="eastAsia" w:ascii="Calibri" w:hAnsi="Calibri" w:cs="Calibri"/>
                  <w:rPrChange w:id="185" w:author="Administrator" w:date="2015-12-31T22:48:37Z">
                    <w:rPr>
                      <w:rFonts w:hint="eastAsia"/>
                    </w:rPr>
                  </w:rPrChange>
                </w:rPr>
                <w:t xml:space="preserve"> * @param driver</w:t>
              </w:r>
            </w:ins>
          </w:p>
          <w:p>
            <w:pPr>
              <w:rPr>
                <w:ins w:id="187" w:author="Administrator" w:date="2015-12-31T22:48:37Z"/>
                <w:rFonts w:hint="eastAsia" w:ascii="Calibri" w:hAnsi="Calibri" w:cs="Calibri"/>
                <w:rPrChange w:id="188" w:author="Administrator" w:date="2015-12-31T22:48:37Z">
                  <w:rPr>
                    <w:ins w:id="189" w:author="Administrator" w:date="2015-12-31T22:48:37Z"/>
                    <w:rFonts w:hint="eastAsia"/>
                  </w:rPr>
                </w:rPrChange>
              </w:rPr>
            </w:pPr>
            <w:ins w:id="190" w:author="Administrator" w:date="2015-12-31T22:48:37Z">
              <w:r>
                <w:rPr>
                  <w:rFonts w:hint="eastAsia" w:ascii="Calibri" w:hAnsi="Calibri" w:cs="Calibri"/>
                  <w:rPrChange w:id="191" w:author="Administrator" w:date="2015-12-31T22:48:37Z">
                    <w:rPr>
                      <w:rFonts w:hint="eastAsia"/>
                    </w:rPr>
                  </w:rPrChange>
                </w:rPr>
                <w:tab/>
              </w:r>
            </w:ins>
            <w:ins w:id="193" w:author="Administrator" w:date="2015-12-31T22:48:37Z">
              <w:r>
                <w:rPr>
                  <w:rFonts w:hint="eastAsia" w:ascii="Calibri" w:hAnsi="Calibri" w:cs="Calibri"/>
                  <w:rPrChange w:id="194" w:author="Administrator" w:date="2015-12-31T22:48:37Z">
                    <w:rPr>
                      <w:rFonts w:hint="eastAsia"/>
                    </w:rPr>
                  </w:rPrChange>
                </w:rPr>
                <w:t xml:space="preserve"> */</w:t>
              </w:r>
            </w:ins>
          </w:p>
          <w:p>
            <w:pPr>
              <w:rPr>
                <w:ins w:id="196" w:author="Administrator" w:date="2015-12-31T22:48:37Z"/>
                <w:rFonts w:hint="eastAsia" w:ascii="Calibri" w:hAnsi="Calibri" w:cs="Calibri"/>
                <w:rPrChange w:id="197" w:author="Administrator" w:date="2015-12-31T22:48:37Z">
                  <w:rPr>
                    <w:ins w:id="198" w:author="Administrator" w:date="2015-12-31T22:48:37Z"/>
                    <w:rFonts w:hint="eastAsia"/>
                  </w:rPr>
                </w:rPrChange>
              </w:rPr>
            </w:pPr>
            <w:ins w:id="199" w:author="Administrator" w:date="2015-12-31T22:48:37Z">
              <w:r>
                <w:rPr>
                  <w:rFonts w:hint="eastAsia" w:ascii="Calibri" w:hAnsi="Calibri" w:cs="Calibri"/>
                  <w:rPrChange w:id="200" w:author="Administrator" w:date="2015-12-31T22:48:37Z">
                    <w:rPr>
                      <w:rFonts w:hint="eastAsia"/>
                    </w:rPr>
                  </w:rPrChange>
                </w:rPr>
                <w:tab/>
              </w:r>
            </w:ins>
            <w:ins w:id="202" w:author="Administrator" w:date="2015-12-31T22:48:37Z">
              <w:r>
                <w:rPr>
                  <w:rFonts w:hint="eastAsia" w:ascii="Calibri" w:hAnsi="Calibri" w:cs="Calibri"/>
                  <w:rPrChange w:id="203" w:author="Administrator" w:date="2015-12-31T22:48:37Z">
                    <w:rPr>
                      <w:rFonts w:hint="eastAsia"/>
                    </w:rPr>
                  </w:rPrChange>
                </w:rPr>
                <w:t>public void addDriverInfo(DriverInfoVO driver);</w:t>
              </w:r>
            </w:ins>
          </w:p>
          <w:p>
            <w:pPr>
              <w:rPr>
                <w:ins w:id="205" w:author="Administrator" w:date="2015-12-31T22:48:37Z"/>
                <w:rFonts w:hint="eastAsia" w:ascii="Calibri" w:hAnsi="Calibri" w:cs="Calibri"/>
                <w:rPrChange w:id="206" w:author="Administrator" w:date="2015-12-31T22:48:37Z">
                  <w:rPr>
                    <w:ins w:id="207" w:author="Administrator" w:date="2015-12-31T22:48:37Z"/>
                    <w:rFonts w:hint="eastAsia"/>
                  </w:rPr>
                </w:rPrChange>
              </w:rPr>
            </w:pPr>
            <w:ins w:id="208" w:author="Administrator" w:date="2015-12-31T22:48:37Z">
              <w:r>
                <w:rPr>
                  <w:rFonts w:hint="eastAsia" w:ascii="Calibri" w:hAnsi="Calibri" w:cs="Calibri"/>
                  <w:rPrChange w:id="209" w:author="Administrator" w:date="2015-12-31T22:48:37Z">
                    <w:rPr>
                      <w:rFonts w:hint="eastAsia"/>
                    </w:rPr>
                  </w:rPrChange>
                </w:rPr>
                <w:tab/>
              </w:r>
            </w:ins>
          </w:p>
          <w:p>
            <w:pPr>
              <w:rPr>
                <w:ins w:id="211" w:author="Administrator" w:date="2015-12-31T22:48:37Z"/>
                <w:rFonts w:hint="eastAsia" w:ascii="Calibri" w:hAnsi="Calibri" w:cs="Calibri"/>
                <w:rPrChange w:id="212" w:author="Administrator" w:date="2015-12-31T22:48:37Z">
                  <w:rPr>
                    <w:ins w:id="213" w:author="Administrator" w:date="2015-12-31T22:48:37Z"/>
                    <w:rFonts w:hint="eastAsia"/>
                  </w:rPr>
                </w:rPrChange>
              </w:rPr>
            </w:pPr>
            <w:ins w:id="214" w:author="Administrator" w:date="2015-12-31T22:48:37Z">
              <w:r>
                <w:rPr>
                  <w:rFonts w:hint="eastAsia" w:ascii="Calibri" w:hAnsi="Calibri" w:cs="Calibri"/>
                  <w:rPrChange w:id="215" w:author="Administrator" w:date="2015-12-31T22:48:37Z">
                    <w:rPr>
                      <w:rFonts w:hint="eastAsia"/>
                    </w:rPr>
                  </w:rPrChange>
                </w:rPr>
                <w:tab/>
              </w:r>
            </w:ins>
            <w:ins w:id="217" w:author="Administrator" w:date="2015-12-31T22:48:37Z">
              <w:r>
                <w:rPr>
                  <w:rFonts w:hint="eastAsia" w:ascii="Calibri" w:hAnsi="Calibri" w:cs="Calibri"/>
                  <w:rPrChange w:id="218" w:author="Administrator" w:date="2015-12-31T22:48:37Z">
                    <w:rPr>
                      <w:rFonts w:hint="eastAsia"/>
                    </w:rPr>
                  </w:rPrChange>
                </w:rPr>
                <w:t>/**</w:t>
              </w:r>
            </w:ins>
          </w:p>
          <w:p>
            <w:pPr>
              <w:rPr>
                <w:ins w:id="220" w:author="Administrator" w:date="2015-12-31T22:48:37Z"/>
                <w:rFonts w:hint="eastAsia" w:ascii="Calibri" w:hAnsi="Calibri" w:cs="Calibri"/>
                <w:rPrChange w:id="221" w:author="Administrator" w:date="2015-12-31T22:48:37Z">
                  <w:rPr>
                    <w:ins w:id="222" w:author="Administrator" w:date="2015-12-31T22:48:37Z"/>
                    <w:rFonts w:hint="eastAsia"/>
                  </w:rPr>
                </w:rPrChange>
              </w:rPr>
            </w:pPr>
            <w:ins w:id="223" w:author="Administrator" w:date="2015-12-31T22:48:37Z">
              <w:r>
                <w:rPr>
                  <w:rFonts w:hint="eastAsia" w:ascii="Calibri" w:hAnsi="Calibri" w:cs="Calibri"/>
                  <w:rPrChange w:id="224" w:author="Administrator" w:date="2015-12-31T22:48:37Z">
                    <w:rPr>
                      <w:rFonts w:hint="eastAsia"/>
                    </w:rPr>
                  </w:rPrChange>
                </w:rPr>
                <w:tab/>
              </w:r>
            </w:ins>
            <w:ins w:id="226" w:author="Administrator" w:date="2015-12-31T22:48:37Z">
              <w:r>
                <w:rPr>
                  <w:rFonts w:hint="eastAsia" w:ascii="Calibri" w:hAnsi="Calibri" w:cs="Calibri"/>
                  <w:rPrChange w:id="227" w:author="Administrator" w:date="2015-12-31T22:48:37Z">
                    <w:rPr>
                      <w:rFonts w:hint="eastAsia"/>
                    </w:rPr>
                  </w:rPrChange>
                </w:rPr>
                <w:t xml:space="preserve"> * 删除一个司机</w:t>
              </w:r>
            </w:ins>
          </w:p>
          <w:p>
            <w:pPr>
              <w:rPr>
                <w:ins w:id="229" w:author="Administrator" w:date="2015-12-31T22:48:37Z"/>
                <w:rFonts w:hint="eastAsia" w:ascii="Calibri" w:hAnsi="Calibri" w:cs="Calibri"/>
                <w:rPrChange w:id="230" w:author="Administrator" w:date="2015-12-31T22:48:37Z">
                  <w:rPr>
                    <w:ins w:id="231" w:author="Administrator" w:date="2015-12-31T22:48:37Z"/>
                    <w:rFonts w:hint="eastAsia"/>
                  </w:rPr>
                </w:rPrChange>
              </w:rPr>
            </w:pPr>
            <w:ins w:id="232" w:author="Administrator" w:date="2015-12-31T22:48:37Z">
              <w:r>
                <w:rPr>
                  <w:rFonts w:hint="eastAsia" w:ascii="Calibri" w:hAnsi="Calibri" w:cs="Calibri"/>
                  <w:rPrChange w:id="233" w:author="Administrator" w:date="2015-12-31T22:48:37Z">
                    <w:rPr>
                      <w:rFonts w:hint="eastAsia"/>
                    </w:rPr>
                  </w:rPrChange>
                </w:rPr>
                <w:tab/>
              </w:r>
            </w:ins>
            <w:ins w:id="235" w:author="Administrator" w:date="2015-12-31T22:48:37Z">
              <w:r>
                <w:rPr>
                  <w:rFonts w:hint="eastAsia" w:ascii="Calibri" w:hAnsi="Calibri" w:cs="Calibri"/>
                  <w:rPrChange w:id="236" w:author="Administrator" w:date="2015-12-31T22:48:37Z">
                    <w:rPr>
                      <w:rFonts w:hint="eastAsia"/>
                    </w:rPr>
                  </w:rPrChange>
                </w:rPr>
                <w:t xml:space="preserve"> * @param driverId</w:t>
              </w:r>
            </w:ins>
          </w:p>
          <w:p>
            <w:pPr>
              <w:rPr>
                <w:ins w:id="238" w:author="Administrator" w:date="2015-12-31T22:48:37Z"/>
                <w:rFonts w:hint="eastAsia" w:ascii="Calibri" w:hAnsi="Calibri" w:cs="Calibri"/>
                <w:rPrChange w:id="239" w:author="Administrator" w:date="2015-12-31T22:48:37Z">
                  <w:rPr>
                    <w:ins w:id="240" w:author="Administrator" w:date="2015-12-31T22:48:37Z"/>
                    <w:rFonts w:hint="eastAsia"/>
                  </w:rPr>
                </w:rPrChange>
              </w:rPr>
            </w:pPr>
            <w:ins w:id="241" w:author="Administrator" w:date="2015-12-31T22:48:37Z">
              <w:r>
                <w:rPr>
                  <w:rFonts w:hint="eastAsia" w:ascii="Calibri" w:hAnsi="Calibri" w:cs="Calibri"/>
                  <w:rPrChange w:id="242" w:author="Administrator" w:date="2015-12-31T22:48:37Z">
                    <w:rPr>
                      <w:rFonts w:hint="eastAsia"/>
                    </w:rPr>
                  </w:rPrChange>
                </w:rPr>
                <w:tab/>
              </w:r>
            </w:ins>
            <w:ins w:id="244" w:author="Administrator" w:date="2015-12-31T22:48:37Z">
              <w:r>
                <w:rPr>
                  <w:rFonts w:hint="eastAsia" w:ascii="Calibri" w:hAnsi="Calibri" w:cs="Calibri"/>
                  <w:rPrChange w:id="245" w:author="Administrator" w:date="2015-12-31T22:48:37Z">
                    <w:rPr>
                      <w:rFonts w:hint="eastAsia"/>
                    </w:rPr>
                  </w:rPrChange>
                </w:rPr>
                <w:t xml:space="preserve"> */</w:t>
              </w:r>
            </w:ins>
          </w:p>
          <w:p>
            <w:pPr>
              <w:rPr>
                <w:ins w:id="247" w:author="Administrator" w:date="2015-12-31T22:48:37Z"/>
                <w:rFonts w:hint="eastAsia" w:ascii="Calibri" w:hAnsi="Calibri" w:cs="Calibri"/>
                <w:rPrChange w:id="248" w:author="Administrator" w:date="2015-12-31T22:48:37Z">
                  <w:rPr>
                    <w:ins w:id="249" w:author="Administrator" w:date="2015-12-31T22:48:37Z"/>
                    <w:rFonts w:hint="eastAsia"/>
                  </w:rPr>
                </w:rPrChange>
              </w:rPr>
            </w:pPr>
            <w:ins w:id="250" w:author="Administrator" w:date="2015-12-31T22:48:37Z">
              <w:r>
                <w:rPr>
                  <w:rFonts w:hint="eastAsia" w:ascii="Calibri" w:hAnsi="Calibri" w:cs="Calibri"/>
                  <w:rPrChange w:id="251" w:author="Administrator" w:date="2015-12-31T22:48:37Z">
                    <w:rPr>
                      <w:rFonts w:hint="eastAsia"/>
                    </w:rPr>
                  </w:rPrChange>
                </w:rPr>
                <w:tab/>
              </w:r>
            </w:ins>
            <w:ins w:id="253" w:author="Administrator" w:date="2015-12-31T22:48:37Z">
              <w:r>
                <w:rPr>
                  <w:rFonts w:hint="eastAsia" w:ascii="Calibri" w:hAnsi="Calibri" w:cs="Calibri"/>
                  <w:rPrChange w:id="254" w:author="Administrator" w:date="2015-12-31T22:48:37Z">
                    <w:rPr>
                      <w:rFonts w:hint="eastAsia"/>
                    </w:rPr>
                  </w:rPrChange>
                </w:rPr>
                <w:t>public void deleteDriverInfo(String driverId);</w:t>
              </w:r>
            </w:ins>
          </w:p>
          <w:p>
            <w:pPr>
              <w:rPr>
                <w:ins w:id="256" w:author="Administrator" w:date="2015-12-31T22:48:37Z"/>
                <w:rFonts w:hint="eastAsia" w:ascii="Calibri" w:hAnsi="Calibri" w:cs="Calibri"/>
                <w:rPrChange w:id="257" w:author="Administrator" w:date="2015-12-31T22:48:37Z">
                  <w:rPr>
                    <w:ins w:id="258" w:author="Administrator" w:date="2015-12-31T22:48:37Z"/>
                    <w:rFonts w:hint="eastAsia"/>
                  </w:rPr>
                </w:rPrChange>
              </w:rPr>
            </w:pPr>
            <w:ins w:id="259" w:author="Administrator" w:date="2015-12-31T22:48:37Z">
              <w:r>
                <w:rPr>
                  <w:rFonts w:hint="eastAsia" w:ascii="Calibri" w:hAnsi="Calibri" w:cs="Calibri"/>
                  <w:rPrChange w:id="260" w:author="Administrator" w:date="2015-12-31T22:48:37Z">
                    <w:rPr>
                      <w:rFonts w:hint="eastAsia"/>
                    </w:rPr>
                  </w:rPrChange>
                </w:rPr>
                <w:tab/>
              </w:r>
            </w:ins>
          </w:p>
          <w:p>
            <w:pPr>
              <w:rPr>
                <w:ins w:id="262" w:author="Administrator" w:date="2015-12-31T22:48:37Z"/>
                <w:rFonts w:hint="eastAsia" w:ascii="Calibri" w:hAnsi="Calibri" w:cs="Calibri"/>
                <w:rPrChange w:id="263" w:author="Administrator" w:date="2015-12-31T22:48:37Z">
                  <w:rPr>
                    <w:ins w:id="264" w:author="Administrator" w:date="2015-12-31T22:48:37Z"/>
                    <w:rFonts w:hint="eastAsia"/>
                  </w:rPr>
                </w:rPrChange>
              </w:rPr>
            </w:pPr>
            <w:ins w:id="265" w:author="Administrator" w:date="2015-12-31T22:48:37Z">
              <w:r>
                <w:rPr>
                  <w:rFonts w:hint="eastAsia" w:ascii="Calibri" w:hAnsi="Calibri" w:cs="Calibri"/>
                  <w:rPrChange w:id="266" w:author="Administrator" w:date="2015-12-31T22:48:37Z">
                    <w:rPr>
                      <w:rFonts w:hint="eastAsia"/>
                    </w:rPr>
                  </w:rPrChange>
                </w:rPr>
                <w:tab/>
              </w:r>
            </w:ins>
            <w:ins w:id="268" w:author="Administrator" w:date="2015-12-31T22:48:37Z">
              <w:r>
                <w:rPr>
                  <w:rFonts w:hint="eastAsia" w:ascii="Calibri" w:hAnsi="Calibri" w:cs="Calibri"/>
                  <w:rPrChange w:id="269" w:author="Administrator" w:date="2015-12-31T22:48:37Z">
                    <w:rPr>
                      <w:rFonts w:hint="eastAsia"/>
                    </w:rPr>
                  </w:rPrChange>
                </w:rPr>
                <w:t>/**</w:t>
              </w:r>
            </w:ins>
          </w:p>
          <w:p>
            <w:pPr>
              <w:rPr>
                <w:ins w:id="271" w:author="Administrator" w:date="2015-12-31T22:48:37Z"/>
                <w:rFonts w:hint="eastAsia" w:ascii="Calibri" w:hAnsi="Calibri" w:cs="Calibri"/>
                <w:rPrChange w:id="272" w:author="Administrator" w:date="2015-12-31T22:48:37Z">
                  <w:rPr>
                    <w:ins w:id="273" w:author="Administrator" w:date="2015-12-31T22:48:37Z"/>
                    <w:rFonts w:hint="eastAsia"/>
                  </w:rPr>
                </w:rPrChange>
              </w:rPr>
            </w:pPr>
            <w:ins w:id="274" w:author="Administrator" w:date="2015-12-31T22:48:37Z">
              <w:r>
                <w:rPr>
                  <w:rFonts w:hint="eastAsia" w:ascii="Calibri" w:hAnsi="Calibri" w:cs="Calibri"/>
                  <w:rPrChange w:id="275" w:author="Administrator" w:date="2015-12-31T22:48:37Z">
                    <w:rPr>
                      <w:rFonts w:hint="eastAsia"/>
                    </w:rPr>
                  </w:rPrChange>
                </w:rPr>
                <w:tab/>
              </w:r>
            </w:ins>
            <w:ins w:id="277" w:author="Administrator" w:date="2015-12-31T22:48:37Z">
              <w:r>
                <w:rPr>
                  <w:rFonts w:hint="eastAsia" w:ascii="Calibri" w:hAnsi="Calibri" w:cs="Calibri"/>
                  <w:rPrChange w:id="278" w:author="Administrator" w:date="2015-12-31T22:48:37Z">
                    <w:rPr>
                      <w:rFonts w:hint="eastAsia"/>
                    </w:rPr>
                  </w:rPrChange>
                </w:rPr>
                <w:t xml:space="preserve"> * 修改司机信息</w:t>
              </w:r>
            </w:ins>
          </w:p>
          <w:p>
            <w:pPr>
              <w:rPr>
                <w:ins w:id="280" w:author="Administrator" w:date="2015-12-31T22:48:37Z"/>
                <w:rFonts w:hint="eastAsia" w:ascii="Calibri" w:hAnsi="Calibri" w:cs="Calibri"/>
                <w:rPrChange w:id="281" w:author="Administrator" w:date="2015-12-31T22:48:37Z">
                  <w:rPr>
                    <w:ins w:id="282" w:author="Administrator" w:date="2015-12-31T22:48:37Z"/>
                    <w:rFonts w:hint="eastAsia"/>
                  </w:rPr>
                </w:rPrChange>
              </w:rPr>
            </w:pPr>
            <w:ins w:id="283" w:author="Administrator" w:date="2015-12-31T22:48:37Z">
              <w:r>
                <w:rPr>
                  <w:rFonts w:hint="eastAsia" w:ascii="Calibri" w:hAnsi="Calibri" w:cs="Calibri"/>
                  <w:rPrChange w:id="284" w:author="Administrator" w:date="2015-12-31T22:48:37Z">
                    <w:rPr>
                      <w:rFonts w:hint="eastAsia"/>
                    </w:rPr>
                  </w:rPrChange>
                </w:rPr>
                <w:tab/>
              </w:r>
            </w:ins>
            <w:ins w:id="286" w:author="Administrator" w:date="2015-12-31T22:48:37Z">
              <w:r>
                <w:rPr>
                  <w:rFonts w:hint="eastAsia" w:ascii="Calibri" w:hAnsi="Calibri" w:cs="Calibri"/>
                  <w:rPrChange w:id="287" w:author="Administrator" w:date="2015-12-31T22:48:37Z">
                    <w:rPr>
                      <w:rFonts w:hint="eastAsia"/>
                    </w:rPr>
                  </w:rPrChange>
                </w:rPr>
                <w:t xml:space="preserve"> * @param driverId</w:t>
              </w:r>
            </w:ins>
          </w:p>
          <w:p>
            <w:pPr>
              <w:rPr>
                <w:ins w:id="289" w:author="Administrator" w:date="2015-12-31T22:48:37Z"/>
                <w:rFonts w:hint="eastAsia" w:ascii="Calibri" w:hAnsi="Calibri" w:cs="Calibri"/>
                <w:rPrChange w:id="290" w:author="Administrator" w:date="2015-12-31T22:48:37Z">
                  <w:rPr>
                    <w:ins w:id="291" w:author="Administrator" w:date="2015-12-31T22:48:37Z"/>
                    <w:rFonts w:hint="eastAsia"/>
                  </w:rPr>
                </w:rPrChange>
              </w:rPr>
            </w:pPr>
            <w:ins w:id="292" w:author="Administrator" w:date="2015-12-31T22:48:37Z">
              <w:r>
                <w:rPr>
                  <w:rFonts w:hint="eastAsia" w:ascii="Calibri" w:hAnsi="Calibri" w:cs="Calibri"/>
                  <w:rPrChange w:id="293" w:author="Administrator" w:date="2015-12-31T22:48:37Z">
                    <w:rPr>
                      <w:rFonts w:hint="eastAsia"/>
                    </w:rPr>
                  </w:rPrChange>
                </w:rPr>
                <w:tab/>
              </w:r>
            </w:ins>
            <w:ins w:id="295" w:author="Administrator" w:date="2015-12-31T22:48:37Z">
              <w:r>
                <w:rPr>
                  <w:rFonts w:hint="eastAsia" w:ascii="Calibri" w:hAnsi="Calibri" w:cs="Calibri"/>
                  <w:rPrChange w:id="296" w:author="Administrator" w:date="2015-12-31T22:48:37Z">
                    <w:rPr>
                      <w:rFonts w:hint="eastAsia"/>
                    </w:rPr>
                  </w:rPrChange>
                </w:rPr>
                <w:t xml:space="preserve"> * @param dvo</w:t>
              </w:r>
            </w:ins>
          </w:p>
          <w:p>
            <w:pPr>
              <w:rPr>
                <w:ins w:id="298" w:author="Administrator" w:date="2015-12-31T22:48:37Z"/>
                <w:rFonts w:hint="eastAsia" w:ascii="Calibri" w:hAnsi="Calibri" w:cs="Calibri"/>
                <w:rPrChange w:id="299" w:author="Administrator" w:date="2015-12-31T22:48:37Z">
                  <w:rPr>
                    <w:ins w:id="300" w:author="Administrator" w:date="2015-12-31T22:48:37Z"/>
                    <w:rFonts w:hint="eastAsia"/>
                  </w:rPr>
                </w:rPrChange>
              </w:rPr>
            </w:pPr>
            <w:ins w:id="301" w:author="Administrator" w:date="2015-12-31T22:48:37Z">
              <w:r>
                <w:rPr>
                  <w:rFonts w:hint="eastAsia" w:ascii="Calibri" w:hAnsi="Calibri" w:cs="Calibri"/>
                  <w:rPrChange w:id="302" w:author="Administrator" w:date="2015-12-31T22:48:37Z">
                    <w:rPr>
                      <w:rFonts w:hint="eastAsia"/>
                    </w:rPr>
                  </w:rPrChange>
                </w:rPr>
                <w:tab/>
              </w:r>
            </w:ins>
            <w:ins w:id="304" w:author="Administrator" w:date="2015-12-31T22:48:37Z">
              <w:r>
                <w:rPr>
                  <w:rFonts w:hint="eastAsia" w:ascii="Calibri" w:hAnsi="Calibri" w:cs="Calibri"/>
                  <w:rPrChange w:id="305" w:author="Administrator" w:date="2015-12-31T22:48:37Z">
                    <w:rPr>
                      <w:rFonts w:hint="eastAsia"/>
                    </w:rPr>
                  </w:rPrChange>
                </w:rPr>
                <w:t xml:space="preserve"> */</w:t>
              </w:r>
            </w:ins>
          </w:p>
          <w:p>
            <w:pPr>
              <w:rPr>
                <w:ins w:id="307" w:author="Administrator" w:date="2015-12-31T22:48:37Z"/>
                <w:rFonts w:hint="eastAsia" w:ascii="Calibri" w:hAnsi="Calibri" w:cs="Calibri"/>
                <w:rPrChange w:id="308" w:author="Administrator" w:date="2015-12-31T22:48:37Z">
                  <w:rPr>
                    <w:ins w:id="309" w:author="Administrator" w:date="2015-12-31T22:48:37Z"/>
                    <w:rFonts w:hint="eastAsia"/>
                  </w:rPr>
                </w:rPrChange>
              </w:rPr>
            </w:pPr>
            <w:ins w:id="310" w:author="Administrator" w:date="2015-12-31T22:48:37Z">
              <w:r>
                <w:rPr>
                  <w:rFonts w:hint="eastAsia" w:ascii="Calibri" w:hAnsi="Calibri" w:cs="Calibri"/>
                  <w:rPrChange w:id="311" w:author="Administrator" w:date="2015-12-31T22:48:37Z">
                    <w:rPr>
                      <w:rFonts w:hint="eastAsia"/>
                    </w:rPr>
                  </w:rPrChange>
                </w:rPr>
                <w:tab/>
              </w:r>
            </w:ins>
            <w:ins w:id="313" w:author="Administrator" w:date="2015-12-31T22:48:37Z">
              <w:r>
                <w:rPr>
                  <w:rFonts w:hint="eastAsia" w:ascii="Calibri" w:hAnsi="Calibri" w:cs="Calibri"/>
                  <w:rPrChange w:id="314" w:author="Administrator" w:date="2015-12-31T22:48:37Z">
                    <w:rPr>
                      <w:rFonts w:hint="eastAsia"/>
                    </w:rPr>
                  </w:rPrChange>
                </w:rPr>
                <w:t>public void changeDriverInfo(String driverId,DriverInfoVO dvo);</w:t>
              </w:r>
            </w:ins>
          </w:p>
          <w:p>
            <w:pPr>
              <w:rPr>
                <w:ins w:id="316" w:author="Administrator" w:date="2015-12-31T22:48:37Z"/>
                <w:rFonts w:hint="eastAsia" w:ascii="Calibri" w:hAnsi="Calibri" w:cs="Calibri"/>
                <w:rPrChange w:id="317" w:author="Administrator" w:date="2015-12-31T22:48:37Z">
                  <w:rPr>
                    <w:ins w:id="318" w:author="Administrator" w:date="2015-12-31T22:48:37Z"/>
                    <w:rFonts w:hint="eastAsia"/>
                  </w:rPr>
                </w:rPrChange>
              </w:rPr>
            </w:pPr>
            <w:ins w:id="319" w:author="Administrator" w:date="2015-12-31T22:48:37Z">
              <w:r>
                <w:rPr>
                  <w:rFonts w:hint="eastAsia" w:ascii="Calibri" w:hAnsi="Calibri" w:cs="Calibri"/>
                  <w:rPrChange w:id="320" w:author="Administrator" w:date="2015-12-31T22:48:37Z">
                    <w:rPr>
                      <w:rFonts w:hint="eastAsia"/>
                    </w:rPr>
                  </w:rPrChange>
                </w:rPr>
                <w:tab/>
              </w:r>
            </w:ins>
          </w:p>
          <w:p>
            <w:pPr>
              <w:rPr>
                <w:ins w:id="322" w:author="Administrator" w:date="2015-12-31T22:48:37Z"/>
                <w:rFonts w:hint="eastAsia" w:ascii="Calibri" w:hAnsi="Calibri" w:cs="Calibri"/>
                <w:rPrChange w:id="323" w:author="Administrator" w:date="2015-12-31T22:48:37Z">
                  <w:rPr>
                    <w:ins w:id="324" w:author="Administrator" w:date="2015-12-31T22:48:37Z"/>
                    <w:rFonts w:hint="eastAsia"/>
                  </w:rPr>
                </w:rPrChange>
              </w:rPr>
            </w:pPr>
            <w:ins w:id="325" w:author="Administrator" w:date="2015-12-31T22:48:37Z">
              <w:r>
                <w:rPr>
                  <w:rFonts w:hint="eastAsia" w:ascii="Calibri" w:hAnsi="Calibri" w:cs="Calibri"/>
                  <w:rPrChange w:id="326" w:author="Administrator" w:date="2015-12-31T22:48:37Z">
                    <w:rPr>
                      <w:rFonts w:hint="eastAsia"/>
                    </w:rPr>
                  </w:rPrChange>
                </w:rPr>
                <w:tab/>
              </w:r>
            </w:ins>
            <w:ins w:id="328" w:author="Administrator" w:date="2015-12-31T22:48:37Z">
              <w:r>
                <w:rPr>
                  <w:rFonts w:hint="eastAsia" w:ascii="Calibri" w:hAnsi="Calibri" w:cs="Calibri"/>
                  <w:rPrChange w:id="329" w:author="Administrator" w:date="2015-12-31T22:48:37Z">
                    <w:rPr>
                      <w:rFonts w:hint="eastAsia"/>
                    </w:rPr>
                  </w:rPrChange>
                </w:rPr>
                <w:t>/**</w:t>
              </w:r>
            </w:ins>
          </w:p>
          <w:p>
            <w:pPr>
              <w:rPr>
                <w:ins w:id="331" w:author="Administrator" w:date="2015-12-31T22:48:37Z"/>
                <w:rFonts w:hint="eastAsia" w:ascii="Calibri" w:hAnsi="Calibri" w:cs="Calibri"/>
                <w:rPrChange w:id="332" w:author="Administrator" w:date="2015-12-31T22:48:37Z">
                  <w:rPr>
                    <w:ins w:id="333" w:author="Administrator" w:date="2015-12-31T22:48:37Z"/>
                    <w:rFonts w:hint="eastAsia"/>
                  </w:rPr>
                </w:rPrChange>
              </w:rPr>
            </w:pPr>
            <w:ins w:id="334" w:author="Administrator" w:date="2015-12-31T22:48:37Z">
              <w:r>
                <w:rPr>
                  <w:rFonts w:hint="eastAsia" w:ascii="Calibri" w:hAnsi="Calibri" w:cs="Calibri"/>
                  <w:rPrChange w:id="335" w:author="Administrator" w:date="2015-12-31T22:48:37Z">
                    <w:rPr>
                      <w:rFonts w:hint="eastAsia"/>
                    </w:rPr>
                  </w:rPrChange>
                </w:rPr>
                <w:tab/>
              </w:r>
            </w:ins>
            <w:ins w:id="337" w:author="Administrator" w:date="2015-12-31T22:48:37Z">
              <w:r>
                <w:rPr>
                  <w:rFonts w:hint="eastAsia" w:ascii="Calibri" w:hAnsi="Calibri" w:cs="Calibri"/>
                  <w:rPrChange w:id="338" w:author="Administrator" w:date="2015-12-31T22:48:37Z">
                    <w:rPr>
                      <w:rFonts w:hint="eastAsia"/>
                    </w:rPr>
                  </w:rPrChange>
                </w:rPr>
                <w:t xml:space="preserve"> * 供接口，提供司机信息初始化</w:t>
              </w:r>
            </w:ins>
          </w:p>
          <w:p>
            <w:pPr>
              <w:rPr>
                <w:ins w:id="340" w:author="Administrator" w:date="2015-12-31T22:48:37Z"/>
                <w:rFonts w:hint="eastAsia" w:ascii="Calibri" w:hAnsi="Calibri" w:cs="Calibri"/>
                <w:rPrChange w:id="341" w:author="Administrator" w:date="2015-12-31T22:48:37Z">
                  <w:rPr>
                    <w:ins w:id="342" w:author="Administrator" w:date="2015-12-31T22:48:37Z"/>
                    <w:rFonts w:hint="eastAsia"/>
                  </w:rPr>
                </w:rPrChange>
              </w:rPr>
            </w:pPr>
            <w:ins w:id="343" w:author="Administrator" w:date="2015-12-31T22:48:37Z">
              <w:r>
                <w:rPr>
                  <w:rFonts w:hint="eastAsia" w:ascii="Calibri" w:hAnsi="Calibri" w:cs="Calibri"/>
                  <w:rPrChange w:id="344" w:author="Administrator" w:date="2015-12-31T22:48:37Z">
                    <w:rPr>
                      <w:rFonts w:hint="eastAsia"/>
                    </w:rPr>
                  </w:rPrChange>
                </w:rPr>
                <w:tab/>
              </w:r>
            </w:ins>
            <w:ins w:id="346" w:author="Administrator" w:date="2015-12-31T22:48:37Z">
              <w:r>
                <w:rPr>
                  <w:rFonts w:hint="eastAsia" w:ascii="Calibri" w:hAnsi="Calibri" w:cs="Calibri"/>
                  <w:rPrChange w:id="347" w:author="Administrator" w:date="2015-12-31T22:48:37Z">
                    <w:rPr>
                      <w:rFonts w:hint="eastAsia"/>
                    </w:rPr>
                  </w:rPrChange>
                </w:rPr>
                <w:t xml:space="preserve"> * @param dvolist</w:t>
              </w:r>
            </w:ins>
          </w:p>
          <w:p>
            <w:pPr>
              <w:rPr>
                <w:ins w:id="349" w:author="Administrator" w:date="2015-12-31T22:48:37Z"/>
                <w:rFonts w:hint="eastAsia" w:ascii="Calibri" w:hAnsi="Calibri" w:cs="Calibri"/>
                <w:rPrChange w:id="350" w:author="Administrator" w:date="2015-12-31T22:48:37Z">
                  <w:rPr>
                    <w:ins w:id="351" w:author="Administrator" w:date="2015-12-31T22:48:37Z"/>
                    <w:rFonts w:hint="eastAsia"/>
                  </w:rPr>
                </w:rPrChange>
              </w:rPr>
            </w:pPr>
            <w:ins w:id="352" w:author="Administrator" w:date="2015-12-31T22:48:37Z">
              <w:r>
                <w:rPr>
                  <w:rFonts w:hint="eastAsia" w:ascii="Calibri" w:hAnsi="Calibri" w:cs="Calibri"/>
                  <w:rPrChange w:id="353" w:author="Administrator" w:date="2015-12-31T22:48:37Z">
                    <w:rPr>
                      <w:rFonts w:hint="eastAsia"/>
                    </w:rPr>
                  </w:rPrChange>
                </w:rPr>
                <w:tab/>
              </w:r>
            </w:ins>
            <w:ins w:id="355" w:author="Administrator" w:date="2015-12-31T22:48:37Z">
              <w:r>
                <w:rPr>
                  <w:rFonts w:hint="eastAsia" w:ascii="Calibri" w:hAnsi="Calibri" w:cs="Calibri"/>
                  <w:rPrChange w:id="356" w:author="Administrator" w:date="2015-12-31T22:48:37Z">
                    <w:rPr>
                      <w:rFonts w:hint="eastAsia"/>
                    </w:rPr>
                  </w:rPrChange>
                </w:rPr>
                <w:t xml:space="preserve"> */</w:t>
              </w:r>
            </w:ins>
          </w:p>
          <w:p>
            <w:pPr>
              <w:rPr>
                <w:ins w:id="358" w:author="Administrator" w:date="2015-12-31T22:48:51Z"/>
                <w:rFonts w:hint="eastAsia" w:ascii="Calibri" w:hAnsi="Calibri" w:cs="Calibri"/>
              </w:rPr>
            </w:pPr>
            <w:ins w:id="359" w:author="Administrator" w:date="2015-12-31T22:48:37Z">
              <w:r>
                <w:rPr>
                  <w:rFonts w:hint="eastAsia" w:ascii="Calibri" w:hAnsi="Calibri" w:cs="Calibri"/>
                  <w:rPrChange w:id="360" w:author="Administrator" w:date="2015-12-31T22:48:37Z">
                    <w:rPr>
                      <w:rFonts w:hint="eastAsia"/>
                    </w:rPr>
                  </w:rPrChange>
                </w:rPr>
                <w:tab/>
              </w:r>
            </w:ins>
            <w:ins w:id="362" w:author="Administrator" w:date="2015-12-31T22:48:37Z">
              <w:r>
                <w:rPr>
                  <w:rFonts w:hint="eastAsia" w:ascii="Calibri" w:hAnsi="Calibri" w:cs="Calibri"/>
                  <w:rPrChange w:id="363" w:author="Administrator" w:date="2015-12-31T22:48:37Z">
                    <w:rPr>
                      <w:rFonts w:hint="eastAsia"/>
                    </w:rPr>
                  </w:rPrChange>
                </w:rPr>
                <w:t>public void initDriver(ArrayList&lt;DriverInfoVO&gt; dvolist);</w:t>
              </w:r>
            </w:ins>
          </w:p>
          <w:p>
            <w:pPr>
              <w:rPr>
                <w:ins w:id="365" w:author="Administrator" w:date="2015-12-31T22:49:21Z"/>
                <w:rFonts w:hint="eastAsia" w:ascii="Calibri" w:hAnsi="Calibri" w:cs="Calibri"/>
                <w:rPrChange w:id="366" w:author="Administrator" w:date="2015-12-31T22:49:21Z">
                  <w:rPr>
                    <w:ins w:id="367" w:author="Administrator" w:date="2015-12-31T22:49:21Z"/>
                    <w:rFonts w:hint="eastAsia"/>
                  </w:rPr>
                </w:rPrChange>
              </w:rPr>
            </w:pPr>
            <w:ins w:id="368" w:author="Administrator" w:date="2015-12-31T22:49:21Z">
              <w:r>
                <w:rPr>
                  <w:rFonts w:hint="eastAsia" w:ascii="Calibri" w:hAnsi="Calibri" w:cs="Calibri"/>
                  <w:rPrChange w:id="369" w:author="Administrator" w:date="2015-12-31T22:49:21Z">
                    <w:rPr>
                      <w:rFonts w:hint="eastAsia"/>
                    </w:rPr>
                  </w:rPrChange>
                </w:rPr>
                <w:t>/**</w:t>
              </w:r>
            </w:ins>
          </w:p>
          <w:p>
            <w:pPr>
              <w:rPr>
                <w:ins w:id="371" w:author="Administrator" w:date="2015-12-31T22:49:21Z"/>
                <w:rFonts w:hint="eastAsia" w:ascii="Calibri" w:hAnsi="Calibri" w:cs="Calibri"/>
                <w:rPrChange w:id="372" w:author="Administrator" w:date="2015-12-31T22:49:21Z">
                  <w:rPr>
                    <w:ins w:id="373" w:author="Administrator" w:date="2015-12-31T22:49:21Z"/>
                    <w:rFonts w:hint="eastAsia"/>
                  </w:rPr>
                </w:rPrChange>
              </w:rPr>
            </w:pPr>
            <w:ins w:id="374" w:author="Administrator" w:date="2015-12-31T22:49:21Z">
              <w:r>
                <w:rPr>
                  <w:rFonts w:hint="eastAsia" w:ascii="Calibri" w:hAnsi="Calibri" w:cs="Calibri"/>
                  <w:rPrChange w:id="375" w:author="Administrator" w:date="2015-12-31T22:49:21Z">
                    <w:rPr>
                      <w:rFonts w:hint="eastAsia"/>
                    </w:rPr>
                  </w:rPrChange>
                </w:rPr>
                <w:tab/>
              </w:r>
            </w:ins>
            <w:ins w:id="377" w:author="Administrator" w:date="2015-12-31T22:49:21Z">
              <w:r>
                <w:rPr>
                  <w:rFonts w:hint="eastAsia" w:ascii="Calibri" w:hAnsi="Calibri" w:cs="Calibri"/>
                  <w:rPrChange w:id="378" w:author="Administrator" w:date="2015-12-31T22:49:21Z">
                    <w:rPr>
                      <w:rFonts w:hint="eastAsia"/>
                    </w:rPr>
                  </w:rPrChange>
                </w:rPr>
                <w:t xml:space="preserve"> * 非用户信息查询界面得到某个车辆信息</w:t>
              </w:r>
            </w:ins>
          </w:p>
          <w:p>
            <w:pPr>
              <w:rPr>
                <w:ins w:id="380" w:author="Administrator" w:date="2015-12-31T22:49:21Z"/>
                <w:rFonts w:hint="eastAsia" w:ascii="Calibri" w:hAnsi="Calibri" w:cs="Calibri"/>
                <w:rPrChange w:id="381" w:author="Administrator" w:date="2015-12-31T22:49:21Z">
                  <w:rPr>
                    <w:ins w:id="382" w:author="Administrator" w:date="2015-12-31T22:49:21Z"/>
                    <w:rFonts w:hint="eastAsia"/>
                  </w:rPr>
                </w:rPrChange>
              </w:rPr>
            </w:pPr>
            <w:ins w:id="383" w:author="Administrator" w:date="2015-12-31T22:49:21Z">
              <w:r>
                <w:rPr>
                  <w:rFonts w:hint="eastAsia" w:ascii="Calibri" w:hAnsi="Calibri" w:cs="Calibri"/>
                  <w:rPrChange w:id="384" w:author="Administrator" w:date="2015-12-31T22:49:21Z">
                    <w:rPr>
                      <w:rFonts w:hint="eastAsia"/>
                    </w:rPr>
                  </w:rPrChange>
                </w:rPr>
                <w:tab/>
              </w:r>
            </w:ins>
            <w:ins w:id="386" w:author="Administrator" w:date="2015-12-31T22:49:21Z">
              <w:r>
                <w:rPr>
                  <w:rFonts w:hint="eastAsia" w:ascii="Calibri" w:hAnsi="Calibri" w:cs="Calibri"/>
                  <w:rPrChange w:id="387" w:author="Administrator" w:date="2015-12-31T22:49:21Z">
                    <w:rPr>
                      <w:rFonts w:hint="eastAsia"/>
                    </w:rPr>
                  </w:rPrChange>
                </w:rPr>
                <w:t xml:space="preserve"> * @param truckId</w:t>
              </w:r>
            </w:ins>
          </w:p>
          <w:p>
            <w:pPr>
              <w:rPr>
                <w:ins w:id="389" w:author="Administrator" w:date="2015-12-31T22:49:21Z"/>
                <w:rFonts w:hint="eastAsia" w:ascii="Calibri" w:hAnsi="Calibri" w:cs="Calibri"/>
                <w:rPrChange w:id="390" w:author="Administrator" w:date="2015-12-31T22:49:21Z">
                  <w:rPr>
                    <w:ins w:id="391" w:author="Administrator" w:date="2015-12-31T22:49:21Z"/>
                    <w:rFonts w:hint="eastAsia"/>
                  </w:rPr>
                </w:rPrChange>
              </w:rPr>
            </w:pPr>
            <w:ins w:id="392" w:author="Administrator" w:date="2015-12-31T22:49:21Z">
              <w:r>
                <w:rPr>
                  <w:rFonts w:hint="eastAsia" w:ascii="Calibri" w:hAnsi="Calibri" w:cs="Calibri"/>
                  <w:rPrChange w:id="393" w:author="Administrator" w:date="2015-12-31T22:49:21Z">
                    <w:rPr>
                      <w:rFonts w:hint="eastAsia"/>
                    </w:rPr>
                  </w:rPrChange>
                </w:rPr>
                <w:tab/>
              </w:r>
            </w:ins>
            <w:ins w:id="395" w:author="Administrator" w:date="2015-12-31T22:49:21Z">
              <w:r>
                <w:rPr>
                  <w:rFonts w:hint="eastAsia" w:ascii="Calibri" w:hAnsi="Calibri" w:cs="Calibri"/>
                  <w:rPrChange w:id="396" w:author="Administrator" w:date="2015-12-31T22:49:21Z">
                    <w:rPr>
                      <w:rFonts w:hint="eastAsia"/>
                    </w:rPr>
                  </w:rPrChange>
                </w:rPr>
                <w:t xml:space="preserve"> */</w:t>
              </w:r>
            </w:ins>
          </w:p>
          <w:p>
            <w:pPr>
              <w:rPr>
                <w:ins w:id="398" w:author="Administrator" w:date="2015-12-31T22:49:21Z"/>
                <w:rFonts w:hint="eastAsia" w:ascii="Calibri" w:hAnsi="Calibri" w:cs="Calibri"/>
                <w:rPrChange w:id="399" w:author="Administrator" w:date="2015-12-31T22:49:21Z">
                  <w:rPr>
                    <w:ins w:id="400" w:author="Administrator" w:date="2015-12-31T22:49:21Z"/>
                    <w:rFonts w:hint="eastAsia"/>
                  </w:rPr>
                </w:rPrChange>
              </w:rPr>
            </w:pPr>
            <w:ins w:id="401" w:author="Administrator" w:date="2015-12-31T22:49:21Z">
              <w:r>
                <w:rPr>
                  <w:rFonts w:hint="eastAsia" w:ascii="Calibri" w:hAnsi="Calibri" w:cs="Calibri"/>
                  <w:rPrChange w:id="402" w:author="Administrator" w:date="2015-12-31T22:49:21Z">
                    <w:rPr>
                      <w:rFonts w:hint="eastAsia"/>
                    </w:rPr>
                  </w:rPrChange>
                </w:rPr>
                <w:tab/>
              </w:r>
            </w:ins>
            <w:ins w:id="404" w:author="Administrator" w:date="2015-12-31T22:49:21Z">
              <w:r>
                <w:rPr>
                  <w:rFonts w:hint="eastAsia" w:ascii="Calibri" w:hAnsi="Calibri" w:cs="Calibri"/>
                  <w:rPrChange w:id="405" w:author="Administrator" w:date="2015-12-31T22:49:21Z">
                    <w:rPr>
                      <w:rFonts w:hint="eastAsia"/>
                    </w:rPr>
                  </w:rPrChange>
                </w:rPr>
                <w:t>public TruckInfoVO getTruckInfo(String truckId);</w:t>
              </w:r>
            </w:ins>
          </w:p>
          <w:p>
            <w:pPr>
              <w:rPr>
                <w:ins w:id="407" w:author="Administrator" w:date="2015-12-31T22:49:21Z"/>
                <w:rFonts w:hint="eastAsia" w:ascii="Calibri" w:hAnsi="Calibri" w:cs="Calibri"/>
                <w:rPrChange w:id="408" w:author="Administrator" w:date="2015-12-31T22:49:21Z">
                  <w:rPr>
                    <w:ins w:id="409" w:author="Administrator" w:date="2015-12-31T22:49:21Z"/>
                    <w:rFonts w:hint="eastAsia"/>
                  </w:rPr>
                </w:rPrChange>
              </w:rPr>
            </w:pPr>
            <w:ins w:id="410" w:author="Administrator" w:date="2015-12-31T22:49:21Z">
              <w:r>
                <w:rPr>
                  <w:rFonts w:hint="eastAsia" w:ascii="Calibri" w:hAnsi="Calibri" w:cs="Calibri"/>
                  <w:rPrChange w:id="411" w:author="Administrator" w:date="2015-12-31T22:49:21Z">
                    <w:rPr>
                      <w:rFonts w:hint="eastAsia"/>
                    </w:rPr>
                  </w:rPrChange>
                </w:rPr>
                <w:tab/>
              </w:r>
            </w:ins>
          </w:p>
          <w:p>
            <w:pPr>
              <w:rPr>
                <w:ins w:id="413" w:author="Administrator" w:date="2015-12-31T22:49:21Z"/>
                <w:rFonts w:hint="eastAsia" w:ascii="Calibri" w:hAnsi="Calibri" w:cs="Calibri"/>
                <w:rPrChange w:id="414" w:author="Administrator" w:date="2015-12-31T22:49:21Z">
                  <w:rPr>
                    <w:ins w:id="415" w:author="Administrator" w:date="2015-12-31T22:49:21Z"/>
                    <w:rFonts w:hint="eastAsia"/>
                  </w:rPr>
                </w:rPrChange>
              </w:rPr>
            </w:pPr>
            <w:ins w:id="416" w:author="Administrator" w:date="2015-12-31T22:49:21Z">
              <w:r>
                <w:rPr>
                  <w:rFonts w:hint="eastAsia" w:ascii="Calibri" w:hAnsi="Calibri" w:cs="Calibri"/>
                  <w:rPrChange w:id="417" w:author="Administrator" w:date="2015-12-31T22:49:21Z">
                    <w:rPr>
                      <w:rFonts w:hint="eastAsia"/>
                    </w:rPr>
                  </w:rPrChange>
                </w:rPr>
                <w:tab/>
              </w:r>
            </w:ins>
            <w:ins w:id="419" w:author="Administrator" w:date="2015-12-31T22:49:21Z">
              <w:r>
                <w:rPr>
                  <w:rFonts w:hint="eastAsia" w:ascii="Calibri" w:hAnsi="Calibri" w:cs="Calibri"/>
                  <w:rPrChange w:id="420" w:author="Administrator" w:date="2015-12-31T22:49:21Z">
                    <w:rPr>
                      <w:rFonts w:hint="eastAsia"/>
                    </w:rPr>
                  </w:rPrChange>
                </w:rPr>
                <w:t>/**</w:t>
              </w:r>
            </w:ins>
          </w:p>
          <w:p>
            <w:pPr>
              <w:rPr>
                <w:ins w:id="422" w:author="Administrator" w:date="2015-12-31T22:49:21Z"/>
                <w:rFonts w:hint="eastAsia" w:ascii="Calibri" w:hAnsi="Calibri" w:cs="Calibri"/>
                <w:rPrChange w:id="423" w:author="Administrator" w:date="2015-12-31T22:49:21Z">
                  <w:rPr>
                    <w:ins w:id="424" w:author="Administrator" w:date="2015-12-31T22:49:21Z"/>
                    <w:rFonts w:hint="eastAsia"/>
                  </w:rPr>
                </w:rPrChange>
              </w:rPr>
            </w:pPr>
            <w:ins w:id="425" w:author="Administrator" w:date="2015-12-31T22:49:21Z">
              <w:r>
                <w:rPr>
                  <w:rFonts w:hint="eastAsia" w:ascii="Calibri" w:hAnsi="Calibri" w:cs="Calibri"/>
                  <w:rPrChange w:id="426" w:author="Administrator" w:date="2015-12-31T22:49:21Z">
                    <w:rPr>
                      <w:rFonts w:hint="eastAsia"/>
                    </w:rPr>
                  </w:rPrChange>
                </w:rPr>
                <w:tab/>
              </w:r>
            </w:ins>
            <w:ins w:id="428" w:author="Administrator" w:date="2015-12-31T22:49:21Z">
              <w:r>
                <w:rPr>
                  <w:rFonts w:hint="eastAsia" w:ascii="Calibri" w:hAnsi="Calibri" w:cs="Calibri"/>
                  <w:rPrChange w:id="429" w:author="Administrator" w:date="2015-12-31T22:49:21Z">
                    <w:rPr>
                      <w:rFonts w:hint="eastAsia"/>
                    </w:rPr>
                  </w:rPrChange>
                </w:rPr>
                <w:t xml:space="preserve"> * 非用户信息查询界面得到某营业厅所有车辆信息</w:t>
              </w:r>
            </w:ins>
          </w:p>
          <w:p>
            <w:pPr>
              <w:rPr>
                <w:ins w:id="431" w:author="Administrator" w:date="2015-12-31T22:49:21Z"/>
                <w:rFonts w:hint="eastAsia" w:ascii="Calibri" w:hAnsi="Calibri" w:cs="Calibri"/>
                <w:rPrChange w:id="432" w:author="Administrator" w:date="2015-12-31T22:49:21Z">
                  <w:rPr>
                    <w:ins w:id="433" w:author="Administrator" w:date="2015-12-31T22:49:21Z"/>
                    <w:rFonts w:hint="eastAsia"/>
                  </w:rPr>
                </w:rPrChange>
              </w:rPr>
            </w:pPr>
            <w:ins w:id="434" w:author="Administrator" w:date="2015-12-31T22:49:21Z">
              <w:r>
                <w:rPr>
                  <w:rFonts w:hint="eastAsia" w:ascii="Calibri" w:hAnsi="Calibri" w:cs="Calibri"/>
                  <w:rPrChange w:id="435" w:author="Administrator" w:date="2015-12-31T22:49:21Z">
                    <w:rPr>
                      <w:rFonts w:hint="eastAsia"/>
                    </w:rPr>
                  </w:rPrChange>
                </w:rPr>
                <w:tab/>
              </w:r>
            </w:ins>
            <w:ins w:id="437" w:author="Administrator" w:date="2015-12-31T22:49:21Z">
              <w:r>
                <w:rPr>
                  <w:rFonts w:hint="eastAsia" w:ascii="Calibri" w:hAnsi="Calibri" w:cs="Calibri"/>
                  <w:rPrChange w:id="438" w:author="Administrator" w:date="2015-12-31T22:49:21Z">
                    <w:rPr>
                      <w:rFonts w:hint="eastAsia"/>
                    </w:rPr>
                  </w:rPrChange>
                </w:rPr>
                <w:t xml:space="preserve"> * @param id</w:t>
              </w:r>
            </w:ins>
          </w:p>
          <w:p>
            <w:pPr>
              <w:rPr>
                <w:ins w:id="440" w:author="Administrator" w:date="2015-12-31T22:49:21Z"/>
                <w:rFonts w:hint="eastAsia" w:ascii="Calibri" w:hAnsi="Calibri" w:cs="Calibri"/>
                <w:rPrChange w:id="441" w:author="Administrator" w:date="2015-12-31T22:49:21Z">
                  <w:rPr>
                    <w:ins w:id="442" w:author="Administrator" w:date="2015-12-31T22:49:21Z"/>
                    <w:rFonts w:hint="eastAsia"/>
                  </w:rPr>
                </w:rPrChange>
              </w:rPr>
            </w:pPr>
            <w:ins w:id="443" w:author="Administrator" w:date="2015-12-31T22:49:21Z">
              <w:r>
                <w:rPr>
                  <w:rFonts w:hint="eastAsia" w:ascii="Calibri" w:hAnsi="Calibri" w:cs="Calibri"/>
                  <w:rPrChange w:id="444" w:author="Administrator" w:date="2015-12-31T22:49:21Z">
                    <w:rPr>
                      <w:rFonts w:hint="eastAsia"/>
                    </w:rPr>
                  </w:rPrChange>
                </w:rPr>
                <w:tab/>
              </w:r>
            </w:ins>
            <w:ins w:id="446" w:author="Administrator" w:date="2015-12-31T22:49:21Z">
              <w:r>
                <w:rPr>
                  <w:rFonts w:hint="eastAsia" w:ascii="Calibri" w:hAnsi="Calibri" w:cs="Calibri"/>
                  <w:rPrChange w:id="447" w:author="Administrator" w:date="2015-12-31T22:49:21Z">
                    <w:rPr>
                      <w:rFonts w:hint="eastAsia"/>
                    </w:rPr>
                  </w:rPrChange>
                </w:rPr>
                <w:t xml:space="preserve"> * @return</w:t>
              </w:r>
            </w:ins>
          </w:p>
          <w:p>
            <w:pPr>
              <w:rPr>
                <w:ins w:id="449" w:author="Administrator" w:date="2015-12-31T22:49:21Z"/>
                <w:rFonts w:hint="eastAsia" w:ascii="Calibri" w:hAnsi="Calibri" w:cs="Calibri"/>
                <w:rPrChange w:id="450" w:author="Administrator" w:date="2015-12-31T22:49:21Z">
                  <w:rPr>
                    <w:ins w:id="451" w:author="Administrator" w:date="2015-12-31T22:49:21Z"/>
                    <w:rFonts w:hint="eastAsia"/>
                  </w:rPr>
                </w:rPrChange>
              </w:rPr>
            </w:pPr>
            <w:ins w:id="452" w:author="Administrator" w:date="2015-12-31T22:49:21Z">
              <w:r>
                <w:rPr>
                  <w:rFonts w:hint="eastAsia" w:ascii="Calibri" w:hAnsi="Calibri" w:cs="Calibri"/>
                  <w:rPrChange w:id="453" w:author="Administrator" w:date="2015-12-31T22:49:21Z">
                    <w:rPr>
                      <w:rFonts w:hint="eastAsia"/>
                    </w:rPr>
                  </w:rPrChange>
                </w:rPr>
                <w:tab/>
              </w:r>
            </w:ins>
            <w:ins w:id="455" w:author="Administrator" w:date="2015-12-31T22:49:21Z">
              <w:r>
                <w:rPr>
                  <w:rFonts w:hint="eastAsia" w:ascii="Calibri" w:hAnsi="Calibri" w:cs="Calibri"/>
                  <w:rPrChange w:id="456" w:author="Administrator" w:date="2015-12-31T22:49:21Z">
                    <w:rPr>
                      <w:rFonts w:hint="eastAsia"/>
                    </w:rPr>
                  </w:rPrChange>
                </w:rPr>
                <w:t xml:space="preserve"> */</w:t>
              </w:r>
            </w:ins>
          </w:p>
          <w:p>
            <w:pPr>
              <w:rPr>
                <w:ins w:id="458" w:author="Administrator" w:date="2015-12-31T22:49:21Z"/>
                <w:rFonts w:hint="eastAsia" w:ascii="Calibri" w:hAnsi="Calibri" w:cs="Calibri"/>
                <w:rPrChange w:id="459" w:author="Administrator" w:date="2015-12-31T22:49:21Z">
                  <w:rPr>
                    <w:ins w:id="460" w:author="Administrator" w:date="2015-12-31T22:49:21Z"/>
                    <w:rFonts w:hint="eastAsia"/>
                  </w:rPr>
                </w:rPrChange>
              </w:rPr>
            </w:pPr>
            <w:ins w:id="461" w:author="Administrator" w:date="2015-12-31T22:49:21Z">
              <w:r>
                <w:rPr>
                  <w:rFonts w:hint="eastAsia" w:ascii="Calibri" w:hAnsi="Calibri" w:cs="Calibri"/>
                  <w:rPrChange w:id="462" w:author="Administrator" w:date="2015-12-31T22:49:21Z">
                    <w:rPr>
                      <w:rFonts w:hint="eastAsia"/>
                    </w:rPr>
                  </w:rPrChange>
                </w:rPr>
                <w:tab/>
              </w:r>
            </w:ins>
            <w:ins w:id="464" w:author="Administrator" w:date="2015-12-31T22:49:21Z">
              <w:r>
                <w:rPr>
                  <w:rFonts w:hint="eastAsia" w:ascii="Calibri" w:hAnsi="Calibri" w:cs="Calibri"/>
                  <w:rPrChange w:id="465" w:author="Administrator" w:date="2015-12-31T22:49:21Z">
                    <w:rPr>
                      <w:rFonts w:hint="eastAsia"/>
                    </w:rPr>
                  </w:rPrChange>
                </w:rPr>
                <w:t>public ArrayList&lt;TruckInfoVO&gt; getTruckByBusinesshall(String id);</w:t>
              </w:r>
            </w:ins>
          </w:p>
          <w:p>
            <w:pPr>
              <w:rPr>
                <w:ins w:id="467" w:author="Administrator" w:date="2015-12-31T22:49:21Z"/>
                <w:rFonts w:hint="eastAsia" w:ascii="Calibri" w:hAnsi="Calibri" w:cs="Calibri"/>
                <w:rPrChange w:id="468" w:author="Administrator" w:date="2015-12-31T22:49:21Z">
                  <w:rPr>
                    <w:ins w:id="469" w:author="Administrator" w:date="2015-12-31T22:49:21Z"/>
                    <w:rFonts w:hint="eastAsia"/>
                  </w:rPr>
                </w:rPrChange>
              </w:rPr>
            </w:pPr>
            <w:ins w:id="470" w:author="Administrator" w:date="2015-12-31T22:49:21Z">
              <w:r>
                <w:rPr>
                  <w:rFonts w:hint="eastAsia" w:ascii="Calibri" w:hAnsi="Calibri" w:cs="Calibri"/>
                  <w:rPrChange w:id="471" w:author="Administrator" w:date="2015-12-31T22:49:21Z">
                    <w:rPr>
                      <w:rFonts w:hint="eastAsia"/>
                    </w:rPr>
                  </w:rPrChange>
                </w:rPr>
                <w:tab/>
              </w:r>
            </w:ins>
          </w:p>
          <w:p>
            <w:pPr>
              <w:rPr>
                <w:ins w:id="473" w:author="Administrator" w:date="2015-12-31T22:49:21Z"/>
                <w:rFonts w:hint="eastAsia" w:ascii="Calibri" w:hAnsi="Calibri" w:cs="Calibri"/>
                <w:rPrChange w:id="474" w:author="Administrator" w:date="2015-12-31T22:49:21Z">
                  <w:rPr>
                    <w:ins w:id="475" w:author="Administrator" w:date="2015-12-31T22:49:21Z"/>
                    <w:rFonts w:hint="eastAsia"/>
                  </w:rPr>
                </w:rPrChange>
              </w:rPr>
            </w:pPr>
            <w:ins w:id="476" w:author="Administrator" w:date="2015-12-31T22:49:21Z">
              <w:r>
                <w:rPr>
                  <w:rFonts w:hint="eastAsia" w:ascii="Calibri" w:hAnsi="Calibri" w:cs="Calibri"/>
                  <w:rPrChange w:id="477" w:author="Administrator" w:date="2015-12-31T22:49:21Z">
                    <w:rPr>
                      <w:rFonts w:hint="eastAsia"/>
                    </w:rPr>
                  </w:rPrChange>
                </w:rPr>
                <w:tab/>
              </w:r>
            </w:ins>
            <w:ins w:id="479" w:author="Administrator" w:date="2015-12-31T22:49:21Z">
              <w:r>
                <w:rPr>
                  <w:rFonts w:hint="eastAsia" w:ascii="Calibri" w:hAnsi="Calibri" w:cs="Calibri"/>
                  <w:rPrChange w:id="480" w:author="Administrator" w:date="2015-12-31T22:49:21Z">
                    <w:rPr>
                      <w:rFonts w:hint="eastAsia"/>
                    </w:rPr>
                  </w:rPrChange>
                </w:rPr>
                <w:t>/**</w:t>
              </w:r>
            </w:ins>
          </w:p>
          <w:p>
            <w:pPr>
              <w:rPr>
                <w:ins w:id="482" w:author="Administrator" w:date="2015-12-31T22:49:21Z"/>
                <w:rFonts w:hint="eastAsia" w:ascii="Calibri" w:hAnsi="Calibri" w:cs="Calibri"/>
                <w:rPrChange w:id="483" w:author="Administrator" w:date="2015-12-31T22:49:21Z">
                  <w:rPr>
                    <w:ins w:id="484" w:author="Administrator" w:date="2015-12-31T22:49:21Z"/>
                    <w:rFonts w:hint="eastAsia"/>
                  </w:rPr>
                </w:rPrChange>
              </w:rPr>
            </w:pPr>
            <w:ins w:id="485" w:author="Administrator" w:date="2015-12-31T22:49:21Z">
              <w:r>
                <w:rPr>
                  <w:rFonts w:hint="eastAsia" w:ascii="Calibri" w:hAnsi="Calibri" w:cs="Calibri"/>
                  <w:rPrChange w:id="486" w:author="Administrator" w:date="2015-12-31T22:49:21Z">
                    <w:rPr>
                      <w:rFonts w:hint="eastAsia"/>
                    </w:rPr>
                  </w:rPrChange>
                </w:rPr>
                <w:tab/>
              </w:r>
            </w:ins>
            <w:ins w:id="488" w:author="Administrator" w:date="2015-12-31T22:49:21Z">
              <w:r>
                <w:rPr>
                  <w:rFonts w:hint="eastAsia" w:ascii="Calibri" w:hAnsi="Calibri" w:cs="Calibri"/>
                  <w:rPrChange w:id="489" w:author="Administrator" w:date="2015-12-31T22:49:21Z">
                    <w:rPr>
                      <w:rFonts w:hint="eastAsia"/>
                    </w:rPr>
                  </w:rPrChange>
                </w:rPr>
                <w:t xml:space="preserve"> * 非用户信息查询界面得到所有车辆信息</w:t>
              </w:r>
            </w:ins>
          </w:p>
          <w:p>
            <w:pPr>
              <w:rPr>
                <w:ins w:id="491" w:author="Administrator" w:date="2015-12-31T22:49:21Z"/>
                <w:rFonts w:hint="eastAsia" w:ascii="Calibri" w:hAnsi="Calibri" w:cs="Calibri"/>
                <w:rPrChange w:id="492" w:author="Administrator" w:date="2015-12-31T22:49:21Z">
                  <w:rPr>
                    <w:ins w:id="493" w:author="Administrator" w:date="2015-12-31T22:49:21Z"/>
                    <w:rFonts w:hint="eastAsia"/>
                  </w:rPr>
                </w:rPrChange>
              </w:rPr>
            </w:pPr>
            <w:ins w:id="494" w:author="Administrator" w:date="2015-12-31T22:49:21Z">
              <w:r>
                <w:rPr>
                  <w:rFonts w:hint="eastAsia" w:ascii="Calibri" w:hAnsi="Calibri" w:cs="Calibri"/>
                  <w:rPrChange w:id="495" w:author="Administrator" w:date="2015-12-31T22:49:21Z">
                    <w:rPr>
                      <w:rFonts w:hint="eastAsia"/>
                    </w:rPr>
                  </w:rPrChange>
                </w:rPr>
                <w:tab/>
              </w:r>
            </w:ins>
            <w:ins w:id="497" w:author="Administrator" w:date="2015-12-31T22:49:21Z">
              <w:r>
                <w:rPr>
                  <w:rFonts w:hint="eastAsia" w:ascii="Calibri" w:hAnsi="Calibri" w:cs="Calibri"/>
                  <w:rPrChange w:id="498" w:author="Administrator" w:date="2015-12-31T22:49:21Z">
                    <w:rPr>
                      <w:rFonts w:hint="eastAsia"/>
                    </w:rPr>
                  </w:rPrChange>
                </w:rPr>
                <w:t xml:space="preserve"> * @return</w:t>
              </w:r>
            </w:ins>
          </w:p>
          <w:p>
            <w:pPr>
              <w:rPr>
                <w:ins w:id="500" w:author="Administrator" w:date="2015-12-31T22:49:21Z"/>
                <w:rFonts w:hint="eastAsia" w:ascii="Calibri" w:hAnsi="Calibri" w:cs="Calibri"/>
                <w:rPrChange w:id="501" w:author="Administrator" w:date="2015-12-31T22:49:21Z">
                  <w:rPr>
                    <w:ins w:id="502" w:author="Administrator" w:date="2015-12-31T22:49:21Z"/>
                    <w:rFonts w:hint="eastAsia"/>
                  </w:rPr>
                </w:rPrChange>
              </w:rPr>
            </w:pPr>
            <w:ins w:id="503" w:author="Administrator" w:date="2015-12-31T22:49:21Z">
              <w:r>
                <w:rPr>
                  <w:rFonts w:hint="eastAsia" w:ascii="Calibri" w:hAnsi="Calibri" w:cs="Calibri"/>
                  <w:rPrChange w:id="504" w:author="Administrator" w:date="2015-12-31T22:49:21Z">
                    <w:rPr>
                      <w:rFonts w:hint="eastAsia"/>
                    </w:rPr>
                  </w:rPrChange>
                </w:rPr>
                <w:tab/>
              </w:r>
            </w:ins>
            <w:ins w:id="506" w:author="Administrator" w:date="2015-12-31T22:49:21Z">
              <w:r>
                <w:rPr>
                  <w:rFonts w:hint="eastAsia" w:ascii="Calibri" w:hAnsi="Calibri" w:cs="Calibri"/>
                  <w:rPrChange w:id="507" w:author="Administrator" w:date="2015-12-31T22:49:21Z">
                    <w:rPr>
                      <w:rFonts w:hint="eastAsia"/>
                    </w:rPr>
                  </w:rPrChange>
                </w:rPr>
                <w:t xml:space="preserve"> */</w:t>
              </w:r>
            </w:ins>
          </w:p>
          <w:p>
            <w:pPr>
              <w:rPr>
                <w:ins w:id="509" w:author="Administrator" w:date="2015-12-31T22:49:21Z"/>
                <w:rFonts w:hint="eastAsia" w:ascii="Calibri" w:hAnsi="Calibri" w:cs="Calibri"/>
                <w:rPrChange w:id="510" w:author="Administrator" w:date="2015-12-31T22:49:21Z">
                  <w:rPr>
                    <w:ins w:id="511" w:author="Administrator" w:date="2015-12-31T22:49:21Z"/>
                    <w:rFonts w:hint="eastAsia"/>
                  </w:rPr>
                </w:rPrChange>
              </w:rPr>
            </w:pPr>
            <w:ins w:id="512" w:author="Administrator" w:date="2015-12-31T22:49:21Z">
              <w:r>
                <w:rPr>
                  <w:rFonts w:hint="eastAsia" w:ascii="Calibri" w:hAnsi="Calibri" w:cs="Calibri"/>
                  <w:rPrChange w:id="513" w:author="Administrator" w:date="2015-12-31T22:49:21Z">
                    <w:rPr>
                      <w:rFonts w:hint="eastAsia"/>
                    </w:rPr>
                  </w:rPrChange>
                </w:rPr>
                <w:tab/>
              </w:r>
            </w:ins>
            <w:ins w:id="515" w:author="Administrator" w:date="2015-12-31T22:49:21Z">
              <w:r>
                <w:rPr>
                  <w:rFonts w:hint="eastAsia" w:ascii="Calibri" w:hAnsi="Calibri" w:cs="Calibri"/>
                  <w:rPrChange w:id="516" w:author="Administrator" w:date="2015-12-31T22:49:21Z">
                    <w:rPr>
                      <w:rFonts w:hint="eastAsia"/>
                    </w:rPr>
                  </w:rPrChange>
                </w:rPr>
                <w:t>public ArrayList&lt;TruckInfoVO&gt; getAllTruckInfo();</w:t>
              </w:r>
            </w:ins>
          </w:p>
          <w:p>
            <w:pPr>
              <w:rPr>
                <w:ins w:id="518" w:author="Administrator" w:date="2015-12-31T22:49:21Z"/>
                <w:rFonts w:hint="eastAsia" w:ascii="Calibri" w:hAnsi="Calibri" w:cs="Calibri"/>
                <w:rPrChange w:id="519" w:author="Administrator" w:date="2015-12-31T22:49:21Z">
                  <w:rPr>
                    <w:ins w:id="520" w:author="Administrator" w:date="2015-12-31T22:49:21Z"/>
                    <w:rFonts w:hint="eastAsia"/>
                  </w:rPr>
                </w:rPrChange>
              </w:rPr>
            </w:pPr>
            <w:ins w:id="521" w:author="Administrator" w:date="2015-12-31T22:49:21Z">
              <w:r>
                <w:rPr>
                  <w:rFonts w:hint="eastAsia" w:ascii="Calibri" w:hAnsi="Calibri" w:cs="Calibri"/>
                  <w:rPrChange w:id="522" w:author="Administrator" w:date="2015-12-31T22:49:21Z">
                    <w:rPr>
                      <w:rFonts w:hint="eastAsia"/>
                    </w:rPr>
                  </w:rPrChange>
                </w:rPr>
                <w:tab/>
              </w:r>
            </w:ins>
          </w:p>
          <w:p>
            <w:pPr>
              <w:rPr>
                <w:ins w:id="524" w:author="Administrator" w:date="2015-12-31T22:49:21Z"/>
                <w:rFonts w:hint="eastAsia" w:ascii="Calibri" w:hAnsi="Calibri" w:cs="Calibri"/>
                <w:rPrChange w:id="525" w:author="Administrator" w:date="2015-12-31T22:49:21Z">
                  <w:rPr>
                    <w:ins w:id="526" w:author="Administrator" w:date="2015-12-31T22:49:21Z"/>
                    <w:rFonts w:hint="eastAsia"/>
                  </w:rPr>
                </w:rPrChange>
              </w:rPr>
            </w:pPr>
            <w:ins w:id="527" w:author="Administrator" w:date="2015-12-31T22:49:21Z">
              <w:r>
                <w:rPr>
                  <w:rFonts w:hint="eastAsia" w:ascii="Calibri" w:hAnsi="Calibri" w:cs="Calibri"/>
                  <w:rPrChange w:id="528" w:author="Administrator" w:date="2015-12-31T22:49:21Z">
                    <w:rPr>
                      <w:rFonts w:hint="eastAsia"/>
                    </w:rPr>
                  </w:rPrChange>
                </w:rPr>
                <w:tab/>
              </w:r>
            </w:ins>
            <w:ins w:id="530" w:author="Administrator" w:date="2015-12-31T22:49:21Z">
              <w:r>
                <w:rPr>
                  <w:rFonts w:hint="eastAsia" w:ascii="Calibri" w:hAnsi="Calibri" w:cs="Calibri"/>
                  <w:rPrChange w:id="531" w:author="Administrator" w:date="2015-12-31T22:49:21Z">
                    <w:rPr>
                      <w:rFonts w:hint="eastAsia"/>
                    </w:rPr>
                  </w:rPrChange>
                </w:rPr>
                <w:t>/**</w:t>
              </w:r>
            </w:ins>
          </w:p>
          <w:p>
            <w:pPr>
              <w:rPr>
                <w:ins w:id="533" w:author="Administrator" w:date="2015-12-31T22:49:21Z"/>
                <w:rFonts w:hint="eastAsia" w:ascii="Calibri" w:hAnsi="Calibri" w:cs="Calibri"/>
                <w:rPrChange w:id="534" w:author="Administrator" w:date="2015-12-31T22:49:21Z">
                  <w:rPr>
                    <w:ins w:id="535" w:author="Administrator" w:date="2015-12-31T22:49:21Z"/>
                    <w:rFonts w:hint="eastAsia"/>
                  </w:rPr>
                </w:rPrChange>
              </w:rPr>
            </w:pPr>
            <w:ins w:id="536" w:author="Administrator" w:date="2015-12-31T22:49:21Z">
              <w:r>
                <w:rPr>
                  <w:rFonts w:hint="eastAsia" w:ascii="Calibri" w:hAnsi="Calibri" w:cs="Calibri"/>
                  <w:rPrChange w:id="537" w:author="Administrator" w:date="2015-12-31T22:49:21Z">
                    <w:rPr>
                      <w:rFonts w:hint="eastAsia"/>
                    </w:rPr>
                  </w:rPrChange>
                </w:rPr>
                <w:tab/>
              </w:r>
            </w:ins>
            <w:ins w:id="539" w:author="Administrator" w:date="2015-12-31T22:49:21Z">
              <w:r>
                <w:rPr>
                  <w:rFonts w:hint="eastAsia" w:ascii="Calibri" w:hAnsi="Calibri" w:cs="Calibri"/>
                  <w:rPrChange w:id="540" w:author="Administrator" w:date="2015-12-31T22:49:21Z">
                    <w:rPr>
                      <w:rFonts w:hint="eastAsia"/>
                    </w:rPr>
                  </w:rPrChange>
                </w:rPr>
                <w:t xml:space="preserve"> * 增加一个车辆</w:t>
              </w:r>
            </w:ins>
          </w:p>
          <w:p>
            <w:pPr>
              <w:rPr>
                <w:ins w:id="542" w:author="Administrator" w:date="2015-12-31T22:49:21Z"/>
                <w:rFonts w:hint="eastAsia" w:ascii="Calibri" w:hAnsi="Calibri" w:cs="Calibri"/>
                <w:rPrChange w:id="543" w:author="Administrator" w:date="2015-12-31T22:49:21Z">
                  <w:rPr>
                    <w:ins w:id="544" w:author="Administrator" w:date="2015-12-31T22:49:21Z"/>
                    <w:rFonts w:hint="eastAsia"/>
                  </w:rPr>
                </w:rPrChange>
              </w:rPr>
            </w:pPr>
            <w:ins w:id="545" w:author="Administrator" w:date="2015-12-31T22:49:21Z">
              <w:r>
                <w:rPr>
                  <w:rFonts w:hint="eastAsia" w:ascii="Calibri" w:hAnsi="Calibri" w:cs="Calibri"/>
                  <w:rPrChange w:id="546" w:author="Administrator" w:date="2015-12-31T22:49:21Z">
                    <w:rPr>
                      <w:rFonts w:hint="eastAsia"/>
                    </w:rPr>
                  </w:rPrChange>
                </w:rPr>
                <w:tab/>
              </w:r>
            </w:ins>
            <w:ins w:id="548" w:author="Administrator" w:date="2015-12-31T22:49:21Z">
              <w:r>
                <w:rPr>
                  <w:rFonts w:hint="eastAsia" w:ascii="Calibri" w:hAnsi="Calibri" w:cs="Calibri"/>
                  <w:rPrChange w:id="549" w:author="Administrator" w:date="2015-12-31T22:49:21Z">
                    <w:rPr>
                      <w:rFonts w:hint="eastAsia"/>
                    </w:rPr>
                  </w:rPrChange>
                </w:rPr>
                <w:t xml:space="preserve"> * @param truck</w:t>
              </w:r>
            </w:ins>
          </w:p>
          <w:p>
            <w:pPr>
              <w:rPr>
                <w:ins w:id="551" w:author="Administrator" w:date="2015-12-31T22:49:21Z"/>
                <w:rFonts w:hint="eastAsia" w:ascii="Calibri" w:hAnsi="Calibri" w:cs="Calibri"/>
                <w:rPrChange w:id="552" w:author="Administrator" w:date="2015-12-31T22:49:21Z">
                  <w:rPr>
                    <w:ins w:id="553" w:author="Administrator" w:date="2015-12-31T22:49:21Z"/>
                    <w:rFonts w:hint="eastAsia"/>
                  </w:rPr>
                </w:rPrChange>
              </w:rPr>
            </w:pPr>
            <w:ins w:id="554" w:author="Administrator" w:date="2015-12-31T22:49:21Z">
              <w:r>
                <w:rPr>
                  <w:rFonts w:hint="eastAsia" w:ascii="Calibri" w:hAnsi="Calibri" w:cs="Calibri"/>
                  <w:rPrChange w:id="555" w:author="Administrator" w:date="2015-12-31T22:49:21Z">
                    <w:rPr>
                      <w:rFonts w:hint="eastAsia"/>
                    </w:rPr>
                  </w:rPrChange>
                </w:rPr>
                <w:tab/>
              </w:r>
            </w:ins>
            <w:ins w:id="557" w:author="Administrator" w:date="2015-12-31T22:49:21Z">
              <w:r>
                <w:rPr>
                  <w:rFonts w:hint="eastAsia" w:ascii="Calibri" w:hAnsi="Calibri" w:cs="Calibri"/>
                  <w:rPrChange w:id="558" w:author="Administrator" w:date="2015-12-31T22:49:21Z">
                    <w:rPr>
                      <w:rFonts w:hint="eastAsia"/>
                    </w:rPr>
                  </w:rPrChange>
                </w:rPr>
                <w:t xml:space="preserve"> */</w:t>
              </w:r>
            </w:ins>
          </w:p>
          <w:p>
            <w:pPr>
              <w:rPr>
                <w:ins w:id="560" w:author="Administrator" w:date="2015-12-31T22:49:21Z"/>
                <w:rFonts w:hint="eastAsia" w:ascii="Calibri" w:hAnsi="Calibri" w:cs="Calibri"/>
                <w:rPrChange w:id="561" w:author="Administrator" w:date="2015-12-31T22:49:21Z">
                  <w:rPr>
                    <w:ins w:id="562" w:author="Administrator" w:date="2015-12-31T22:49:21Z"/>
                    <w:rFonts w:hint="eastAsia"/>
                  </w:rPr>
                </w:rPrChange>
              </w:rPr>
            </w:pPr>
            <w:ins w:id="563" w:author="Administrator" w:date="2015-12-31T22:49:21Z">
              <w:r>
                <w:rPr>
                  <w:rFonts w:hint="eastAsia" w:ascii="Calibri" w:hAnsi="Calibri" w:cs="Calibri"/>
                  <w:rPrChange w:id="564" w:author="Administrator" w:date="2015-12-31T22:49:21Z">
                    <w:rPr>
                      <w:rFonts w:hint="eastAsia"/>
                    </w:rPr>
                  </w:rPrChange>
                </w:rPr>
                <w:tab/>
              </w:r>
            </w:ins>
            <w:ins w:id="566" w:author="Administrator" w:date="2015-12-31T22:49:21Z">
              <w:r>
                <w:rPr>
                  <w:rFonts w:hint="eastAsia" w:ascii="Calibri" w:hAnsi="Calibri" w:cs="Calibri"/>
                  <w:rPrChange w:id="567" w:author="Administrator" w:date="2015-12-31T22:49:21Z">
                    <w:rPr>
                      <w:rFonts w:hint="eastAsia"/>
                    </w:rPr>
                  </w:rPrChange>
                </w:rPr>
                <w:t>public void addTruckInfo(TruckInfoVO truck);</w:t>
              </w:r>
            </w:ins>
          </w:p>
          <w:p>
            <w:pPr>
              <w:rPr>
                <w:ins w:id="569" w:author="Administrator" w:date="2015-12-31T22:49:21Z"/>
                <w:rFonts w:hint="eastAsia" w:ascii="Calibri" w:hAnsi="Calibri" w:cs="Calibri"/>
                <w:rPrChange w:id="570" w:author="Administrator" w:date="2015-12-31T22:49:21Z">
                  <w:rPr>
                    <w:ins w:id="571" w:author="Administrator" w:date="2015-12-31T22:49:21Z"/>
                    <w:rFonts w:hint="eastAsia"/>
                  </w:rPr>
                </w:rPrChange>
              </w:rPr>
            </w:pPr>
            <w:ins w:id="572" w:author="Administrator" w:date="2015-12-31T22:49:21Z">
              <w:r>
                <w:rPr>
                  <w:rFonts w:hint="eastAsia" w:ascii="Calibri" w:hAnsi="Calibri" w:cs="Calibri"/>
                  <w:rPrChange w:id="573" w:author="Administrator" w:date="2015-12-31T22:49:21Z">
                    <w:rPr>
                      <w:rFonts w:hint="eastAsia"/>
                    </w:rPr>
                  </w:rPrChange>
                </w:rPr>
                <w:tab/>
              </w:r>
            </w:ins>
          </w:p>
          <w:p>
            <w:pPr>
              <w:rPr>
                <w:ins w:id="575" w:author="Administrator" w:date="2015-12-31T22:49:21Z"/>
                <w:rFonts w:hint="eastAsia" w:ascii="Calibri" w:hAnsi="Calibri" w:cs="Calibri"/>
                <w:rPrChange w:id="576" w:author="Administrator" w:date="2015-12-31T22:49:21Z">
                  <w:rPr>
                    <w:ins w:id="577" w:author="Administrator" w:date="2015-12-31T22:49:21Z"/>
                    <w:rFonts w:hint="eastAsia"/>
                  </w:rPr>
                </w:rPrChange>
              </w:rPr>
            </w:pPr>
            <w:ins w:id="578" w:author="Administrator" w:date="2015-12-31T22:49:21Z">
              <w:r>
                <w:rPr>
                  <w:rFonts w:hint="eastAsia" w:ascii="Calibri" w:hAnsi="Calibri" w:cs="Calibri"/>
                  <w:rPrChange w:id="579" w:author="Administrator" w:date="2015-12-31T22:49:21Z">
                    <w:rPr>
                      <w:rFonts w:hint="eastAsia"/>
                    </w:rPr>
                  </w:rPrChange>
                </w:rPr>
                <w:tab/>
              </w:r>
            </w:ins>
            <w:ins w:id="581" w:author="Administrator" w:date="2015-12-31T22:49:21Z">
              <w:r>
                <w:rPr>
                  <w:rFonts w:hint="eastAsia" w:ascii="Calibri" w:hAnsi="Calibri" w:cs="Calibri"/>
                  <w:rPrChange w:id="582" w:author="Administrator" w:date="2015-12-31T22:49:21Z">
                    <w:rPr>
                      <w:rFonts w:hint="eastAsia"/>
                    </w:rPr>
                  </w:rPrChange>
                </w:rPr>
                <w:t>/**</w:t>
              </w:r>
            </w:ins>
          </w:p>
          <w:p>
            <w:pPr>
              <w:rPr>
                <w:ins w:id="584" w:author="Administrator" w:date="2015-12-31T22:49:21Z"/>
                <w:rFonts w:hint="eastAsia" w:ascii="Calibri" w:hAnsi="Calibri" w:cs="Calibri"/>
                <w:rPrChange w:id="585" w:author="Administrator" w:date="2015-12-31T22:49:21Z">
                  <w:rPr>
                    <w:ins w:id="586" w:author="Administrator" w:date="2015-12-31T22:49:21Z"/>
                    <w:rFonts w:hint="eastAsia"/>
                  </w:rPr>
                </w:rPrChange>
              </w:rPr>
            </w:pPr>
            <w:ins w:id="587" w:author="Administrator" w:date="2015-12-31T22:49:21Z">
              <w:r>
                <w:rPr>
                  <w:rFonts w:hint="eastAsia" w:ascii="Calibri" w:hAnsi="Calibri" w:cs="Calibri"/>
                  <w:rPrChange w:id="588" w:author="Administrator" w:date="2015-12-31T22:49:21Z">
                    <w:rPr>
                      <w:rFonts w:hint="eastAsia"/>
                    </w:rPr>
                  </w:rPrChange>
                </w:rPr>
                <w:tab/>
              </w:r>
            </w:ins>
            <w:ins w:id="590" w:author="Administrator" w:date="2015-12-31T22:49:21Z">
              <w:r>
                <w:rPr>
                  <w:rFonts w:hint="eastAsia" w:ascii="Calibri" w:hAnsi="Calibri" w:cs="Calibri"/>
                  <w:rPrChange w:id="591" w:author="Administrator" w:date="2015-12-31T22:49:21Z">
                    <w:rPr>
                      <w:rFonts w:hint="eastAsia"/>
                    </w:rPr>
                  </w:rPrChange>
                </w:rPr>
                <w:t xml:space="preserve"> * 删除一个车辆</w:t>
              </w:r>
            </w:ins>
          </w:p>
          <w:p>
            <w:pPr>
              <w:rPr>
                <w:ins w:id="593" w:author="Administrator" w:date="2015-12-31T22:49:21Z"/>
                <w:rFonts w:hint="eastAsia" w:ascii="Calibri" w:hAnsi="Calibri" w:cs="Calibri"/>
                <w:rPrChange w:id="594" w:author="Administrator" w:date="2015-12-31T22:49:21Z">
                  <w:rPr>
                    <w:ins w:id="595" w:author="Administrator" w:date="2015-12-31T22:49:21Z"/>
                    <w:rFonts w:hint="eastAsia"/>
                  </w:rPr>
                </w:rPrChange>
              </w:rPr>
            </w:pPr>
            <w:ins w:id="596" w:author="Administrator" w:date="2015-12-31T22:49:21Z">
              <w:r>
                <w:rPr>
                  <w:rFonts w:hint="eastAsia" w:ascii="Calibri" w:hAnsi="Calibri" w:cs="Calibri"/>
                  <w:rPrChange w:id="597" w:author="Administrator" w:date="2015-12-31T22:49:21Z">
                    <w:rPr>
                      <w:rFonts w:hint="eastAsia"/>
                    </w:rPr>
                  </w:rPrChange>
                </w:rPr>
                <w:tab/>
              </w:r>
            </w:ins>
            <w:ins w:id="599" w:author="Administrator" w:date="2015-12-31T22:49:21Z">
              <w:r>
                <w:rPr>
                  <w:rFonts w:hint="eastAsia" w:ascii="Calibri" w:hAnsi="Calibri" w:cs="Calibri"/>
                  <w:rPrChange w:id="600" w:author="Administrator" w:date="2015-12-31T22:49:21Z">
                    <w:rPr>
                      <w:rFonts w:hint="eastAsia"/>
                    </w:rPr>
                  </w:rPrChange>
                </w:rPr>
                <w:t xml:space="preserve"> * @param truckId</w:t>
              </w:r>
            </w:ins>
          </w:p>
          <w:p>
            <w:pPr>
              <w:rPr>
                <w:ins w:id="602" w:author="Administrator" w:date="2015-12-31T22:49:21Z"/>
                <w:rFonts w:hint="eastAsia" w:ascii="Calibri" w:hAnsi="Calibri" w:cs="Calibri"/>
                <w:rPrChange w:id="603" w:author="Administrator" w:date="2015-12-31T22:49:21Z">
                  <w:rPr>
                    <w:ins w:id="604" w:author="Administrator" w:date="2015-12-31T22:49:21Z"/>
                    <w:rFonts w:hint="eastAsia"/>
                  </w:rPr>
                </w:rPrChange>
              </w:rPr>
            </w:pPr>
            <w:ins w:id="605" w:author="Administrator" w:date="2015-12-31T22:49:21Z">
              <w:r>
                <w:rPr>
                  <w:rFonts w:hint="eastAsia" w:ascii="Calibri" w:hAnsi="Calibri" w:cs="Calibri"/>
                  <w:rPrChange w:id="606" w:author="Administrator" w:date="2015-12-31T22:49:21Z">
                    <w:rPr>
                      <w:rFonts w:hint="eastAsia"/>
                    </w:rPr>
                  </w:rPrChange>
                </w:rPr>
                <w:tab/>
              </w:r>
            </w:ins>
            <w:ins w:id="608" w:author="Administrator" w:date="2015-12-31T22:49:21Z">
              <w:r>
                <w:rPr>
                  <w:rFonts w:hint="eastAsia" w:ascii="Calibri" w:hAnsi="Calibri" w:cs="Calibri"/>
                  <w:rPrChange w:id="609" w:author="Administrator" w:date="2015-12-31T22:49:21Z">
                    <w:rPr>
                      <w:rFonts w:hint="eastAsia"/>
                    </w:rPr>
                  </w:rPrChange>
                </w:rPr>
                <w:t xml:space="preserve"> */</w:t>
              </w:r>
            </w:ins>
          </w:p>
          <w:p>
            <w:pPr>
              <w:rPr>
                <w:ins w:id="611" w:author="Administrator" w:date="2015-12-31T22:49:21Z"/>
                <w:rFonts w:hint="eastAsia" w:ascii="Calibri" w:hAnsi="Calibri" w:cs="Calibri"/>
                <w:rPrChange w:id="612" w:author="Administrator" w:date="2015-12-31T22:49:21Z">
                  <w:rPr>
                    <w:ins w:id="613" w:author="Administrator" w:date="2015-12-31T22:49:21Z"/>
                    <w:rFonts w:hint="eastAsia"/>
                  </w:rPr>
                </w:rPrChange>
              </w:rPr>
            </w:pPr>
            <w:ins w:id="614" w:author="Administrator" w:date="2015-12-31T22:49:21Z">
              <w:r>
                <w:rPr>
                  <w:rFonts w:hint="eastAsia" w:ascii="Calibri" w:hAnsi="Calibri" w:cs="Calibri"/>
                  <w:rPrChange w:id="615" w:author="Administrator" w:date="2015-12-31T22:49:21Z">
                    <w:rPr>
                      <w:rFonts w:hint="eastAsia"/>
                    </w:rPr>
                  </w:rPrChange>
                </w:rPr>
                <w:tab/>
              </w:r>
            </w:ins>
            <w:ins w:id="617" w:author="Administrator" w:date="2015-12-31T22:49:21Z">
              <w:r>
                <w:rPr>
                  <w:rFonts w:hint="eastAsia" w:ascii="Calibri" w:hAnsi="Calibri" w:cs="Calibri"/>
                  <w:rPrChange w:id="618" w:author="Administrator" w:date="2015-12-31T22:49:21Z">
                    <w:rPr>
                      <w:rFonts w:hint="eastAsia"/>
                    </w:rPr>
                  </w:rPrChange>
                </w:rPr>
                <w:t>public void deleteTruckInfo(String truckId);</w:t>
              </w:r>
            </w:ins>
          </w:p>
          <w:p>
            <w:pPr>
              <w:rPr>
                <w:ins w:id="620" w:author="Administrator" w:date="2015-12-31T22:49:21Z"/>
                <w:rFonts w:hint="eastAsia" w:ascii="Calibri" w:hAnsi="Calibri" w:cs="Calibri"/>
                <w:rPrChange w:id="621" w:author="Administrator" w:date="2015-12-31T22:49:21Z">
                  <w:rPr>
                    <w:ins w:id="622" w:author="Administrator" w:date="2015-12-31T22:49:21Z"/>
                    <w:rFonts w:hint="eastAsia"/>
                  </w:rPr>
                </w:rPrChange>
              </w:rPr>
            </w:pPr>
            <w:ins w:id="623" w:author="Administrator" w:date="2015-12-31T22:49:21Z">
              <w:r>
                <w:rPr>
                  <w:rFonts w:hint="eastAsia" w:ascii="Calibri" w:hAnsi="Calibri" w:cs="Calibri"/>
                  <w:rPrChange w:id="624" w:author="Administrator" w:date="2015-12-31T22:49:21Z">
                    <w:rPr>
                      <w:rFonts w:hint="eastAsia"/>
                    </w:rPr>
                  </w:rPrChange>
                </w:rPr>
                <w:tab/>
              </w:r>
            </w:ins>
          </w:p>
          <w:p>
            <w:pPr>
              <w:rPr>
                <w:ins w:id="626" w:author="Administrator" w:date="2015-12-31T22:49:21Z"/>
                <w:rFonts w:hint="eastAsia" w:ascii="Calibri" w:hAnsi="Calibri" w:cs="Calibri"/>
                <w:rPrChange w:id="627" w:author="Administrator" w:date="2015-12-31T22:49:21Z">
                  <w:rPr>
                    <w:ins w:id="628" w:author="Administrator" w:date="2015-12-31T22:49:21Z"/>
                    <w:rFonts w:hint="eastAsia"/>
                  </w:rPr>
                </w:rPrChange>
              </w:rPr>
            </w:pPr>
            <w:ins w:id="629" w:author="Administrator" w:date="2015-12-31T22:49:21Z">
              <w:r>
                <w:rPr>
                  <w:rFonts w:hint="eastAsia" w:ascii="Calibri" w:hAnsi="Calibri" w:cs="Calibri"/>
                  <w:rPrChange w:id="630" w:author="Administrator" w:date="2015-12-31T22:49:21Z">
                    <w:rPr>
                      <w:rFonts w:hint="eastAsia"/>
                    </w:rPr>
                  </w:rPrChange>
                </w:rPr>
                <w:tab/>
              </w:r>
            </w:ins>
            <w:ins w:id="632" w:author="Administrator" w:date="2015-12-31T22:49:21Z">
              <w:r>
                <w:rPr>
                  <w:rFonts w:hint="eastAsia" w:ascii="Calibri" w:hAnsi="Calibri" w:cs="Calibri"/>
                  <w:rPrChange w:id="633" w:author="Administrator" w:date="2015-12-31T22:49:21Z">
                    <w:rPr>
                      <w:rFonts w:hint="eastAsia"/>
                    </w:rPr>
                  </w:rPrChange>
                </w:rPr>
                <w:t>/**</w:t>
              </w:r>
            </w:ins>
          </w:p>
          <w:p>
            <w:pPr>
              <w:rPr>
                <w:ins w:id="635" w:author="Administrator" w:date="2015-12-31T22:49:21Z"/>
                <w:rFonts w:hint="eastAsia" w:ascii="Calibri" w:hAnsi="Calibri" w:cs="Calibri"/>
                <w:rPrChange w:id="636" w:author="Administrator" w:date="2015-12-31T22:49:21Z">
                  <w:rPr>
                    <w:ins w:id="637" w:author="Administrator" w:date="2015-12-31T22:49:21Z"/>
                    <w:rFonts w:hint="eastAsia"/>
                  </w:rPr>
                </w:rPrChange>
              </w:rPr>
            </w:pPr>
            <w:ins w:id="638" w:author="Administrator" w:date="2015-12-31T22:49:21Z">
              <w:r>
                <w:rPr>
                  <w:rFonts w:hint="eastAsia" w:ascii="Calibri" w:hAnsi="Calibri" w:cs="Calibri"/>
                  <w:rPrChange w:id="639" w:author="Administrator" w:date="2015-12-31T22:49:21Z">
                    <w:rPr>
                      <w:rFonts w:hint="eastAsia"/>
                    </w:rPr>
                  </w:rPrChange>
                </w:rPr>
                <w:tab/>
              </w:r>
            </w:ins>
            <w:ins w:id="641" w:author="Administrator" w:date="2015-12-31T22:49:21Z">
              <w:r>
                <w:rPr>
                  <w:rFonts w:hint="eastAsia" w:ascii="Calibri" w:hAnsi="Calibri" w:cs="Calibri"/>
                  <w:rPrChange w:id="642" w:author="Administrator" w:date="2015-12-31T22:49:21Z">
                    <w:rPr>
                      <w:rFonts w:hint="eastAsia"/>
                    </w:rPr>
                  </w:rPrChange>
                </w:rPr>
                <w:t xml:space="preserve"> * 修改车辆信息</w:t>
              </w:r>
            </w:ins>
          </w:p>
          <w:p>
            <w:pPr>
              <w:rPr>
                <w:ins w:id="644" w:author="Administrator" w:date="2015-12-31T22:49:21Z"/>
                <w:rFonts w:hint="eastAsia" w:ascii="Calibri" w:hAnsi="Calibri" w:cs="Calibri"/>
                <w:rPrChange w:id="645" w:author="Administrator" w:date="2015-12-31T22:49:21Z">
                  <w:rPr>
                    <w:ins w:id="646" w:author="Administrator" w:date="2015-12-31T22:49:21Z"/>
                    <w:rFonts w:hint="eastAsia"/>
                  </w:rPr>
                </w:rPrChange>
              </w:rPr>
            </w:pPr>
            <w:ins w:id="647" w:author="Administrator" w:date="2015-12-31T22:49:21Z">
              <w:r>
                <w:rPr>
                  <w:rFonts w:hint="eastAsia" w:ascii="Calibri" w:hAnsi="Calibri" w:cs="Calibri"/>
                  <w:rPrChange w:id="648" w:author="Administrator" w:date="2015-12-31T22:49:21Z">
                    <w:rPr>
                      <w:rFonts w:hint="eastAsia"/>
                    </w:rPr>
                  </w:rPrChange>
                </w:rPr>
                <w:tab/>
              </w:r>
            </w:ins>
            <w:ins w:id="650" w:author="Administrator" w:date="2015-12-31T22:49:21Z">
              <w:r>
                <w:rPr>
                  <w:rFonts w:hint="eastAsia" w:ascii="Calibri" w:hAnsi="Calibri" w:cs="Calibri"/>
                  <w:rPrChange w:id="651" w:author="Administrator" w:date="2015-12-31T22:49:21Z">
                    <w:rPr>
                      <w:rFonts w:hint="eastAsia"/>
                    </w:rPr>
                  </w:rPrChange>
                </w:rPr>
                <w:t xml:space="preserve"> * @param truckId</w:t>
              </w:r>
            </w:ins>
          </w:p>
          <w:p>
            <w:pPr>
              <w:rPr>
                <w:ins w:id="653" w:author="Administrator" w:date="2015-12-31T22:49:21Z"/>
                <w:rFonts w:hint="eastAsia" w:ascii="Calibri" w:hAnsi="Calibri" w:cs="Calibri"/>
                <w:rPrChange w:id="654" w:author="Administrator" w:date="2015-12-31T22:49:21Z">
                  <w:rPr>
                    <w:ins w:id="655" w:author="Administrator" w:date="2015-12-31T22:49:21Z"/>
                    <w:rFonts w:hint="eastAsia"/>
                  </w:rPr>
                </w:rPrChange>
              </w:rPr>
            </w:pPr>
            <w:ins w:id="656" w:author="Administrator" w:date="2015-12-31T22:49:21Z">
              <w:r>
                <w:rPr>
                  <w:rFonts w:hint="eastAsia" w:ascii="Calibri" w:hAnsi="Calibri" w:cs="Calibri"/>
                  <w:rPrChange w:id="657" w:author="Administrator" w:date="2015-12-31T22:49:21Z">
                    <w:rPr>
                      <w:rFonts w:hint="eastAsia"/>
                    </w:rPr>
                  </w:rPrChange>
                </w:rPr>
                <w:tab/>
              </w:r>
            </w:ins>
            <w:ins w:id="659" w:author="Administrator" w:date="2015-12-31T22:49:21Z">
              <w:r>
                <w:rPr>
                  <w:rFonts w:hint="eastAsia" w:ascii="Calibri" w:hAnsi="Calibri" w:cs="Calibri"/>
                  <w:rPrChange w:id="660" w:author="Administrator" w:date="2015-12-31T22:49:21Z">
                    <w:rPr>
                      <w:rFonts w:hint="eastAsia"/>
                    </w:rPr>
                  </w:rPrChange>
                </w:rPr>
                <w:t xml:space="preserve"> * @param tvo</w:t>
              </w:r>
            </w:ins>
          </w:p>
          <w:p>
            <w:pPr>
              <w:rPr>
                <w:ins w:id="662" w:author="Administrator" w:date="2015-12-31T22:49:21Z"/>
                <w:rFonts w:hint="eastAsia" w:ascii="Calibri" w:hAnsi="Calibri" w:cs="Calibri"/>
                <w:rPrChange w:id="663" w:author="Administrator" w:date="2015-12-31T22:49:21Z">
                  <w:rPr>
                    <w:ins w:id="664" w:author="Administrator" w:date="2015-12-31T22:49:21Z"/>
                    <w:rFonts w:hint="eastAsia"/>
                  </w:rPr>
                </w:rPrChange>
              </w:rPr>
            </w:pPr>
            <w:ins w:id="665" w:author="Administrator" w:date="2015-12-31T22:49:21Z">
              <w:r>
                <w:rPr>
                  <w:rFonts w:hint="eastAsia" w:ascii="Calibri" w:hAnsi="Calibri" w:cs="Calibri"/>
                  <w:rPrChange w:id="666" w:author="Administrator" w:date="2015-12-31T22:49:21Z">
                    <w:rPr>
                      <w:rFonts w:hint="eastAsia"/>
                    </w:rPr>
                  </w:rPrChange>
                </w:rPr>
                <w:tab/>
              </w:r>
            </w:ins>
            <w:ins w:id="668" w:author="Administrator" w:date="2015-12-31T22:49:21Z">
              <w:r>
                <w:rPr>
                  <w:rFonts w:hint="eastAsia" w:ascii="Calibri" w:hAnsi="Calibri" w:cs="Calibri"/>
                  <w:rPrChange w:id="669" w:author="Administrator" w:date="2015-12-31T22:49:21Z">
                    <w:rPr>
                      <w:rFonts w:hint="eastAsia"/>
                    </w:rPr>
                  </w:rPrChange>
                </w:rPr>
                <w:t xml:space="preserve"> */</w:t>
              </w:r>
            </w:ins>
          </w:p>
          <w:p>
            <w:pPr>
              <w:rPr>
                <w:ins w:id="671" w:author="Administrator" w:date="2015-12-31T22:49:21Z"/>
                <w:rFonts w:hint="eastAsia" w:ascii="Calibri" w:hAnsi="Calibri" w:cs="Calibri"/>
                <w:rPrChange w:id="672" w:author="Administrator" w:date="2015-12-31T22:49:21Z">
                  <w:rPr>
                    <w:ins w:id="673" w:author="Administrator" w:date="2015-12-31T22:49:21Z"/>
                    <w:rFonts w:hint="eastAsia"/>
                  </w:rPr>
                </w:rPrChange>
              </w:rPr>
            </w:pPr>
            <w:ins w:id="674" w:author="Administrator" w:date="2015-12-31T22:49:21Z">
              <w:r>
                <w:rPr>
                  <w:rFonts w:hint="eastAsia" w:ascii="Calibri" w:hAnsi="Calibri" w:cs="Calibri"/>
                  <w:rPrChange w:id="675" w:author="Administrator" w:date="2015-12-31T22:49:21Z">
                    <w:rPr>
                      <w:rFonts w:hint="eastAsia"/>
                    </w:rPr>
                  </w:rPrChange>
                </w:rPr>
                <w:tab/>
              </w:r>
            </w:ins>
            <w:ins w:id="677" w:author="Administrator" w:date="2015-12-31T22:49:21Z">
              <w:r>
                <w:rPr>
                  <w:rFonts w:hint="eastAsia" w:ascii="Calibri" w:hAnsi="Calibri" w:cs="Calibri"/>
                  <w:rPrChange w:id="678" w:author="Administrator" w:date="2015-12-31T22:49:21Z">
                    <w:rPr>
                      <w:rFonts w:hint="eastAsia"/>
                    </w:rPr>
                  </w:rPrChange>
                </w:rPr>
                <w:t>public void changeTruckInfo(String truckId,TruckInfoVO tvo);</w:t>
              </w:r>
            </w:ins>
          </w:p>
          <w:p>
            <w:pPr>
              <w:rPr>
                <w:ins w:id="680" w:author="Administrator" w:date="2015-12-31T22:49:21Z"/>
                <w:rFonts w:hint="eastAsia" w:ascii="Calibri" w:hAnsi="Calibri" w:cs="Calibri"/>
                <w:rPrChange w:id="681" w:author="Administrator" w:date="2015-12-31T22:49:21Z">
                  <w:rPr>
                    <w:ins w:id="682" w:author="Administrator" w:date="2015-12-31T22:49:21Z"/>
                    <w:rFonts w:hint="eastAsia"/>
                  </w:rPr>
                </w:rPrChange>
              </w:rPr>
            </w:pPr>
            <w:ins w:id="683" w:author="Administrator" w:date="2015-12-31T22:49:21Z">
              <w:r>
                <w:rPr>
                  <w:rFonts w:hint="eastAsia" w:ascii="Calibri" w:hAnsi="Calibri" w:cs="Calibri"/>
                  <w:rPrChange w:id="684" w:author="Administrator" w:date="2015-12-31T22:49:21Z">
                    <w:rPr>
                      <w:rFonts w:hint="eastAsia"/>
                    </w:rPr>
                  </w:rPrChange>
                </w:rPr>
                <w:tab/>
              </w:r>
            </w:ins>
          </w:p>
          <w:p>
            <w:pPr>
              <w:rPr>
                <w:ins w:id="686" w:author="Administrator" w:date="2015-12-31T22:49:21Z"/>
                <w:rFonts w:hint="eastAsia" w:ascii="Calibri" w:hAnsi="Calibri" w:cs="Calibri"/>
                <w:rPrChange w:id="687" w:author="Administrator" w:date="2015-12-31T22:49:21Z">
                  <w:rPr>
                    <w:ins w:id="688" w:author="Administrator" w:date="2015-12-31T22:49:21Z"/>
                    <w:rFonts w:hint="eastAsia"/>
                  </w:rPr>
                </w:rPrChange>
              </w:rPr>
            </w:pPr>
            <w:ins w:id="689" w:author="Administrator" w:date="2015-12-31T22:49:21Z">
              <w:r>
                <w:rPr>
                  <w:rFonts w:hint="eastAsia" w:ascii="Calibri" w:hAnsi="Calibri" w:cs="Calibri"/>
                  <w:rPrChange w:id="690" w:author="Administrator" w:date="2015-12-31T22:49:21Z">
                    <w:rPr>
                      <w:rFonts w:hint="eastAsia"/>
                    </w:rPr>
                  </w:rPrChange>
                </w:rPr>
                <w:tab/>
              </w:r>
            </w:ins>
            <w:ins w:id="692" w:author="Administrator" w:date="2015-12-31T22:49:21Z">
              <w:r>
                <w:rPr>
                  <w:rFonts w:hint="eastAsia" w:ascii="Calibri" w:hAnsi="Calibri" w:cs="Calibri"/>
                  <w:rPrChange w:id="693" w:author="Administrator" w:date="2015-12-31T22:49:21Z">
                    <w:rPr>
                      <w:rFonts w:hint="eastAsia"/>
                    </w:rPr>
                  </w:rPrChange>
                </w:rPr>
                <w:t>/**</w:t>
              </w:r>
            </w:ins>
          </w:p>
          <w:p>
            <w:pPr>
              <w:rPr>
                <w:ins w:id="695" w:author="Administrator" w:date="2015-12-31T22:49:21Z"/>
                <w:rFonts w:hint="eastAsia" w:ascii="Calibri" w:hAnsi="Calibri" w:cs="Calibri"/>
                <w:rPrChange w:id="696" w:author="Administrator" w:date="2015-12-31T22:49:21Z">
                  <w:rPr>
                    <w:ins w:id="697" w:author="Administrator" w:date="2015-12-31T22:49:21Z"/>
                    <w:rFonts w:hint="eastAsia"/>
                  </w:rPr>
                </w:rPrChange>
              </w:rPr>
            </w:pPr>
            <w:ins w:id="698" w:author="Administrator" w:date="2015-12-31T22:49:21Z">
              <w:r>
                <w:rPr>
                  <w:rFonts w:hint="eastAsia" w:ascii="Calibri" w:hAnsi="Calibri" w:cs="Calibri"/>
                  <w:rPrChange w:id="699" w:author="Administrator" w:date="2015-12-31T22:49:21Z">
                    <w:rPr>
                      <w:rFonts w:hint="eastAsia"/>
                    </w:rPr>
                  </w:rPrChange>
                </w:rPr>
                <w:tab/>
              </w:r>
            </w:ins>
            <w:ins w:id="701" w:author="Administrator" w:date="2015-12-31T22:49:21Z">
              <w:r>
                <w:rPr>
                  <w:rFonts w:hint="eastAsia" w:ascii="Calibri" w:hAnsi="Calibri" w:cs="Calibri"/>
                  <w:rPrChange w:id="702" w:author="Administrator" w:date="2015-12-31T22:49:21Z">
                    <w:rPr>
                      <w:rFonts w:hint="eastAsia"/>
                    </w:rPr>
                  </w:rPrChange>
                </w:rPr>
                <w:t xml:space="preserve"> * 供接口，提供车辆信息初始化</w:t>
              </w:r>
            </w:ins>
          </w:p>
          <w:p>
            <w:pPr>
              <w:rPr>
                <w:ins w:id="704" w:author="Administrator" w:date="2015-12-31T22:49:21Z"/>
                <w:rFonts w:hint="eastAsia" w:ascii="Calibri" w:hAnsi="Calibri" w:cs="Calibri"/>
                <w:rPrChange w:id="705" w:author="Administrator" w:date="2015-12-31T22:49:21Z">
                  <w:rPr>
                    <w:ins w:id="706" w:author="Administrator" w:date="2015-12-31T22:49:21Z"/>
                    <w:rFonts w:hint="eastAsia"/>
                  </w:rPr>
                </w:rPrChange>
              </w:rPr>
            </w:pPr>
            <w:ins w:id="707" w:author="Administrator" w:date="2015-12-31T22:49:21Z">
              <w:r>
                <w:rPr>
                  <w:rFonts w:hint="eastAsia" w:ascii="Calibri" w:hAnsi="Calibri" w:cs="Calibri"/>
                  <w:rPrChange w:id="708" w:author="Administrator" w:date="2015-12-31T22:49:21Z">
                    <w:rPr>
                      <w:rFonts w:hint="eastAsia"/>
                    </w:rPr>
                  </w:rPrChange>
                </w:rPr>
                <w:tab/>
              </w:r>
            </w:ins>
            <w:ins w:id="710" w:author="Administrator" w:date="2015-12-31T22:49:21Z">
              <w:r>
                <w:rPr>
                  <w:rFonts w:hint="eastAsia" w:ascii="Calibri" w:hAnsi="Calibri" w:cs="Calibri"/>
                  <w:rPrChange w:id="711" w:author="Administrator" w:date="2015-12-31T22:49:21Z">
                    <w:rPr>
                      <w:rFonts w:hint="eastAsia"/>
                    </w:rPr>
                  </w:rPrChange>
                </w:rPr>
                <w:t xml:space="preserve"> * @param tvo</w:t>
              </w:r>
            </w:ins>
          </w:p>
          <w:p>
            <w:pPr>
              <w:rPr>
                <w:ins w:id="713" w:author="Administrator" w:date="2015-12-31T22:49:21Z"/>
                <w:rFonts w:hint="eastAsia" w:ascii="Calibri" w:hAnsi="Calibri" w:cs="Calibri"/>
                <w:rPrChange w:id="714" w:author="Administrator" w:date="2015-12-31T22:49:21Z">
                  <w:rPr>
                    <w:ins w:id="715" w:author="Administrator" w:date="2015-12-31T22:49:21Z"/>
                    <w:rFonts w:hint="eastAsia"/>
                  </w:rPr>
                </w:rPrChange>
              </w:rPr>
            </w:pPr>
            <w:ins w:id="716" w:author="Administrator" w:date="2015-12-31T22:49:21Z">
              <w:r>
                <w:rPr>
                  <w:rFonts w:hint="eastAsia" w:ascii="Calibri" w:hAnsi="Calibri" w:cs="Calibri"/>
                  <w:rPrChange w:id="717" w:author="Administrator" w:date="2015-12-31T22:49:21Z">
                    <w:rPr>
                      <w:rFonts w:hint="eastAsia"/>
                    </w:rPr>
                  </w:rPrChange>
                </w:rPr>
                <w:tab/>
              </w:r>
            </w:ins>
            <w:ins w:id="719" w:author="Administrator" w:date="2015-12-31T22:49:21Z">
              <w:r>
                <w:rPr>
                  <w:rFonts w:hint="eastAsia" w:ascii="Calibri" w:hAnsi="Calibri" w:cs="Calibri"/>
                  <w:rPrChange w:id="720" w:author="Administrator" w:date="2015-12-31T22:49:21Z">
                    <w:rPr>
                      <w:rFonts w:hint="eastAsia"/>
                    </w:rPr>
                  </w:rPrChange>
                </w:rPr>
                <w:t xml:space="preserve"> */</w:t>
              </w:r>
            </w:ins>
          </w:p>
          <w:p>
            <w:pPr>
              <w:rPr>
                <w:ins w:id="722" w:author="Administrator" w:date="2015-12-31T22:49:24Z"/>
                <w:rFonts w:hint="eastAsia" w:ascii="Calibri" w:hAnsi="Calibri" w:cs="Calibri"/>
              </w:rPr>
            </w:pPr>
            <w:ins w:id="723" w:author="Administrator" w:date="2015-12-31T22:49:21Z">
              <w:r>
                <w:rPr>
                  <w:rFonts w:hint="eastAsia" w:ascii="Calibri" w:hAnsi="Calibri" w:cs="Calibri"/>
                  <w:rPrChange w:id="724" w:author="Administrator" w:date="2015-12-31T22:49:21Z">
                    <w:rPr>
                      <w:rFonts w:hint="eastAsia"/>
                    </w:rPr>
                  </w:rPrChange>
                </w:rPr>
                <w:tab/>
              </w:r>
            </w:ins>
            <w:ins w:id="726" w:author="Administrator" w:date="2015-12-31T22:49:21Z">
              <w:r>
                <w:rPr>
                  <w:rFonts w:hint="eastAsia" w:ascii="Calibri" w:hAnsi="Calibri" w:cs="Calibri"/>
                  <w:rPrChange w:id="727" w:author="Administrator" w:date="2015-12-31T22:49:21Z">
                    <w:rPr>
                      <w:rFonts w:hint="eastAsia"/>
                    </w:rPr>
                  </w:rPrChange>
                </w:rPr>
                <w:t>public void initTruck(ArrayList&lt;TruckInfoVO&gt; tvolist);</w:t>
              </w:r>
            </w:ins>
          </w:p>
          <w:p>
            <w:pPr>
              <w:rPr>
                <w:ins w:id="729" w:author="Administrator" w:date="2015-12-31T22:49:37Z"/>
                <w:rFonts w:hint="eastAsia" w:ascii="Calibri" w:hAnsi="Calibri" w:cs="Calibri"/>
                <w:rPrChange w:id="730" w:author="Administrator" w:date="2015-12-31T22:49:37Z">
                  <w:rPr>
                    <w:ins w:id="731" w:author="Administrator" w:date="2015-12-31T22:49:37Z"/>
                    <w:rFonts w:hint="eastAsia"/>
                  </w:rPr>
                </w:rPrChange>
              </w:rPr>
            </w:pPr>
            <w:ins w:id="732" w:author="Administrator" w:date="2015-12-31T22:49:37Z">
              <w:r>
                <w:rPr>
                  <w:rFonts w:hint="eastAsia" w:ascii="Calibri" w:hAnsi="Calibri" w:cs="Calibri"/>
                  <w:rPrChange w:id="733" w:author="Administrator" w:date="2015-12-31T22:49:37Z">
                    <w:rPr>
                      <w:rFonts w:hint="eastAsia"/>
                    </w:rPr>
                  </w:rPrChange>
                </w:rPr>
                <w:t>/**</w:t>
              </w:r>
            </w:ins>
          </w:p>
          <w:p>
            <w:pPr>
              <w:rPr>
                <w:ins w:id="735" w:author="Administrator" w:date="2015-12-31T22:49:37Z"/>
                <w:rFonts w:hint="eastAsia" w:ascii="Calibri" w:hAnsi="Calibri" w:cs="Calibri"/>
                <w:rPrChange w:id="736" w:author="Administrator" w:date="2015-12-31T22:49:37Z">
                  <w:rPr>
                    <w:ins w:id="737" w:author="Administrator" w:date="2015-12-31T22:49:37Z"/>
                    <w:rFonts w:hint="eastAsia"/>
                  </w:rPr>
                </w:rPrChange>
              </w:rPr>
            </w:pPr>
            <w:ins w:id="738" w:author="Administrator" w:date="2015-12-31T22:49:37Z">
              <w:r>
                <w:rPr>
                  <w:rFonts w:hint="eastAsia" w:ascii="Calibri" w:hAnsi="Calibri" w:cs="Calibri"/>
                  <w:rPrChange w:id="739" w:author="Administrator" w:date="2015-12-31T22:49:37Z">
                    <w:rPr>
                      <w:rFonts w:hint="eastAsia"/>
                    </w:rPr>
                  </w:rPrChange>
                </w:rPr>
                <w:tab/>
              </w:r>
            </w:ins>
            <w:ins w:id="741" w:author="Administrator" w:date="2015-12-31T22:49:37Z">
              <w:r>
                <w:rPr>
                  <w:rFonts w:hint="eastAsia" w:ascii="Calibri" w:hAnsi="Calibri" w:cs="Calibri"/>
                  <w:rPrChange w:id="742" w:author="Administrator" w:date="2015-12-31T22:49:37Z">
                    <w:rPr>
                      <w:rFonts w:hint="eastAsia"/>
                    </w:rPr>
                  </w:rPrChange>
                </w:rPr>
                <w:t xml:space="preserve"> * 非用户信息查询界面得到某个中转中心信息</w:t>
              </w:r>
            </w:ins>
          </w:p>
          <w:p>
            <w:pPr>
              <w:rPr>
                <w:ins w:id="744" w:author="Administrator" w:date="2015-12-31T22:49:37Z"/>
                <w:rFonts w:hint="eastAsia" w:ascii="Calibri" w:hAnsi="Calibri" w:cs="Calibri"/>
                <w:rPrChange w:id="745" w:author="Administrator" w:date="2015-12-31T22:49:37Z">
                  <w:rPr>
                    <w:ins w:id="746" w:author="Administrator" w:date="2015-12-31T22:49:37Z"/>
                    <w:rFonts w:hint="eastAsia"/>
                  </w:rPr>
                </w:rPrChange>
              </w:rPr>
            </w:pPr>
            <w:ins w:id="747" w:author="Administrator" w:date="2015-12-31T22:49:37Z">
              <w:r>
                <w:rPr>
                  <w:rFonts w:hint="eastAsia" w:ascii="Calibri" w:hAnsi="Calibri" w:cs="Calibri"/>
                  <w:rPrChange w:id="748" w:author="Administrator" w:date="2015-12-31T22:49:37Z">
                    <w:rPr>
                      <w:rFonts w:hint="eastAsia"/>
                    </w:rPr>
                  </w:rPrChange>
                </w:rPr>
                <w:tab/>
              </w:r>
            </w:ins>
            <w:ins w:id="750" w:author="Administrator" w:date="2015-12-31T22:49:37Z">
              <w:r>
                <w:rPr>
                  <w:rFonts w:hint="eastAsia" w:ascii="Calibri" w:hAnsi="Calibri" w:cs="Calibri"/>
                  <w:rPrChange w:id="751" w:author="Administrator" w:date="2015-12-31T22:49:37Z">
                    <w:rPr>
                      <w:rFonts w:hint="eastAsia"/>
                    </w:rPr>
                  </w:rPrChange>
                </w:rPr>
                <w:t xml:space="preserve"> * @param id</w:t>
              </w:r>
            </w:ins>
          </w:p>
          <w:p>
            <w:pPr>
              <w:rPr>
                <w:ins w:id="753" w:author="Administrator" w:date="2015-12-31T22:49:37Z"/>
                <w:rFonts w:hint="eastAsia" w:ascii="Calibri" w:hAnsi="Calibri" w:cs="Calibri"/>
                <w:rPrChange w:id="754" w:author="Administrator" w:date="2015-12-31T22:49:37Z">
                  <w:rPr>
                    <w:ins w:id="755" w:author="Administrator" w:date="2015-12-31T22:49:37Z"/>
                    <w:rFonts w:hint="eastAsia"/>
                  </w:rPr>
                </w:rPrChange>
              </w:rPr>
            </w:pPr>
            <w:ins w:id="756" w:author="Administrator" w:date="2015-12-31T22:49:37Z">
              <w:r>
                <w:rPr>
                  <w:rFonts w:hint="eastAsia" w:ascii="Calibri" w:hAnsi="Calibri" w:cs="Calibri"/>
                  <w:rPrChange w:id="757" w:author="Administrator" w:date="2015-12-31T22:49:37Z">
                    <w:rPr>
                      <w:rFonts w:hint="eastAsia"/>
                    </w:rPr>
                  </w:rPrChange>
                </w:rPr>
                <w:tab/>
              </w:r>
            </w:ins>
            <w:ins w:id="759" w:author="Administrator" w:date="2015-12-31T22:49:37Z">
              <w:r>
                <w:rPr>
                  <w:rFonts w:hint="eastAsia" w:ascii="Calibri" w:hAnsi="Calibri" w:cs="Calibri"/>
                  <w:rPrChange w:id="760" w:author="Administrator" w:date="2015-12-31T22:49:37Z">
                    <w:rPr>
                      <w:rFonts w:hint="eastAsia"/>
                    </w:rPr>
                  </w:rPrChange>
                </w:rPr>
                <w:t xml:space="preserve"> * @return</w:t>
              </w:r>
            </w:ins>
          </w:p>
          <w:p>
            <w:pPr>
              <w:rPr>
                <w:ins w:id="762" w:author="Administrator" w:date="2015-12-31T22:49:37Z"/>
                <w:rFonts w:hint="eastAsia" w:ascii="Calibri" w:hAnsi="Calibri" w:cs="Calibri"/>
                <w:rPrChange w:id="763" w:author="Administrator" w:date="2015-12-31T22:49:37Z">
                  <w:rPr>
                    <w:ins w:id="764" w:author="Administrator" w:date="2015-12-31T22:49:37Z"/>
                    <w:rFonts w:hint="eastAsia"/>
                  </w:rPr>
                </w:rPrChange>
              </w:rPr>
            </w:pPr>
            <w:ins w:id="765" w:author="Administrator" w:date="2015-12-31T22:49:37Z">
              <w:r>
                <w:rPr>
                  <w:rFonts w:hint="eastAsia" w:ascii="Calibri" w:hAnsi="Calibri" w:cs="Calibri"/>
                  <w:rPrChange w:id="766" w:author="Administrator" w:date="2015-12-31T22:49:37Z">
                    <w:rPr>
                      <w:rFonts w:hint="eastAsia"/>
                    </w:rPr>
                  </w:rPrChange>
                </w:rPr>
                <w:tab/>
              </w:r>
            </w:ins>
            <w:ins w:id="768" w:author="Administrator" w:date="2015-12-31T22:49:37Z">
              <w:r>
                <w:rPr>
                  <w:rFonts w:hint="eastAsia" w:ascii="Calibri" w:hAnsi="Calibri" w:cs="Calibri"/>
                  <w:rPrChange w:id="769" w:author="Administrator" w:date="2015-12-31T22:49:37Z">
                    <w:rPr>
                      <w:rFonts w:hint="eastAsia"/>
                    </w:rPr>
                  </w:rPrChange>
                </w:rPr>
                <w:t xml:space="preserve"> */</w:t>
              </w:r>
            </w:ins>
          </w:p>
          <w:p>
            <w:pPr>
              <w:rPr>
                <w:ins w:id="771" w:author="Administrator" w:date="2015-12-31T22:49:37Z"/>
                <w:rFonts w:hint="eastAsia" w:ascii="Calibri" w:hAnsi="Calibri" w:cs="Calibri"/>
                <w:rPrChange w:id="772" w:author="Administrator" w:date="2015-12-31T22:49:37Z">
                  <w:rPr>
                    <w:ins w:id="773" w:author="Administrator" w:date="2015-12-31T22:49:37Z"/>
                    <w:rFonts w:hint="eastAsia"/>
                  </w:rPr>
                </w:rPrChange>
              </w:rPr>
            </w:pPr>
            <w:ins w:id="774" w:author="Administrator" w:date="2015-12-31T22:49:37Z">
              <w:r>
                <w:rPr>
                  <w:rFonts w:hint="eastAsia" w:ascii="Calibri" w:hAnsi="Calibri" w:cs="Calibri"/>
                  <w:rPrChange w:id="775" w:author="Administrator" w:date="2015-12-31T22:49:37Z">
                    <w:rPr>
                      <w:rFonts w:hint="eastAsia"/>
                    </w:rPr>
                  </w:rPrChange>
                </w:rPr>
                <w:tab/>
              </w:r>
            </w:ins>
            <w:ins w:id="777" w:author="Administrator" w:date="2015-12-31T22:49:37Z">
              <w:r>
                <w:rPr>
                  <w:rFonts w:hint="eastAsia" w:ascii="Calibri" w:hAnsi="Calibri" w:cs="Calibri"/>
                  <w:rPrChange w:id="778" w:author="Administrator" w:date="2015-12-31T22:49:37Z">
                    <w:rPr>
                      <w:rFonts w:hint="eastAsia"/>
                    </w:rPr>
                  </w:rPrChange>
                </w:rPr>
                <w:t>public IntermediateCenterVO getIntermediateCenterInfo(String id);</w:t>
              </w:r>
            </w:ins>
          </w:p>
          <w:p>
            <w:pPr>
              <w:rPr>
                <w:ins w:id="780" w:author="Administrator" w:date="2015-12-31T22:49:37Z"/>
                <w:rFonts w:hint="eastAsia" w:ascii="Calibri" w:hAnsi="Calibri" w:cs="Calibri"/>
                <w:rPrChange w:id="781" w:author="Administrator" w:date="2015-12-31T22:49:37Z">
                  <w:rPr>
                    <w:ins w:id="782" w:author="Administrator" w:date="2015-12-31T22:49:37Z"/>
                    <w:rFonts w:hint="eastAsia"/>
                  </w:rPr>
                </w:rPrChange>
              </w:rPr>
            </w:pPr>
            <w:ins w:id="783" w:author="Administrator" w:date="2015-12-31T22:49:37Z">
              <w:r>
                <w:rPr>
                  <w:rFonts w:hint="eastAsia" w:ascii="Calibri" w:hAnsi="Calibri" w:cs="Calibri"/>
                  <w:rPrChange w:id="784" w:author="Administrator" w:date="2015-12-31T22:49:37Z">
                    <w:rPr>
                      <w:rFonts w:hint="eastAsia"/>
                    </w:rPr>
                  </w:rPrChange>
                </w:rPr>
                <w:tab/>
              </w:r>
            </w:ins>
          </w:p>
          <w:p>
            <w:pPr>
              <w:rPr>
                <w:ins w:id="786" w:author="Administrator" w:date="2015-12-31T22:49:37Z"/>
                <w:rFonts w:hint="eastAsia" w:ascii="Calibri" w:hAnsi="Calibri" w:cs="Calibri"/>
                <w:rPrChange w:id="787" w:author="Administrator" w:date="2015-12-31T22:49:37Z">
                  <w:rPr>
                    <w:ins w:id="788" w:author="Administrator" w:date="2015-12-31T22:49:37Z"/>
                    <w:rFonts w:hint="eastAsia"/>
                  </w:rPr>
                </w:rPrChange>
              </w:rPr>
            </w:pPr>
            <w:ins w:id="789" w:author="Administrator" w:date="2015-12-31T22:49:37Z">
              <w:r>
                <w:rPr>
                  <w:rFonts w:hint="eastAsia" w:ascii="Calibri" w:hAnsi="Calibri" w:cs="Calibri"/>
                  <w:rPrChange w:id="790" w:author="Administrator" w:date="2015-12-31T22:49:37Z">
                    <w:rPr>
                      <w:rFonts w:hint="eastAsia"/>
                    </w:rPr>
                  </w:rPrChange>
                </w:rPr>
                <w:tab/>
              </w:r>
            </w:ins>
            <w:ins w:id="792" w:author="Administrator" w:date="2015-12-31T22:49:37Z">
              <w:r>
                <w:rPr>
                  <w:rFonts w:hint="eastAsia" w:ascii="Calibri" w:hAnsi="Calibri" w:cs="Calibri"/>
                  <w:rPrChange w:id="793" w:author="Administrator" w:date="2015-12-31T22:49:37Z">
                    <w:rPr>
                      <w:rFonts w:hint="eastAsia"/>
                    </w:rPr>
                  </w:rPrChange>
                </w:rPr>
                <w:t>/**</w:t>
              </w:r>
            </w:ins>
          </w:p>
          <w:p>
            <w:pPr>
              <w:rPr>
                <w:ins w:id="795" w:author="Administrator" w:date="2015-12-31T22:49:37Z"/>
                <w:rFonts w:hint="eastAsia" w:ascii="Calibri" w:hAnsi="Calibri" w:cs="Calibri"/>
                <w:rPrChange w:id="796" w:author="Administrator" w:date="2015-12-31T22:49:37Z">
                  <w:rPr>
                    <w:ins w:id="797" w:author="Administrator" w:date="2015-12-31T22:49:37Z"/>
                    <w:rFonts w:hint="eastAsia"/>
                  </w:rPr>
                </w:rPrChange>
              </w:rPr>
            </w:pPr>
            <w:ins w:id="798" w:author="Administrator" w:date="2015-12-31T22:49:37Z">
              <w:r>
                <w:rPr>
                  <w:rFonts w:hint="eastAsia" w:ascii="Calibri" w:hAnsi="Calibri" w:cs="Calibri"/>
                  <w:rPrChange w:id="799" w:author="Administrator" w:date="2015-12-31T22:49:37Z">
                    <w:rPr>
                      <w:rFonts w:hint="eastAsia"/>
                    </w:rPr>
                  </w:rPrChange>
                </w:rPr>
                <w:tab/>
              </w:r>
            </w:ins>
            <w:ins w:id="801" w:author="Administrator" w:date="2015-12-31T22:49:37Z">
              <w:r>
                <w:rPr>
                  <w:rFonts w:hint="eastAsia" w:ascii="Calibri" w:hAnsi="Calibri" w:cs="Calibri"/>
                  <w:rPrChange w:id="802" w:author="Administrator" w:date="2015-12-31T22:49:37Z">
                    <w:rPr>
                      <w:rFonts w:hint="eastAsia"/>
                    </w:rPr>
                  </w:rPrChange>
                </w:rPr>
                <w:t xml:space="preserve"> * 非用户信息查询界面得到所有中转中心信息</w:t>
              </w:r>
            </w:ins>
          </w:p>
          <w:p>
            <w:pPr>
              <w:rPr>
                <w:ins w:id="804" w:author="Administrator" w:date="2015-12-31T22:49:37Z"/>
                <w:rFonts w:hint="eastAsia" w:ascii="Calibri" w:hAnsi="Calibri" w:cs="Calibri"/>
                <w:rPrChange w:id="805" w:author="Administrator" w:date="2015-12-31T22:49:37Z">
                  <w:rPr>
                    <w:ins w:id="806" w:author="Administrator" w:date="2015-12-31T22:49:37Z"/>
                    <w:rFonts w:hint="eastAsia"/>
                  </w:rPr>
                </w:rPrChange>
              </w:rPr>
            </w:pPr>
            <w:ins w:id="807" w:author="Administrator" w:date="2015-12-31T22:49:37Z">
              <w:r>
                <w:rPr>
                  <w:rFonts w:hint="eastAsia" w:ascii="Calibri" w:hAnsi="Calibri" w:cs="Calibri"/>
                  <w:rPrChange w:id="808" w:author="Administrator" w:date="2015-12-31T22:49:37Z">
                    <w:rPr>
                      <w:rFonts w:hint="eastAsia"/>
                    </w:rPr>
                  </w:rPrChange>
                </w:rPr>
                <w:tab/>
              </w:r>
            </w:ins>
            <w:ins w:id="810" w:author="Administrator" w:date="2015-12-31T22:49:37Z">
              <w:r>
                <w:rPr>
                  <w:rFonts w:hint="eastAsia" w:ascii="Calibri" w:hAnsi="Calibri" w:cs="Calibri"/>
                  <w:rPrChange w:id="811" w:author="Administrator" w:date="2015-12-31T22:49:37Z">
                    <w:rPr>
                      <w:rFonts w:hint="eastAsia"/>
                    </w:rPr>
                  </w:rPrChange>
                </w:rPr>
                <w:t xml:space="preserve"> * @return</w:t>
              </w:r>
            </w:ins>
          </w:p>
          <w:p>
            <w:pPr>
              <w:rPr>
                <w:ins w:id="813" w:author="Administrator" w:date="2015-12-31T22:49:37Z"/>
                <w:rFonts w:hint="eastAsia" w:ascii="Calibri" w:hAnsi="Calibri" w:cs="Calibri"/>
                <w:rPrChange w:id="814" w:author="Administrator" w:date="2015-12-31T22:49:37Z">
                  <w:rPr>
                    <w:ins w:id="815" w:author="Administrator" w:date="2015-12-31T22:49:37Z"/>
                    <w:rFonts w:hint="eastAsia"/>
                  </w:rPr>
                </w:rPrChange>
              </w:rPr>
            </w:pPr>
            <w:ins w:id="816" w:author="Administrator" w:date="2015-12-31T22:49:37Z">
              <w:r>
                <w:rPr>
                  <w:rFonts w:hint="eastAsia" w:ascii="Calibri" w:hAnsi="Calibri" w:cs="Calibri"/>
                  <w:rPrChange w:id="817" w:author="Administrator" w:date="2015-12-31T22:49:37Z">
                    <w:rPr>
                      <w:rFonts w:hint="eastAsia"/>
                    </w:rPr>
                  </w:rPrChange>
                </w:rPr>
                <w:tab/>
              </w:r>
            </w:ins>
            <w:ins w:id="819" w:author="Administrator" w:date="2015-12-31T22:49:37Z">
              <w:r>
                <w:rPr>
                  <w:rFonts w:hint="eastAsia" w:ascii="Calibri" w:hAnsi="Calibri" w:cs="Calibri"/>
                  <w:rPrChange w:id="820" w:author="Administrator" w:date="2015-12-31T22:49:37Z">
                    <w:rPr>
                      <w:rFonts w:hint="eastAsia"/>
                    </w:rPr>
                  </w:rPrChange>
                </w:rPr>
                <w:t xml:space="preserve"> */</w:t>
              </w:r>
            </w:ins>
          </w:p>
          <w:p>
            <w:pPr>
              <w:rPr>
                <w:ins w:id="822" w:author="Administrator" w:date="2015-12-31T22:49:37Z"/>
                <w:rFonts w:hint="eastAsia" w:ascii="Calibri" w:hAnsi="Calibri" w:cs="Calibri"/>
                <w:rPrChange w:id="823" w:author="Administrator" w:date="2015-12-31T22:49:37Z">
                  <w:rPr>
                    <w:ins w:id="824" w:author="Administrator" w:date="2015-12-31T22:49:37Z"/>
                    <w:rFonts w:hint="eastAsia"/>
                  </w:rPr>
                </w:rPrChange>
              </w:rPr>
            </w:pPr>
            <w:ins w:id="825" w:author="Administrator" w:date="2015-12-31T22:49:37Z">
              <w:r>
                <w:rPr>
                  <w:rFonts w:hint="eastAsia" w:ascii="Calibri" w:hAnsi="Calibri" w:cs="Calibri"/>
                  <w:rPrChange w:id="826" w:author="Administrator" w:date="2015-12-31T22:49:37Z">
                    <w:rPr>
                      <w:rFonts w:hint="eastAsia"/>
                    </w:rPr>
                  </w:rPrChange>
                </w:rPr>
                <w:tab/>
              </w:r>
            </w:ins>
            <w:ins w:id="828" w:author="Administrator" w:date="2015-12-31T22:49:37Z">
              <w:r>
                <w:rPr>
                  <w:rFonts w:hint="eastAsia" w:ascii="Calibri" w:hAnsi="Calibri" w:cs="Calibri"/>
                  <w:rPrChange w:id="829" w:author="Administrator" w:date="2015-12-31T22:49:37Z">
                    <w:rPr>
                      <w:rFonts w:hint="eastAsia"/>
                    </w:rPr>
                  </w:rPrChange>
                </w:rPr>
                <w:t>public ArrayList&lt;IntermediateCenterVO&gt; getAllIntermediateCenterInfo();</w:t>
              </w:r>
            </w:ins>
          </w:p>
          <w:p>
            <w:pPr>
              <w:rPr>
                <w:ins w:id="831" w:author="Administrator" w:date="2015-12-31T22:49:37Z"/>
                <w:rFonts w:hint="eastAsia" w:ascii="Calibri" w:hAnsi="Calibri" w:cs="Calibri"/>
                <w:rPrChange w:id="832" w:author="Administrator" w:date="2015-12-31T22:49:37Z">
                  <w:rPr>
                    <w:ins w:id="833" w:author="Administrator" w:date="2015-12-31T22:49:37Z"/>
                    <w:rFonts w:hint="eastAsia"/>
                  </w:rPr>
                </w:rPrChange>
              </w:rPr>
            </w:pPr>
            <w:ins w:id="834" w:author="Administrator" w:date="2015-12-31T22:49:37Z">
              <w:r>
                <w:rPr>
                  <w:rFonts w:hint="eastAsia" w:ascii="Calibri" w:hAnsi="Calibri" w:cs="Calibri"/>
                  <w:rPrChange w:id="835" w:author="Administrator" w:date="2015-12-31T22:49:37Z">
                    <w:rPr>
                      <w:rFonts w:hint="eastAsia"/>
                    </w:rPr>
                  </w:rPrChange>
                </w:rPr>
                <w:tab/>
              </w:r>
            </w:ins>
          </w:p>
          <w:p>
            <w:pPr>
              <w:rPr>
                <w:ins w:id="837" w:author="Administrator" w:date="2015-12-31T22:49:37Z"/>
                <w:rFonts w:hint="eastAsia" w:ascii="Calibri" w:hAnsi="Calibri" w:cs="Calibri"/>
                <w:rPrChange w:id="838" w:author="Administrator" w:date="2015-12-31T22:49:37Z">
                  <w:rPr>
                    <w:ins w:id="839" w:author="Administrator" w:date="2015-12-31T22:49:37Z"/>
                    <w:rFonts w:hint="eastAsia"/>
                  </w:rPr>
                </w:rPrChange>
              </w:rPr>
            </w:pPr>
            <w:ins w:id="840" w:author="Administrator" w:date="2015-12-31T22:49:37Z">
              <w:r>
                <w:rPr>
                  <w:rFonts w:hint="eastAsia" w:ascii="Calibri" w:hAnsi="Calibri" w:cs="Calibri"/>
                  <w:rPrChange w:id="841" w:author="Administrator" w:date="2015-12-31T22:49:37Z">
                    <w:rPr>
                      <w:rFonts w:hint="eastAsia"/>
                    </w:rPr>
                  </w:rPrChange>
                </w:rPr>
                <w:tab/>
              </w:r>
            </w:ins>
            <w:ins w:id="843" w:author="Administrator" w:date="2015-12-31T22:49:37Z">
              <w:r>
                <w:rPr>
                  <w:rFonts w:hint="eastAsia" w:ascii="Calibri" w:hAnsi="Calibri" w:cs="Calibri"/>
                  <w:rPrChange w:id="844" w:author="Administrator" w:date="2015-12-31T22:49:37Z">
                    <w:rPr>
                      <w:rFonts w:hint="eastAsia"/>
                    </w:rPr>
                  </w:rPrChange>
                </w:rPr>
                <w:t>/**</w:t>
              </w:r>
            </w:ins>
          </w:p>
          <w:p>
            <w:pPr>
              <w:rPr>
                <w:ins w:id="846" w:author="Administrator" w:date="2015-12-31T22:49:37Z"/>
                <w:rFonts w:hint="eastAsia" w:ascii="Calibri" w:hAnsi="Calibri" w:cs="Calibri"/>
                <w:rPrChange w:id="847" w:author="Administrator" w:date="2015-12-31T22:49:37Z">
                  <w:rPr>
                    <w:ins w:id="848" w:author="Administrator" w:date="2015-12-31T22:49:37Z"/>
                    <w:rFonts w:hint="eastAsia"/>
                  </w:rPr>
                </w:rPrChange>
              </w:rPr>
            </w:pPr>
            <w:ins w:id="849" w:author="Administrator" w:date="2015-12-31T22:49:37Z">
              <w:r>
                <w:rPr>
                  <w:rFonts w:hint="eastAsia" w:ascii="Calibri" w:hAnsi="Calibri" w:cs="Calibri"/>
                  <w:rPrChange w:id="850" w:author="Administrator" w:date="2015-12-31T22:49:37Z">
                    <w:rPr>
                      <w:rFonts w:hint="eastAsia"/>
                    </w:rPr>
                  </w:rPrChange>
                </w:rPr>
                <w:tab/>
              </w:r>
            </w:ins>
            <w:ins w:id="852" w:author="Administrator" w:date="2015-12-31T22:49:37Z">
              <w:r>
                <w:rPr>
                  <w:rFonts w:hint="eastAsia" w:ascii="Calibri" w:hAnsi="Calibri" w:cs="Calibri"/>
                  <w:rPrChange w:id="853" w:author="Administrator" w:date="2015-12-31T22:49:37Z">
                    <w:rPr>
                      <w:rFonts w:hint="eastAsia"/>
                    </w:rPr>
                  </w:rPrChange>
                </w:rPr>
                <w:t xml:space="preserve"> * 增加一个中转中心</w:t>
              </w:r>
            </w:ins>
          </w:p>
          <w:p>
            <w:pPr>
              <w:rPr>
                <w:ins w:id="855" w:author="Administrator" w:date="2015-12-31T22:49:37Z"/>
                <w:rFonts w:hint="eastAsia" w:ascii="Calibri" w:hAnsi="Calibri" w:cs="Calibri"/>
                <w:rPrChange w:id="856" w:author="Administrator" w:date="2015-12-31T22:49:37Z">
                  <w:rPr>
                    <w:ins w:id="857" w:author="Administrator" w:date="2015-12-31T22:49:37Z"/>
                    <w:rFonts w:hint="eastAsia"/>
                  </w:rPr>
                </w:rPrChange>
              </w:rPr>
            </w:pPr>
            <w:ins w:id="858" w:author="Administrator" w:date="2015-12-31T22:49:37Z">
              <w:r>
                <w:rPr>
                  <w:rFonts w:hint="eastAsia" w:ascii="Calibri" w:hAnsi="Calibri" w:cs="Calibri"/>
                  <w:rPrChange w:id="859" w:author="Administrator" w:date="2015-12-31T22:49:37Z">
                    <w:rPr>
                      <w:rFonts w:hint="eastAsia"/>
                    </w:rPr>
                  </w:rPrChange>
                </w:rPr>
                <w:tab/>
              </w:r>
            </w:ins>
            <w:ins w:id="861" w:author="Administrator" w:date="2015-12-31T22:49:37Z">
              <w:r>
                <w:rPr>
                  <w:rFonts w:hint="eastAsia" w:ascii="Calibri" w:hAnsi="Calibri" w:cs="Calibri"/>
                  <w:rPrChange w:id="862" w:author="Administrator" w:date="2015-12-31T22:49:37Z">
                    <w:rPr>
                      <w:rFonts w:hint="eastAsia"/>
                    </w:rPr>
                  </w:rPrChange>
                </w:rPr>
                <w:t xml:space="preserve"> * @param intermediateCenter</w:t>
              </w:r>
            </w:ins>
          </w:p>
          <w:p>
            <w:pPr>
              <w:rPr>
                <w:ins w:id="864" w:author="Administrator" w:date="2015-12-31T22:49:37Z"/>
                <w:rFonts w:hint="eastAsia" w:ascii="Calibri" w:hAnsi="Calibri" w:cs="Calibri"/>
                <w:rPrChange w:id="865" w:author="Administrator" w:date="2015-12-31T22:49:37Z">
                  <w:rPr>
                    <w:ins w:id="866" w:author="Administrator" w:date="2015-12-31T22:49:37Z"/>
                    <w:rFonts w:hint="eastAsia"/>
                  </w:rPr>
                </w:rPrChange>
              </w:rPr>
            </w:pPr>
            <w:ins w:id="867" w:author="Administrator" w:date="2015-12-31T22:49:37Z">
              <w:r>
                <w:rPr>
                  <w:rFonts w:hint="eastAsia" w:ascii="Calibri" w:hAnsi="Calibri" w:cs="Calibri"/>
                  <w:rPrChange w:id="868" w:author="Administrator" w:date="2015-12-31T22:49:37Z">
                    <w:rPr>
                      <w:rFonts w:hint="eastAsia"/>
                    </w:rPr>
                  </w:rPrChange>
                </w:rPr>
                <w:tab/>
              </w:r>
            </w:ins>
            <w:ins w:id="870" w:author="Administrator" w:date="2015-12-31T22:49:37Z">
              <w:r>
                <w:rPr>
                  <w:rFonts w:hint="eastAsia" w:ascii="Calibri" w:hAnsi="Calibri" w:cs="Calibri"/>
                  <w:rPrChange w:id="871" w:author="Administrator" w:date="2015-12-31T22:49:37Z">
                    <w:rPr>
                      <w:rFonts w:hint="eastAsia"/>
                    </w:rPr>
                  </w:rPrChange>
                </w:rPr>
                <w:t xml:space="preserve"> */</w:t>
              </w:r>
            </w:ins>
          </w:p>
          <w:p>
            <w:pPr>
              <w:rPr>
                <w:ins w:id="873" w:author="Administrator" w:date="2015-12-31T22:49:37Z"/>
                <w:rFonts w:hint="eastAsia" w:ascii="Calibri" w:hAnsi="Calibri" w:cs="Calibri"/>
                <w:rPrChange w:id="874" w:author="Administrator" w:date="2015-12-31T22:49:37Z">
                  <w:rPr>
                    <w:ins w:id="875" w:author="Administrator" w:date="2015-12-31T22:49:37Z"/>
                    <w:rFonts w:hint="eastAsia"/>
                  </w:rPr>
                </w:rPrChange>
              </w:rPr>
            </w:pPr>
            <w:ins w:id="876" w:author="Administrator" w:date="2015-12-31T22:49:37Z">
              <w:r>
                <w:rPr>
                  <w:rFonts w:hint="eastAsia" w:ascii="Calibri" w:hAnsi="Calibri" w:cs="Calibri"/>
                  <w:rPrChange w:id="877" w:author="Administrator" w:date="2015-12-31T22:49:37Z">
                    <w:rPr>
                      <w:rFonts w:hint="eastAsia"/>
                    </w:rPr>
                  </w:rPrChange>
                </w:rPr>
                <w:tab/>
              </w:r>
            </w:ins>
            <w:ins w:id="879" w:author="Administrator" w:date="2015-12-31T22:49:37Z">
              <w:r>
                <w:rPr>
                  <w:rFonts w:hint="eastAsia" w:ascii="Calibri" w:hAnsi="Calibri" w:cs="Calibri"/>
                  <w:rPrChange w:id="880" w:author="Administrator" w:date="2015-12-31T22:49:37Z">
                    <w:rPr>
                      <w:rFonts w:hint="eastAsia"/>
                    </w:rPr>
                  </w:rPrChange>
                </w:rPr>
                <w:t>public void addIntermediateCenter(IntermediateCenterVO intermediateCenter);</w:t>
              </w:r>
            </w:ins>
          </w:p>
          <w:p>
            <w:pPr>
              <w:rPr>
                <w:ins w:id="882" w:author="Administrator" w:date="2015-12-31T22:49:37Z"/>
                <w:rFonts w:hint="eastAsia" w:ascii="Calibri" w:hAnsi="Calibri" w:cs="Calibri"/>
                <w:rPrChange w:id="883" w:author="Administrator" w:date="2015-12-31T22:49:37Z">
                  <w:rPr>
                    <w:ins w:id="884" w:author="Administrator" w:date="2015-12-31T22:49:37Z"/>
                    <w:rFonts w:hint="eastAsia"/>
                  </w:rPr>
                </w:rPrChange>
              </w:rPr>
            </w:pPr>
            <w:ins w:id="885" w:author="Administrator" w:date="2015-12-31T22:49:37Z">
              <w:r>
                <w:rPr>
                  <w:rFonts w:hint="eastAsia" w:ascii="Calibri" w:hAnsi="Calibri" w:cs="Calibri"/>
                  <w:rPrChange w:id="886" w:author="Administrator" w:date="2015-12-31T22:49:37Z">
                    <w:rPr>
                      <w:rFonts w:hint="eastAsia"/>
                    </w:rPr>
                  </w:rPrChange>
                </w:rPr>
                <w:tab/>
              </w:r>
            </w:ins>
          </w:p>
          <w:p>
            <w:pPr>
              <w:rPr>
                <w:ins w:id="888" w:author="Administrator" w:date="2015-12-31T22:49:37Z"/>
                <w:rFonts w:hint="eastAsia" w:ascii="Calibri" w:hAnsi="Calibri" w:cs="Calibri"/>
                <w:rPrChange w:id="889" w:author="Administrator" w:date="2015-12-31T22:49:37Z">
                  <w:rPr>
                    <w:ins w:id="890" w:author="Administrator" w:date="2015-12-31T22:49:37Z"/>
                    <w:rFonts w:hint="eastAsia"/>
                  </w:rPr>
                </w:rPrChange>
              </w:rPr>
            </w:pPr>
            <w:ins w:id="891" w:author="Administrator" w:date="2015-12-31T22:49:37Z">
              <w:r>
                <w:rPr>
                  <w:rFonts w:hint="eastAsia" w:ascii="Calibri" w:hAnsi="Calibri" w:cs="Calibri"/>
                  <w:rPrChange w:id="892" w:author="Administrator" w:date="2015-12-31T22:49:37Z">
                    <w:rPr>
                      <w:rFonts w:hint="eastAsia"/>
                    </w:rPr>
                  </w:rPrChange>
                </w:rPr>
                <w:tab/>
              </w:r>
            </w:ins>
            <w:ins w:id="894" w:author="Administrator" w:date="2015-12-31T22:49:37Z">
              <w:r>
                <w:rPr>
                  <w:rFonts w:hint="eastAsia" w:ascii="Calibri" w:hAnsi="Calibri" w:cs="Calibri"/>
                  <w:rPrChange w:id="895" w:author="Administrator" w:date="2015-12-31T22:49:37Z">
                    <w:rPr>
                      <w:rFonts w:hint="eastAsia"/>
                    </w:rPr>
                  </w:rPrChange>
                </w:rPr>
                <w:t>/**</w:t>
              </w:r>
            </w:ins>
          </w:p>
          <w:p>
            <w:pPr>
              <w:rPr>
                <w:ins w:id="897" w:author="Administrator" w:date="2015-12-31T22:49:37Z"/>
                <w:rFonts w:hint="eastAsia" w:ascii="Calibri" w:hAnsi="Calibri" w:cs="Calibri"/>
                <w:rPrChange w:id="898" w:author="Administrator" w:date="2015-12-31T22:49:37Z">
                  <w:rPr>
                    <w:ins w:id="899" w:author="Administrator" w:date="2015-12-31T22:49:37Z"/>
                    <w:rFonts w:hint="eastAsia"/>
                  </w:rPr>
                </w:rPrChange>
              </w:rPr>
            </w:pPr>
            <w:ins w:id="900" w:author="Administrator" w:date="2015-12-31T22:49:37Z">
              <w:r>
                <w:rPr>
                  <w:rFonts w:hint="eastAsia" w:ascii="Calibri" w:hAnsi="Calibri" w:cs="Calibri"/>
                  <w:rPrChange w:id="901" w:author="Administrator" w:date="2015-12-31T22:49:37Z">
                    <w:rPr>
                      <w:rFonts w:hint="eastAsia"/>
                    </w:rPr>
                  </w:rPrChange>
                </w:rPr>
                <w:tab/>
              </w:r>
            </w:ins>
            <w:ins w:id="903" w:author="Administrator" w:date="2015-12-31T22:49:37Z">
              <w:r>
                <w:rPr>
                  <w:rFonts w:hint="eastAsia" w:ascii="Calibri" w:hAnsi="Calibri" w:cs="Calibri"/>
                  <w:rPrChange w:id="904" w:author="Administrator" w:date="2015-12-31T22:49:37Z">
                    <w:rPr>
                      <w:rFonts w:hint="eastAsia"/>
                    </w:rPr>
                  </w:rPrChange>
                </w:rPr>
                <w:t xml:space="preserve"> * 删除一个中转中心</w:t>
              </w:r>
            </w:ins>
          </w:p>
          <w:p>
            <w:pPr>
              <w:rPr>
                <w:ins w:id="906" w:author="Administrator" w:date="2015-12-31T22:49:37Z"/>
                <w:rFonts w:hint="eastAsia" w:ascii="Calibri" w:hAnsi="Calibri" w:cs="Calibri"/>
                <w:rPrChange w:id="907" w:author="Administrator" w:date="2015-12-31T22:49:37Z">
                  <w:rPr>
                    <w:ins w:id="908" w:author="Administrator" w:date="2015-12-31T22:49:37Z"/>
                    <w:rFonts w:hint="eastAsia"/>
                  </w:rPr>
                </w:rPrChange>
              </w:rPr>
            </w:pPr>
            <w:ins w:id="909" w:author="Administrator" w:date="2015-12-31T22:49:37Z">
              <w:r>
                <w:rPr>
                  <w:rFonts w:hint="eastAsia" w:ascii="Calibri" w:hAnsi="Calibri" w:cs="Calibri"/>
                  <w:rPrChange w:id="910" w:author="Administrator" w:date="2015-12-31T22:49:37Z">
                    <w:rPr>
                      <w:rFonts w:hint="eastAsia"/>
                    </w:rPr>
                  </w:rPrChange>
                </w:rPr>
                <w:tab/>
              </w:r>
            </w:ins>
            <w:ins w:id="912" w:author="Administrator" w:date="2015-12-31T22:49:37Z">
              <w:r>
                <w:rPr>
                  <w:rFonts w:hint="eastAsia" w:ascii="Calibri" w:hAnsi="Calibri" w:cs="Calibri"/>
                  <w:rPrChange w:id="913" w:author="Administrator" w:date="2015-12-31T22:49:37Z">
                    <w:rPr>
                      <w:rFonts w:hint="eastAsia"/>
                    </w:rPr>
                  </w:rPrChange>
                </w:rPr>
                <w:t xml:space="preserve"> * @param id</w:t>
              </w:r>
            </w:ins>
          </w:p>
          <w:p>
            <w:pPr>
              <w:rPr>
                <w:ins w:id="915" w:author="Administrator" w:date="2015-12-31T22:49:37Z"/>
                <w:rFonts w:hint="eastAsia" w:ascii="Calibri" w:hAnsi="Calibri" w:cs="Calibri"/>
                <w:rPrChange w:id="916" w:author="Administrator" w:date="2015-12-31T22:49:37Z">
                  <w:rPr>
                    <w:ins w:id="917" w:author="Administrator" w:date="2015-12-31T22:49:37Z"/>
                    <w:rFonts w:hint="eastAsia"/>
                  </w:rPr>
                </w:rPrChange>
              </w:rPr>
            </w:pPr>
            <w:ins w:id="918" w:author="Administrator" w:date="2015-12-31T22:49:37Z">
              <w:r>
                <w:rPr>
                  <w:rFonts w:hint="eastAsia" w:ascii="Calibri" w:hAnsi="Calibri" w:cs="Calibri"/>
                  <w:rPrChange w:id="919" w:author="Administrator" w:date="2015-12-31T22:49:37Z">
                    <w:rPr>
                      <w:rFonts w:hint="eastAsia"/>
                    </w:rPr>
                  </w:rPrChange>
                </w:rPr>
                <w:tab/>
              </w:r>
            </w:ins>
            <w:ins w:id="921" w:author="Administrator" w:date="2015-12-31T22:49:37Z">
              <w:r>
                <w:rPr>
                  <w:rFonts w:hint="eastAsia" w:ascii="Calibri" w:hAnsi="Calibri" w:cs="Calibri"/>
                  <w:rPrChange w:id="922" w:author="Administrator" w:date="2015-12-31T22:49:37Z">
                    <w:rPr>
                      <w:rFonts w:hint="eastAsia"/>
                    </w:rPr>
                  </w:rPrChange>
                </w:rPr>
                <w:t xml:space="preserve"> */</w:t>
              </w:r>
            </w:ins>
          </w:p>
          <w:p>
            <w:pPr>
              <w:rPr>
                <w:ins w:id="924" w:author="Administrator" w:date="2015-12-31T22:49:37Z"/>
                <w:rFonts w:hint="eastAsia" w:ascii="Calibri" w:hAnsi="Calibri" w:cs="Calibri"/>
                <w:rPrChange w:id="925" w:author="Administrator" w:date="2015-12-31T22:49:37Z">
                  <w:rPr>
                    <w:ins w:id="926" w:author="Administrator" w:date="2015-12-31T22:49:37Z"/>
                    <w:rFonts w:hint="eastAsia"/>
                  </w:rPr>
                </w:rPrChange>
              </w:rPr>
            </w:pPr>
            <w:ins w:id="927" w:author="Administrator" w:date="2015-12-31T22:49:37Z">
              <w:r>
                <w:rPr>
                  <w:rFonts w:hint="eastAsia" w:ascii="Calibri" w:hAnsi="Calibri" w:cs="Calibri"/>
                  <w:rPrChange w:id="928" w:author="Administrator" w:date="2015-12-31T22:49:37Z">
                    <w:rPr>
                      <w:rFonts w:hint="eastAsia"/>
                    </w:rPr>
                  </w:rPrChange>
                </w:rPr>
                <w:tab/>
              </w:r>
            </w:ins>
            <w:ins w:id="930" w:author="Administrator" w:date="2015-12-31T22:49:37Z">
              <w:r>
                <w:rPr>
                  <w:rFonts w:hint="eastAsia" w:ascii="Calibri" w:hAnsi="Calibri" w:cs="Calibri"/>
                  <w:rPrChange w:id="931" w:author="Administrator" w:date="2015-12-31T22:49:37Z">
                    <w:rPr>
                      <w:rFonts w:hint="eastAsia"/>
                    </w:rPr>
                  </w:rPrChange>
                </w:rPr>
                <w:t>public void deleteIntermediateCenter(String id);</w:t>
              </w:r>
            </w:ins>
          </w:p>
          <w:p>
            <w:pPr>
              <w:rPr>
                <w:ins w:id="933" w:author="Administrator" w:date="2015-12-31T22:49:37Z"/>
                <w:rFonts w:hint="eastAsia" w:ascii="Calibri" w:hAnsi="Calibri" w:cs="Calibri"/>
                <w:rPrChange w:id="934" w:author="Administrator" w:date="2015-12-31T22:49:37Z">
                  <w:rPr>
                    <w:ins w:id="935" w:author="Administrator" w:date="2015-12-31T22:49:37Z"/>
                    <w:rFonts w:hint="eastAsia"/>
                  </w:rPr>
                </w:rPrChange>
              </w:rPr>
            </w:pPr>
            <w:ins w:id="936" w:author="Administrator" w:date="2015-12-31T22:49:37Z">
              <w:r>
                <w:rPr>
                  <w:rFonts w:hint="eastAsia" w:ascii="Calibri" w:hAnsi="Calibri" w:cs="Calibri"/>
                  <w:rPrChange w:id="937" w:author="Administrator" w:date="2015-12-31T22:49:37Z">
                    <w:rPr>
                      <w:rFonts w:hint="eastAsia"/>
                    </w:rPr>
                  </w:rPrChange>
                </w:rPr>
                <w:tab/>
              </w:r>
            </w:ins>
          </w:p>
          <w:p>
            <w:pPr>
              <w:rPr>
                <w:ins w:id="939" w:author="Administrator" w:date="2015-12-31T22:49:37Z"/>
                <w:rFonts w:hint="eastAsia" w:ascii="Calibri" w:hAnsi="Calibri" w:cs="Calibri"/>
                <w:rPrChange w:id="940" w:author="Administrator" w:date="2015-12-31T22:49:37Z">
                  <w:rPr>
                    <w:ins w:id="941" w:author="Administrator" w:date="2015-12-31T22:49:37Z"/>
                    <w:rFonts w:hint="eastAsia"/>
                  </w:rPr>
                </w:rPrChange>
              </w:rPr>
            </w:pPr>
            <w:ins w:id="942" w:author="Administrator" w:date="2015-12-31T22:49:37Z">
              <w:r>
                <w:rPr>
                  <w:rFonts w:hint="eastAsia" w:ascii="Calibri" w:hAnsi="Calibri" w:cs="Calibri"/>
                  <w:rPrChange w:id="943" w:author="Administrator" w:date="2015-12-31T22:49:37Z">
                    <w:rPr>
                      <w:rFonts w:hint="eastAsia"/>
                    </w:rPr>
                  </w:rPrChange>
                </w:rPr>
                <w:tab/>
              </w:r>
            </w:ins>
            <w:ins w:id="945" w:author="Administrator" w:date="2015-12-31T22:49:37Z">
              <w:r>
                <w:rPr>
                  <w:rFonts w:hint="eastAsia" w:ascii="Calibri" w:hAnsi="Calibri" w:cs="Calibri"/>
                  <w:rPrChange w:id="946" w:author="Administrator" w:date="2015-12-31T22:49:37Z">
                    <w:rPr>
                      <w:rFonts w:hint="eastAsia"/>
                    </w:rPr>
                  </w:rPrChange>
                </w:rPr>
                <w:t>/**</w:t>
              </w:r>
            </w:ins>
          </w:p>
          <w:p>
            <w:pPr>
              <w:rPr>
                <w:ins w:id="948" w:author="Administrator" w:date="2015-12-31T22:49:37Z"/>
                <w:rFonts w:hint="eastAsia" w:ascii="Calibri" w:hAnsi="Calibri" w:cs="Calibri"/>
                <w:rPrChange w:id="949" w:author="Administrator" w:date="2015-12-31T22:49:37Z">
                  <w:rPr>
                    <w:ins w:id="950" w:author="Administrator" w:date="2015-12-31T22:49:37Z"/>
                    <w:rFonts w:hint="eastAsia"/>
                  </w:rPr>
                </w:rPrChange>
              </w:rPr>
            </w:pPr>
            <w:ins w:id="951" w:author="Administrator" w:date="2015-12-31T22:49:37Z">
              <w:r>
                <w:rPr>
                  <w:rFonts w:hint="eastAsia" w:ascii="Calibri" w:hAnsi="Calibri" w:cs="Calibri"/>
                  <w:rPrChange w:id="952" w:author="Administrator" w:date="2015-12-31T22:49:37Z">
                    <w:rPr>
                      <w:rFonts w:hint="eastAsia"/>
                    </w:rPr>
                  </w:rPrChange>
                </w:rPr>
                <w:tab/>
              </w:r>
            </w:ins>
            <w:ins w:id="954" w:author="Administrator" w:date="2015-12-31T22:49:37Z">
              <w:r>
                <w:rPr>
                  <w:rFonts w:hint="eastAsia" w:ascii="Calibri" w:hAnsi="Calibri" w:cs="Calibri"/>
                  <w:rPrChange w:id="955" w:author="Administrator" w:date="2015-12-31T22:49:37Z">
                    <w:rPr>
                      <w:rFonts w:hint="eastAsia"/>
                    </w:rPr>
                  </w:rPrChange>
                </w:rPr>
                <w:t xml:space="preserve"> * 供接口，返回中转中心所在城市</w:t>
              </w:r>
            </w:ins>
          </w:p>
          <w:p>
            <w:pPr>
              <w:rPr>
                <w:ins w:id="957" w:author="Administrator" w:date="2015-12-31T22:49:37Z"/>
                <w:rFonts w:hint="eastAsia" w:ascii="Calibri" w:hAnsi="Calibri" w:cs="Calibri"/>
                <w:rPrChange w:id="958" w:author="Administrator" w:date="2015-12-31T22:49:37Z">
                  <w:rPr>
                    <w:ins w:id="959" w:author="Administrator" w:date="2015-12-31T22:49:37Z"/>
                    <w:rFonts w:hint="eastAsia"/>
                  </w:rPr>
                </w:rPrChange>
              </w:rPr>
            </w:pPr>
            <w:ins w:id="960" w:author="Administrator" w:date="2015-12-31T22:49:37Z">
              <w:r>
                <w:rPr>
                  <w:rFonts w:hint="eastAsia" w:ascii="Calibri" w:hAnsi="Calibri" w:cs="Calibri"/>
                  <w:rPrChange w:id="961" w:author="Administrator" w:date="2015-12-31T22:49:37Z">
                    <w:rPr>
                      <w:rFonts w:hint="eastAsia"/>
                    </w:rPr>
                  </w:rPrChange>
                </w:rPr>
                <w:tab/>
              </w:r>
            </w:ins>
            <w:ins w:id="963" w:author="Administrator" w:date="2015-12-31T22:49:37Z">
              <w:r>
                <w:rPr>
                  <w:rFonts w:hint="eastAsia" w:ascii="Calibri" w:hAnsi="Calibri" w:cs="Calibri"/>
                  <w:rPrChange w:id="964" w:author="Administrator" w:date="2015-12-31T22:49:37Z">
                    <w:rPr>
                      <w:rFonts w:hint="eastAsia"/>
                    </w:rPr>
                  </w:rPrChange>
                </w:rPr>
                <w:t xml:space="preserve"> * @return</w:t>
              </w:r>
            </w:ins>
          </w:p>
          <w:p>
            <w:pPr>
              <w:rPr>
                <w:ins w:id="966" w:author="Administrator" w:date="2015-12-31T22:49:37Z"/>
                <w:rFonts w:hint="eastAsia" w:ascii="Calibri" w:hAnsi="Calibri" w:cs="Calibri"/>
                <w:rPrChange w:id="967" w:author="Administrator" w:date="2015-12-31T22:49:37Z">
                  <w:rPr>
                    <w:ins w:id="968" w:author="Administrator" w:date="2015-12-31T22:49:37Z"/>
                    <w:rFonts w:hint="eastAsia"/>
                  </w:rPr>
                </w:rPrChange>
              </w:rPr>
            </w:pPr>
            <w:ins w:id="969" w:author="Administrator" w:date="2015-12-31T22:49:37Z">
              <w:r>
                <w:rPr>
                  <w:rFonts w:hint="eastAsia" w:ascii="Calibri" w:hAnsi="Calibri" w:cs="Calibri"/>
                  <w:rPrChange w:id="970" w:author="Administrator" w:date="2015-12-31T22:49:37Z">
                    <w:rPr>
                      <w:rFonts w:hint="eastAsia"/>
                    </w:rPr>
                  </w:rPrChange>
                </w:rPr>
                <w:tab/>
              </w:r>
            </w:ins>
            <w:ins w:id="972" w:author="Administrator" w:date="2015-12-31T22:49:37Z">
              <w:r>
                <w:rPr>
                  <w:rFonts w:hint="eastAsia" w:ascii="Calibri" w:hAnsi="Calibri" w:cs="Calibri"/>
                  <w:rPrChange w:id="973" w:author="Administrator" w:date="2015-12-31T22:49:37Z">
                    <w:rPr>
                      <w:rFonts w:hint="eastAsia"/>
                    </w:rPr>
                  </w:rPrChange>
                </w:rPr>
                <w:t xml:space="preserve"> */</w:t>
              </w:r>
            </w:ins>
          </w:p>
          <w:p>
            <w:pPr>
              <w:rPr>
                <w:ins w:id="975" w:author="Administrator" w:date="2015-12-31T22:47:40Z"/>
                <w:rFonts w:hint="eastAsia" w:ascii="Calibri" w:hAnsi="Calibri" w:cs="Calibri"/>
              </w:rPr>
            </w:pPr>
            <w:ins w:id="976" w:author="Administrator" w:date="2015-12-31T22:49:37Z">
              <w:r>
                <w:rPr>
                  <w:rFonts w:hint="eastAsia" w:ascii="Calibri" w:hAnsi="Calibri" w:cs="Calibri"/>
                  <w:rPrChange w:id="977" w:author="Administrator" w:date="2015-12-31T22:49:37Z">
                    <w:rPr>
                      <w:rFonts w:hint="eastAsia"/>
                    </w:rPr>
                  </w:rPrChange>
                </w:rPr>
                <w:tab/>
              </w:r>
            </w:ins>
            <w:ins w:id="979" w:author="Administrator" w:date="2015-12-31T22:49:37Z">
              <w:r>
                <w:rPr>
                  <w:rFonts w:hint="eastAsia" w:ascii="Calibri" w:hAnsi="Calibri" w:cs="Calibri"/>
                  <w:rPrChange w:id="980" w:author="Administrator" w:date="2015-12-31T22:49:37Z">
                    <w:rPr>
                      <w:rFonts w:hint="eastAsia"/>
                    </w:rPr>
                  </w:rPrChange>
                </w:rPr>
                <w:t>public ArrayList&lt;String&gt; getcity();</w:t>
              </w:r>
            </w:ins>
          </w:p>
          <w:p>
            <w:pPr>
              <w:rPr>
                <w:rFonts w:hint="eastAsia" w:ascii="Calibri" w:hAnsi="Calibri" w:cs="Calibri"/>
              </w:rPr>
            </w:pPr>
          </w:p>
          <w:p>
            <w:pPr>
              <w:rPr>
                <w:rFonts w:ascii="Calibri" w:hAnsi="Calibri" w:cs="Calibri"/>
              </w:rPr>
            </w:pPr>
          </w:p>
          <w:p>
            <w:pPr>
              <w:rPr>
                <w:rFonts w:ascii="Calibri" w:hAnsi="Calibri" w:cs="Calibri"/>
              </w:rPr>
            </w:pPr>
            <w:r>
              <w:rPr>
                <w:rFonts w:ascii="Calibri" w:hAnsi="Calibri" w:cs="Calibri"/>
              </w:rPr>
              <w:t>}//</w:t>
            </w:r>
            <w:r>
              <w:rPr>
                <w:rFonts w:hint="eastAsia" w:ascii="Calibri" w:hAnsi="Calibri" w:cs="宋体"/>
              </w:rPr>
              <w:t>调用</w:t>
            </w:r>
            <w:r>
              <w:rPr>
                <w:rFonts w:ascii="Calibri" w:hAnsi="Calibri" w:cs="Calibri"/>
              </w:rPr>
              <w:t>DataService</w:t>
            </w:r>
            <w:r>
              <w:rPr>
                <w:rFonts w:hint="eastAsia" w:ascii="Calibri" w:hAnsi="Calibri" w:cs="宋体"/>
              </w:rPr>
              <w:t>层的接口</w:t>
            </w:r>
          </w:p>
          <w:p>
            <w:pPr>
              <w:rPr>
                <w:rFonts w:ascii="Calibri" w:hAnsi="Calibri" w:cs="Calibri"/>
              </w:rPr>
            </w:pPr>
            <w:r>
              <w:rPr>
                <w:rFonts w:ascii="Calibri" w:hAnsi="Calibri" w:cs="Calibri"/>
              </w:rPr>
              <w:t>public interface NonUserDataService extends Remote{</w:t>
            </w:r>
          </w:p>
          <w:p>
            <w:pPr>
              <w:rPr>
                <w:rFonts w:ascii="Calibri" w:hAnsi="Calibri" w:cs="Calibri"/>
              </w:rPr>
            </w:pPr>
            <w:r>
              <w:rPr>
                <w:rFonts w:ascii="Calibri" w:hAnsi="Calibri" w:cs="Calibri"/>
              </w:rPr>
              <w:tab/>
            </w:r>
          </w:p>
          <w:p>
            <w:pPr>
              <w:rPr>
                <w:ins w:id="982" w:author="Administrator" w:date="2015-12-31T22:50:48Z"/>
                <w:rFonts w:hint="eastAsia" w:ascii="Calibri" w:hAnsi="Calibri" w:cs="Calibri"/>
                <w:rPrChange w:id="983" w:author="Administrator" w:date="2015-12-31T22:50:48Z">
                  <w:rPr>
                    <w:ins w:id="984" w:author="Administrator" w:date="2015-12-31T22:50:48Z"/>
                    <w:rFonts w:hint="eastAsia"/>
                  </w:rPr>
                </w:rPrChange>
              </w:rPr>
            </w:pPr>
            <w:r>
              <w:rPr>
                <w:rFonts w:ascii="Calibri" w:hAnsi="Calibri" w:cs="Calibri"/>
              </w:rPr>
              <w:tab/>
            </w:r>
            <w:ins w:id="985" w:author="Administrator" w:date="2015-12-31T22:50:48Z">
              <w:r>
                <w:rPr>
                  <w:rFonts w:hint="eastAsia" w:ascii="Calibri" w:hAnsi="Calibri" w:cs="Calibri"/>
                  <w:rPrChange w:id="986" w:author="Administrator" w:date="2015-12-31T22:50:48Z">
                    <w:rPr>
                      <w:rFonts w:hint="eastAsia"/>
                    </w:rPr>
                  </w:rPrChange>
                </w:rPr>
                <w:t>/**</w:t>
              </w:r>
            </w:ins>
          </w:p>
          <w:p>
            <w:pPr>
              <w:rPr>
                <w:ins w:id="988" w:author="Administrator" w:date="2015-12-31T22:50:48Z"/>
                <w:rFonts w:hint="eastAsia" w:ascii="Calibri" w:hAnsi="Calibri" w:cs="Calibri"/>
                <w:rPrChange w:id="989" w:author="Administrator" w:date="2015-12-31T22:50:48Z">
                  <w:rPr>
                    <w:ins w:id="990" w:author="Administrator" w:date="2015-12-31T22:50:48Z"/>
                    <w:rFonts w:hint="eastAsia"/>
                  </w:rPr>
                </w:rPrChange>
              </w:rPr>
            </w:pPr>
            <w:ins w:id="991" w:author="Administrator" w:date="2015-12-31T22:50:48Z">
              <w:r>
                <w:rPr>
                  <w:rFonts w:hint="eastAsia" w:ascii="Calibri" w:hAnsi="Calibri" w:cs="Calibri"/>
                  <w:rPrChange w:id="992" w:author="Administrator" w:date="2015-12-31T22:50:48Z">
                    <w:rPr>
                      <w:rFonts w:hint="eastAsia"/>
                    </w:rPr>
                  </w:rPrChange>
                </w:rPr>
                <w:tab/>
              </w:r>
            </w:ins>
            <w:ins w:id="994" w:author="Administrator" w:date="2015-12-31T22:50:48Z">
              <w:r>
                <w:rPr>
                  <w:rFonts w:hint="eastAsia" w:ascii="Calibri" w:hAnsi="Calibri" w:cs="Calibri"/>
                  <w:rPrChange w:id="995" w:author="Administrator" w:date="2015-12-31T22:50:48Z">
                    <w:rPr>
                      <w:rFonts w:hint="eastAsia"/>
                    </w:rPr>
                  </w:rPrChange>
                </w:rPr>
                <w:t xml:space="preserve"> * 根据id返回BussinessHallPO</w:t>
              </w:r>
            </w:ins>
          </w:p>
          <w:p>
            <w:pPr>
              <w:rPr>
                <w:ins w:id="997" w:author="Administrator" w:date="2015-12-31T22:50:48Z"/>
                <w:rFonts w:hint="eastAsia" w:ascii="Calibri" w:hAnsi="Calibri" w:cs="Calibri"/>
                <w:rPrChange w:id="998" w:author="Administrator" w:date="2015-12-31T22:50:48Z">
                  <w:rPr>
                    <w:ins w:id="999" w:author="Administrator" w:date="2015-12-31T22:50:48Z"/>
                    <w:rFonts w:hint="eastAsia"/>
                  </w:rPr>
                </w:rPrChange>
              </w:rPr>
            </w:pPr>
            <w:ins w:id="1000" w:author="Administrator" w:date="2015-12-31T22:50:48Z">
              <w:r>
                <w:rPr>
                  <w:rFonts w:hint="eastAsia" w:ascii="Calibri" w:hAnsi="Calibri" w:cs="Calibri"/>
                  <w:rPrChange w:id="1001" w:author="Administrator" w:date="2015-12-31T22:50:48Z">
                    <w:rPr>
                      <w:rFonts w:hint="eastAsia"/>
                    </w:rPr>
                  </w:rPrChange>
                </w:rPr>
                <w:tab/>
              </w:r>
            </w:ins>
            <w:ins w:id="1003" w:author="Administrator" w:date="2015-12-31T22:50:48Z">
              <w:r>
                <w:rPr>
                  <w:rFonts w:hint="eastAsia" w:ascii="Calibri" w:hAnsi="Calibri" w:cs="Calibri"/>
                  <w:rPrChange w:id="1004" w:author="Administrator" w:date="2015-12-31T22:50:48Z">
                    <w:rPr>
                      <w:rFonts w:hint="eastAsia"/>
                    </w:rPr>
                  </w:rPrChange>
                </w:rPr>
                <w:t xml:space="preserve"> * @param id</w:t>
              </w:r>
            </w:ins>
          </w:p>
          <w:p>
            <w:pPr>
              <w:rPr>
                <w:ins w:id="1006" w:author="Administrator" w:date="2015-12-31T22:50:48Z"/>
                <w:rFonts w:hint="eastAsia" w:ascii="Calibri" w:hAnsi="Calibri" w:cs="Calibri"/>
                <w:rPrChange w:id="1007" w:author="Administrator" w:date="2015-12-31T22:50:48Z">
                  <w:rPr>
                    <w:ins w:id="1008" w:author="Administrator" w:date="2015-12-31T22:50:48Z"/>
                    <w:rFonts w:hint="eastAsia"/>
                  </w:rPr>
                </w:rPrChange>
              </w:rPr>
            </w:pPr>
            <w:ins w:id="1009" w:author="Administrator" w:date="2015-12-31T22:50:48Z">
              <w:r>
                <w:rPr>
                  <w:rFonts w:hint="eastAsia" w:ascii="Calibri" w:hAnsi="Calibri" w:cs="Calibri"/>
                  <w:rPrChange w:id="1010" w:author="Administrator" w:date="2015-12-31T22:50:48Z">
                    <w:rPr>
                      <w:rFonts w:hint="eastAsia"/>
                    </w:rPr>
                  </w:rPrChange>
                </w:rPr>
                <w:tab/>
              </w:r>
            </w:ins>
            <w:ins w:id="1012" w:author="Administrator" w:date="2015-12-31T22:50:48Z">
              <w:r>
                <w:rPr>
                  <w:rFonts w:hint="eastAsia" w:ascii="Calibri" w:hAnsi="Calibri" w:cs="Calibri"/>
                  <w:rPrChange w:id="1013" w:author="Administrator" w:date="2015-12-31T22:50:48Z">
                    <w:rPr>
                      <w:rFonts w:hint="eastAsia"/>
                    </w:rPr>
                  </w:rPrChange>
                </w:rPr>
                <w:t xml:space="preserve"> * @return</w:t>
              </w:r>
            </w:ins>
          </w:p>
          <w:p>
            <w:pPr>
              <w:rPr>
                <w:ins w:id="1015" w:author="Administrator" w:date="2015-12-31T22:50:48Z"/>
                <w:rFonts w:hint="eastAsia" w:ascii="Calibri" w:hAnsi="Calibri" w:cs="Calibri"/>
                <w:rPrChange w:id="1016" w:author="Administrator" w:date="2015-12-31T22:50:48Z">
                  <w:rPr>
                    <w:ins w:id="1017" w:author="Administrator" w:date="2015-12-31T22:50:48Z"/>
                    <w:rFonts w:hint="eastAsia"/>
                  </w:rPr>
                </w:rPrChange>
              </w:rPr>
            </w:pPr>
            <w:ins w:id="1018" w:author="Administrator" w:date="2015-12-31T22:50:48Z">
              <w:r>
                <w:rPr>
                  <w:rFonts w:hint="eastAsia" w:ascii="Calibri" w:hAnsi="Calibri" w:cs="Calibri"/>
                  <w:rPrChange w:id="1019" w:author="Administrator" w:date="2015-12-31T22:50:48Z">
                    <w:rPr>
                      <w:rFonts w:hint="eastAsia"/>
                    </w:rPr>
                  </w:rPrChange>
                </w:rPr>
                <w:tab/>
              </w:r>
            </w:ins>
            <w:ins w:id="1021" w:author="Administrator" w:date="2015-12-31T22:50:48Z">
              <w:r>
                <w:rPr>
                  <w:rFonts w:hint="eastAsia" w:ascii="Calibri" w:hAnsi="Calibri" w:cs="Calibri"/>
                  <w:rPrChange w:id="1022" w:author="Administrator" w:date="2015-12-31T22:50:48Z">
                    <w:rPr>
                      <w:rFonts w:hint="eastAsia"/>
                    </w:rPr>
                  </w:rPrChange>
                </w:rPr>
                <w:t xml:space="preserve"> * @throws RemoteException</w:t>
              </w:r>
            </w:ins>
          </w:p>
          <w:p>
            <w:pPr>
              <w:rPr>
                <w:ins w:id="1024" w:author="Administrator" w:date="2015-12-31T22:50:48Z"/>
                <w:rFonts w:hint="eastAsia" w:ascii="Calibri" w:hAnsi="Calibri" w:cs="Calibri"/>
                <w:rPrChange w:id="1025" w:author="Administrator" w:date="2015-12-31T22:50:48Z">
                  <w:rPr>
                    <w:ins w:id="1026" w:author="Administrator" w:date="2015-12-31T22:50:48Z"/>
                    <w:rFonts w:hint="eastAsia"/>
                  </w:rPr>
                </w:rPrChange>
              </w:rPr>
            </w:pPr>
            <w:ins w:id="1027" w:author="Administrator" w:date="2015-12-31T22:50:48Z">
              <w:r>
                <w:rPr>
                  <w:rFonts w:hint="eastAsia" w:ascii="Calibri" w:hAnsi="Calibri" w:cs="Calibri"/>
                  <w:rPrChange w:id="1028" w:author="Administrator" w:date="2015-12-31T22:50:48Z">
                    <w:rPr>
                      <w:rFonts w:hint="eastAsia"/>
                    </w:rPr>
                  </w:rPrChange>
                </w:rPr>
                <w:tab/>
              </w:r>
            </w:ins>
            <w:ins w:id="1030" w:author="Administrator" w:date="2015-12-31T22:50:48Z">
              <w:r>
                <w:rPr>
                  <w:rFonts w:hint="eastAsia" w:ascii="Calibri" w:hAnsi="Calibri" w:cs="Calibri"/>
                  <w:rPrChange w:id="1031" w:author="Administrator" w:date="2015-12-31T22:50:48Z">
                    <w:rPr>
                      <w:rFonts w:hint="eastAsia"/>
                    </w:rPr>
                  </w:rPrChange>
                </w:rPr>
                <w:t xml:space="preserve"> */</w:t>
              </w:r>
            </w:ins>
          </w:p>
          <w:p>
            <w:pPr>
              <w:rPr>
                <w:ins w:id="1033" w:author="Administrator" w:date="2015-12-31T22:50:48Z"/>
                <w:rFonts w:hint="eastAsia" w:ascii="Calibri" w:hAnsi="Calibri" w:cs="Calibri"/>
                <w:rPrChange w:id="1034" w:author="Administrator" w:date="2015-12-31T22:50:48Z">
                  <w:rPr>
                    <w:ins w:id="1035" w:author="Administrator" w:date="2015-12-31T22:50:48Z"/>
                    <w:rFonts w:hint="eastAsia"/>
                  </w:rPr>
                </w:rPrChange>
              </w:rPr>
            </w:pPr>
            <w:ins w:id="1036" w:author="Administrator" w:date="2015-12-31T22:50:48Z">
              <w:r>
                <w:rPr>
                  <w:rFonts w:hint="eastAsia" w:ascii="Calibri" w:hAnsi="Calibri" w:cs="Calibri"/>
                  <w:rPrChange w:id="1037" w:author="Administrator" w:date="2015-12-31T22:50:48Z">
                    <w:rPr>
                      <w:rFonts w:hint="eastAsia"/>
                    </w:rPr>
                  </w:rPrChange>
                </w:rPr>
                <w:tab/>
              </w:r>
            </w:ins>
            <w:ins w:id="1039" w:author="Administrator" w:date="2015-12-31T22:50:48Z">
              <w:r>
                <w:rPr>
                  <w:rFonts w:hint="eastAsia" w:ascii="Calibri" w:hAnsi="Calibri" w:cs="Calibri"/>
                  <w:rPrChange w:id="1040" w:author="Administrator" w:date="2015-12-31T22:50:48Z">
                    <w:rPr>
                      <w:rFonts w:hint="eastAsia"/>
                    </w:rPr>
                  </w:rPrChange>
                </w:rPr>
                <w:t>public BussinessHallPO findBussinessHallPO(String id) throws RemoteException;</w:t>
              </w:r>
            </w:ins>
          </w:p>
          <w:p>
            <w:pPr>
              <w:rPr>
                <w:ins w:id="1042" w:author="Administrator" w:date="2015-12-31T22:50:48Z"/>
                <w:rFonts w:hint="eastAsia" w:ascii="Calibri" w:hAnsi="Calibri" w:cs="Calibri"/>
                <w:rPrChange w:id="1043" w:author="Administrator" w:date="2015-12-31T22:50:48Z">
                  <w:rPr>
                    <w:ins w:id="1044" w:author="Administrator" w:date="2015-12-31T22:50:48Z"/>
                    <w:rFonts w:hint="eastAsia"/>
                  </w:rPr>
                </w:rPrChange>
              </w:rPr>
            </w:pPr>
            <w:ins w:id="1045" w:author="Administrator" w:date="2015-12-31T22:50:48Z">
              <w:r>
                <w:rPr>
                  <w:rFonts w:hint="eastAsia" w:ascii="Calibri" w:hAnsi="Calibri" w:cs="Calibri"/>
                  <w:rPrChange w:id="1046" w:author="Administrator" w:date="2015-12-31T22:50:48Z">
                    <w:rPr>
                      <w:rFonts w:hint="eastAsia"/>
                    </w:rPr>
                  </w:rPrChange>
                </w:rPr>
                <w:tab/>
              </w:r>
            </w:ins>
          </w:p>
          <w:p>
            <w:pPr>
              <w:rPr>
                <w:ins w:id="1048" w:author="Administrator" w:date="2015-12-31T22:50:48Z"/>
                <w:rFonts w:hint="eastAsia" w:ascii="Calibri" w:hAnsi="Calibri" w:cs="Calibri"/>
                <w:rPrChange w:id="1049" w:author="Administrator" w:date="2015-12-31T22:50:48Z">
                  <w:rPr>
                    <w:ins w:id="1050" w:author="Administrator" w:date="2015-12-31T22:50:48Z"/>
                    <w:rFonts w:hint="eastAsia"/>
                  </w:rPr>
                </w:rPrChange>
              </w:rPr>
            </w:pPr>
            <w:ins w:id="1051" w:author="Administrator" w:date="2015-12-31T22:50:48Z">
              <w:r>
                <w:rPr>
                  <w:rFonts w:hint="eastAsia" w:ascii="Calibri" w:hAnsi="Calibri" w:cs="Calibri"/>
                  <w:rPrChange w:id="1052" w:author="Administrator" w:date="2015-12-31T22:50:48Z">
                    <w:rPr>
                      <w:rFonts w:hint="eastAsia"/>
                    </w:rPr>
                  </w:rPrChange>
                </w:rPr>
                <w:tab/>
              </w:r>
            </w:ins>
            <w:ins w:id="1054" w:author="Administrator" w:date="2015-12-31T22:50:48Z">
              <w:r>
                <w:rPr>
                  <w:rFonts w:hint="eastAsia" w:ascii="Calibri" w:hAnsi="Calibri" w:cs="Calibri"/>
                  <w:rPrChange w:id="1055" w:author="Administrator" w:date="2015-12-31T22:50:48Z">
                    <w:rPr>
                      <w:rFonts w:hint="eastAsia"/>
                    </w:rPr>
                  </w:rPrChange>
                </w:rPr>
                <w:t>/**</w:t>
              </w:r>
            </w:ins>
          </w:p>
          <w:p>
            <w:pPr>
              <w:rPr>
                <w:ins w:id="1057" w:author="Administrator" w:date="2015-12-31T22:50:48Z"/>
                <w:rFonts w:hint="eastAsia" w:ascii="Calibri" w:hAnsi="Calibri" w:cs="Calibri"/>
                <w:rPrChange w:id="1058" w:author="Administrator" w:date="2015-12-31T22:50:48Z">
                  <w:rPr>
                    <w:ins w:id="1059" w:author="Administrator" w:date="2015-12-31T22:50:48Z"/>
                    <w:rFonts w:hint="eastAsia"/>
                  </w:rPr>
                </w:rPrChange>
              </w:rPr>
            </w:pPr>
            <w:ins w:id="1060" w:author="Administrator" w:date="2015-12-31T22:50:48Z">
              <w:r>
                <w:rPr>
                  <w:rFonts w:hint="eastAsia" w:ascii="Calibri" w:hAnsi="Calibri" w:cs="Calibri"/>
                  <w:rPrChange w:id="1061" w:author="Administrator" w:date="2015-12-31T22:50:48Z">
                    <w:rPr>
                      <w:rFonts w:hint="eastAsia"/>
                    </w:rPr>
                  </w:rPrChange>
                </w:rPr>
                <w:tab/>
              </w:r>
            </w:ins>
            <w:ins w:id="1063" w:author="Administrator" w:date="2015-12-31T22:50:48Z">
              <w:r>
                <w:rPr>
                  <w:rFonts w:hint="eastAsia" w:ascii="Calibri" w:hAnsi="Calibri" w:cs="Calibri"/>
                  <w:rPrChange w:id="1064" w:author="Administrator" w:date="2015-12-31T22:50:48Z">
                    <w:rPr>
                      <w:rFonts w:hint="eastAsia"/>
                    </w:rPr>
                  </w:rPrChange>
                </w:rPr>
                <w:t xml:space="preserve"> * 返回一个城市的所有营业厅</w:t>
              </w:r>
            </w:ins>
          </w:p>
          <w:p>
            <w:pPr>
              <w:rPr>
                <w:ins w:id="1066" w:author="Administrator" w:date="2015-12-31T22:50:48Z"/>
                <w:rFonts w:hint="eastAsia" w:ascii="Calibri" w:hAnsi="Calibri" w:cs="Calibri"/>
                <w:rPrChange w:id="1067" w:author="Administrator" w:date="2015-12-31T22:50:48Z">
                  <w:rPr>
                    <w:ins w:id="1068" w:author="Administrator" w:date="2015-12-31T22:50:48Z"/>
                    <w:rFonts w:hint="eastAsia"/>
                  </w:rPr>
                </w:rPrChange>
              </w:rPr>
            </w:pPr>
            <w:ins w:id="1069" w:author="Administrator" w:date="2015-12-31T22:50:48Z">
              <w:r>
                <w:rPr>
                  <w:rFonts w:hint="eastAsia" w:ascii="Calibri" w:hAnsi="Calibri" w:cs="Calibri"/>
                  <w:rPrChange w:id="1070" w:author="Administrator" w:date="2015-12-31T22:50:48Z">
                    <w:rPr>
                      <w:rFonts w:hint="eastAsia"/>
                    </w:rPr>
                  </w:rPrChange>
                </w:rPr>
                <w:tab/>
              </w:r>
            </w:ins>
            <w:ins w:id="1072" w:author="Administrator" w:date="2015-12-31T22:50:48Z">
              <w:r>
                <w:rPr>
                  <w:rFonts w:hint="eastAsia" w:ascii="Calibri" w:hAnsi="Calibri" w:cs="Calibri"/>
                  <w:rPrChange w:id="1073" w:author="Administrator" w:date="2015-12-31T22:50:48Z">
                    <w:rPr>
                      <w:rFonts w:hint="eastAsia"/>
                    </w:rPr>
                  </w:rPrChange>
                </w:rPr>
                <w:t xml:space="preserve"> * @param city</w:t>
              </w:r>
            </w:ins>
          </w:p>
          <w:p>
            <w:pPr>
              <w:rPr>
                <w:ins w:id="1075" w:author="Administrator" w:date="2015-12-31T22:50:48Z"/>
                <w:rFonts w:hint="eastAsia" w:ascii="Calibri" w:hAnsi="Calibri" w:cs="Calibri"/>
                <w:rPrChange w:id="1076" w:author="Administrator" w:date="2015-12-31T22:50:48Z">
                  <w:rPr>
                    <w:ins w:id="1077" w:author="Administrator" w:date="2015-12-31T22:50:48Z"/>
                    <w:rFonts w:hint="eastAsia"/>
                  </w:rPr>
                </w:rPrChange>
              </w:rPr>
            </w:pPr>
            <w:ins w:id="1078" w:author="Administrator" w:date="2015-12-31T22:50:48Z">
              <w:r>
                <w:rPr>
                  <w:rFonts w:hint="eastAsia" w:ascii="Calibri" w:hAnsi="Calibri" w:cs="Calibri"/>
                  <w:rPrChange w:id="1079" w:author="Administrator" w:date="2015-12-31T22:50:48Z">
                    <w:rPr>
                      <w:rFonts w:hint="eastAsia"/>
                    </w:rPr>
                  </w:rPrChange>
                </w:rPr>
                <w:tab/>
              </w:r>
            </w:ins>
            <w:ins w:id="1081" w:author="Administrator" w:date="2015-12-31T22:50:48Z">
              <w:r>
                <w:rPr>
                  <w:rFonts w:hint="eastAsia" w:ascii="Calibri" w:hAnsi="Calibri" w:cs="Calibri"/>
                  <w:rPrChange w:id="1082" w:author="Administrator" w:date="2015-12-31T22:50:48Z">
                    <w:rPr>
                      <w:rFonts w:hint="eastAsia"/>
                    </w:rPr>
                  </w:rPrChange>
                </w:rPr>
                <w:t xml:space="preserve"> * @return</w:t>
              </w:r>
            </w:ins>
          </w:p>
          <w:p>
            <w:pPr>
              <w:rPr>
                <w:ins w:id="1084" w:author="Administrator" w:date="2015-12-31T22:50:48Z"/>
                <w:rFonts w:hint="eastAsia" w:ascii="Calibri" w:hAnsi="Calibri" w:cs="Calibri"/>
                <w:rPrChange w:id="1085" w:author="Administrator" w:date="2015-12-31T22:50:48Z">
                  <w:rPr>
                    <w:ins w:id="1086" w:author="Administrator" w:date="2015-12-31T22:50:48Z"/>
                    <w:rFonts w:hint="eastAsia"/>
                  </w:rPr>
                </w:rPrChange>
              </w:rPr>
            </w:pPr>
            <w:ins w:id="1087" w:author="Administrator" w:date="2015-12-31T22:50:48Z">
              <w:r>
                <w:rPr>
                  <w:rFonts w:hint="eastAsia" w:ascii="Calibri" w:hAnsi="Calibri" w:cs="Calibri"/>
                  <w:rPrChange w:id="1088" w:author="Administrator" w:date="2015-12-31T22:50:48Z">
                    <w:rPr>
                      <w:rFonts w:hint="eastAsia"/>
                    </w:rPr>
                  </w:rPrChange>
                </w:rPr>
                <w:tab/>
              </w:r>
            </w:ins>
            <w:ins w:id="1090" w:author="Administrator" w:date="2015-12-31T22:50:48Z">
              <w:r>
                <w:rPr>
                  <w:rFonts w:hint="eastAsia" w:ascii="Calibri" w:hAnsi="Calibri" w:cs="Calibri"/>
                  <w:rPrChange w:id="1091" w:author="Administrator" w:date="2015-12-31T22:50:48Z">
                    <w:rPr>
                      <w:rFonts w:hint="eastAsia"/>
                    </w:rPr>
                  </w:rPrChange>
                </w:rPr>
                <w:t xml:space="preserve"> * @throws RemoteException</w:t>
              </w:r>
            </w:ins>
          </w:p>
          <w:p>
            <w:pPr>
              <w:rPr>
                <w:ins w:id="1093" w:author="Administrator" w:date="2015-12-31T22:50:48Z"/>
                <w:rFonts w:hint="eastAsia" w:ascii="Calibri" w:hAnsi="Calibri" w:cs="Calibri"/>
                <w:rPrChange w:id="1094" w:author="Administrator" w:date="2015-12-31T22:50:48Z">
                  <w:rPr>
                    <w:ins w:id="1095" w:author="Administrator" w:date="2015-12-31T22:50:48Z"/>
                    <w:rFonts w:hint="eastAsia"/>
                  </w:rPr>
                </w:rPrChange>
              </w:rPr>
            </w:pPr>
            <w:ins w:id="1096" w:author="Administrator" w:date="2015-12-31T22:50:48Z">
              <w:r>
                <w:rPr>
                  <w:rFonts w:hint="eastAsia" w:ascii="Calibri" w:hAnsi="Calibri" w:cs="Calibri"/>
                  <w:rPrChange w:id="1097" w:author="Administrator" w:date="2015-12-31T22:50:48Z">
                    <w:rPr>
                      <w:rFonts w:hint="eastAsia"/>
                    </w:rPr>
                  </w:rPrChange>
                </w:rPr>
                <w:tab/>
              </w:r>
            </w:ins>
            <w:ins w:id="1099" w:author="Administrator" w:date="2015-12-31T22:50:48Z">
              <w:r>
                <w:rPr>
                  <w:rFonts w:hint="eastAsia" w:ascii="Calibri" w:hAnsi="Calibri" w:cs="Calibri"/>
                  <w:rPrChange w:id="1100" w:author="Administrator" w:date="2015-12-31T22:50:48Z">
                    <w:rPr>
                      <w:rFonts w:hint="eastAsia"/>
                    </w:rPr>
                  </w:rPrChange>
                </w:rPr>
                <w:t xml:space="preserve"> */</w:t>
              </w:r>
            </w:ins>
          </w:p>
          <w:p>
            <w:pPr>
              <w:rPr>
                <w:ins w:id="1102" w:author="Administrator" w:date="2015-12-31T22:50:48Z"/>
                <w:rFonts w:hint="eastAsia" w:ascii="Calibri" w:hAnsi="Calibri" w:cs="Calibri"/>
                <w:rPrChange w:id="1103" w:author="Administrator" w:date="2015-12-31T22:50:48Z">
                  <w:rPr>
                    <w:ins w:id="1104" w:author="Administrator" w:date="2015-12-31T22:50:48Z"/>
                    <w:rFonts w:hint="eastAsia"/>
                  </w:rPr>
                </w:rPrChange>
              </w:rPr>
            </w:pPr>
            <w:ins w:id="1105" w:author="Administrator" w:date="2015-12-31T22:50:48Z">
              <w:r>
                <w:rPr>
                  <w:rFonts w:hint="eastAsia" w:ascii="Calibri" w:hAnsi="Calibri" w:cs="Calibri"/>
                  <w:rPrChange w:id="1106" w:author="Administrator" w:date="2015-12-31T22:50:48Z">
                    <w:rPr>
                      <w:rFonts w:hint="eastAsia"/>
                    </w:rPr>
                  </w:rPrChange>
                </w:rPr>
                <w:tab/>
              </w:r>
            </w:ins>
            <w:ins w:id="1108" w:author="Administrator" w:date="2015-12-31T22:50:48Z">
              <w:r>
                <w:rPr>
                  <w:rFonts w:hint="eastAsia" w:ascii="Calibri" w:hAnsi="Calibri" w:cs="Calibri"/>
                  <w:rPrChange w:id="1109" w:author="Administrator" w:date="2015-12-31T22:50:48Z">
                    <w:rPr>
                      <w:rFonts w:hint="eastAsia"/>
                    </w:rPr>
                  </w:rPrChange>
                </w:rPr>
                <w:t>public ArrayList&lt;BussinessHallPO&gt; findBussinessHallPOByCity(String city) throws RemoteException;</w:t>
              </w:r>
            </w:ins>
          </w:p>
          <w:p>
            <w:pPr>
              <w:rPr>
                <w:ins w:id="1111" w:author="Administrator" w:date="2015-12-31T22:50:48Z"/>
                <w:rFonts w:hint="eastAsia" w:ascii="Calibri" w:hAnsi="Calibri" w:cs="Calibri"/>
                <w:rPrChange w:id="1112" w:author="Administrator" w:date="2015-12-31T22:50:48Z">
                  <w:rPr>
                    <w:ins w:id="1113" w:author="Administrator" w:date="2015-12-31T22:50:48Z"/>
                    <w:rFonts w:hint="eastAsia"/>
                  </w:rPr>
                </w:rPrChange>
              </w:rPr>
            </w:pPr>
            <w:ins w:id="1114" w:author="Administrator" w:date="2015-12-31T22:50:48Z">
              <w:r>
                <w:rPr>
                  <w:rFonts w:hint="eastAsia" w:ascii="Calibri" w:hAnsi="Calibri" w:cs="Calibri"/>
                  <w:rPrChange w:id="1115" w:author="Administrator" w:date="2015-12-31T22:50:48Z">
                    <w:rPr>
                      <w:rFonts w:hint="eastAsia"/>
                    </w:rPr>
                  </w:rPrChange>
                </w:rPr>
                <w:tab/>
              </w:r>
            </w:ins>
          </w:p>
          <w:p>
            <w:pPr>
              <w:rPr>
                <w:ins w:id="1117" w:author="Administrator" w:date="2015-12-31T22:50:48Z"/>
                <w:rFonts w:hint="eastAsia" w:ascii="Calibri" w:hAnsi="Calibri" w:cs="Calibri"/>
                <w:rPrChange w:id="1118" w:author="Administrator" w:date="2015-12-31T22:50:48Z">
                  <w:rPr>
                    <w:ins w:id="1119" w:author="Administrator" w:date="2015-12-31T22:50:48Z"/>
                    <w:rFonts w:hint="eastAsia"/>
                  </w:rPr>
                </w:rPrChange>
              </w:rPr>
            </w:pPr>
            <w:ins w:id="1120" w:author="Administrator" w:date="2015-12-31T22:50:48Z">
              <w:r>
                <w:rPr>
                  <w:rFonts w:hint="eastAsia" w:ascii="Calibri" w:hAnsi="Calibri" w:cs="Calibri"/>
                  <w:rPrChange w:id="1121" w:author="Administrator" w:date="2015-12-31T22:50:48Z">
                    <w:rPr>
                      <w:rFonts w:hint="eastAsia"/>
                    </w:rPr>
                  </w:rPrChange>
                </w:rPr>
                <w:tab/>
              </w:r>
            </w:ins>
            <w:ins w:id="1123" w:author="Administrator" w:date="2015-12-31T22:50:48Z">
              <w:r>
                <w:rPr>
                  <w:rFonts w:hint="eastAsia" w:ascii="Calibri" w:hAnsi="Calibri" w:cs="Calibri"/>
                  <w:rPrChange w:id="1124" w:author="Administrator" w:date="2015-12-31T22:50:48Z">
                    <w:rPr>
                      <w:rFonts w:hint="eastAsia"/>
                    </w:rPr>
                  </w:rPrChange>
                </w:rPr>
                <w:t>/**</w:t>
              </w:r>
            </w:ins>
          </w:p>
          <w:p>
            <w:pPr>
              <w:rPr>
                <w:ins w:id="1126" w:author="Administrator" w:date="2015-12-31T22:50:48Z"/>
                <w:rFonts w:hint="eastAsia" w:ascii="Calibri" w:hAnsi="Calibri" w:cs="Calibri"/>
                <w:rPrChange w:id="1127" w:author="Administrator" w:date="2015-12-31T22:50:48Z">
                  <w:rPr>
                    <w:ins w:id="1128" w:author="Administrator" w:date="2015-12-31T22:50:48Z"/>
                    <w:rFonts w:hint="eastAsia"/>
                  </w:rPr>
                </w:rPrChange>
              </w:rPr>
            </w:pPr>
            <w:ins w:id="1129" w:author="Administrator" w:date="2015-12-31T22:50:48Z">
              <w:r>
                <w:rPr>
                  <w:rFonts w:hint="eastAsia" w:ascii="Calibri" w:hAnsi="Calibri" w:cs="Calibri"/>
                  <w:rPrChange w:id="1130" w:author="Administrator" w:date="2015-12-31T22:50:48Z">
                    <w:rPr>
                      <w:rFonts w:hint="eastAsia"/>
                    </w:rPr>
                  </w:rPrChange>
                </w:rPr>
                <w:tab/>
              </w:r>
            </w:ins>
            <w:ins w:id="1132" w:author="Administrator" w:date="2015-12-31T22:50:48Z">
              <w:r>
                <w:rPr>
                  <w:rFonts w:hint="eastAsia" w:ascii="Calibri" w:hAnsi="Calibri" w:cs="Calibri"/>
                  <w:rPrChange w:id="1133" w:author="Administrator" w:date="2015-12-31T22:50:48Z">
                    <w:rPr>
                      <w:rFonts w:hint="eastAsia"/>
                    </w:rPr>
                  </w:rPrChange>
                </w:rPr>
                <w:t xml:space="preserve"> * 返回所有BussinessHallPO</w:t>
              </w:r>
            </w:ins>
          </w:p>
          <w:p>
            <w:pPr>
              <w:rPr>
                <w:ins w:id="1135" w:author="Administrator" w:date="2015-12-31T22:50:48Z"/>
                <w:rFonts w:hint="eastAsia" w:ascii="Calibri" w:hAnsi="Calibri" w:cs="Calibri"/>
                <w:rPrChange w:id="1136" w:author="Administrator" w:date="2015-12-31T22:50:48Z">
                  <w:rPr>
                    <w:ins w:id="1137" w:author="Administrator" w:date="2015-12-31T22:50:48Z"/>
                    <w:rFonts w:hint="eastAsia"/>
                  </w:rPr>
                </w:rPrChange>
              </w:rPr>
            </w:pPr>
            <w:ins w:id="1138" w:author="Administrator" w:date="2015-12-31T22:50:48Z">
              <w:r>
                <w:rPr>
                  <w:rFonts w:hint="eastAsia" w:ascii="Calibri" w:hAnsi="Calibri" w:cs="Calibri"/>
                  <w:rPrChange w:id="1139" w:author="Administrator" w:date="2015-12-31T22:50:48Z">
                    <w:rPr>
                      <w:rFonts w:hint="eastAsia"/>
                    </w:rPr>
                  </w:rPrChange>
                </w:rPr>
                <w:tab/>
              </w:r>
            </w:ins>
            <w:ins w:id="1141" w:author="Administrator" w:date="2015-12-31T22:50:48Z">
              <w:r>
                <w:rPr>
                  <w:rFonts w:hint="eastAsia" w:ascii="Calibri" w:hAnsi="Calibri" w:cs="Calibri"/>
                  <w:rPrChange w:id="1142" w:author="Administrator" w:date="2015-12-31T22:50:48Z">
                    <w:rPr>
                      <w:rFonts w:hint="eastAsia"/>
                    </w:rPr>
                  </w:rPrChange>
                </w:rPr>
                <w:t xml:space="preserve"> * @return</w:t>
              </w:r>
            </w:ins>
          </w:p>
          <w:p>
            <w:pPr>
              <w:rPr>
                <w:ins w:id="1144" w:author="Administrator" w:date="2015-12-31T22:50:48Z"/>
                <w:rFonts w:hint="eastAsia" w:ascii="Calibri" w:hAnsi="Calibri" w:cs="Calibri"/>
                <w:rPrChange w:id="1145" w:author="Administrator" w:date="2015-12-31T22:50:48Z">
                  <w:rPr>
                    <w:ins w:id="1146" w:author="Administrator" w:date="2015-12-31T22:50:48Z"/>
                    <w:rFonts w:hint="eastAsia"/>
                  </w:rPr>
                </w:rPrChange>
              </w:rPr>
            </w:pPr>
            <w:ins w:id="1147" w:author="Administrator" w:date="2015-12-31T22:50:48Z">
              <w:r>
                <w:rPr>
                  <w:rFonts w:hint="eastAsia" w:ascii="Calibri" w:hAnsi="Calibri" w:cs="Calibri"/>
                  <w:rPrChange w:id="1148" w:author="Administrator" w:date="2015-12-31T22:50:48Z">
                    <w:rPr>
                      <w:rFonts w:hint="eastAsia"/>
                    </w:rPr>
                  </w:rPrChange>
                </w:rPr>
                <w:tab/>
              </w:r>
            </w:ins>
            <w:ins w:id="1150" w:author="Administrator" w:date="2015-12-31T22:50:48Z">
              <w:r>
                <w:rPr>
                  <w:rFonts w:hint="eastAsia" w:ascii="Calibri" w:hAnsi="Calibri" w:cs="Calibri"/>
                  <w:rPrChange w:id="1151" w:author="Administrator" w:date="2015-12-31T22:50:48Z">
                    <w:rPr>
                      <w:rFonts w:hint="eastAsia"/>
                    </w:rPr>
                  </w:rPrChange>
                </w:rPr>
                <w:t xml:space="preserve"> * @throws RemoteException</w:t>
              </w:r>
            </w:ins>
          </w:p>
          <w:p>
            <w:pPr>
              <w:rPr>
                <w:ins w:id="1153" w:author="Administrator" w:date="2015-12-31T22:50:48Z"/>
                <w:rFonts w:hint="eastAsia" w:ascii="Calibri" w:hAnsi="Calibri" w:cs="Calibri"/>
                <w:rPrChange w:id="1154" w:author="Administrator" w:date="2015-12-31T22:50:48Z">
                  <w:rPr>
                    <w:ins w:id="1155" w:author="Administrator" w:date="2015-12-31T22:50:48Z"/>
                    <w:rFonts w:hint="eastAsia"/>
                  </w:rPr>
                </w:rPrChange>
              </w:rPr>
            </w:pPr>
            <w:ins w:id="1156" w:author="Administrator" w:date="2015-12-31T22:50:48Z">
              <w:r>
                <w:rPr>
                  <w:rFonts w:hint="eastAsia" w:ascii="Calibri" w:hAnsi="Calibri" w:cs="Calibri"/>
                  <w:rPrChange w:id="1157" w:author="Administrator" w:date="2015-12-31T22:50:48Z">
                    <w:rPr>
                      <w:rFonts w:hint="eastAsia"/>
                    </w:rPr>
                  </w:rPrChange>
                </w:rPr>
                <w:tab/>
              </w:r>
            </w:ins>
            <w:ins w:id="1159" w:author="Administrator" w:date="2015-12-31T22:50:48Z">
              <w:r>
                <w:rPr>
                  <w:rFonts w:hint="eastAsia" w:ascii="Calibri" w:hAnsi="Calibri" w:cs="Calibri"/>
                  <w:rPrChange w:id="1160" w:author="Administrator" w:date="2015-12-31T22:50:48Z">
                    <w:rPr>
                      <w:rFonts w:hint="eastAsia"/>
                    </w:rPr>
                  </w:rPrChange>
                </w:rPr>
                <w:t xml:space="preserve"> */</w:t>
              </w:r>
            </w:ins>
          </w:p>
          <w:p>
            <w:pPr>
              <w:rPr>
                <w:ins w:id="1162" w:author="Administrator" w:date="2015-12-31T22:50:48Z"/>
                <w:rFonts w:hint="eastAsia" w:ascii="Calibri" w:hAnsi="Calibri" w:cs="Calibri"/>
                <w:rPrChange w:id="1163" w:author="Administrator" w:date="2015-12-31T22:50:48Z">
                  <w:rPr>
                    <w:ins w:id="1164" w:author="Administrator" w:date="2015-12-31T22:50:48Z"/>
                    <w:rFonts w:hint="eastAsia"/>
                  </w:rPr>
                </w:rPrChange>
              </w:rPr>
            </w:pPr>
            <w:ins w:id="1165" w:author="Administrator" w:date="2015-12-31T22:50:48Z">
              <w:r>
                <w:rPr>
                  <w:rFonts w:hint="eastAsia" w:ascii="Calibri" w:hAnsi="Calibri" w:cs="Calibri"/>
                  <w:rPrChange w:id="1166" w:author="Administrator" w:date="2015-12-31T22:50:48Z">
                    <w:rPr>
                      <w:rFonts w:hint="eastAsia"/>
                    </w:rPr>
                  </w:rPrChange>
                </w:rPr>
                <w:tab/>
              </w:r>
            </w:ins>
            <w:ins w:id="1168" w:author="Administrator" w:date="2015-12-31T22:50:48Z">
              <w:r>
                <w:rPr>
                  <w:rFonts w:hint="eastAsia" w:ascii="Calibri" w:hAnsi="Calibri" w:cs="Calibri"/>
                  <w:rPrChange w:id="1169" w:author="Administrator" w:date="2015-12-31T22:50:48Z">
                    <w:rPr>
                      <w:rFonts w:hint="eastAsia"/>
                    </w:rPr>
                  </w:rPrChange>
                </w:rPr>
                <w:t>public ArrayList&lt;BussinessHallPO&gt; findsBussinessHallPO() throws RemoteException;</w:t>
              </w:r>
            </w:ins>
          </w:p>
          <w:p>
            <w:pPr>
              <w:rPr>
                <w:ins w:id="1171" w:author="Administrator" w:date="2015-12-31T22:50:48Z"/>
                <w:rFonts w:hint="eastAsia" w:ascii="Calibri" w:hAnsi="Calibri" w:cs="Calibri"/>
                <w:rPrChange w:id="1172" w:author="Administrator" w:date="2015-12-31T22:50:48Z">
                  <w:rPr>
                    <w:ins w:id="1173" w:author="Administrator" w:date="2015-12-31T22:50:48Z"/>
                    <w:rFonts w:hint="eastAsia"/>
                  </w:rPr>
                </w:rPrChange>
              </w:rPr>
            </w:pPr>
            <w:ins w:id="1174" w:author="Administrator" w:date="2015-12-31T22:50:48Z">
              <w:r>
                <w:rPr>
                  <w:rFonts w:hint="eastAsia" w:ascii="Calibri" w:hAnsi="Calibri" w:cs="Calibri"/>
                  <w:rPrChange w:id="1175" w:author="Administrator" w:date="2015-12-31T22:50:48Z">
                    <w:rPr>
                      <w:rFonts w:hint="eastAsia"/>
                    </w:rPr>
                  </w:rPrChange>
                </w:rPr>
                <w:tab/>
              </w:r>
            </w:ins>
          </w:p>
          <w:p>
            <w:pPr>
              <w:rPr>
                <w:ins w:id="1177" w:author="Administrator" w:date="2015-12-31T22:50:48Z"/>
                <w:rFonts w:hint="eastAsia" w:ascii="Calibri" w:hAnsi="Calibri" w:cs="Calibri"/>
                <w:rPrChange w:id="1178" w:author="Administrator" w:date="2015-12-31T22:50:48Z">
                  <w:rPr>
                    <w:ins w:id="1179" w:author="Administrator" w:date="2015-12-31T22:50:48Z"/>
                    <w:rFonts w:hint="eastAsia"/>
                  </w:rPr>
                </w:rPrChange>
              </w:rPr>
            </w:pPr>
            <w:ins w:id="1180" w:author="Administrator" w:date="2015-12-31T22:50:48Z">
              <w:r>
                <w:rPr>
                  <w:rFonts w:hint="eastAsia" w:ascii="Calibri" w:hAnsi="Calibri" w:cs="Calibri"/>
                  <w:rPrChange w:id="1181" w:author="Administrator" w:date="2015-12-31T22:50:48Z">
                    <w:rPr>
                      <w:rFonts w:hint="eastAsia"/>
                    </w:rPr>
                  </w:rPrChange>
                </w:rPr>
                <w:tab/>
              </w:r>
            </w:ins>
            <w:ins w:id="1183" w:author="Administrator" w:date="2015-12-31T22:50:48Z">
              <w:r>
                <w:rPr>
                  <w:rFonts w:hint="eastAsia" w:ascii="Calibri" w:hAnsi="Calibri" w:cs="Calibri"/>
                  <w:rPrChange w:id="1184" w:author="Administrator" w:date="2015-12-31T22:50:48Z">
                    <w:rPr>
                      <w:rFonts w:hint="eastAsia"/>
                    </w:rPr>
                  </w:rPrChange>
                </w:rPr>
                <w:t>/**</w:t>
              </w:r>
            </w:ins>
          </w:p>
          <w:p>
            <w:pPr>
              <w:rPr>
                <w:ins w:id="1186" w:author="Administrator" w:date="2015-12-31T22:50:48Z"/>
                <w:rFonts w:hint="eastAsia" w:ascii="Calibri" w:hAnsi="Calibri" w:cs="Calibri"/>
                <w:rPrChange w:id="1187" w:author="Administrator" w:date="2015-12-31T22:50:48Z">
                  <w:rPr>
                    <w:ins w:id="1188" w:author="Administrator" w:date="2015-12-31T22:50:48Z"/>
                    <w:rFonts w:hint="eastAsia"/>
                  </w:rPr>
                </w:rPrChange>
              </w:rPr>
            </w:pPr>
            <w:ins w:id="1189" w:author="Administrator" w:date="2015-12-31T22:50:48Z">
              <w:r>
                <w:rPr>
                  <w:rFonts w:hint="eastAsia" w:ascii="Calibri" w:hAnsi="Calibri" w:cs="Calibri"/>
                  <w:rPrChange w:id="1190" w:author="Administrator" w:date="2015-12-31T22:50:48Z">
                    <w:rPr>
                      <w:rFonts w:hint="eastAsia"/>
                    </w:rPr>
                  </w:rPrChange>
                </w:rPr>
                <w:tab/>
              </w:r>
            </w:ins>
            <w:ins w:id="1192" w:author="Administrator" w:date="2015-12-31T22:50:48Z">
              <w:r>
                <w:rPr>
                  <w:rFonts w:hint="eastAsia" w:ascii="Calibri" w:hAnsi="Calibri" w:cs="Calibri"/>
                  <w:rPrChange w:id="1193" w:author="Administrator" w:date="2015-12-31T22:50:48Z">
                    <w:rPr>
                      <w:rFonts w:hint="eastAsia"/>
                    </w:rPr>
                  </w:rPrChange>
                </w:rPr>
                <w:t xml:space="preserve"> * 在数据库中增加一个BussinessHallPO记录</w:t>
              </w:r>
            </w:ins>
          </w:p>
          <w:p>
            <w:pPr>
              <w:rPr>
                <w:ins w:id="1195" w:author="Administrator" w:date="2015-12-31T22:50:48Z"/>
                <w:rFonts w:hint="eastAsia" w:ascii="Calibri" w:hAnsi="Calibri" w:cs="Calibri"/>
                <w:rPrChange w:id="1196" w:author="Administrator" w:date="2015-12-31T22:50:48Z">
                  <w:rPr>
                    <w:ins w:id="1197" w:author="Administrator" w:date="2015-12-31T22:50:48Z"/>
                    <w:rFonts w:hint="eastAsia"/>
                  </w:rPr>
                </w:rPrChange>
              </w:rPr>
            </w:pPr>
            <w:ins w:id="1198" w:author="Administrator" w:date="2015-12-31T22:50:48Z">
              <w:r>
                <w:rPr>
                  <w:rFonts w:hint="eastAsia" w:ascii="Calibri" w:hAnsi="Calibri" w:cs="Calibri"/>
                  <w:rPrChange w:id="1199" w:author="Administrator" w:date="2015-12-31T22:50:48Z">
                    <w:rPr>
                      <w:rFonts w:hint="eastAsia"/>
                    </w:rPr>
                  </w:rPrChange>
                </w:rPr>
                <w:tab/>
              </w:r>
            </w:ins>
            <w:ins w:id="1201" w:author="Administrator" w:date="2015-12-31T22:50:48Z">
              <w:r>
                <w:rPr>
                  <w:rFonts w:hint="eastAsia" w:ascii="Calibri" w:hAnsi="Calibri" w:cs="Calibri"/>
                  <w:rPrChange w:id="1202" w:author="Administrator" w:date="2015-12-31T22:50:48Z">
                    <w:rPr>
                      <w:rFonts w:hint="eastAsia"/>
                    </w:rPr>
                  </w:rPrChange>
                </w:rPr>
                <w:t xml:space="preserve"> * @param tpo</w:t>
              </w:r>
            </w:ins>
          </w:p>
          <w:p>
            <w:pPr>
              <w:rPr>
                <w:ins w:id="1204" w:author="Administrator" w:date="2015-12-31T22:50:48Z"/>
                <w:rFonts w:hint="eastAsia" w:ascii="Calibri" w:hAnsi="Calibri" w:cs="Calibri"/>
                <w:rPrChange w:id="1205" w:author="Administrator" w:date="2015-12-31T22:50:48Z">
                  <w:rPr>
                    <w:ins w:id="1206" w:author="Administrator" w:date="2015-12-31T22:50:48Z"/>
                    <w:rFonts w:hint="eastAsia"/>
                  </w:rPr>
                </w:rPrChange>
              </w:rPr>
            </w:pPr>
            <w:ins w:id="1207" w:author="Administrator" w:date="2015-12-31T22:50:48Z">
              <w:r>
                <w:rPr>
                  <w:rFonts w:hint="eastAsia" w:ascii="Calibri" w:hAnsi="Calibri" w:cs="Calibri"/>
                  <w:rPrChange w:id="1208" w:author="Administrator" w:date="2015-12-31T22:50:48Z">
                    <w:rPr>
                      <w:rFonts w:hint="eastAsia"/>
                    </w:rPr>
                  </w:rPrChange>
                </w:rPr>
                <w:tab/>
              </w:r>
            </w:ins>
            <w:ins w:id="1210" w:author="Administrator" w:date="2015-12-31T22:50:48Z">
              <w:r>
                <w:rPr>
                  <w:rFonts w:hint="eastAsia" w:ascii="Calibri" w:hAnsi="Calibri" w:cs="Calibri"/>
                  <w:rPrChange w:id="1211" w:author="Administrator" w:date="2015-12-31T22:50:48Z">
                    <w:rPr>
                      <w:rFonts w:hint="eastAsia"/>
                    </w:rPr>
                  </w:rPrChange>
                </w:rPr>
                <w:t xml:space="preserve"> * @throws RemoteException</w:t>
              </w:r>
            </w:ins>
          </w:p>
          <w:p>
            <w:pPr>
              <w:rPr>
                <w:ins w:id="1213" w:author="Administrator" w:date="2015-12-31T22:50:48Z"/>
                <w:rFonts w:hint="eastAsia" w:ascii="Calibri" w:hAnsi="Calibri" w:cs="Calibri"/>
                <w:rPrChange w:id="1214" w:author="Administrator" w:date="2015-12-31T22:50:48Z">
                  <w:rPr>
                    <w:ins w:id="1215" w:author="Administrator" w:date="2015-12-31T22:50:48Z"/>
                    <w:rFonts w:hint="eastAsia"/>
                  </w:rPr>
                </w:rPrChange>
              </w:rPr>
            </w:pPr>
            <w:ins w:id="1216" w:author="Administrator" w:date="2015-12-31T22:50:48Z">
              <w:r>
                <w:rPr>
                  <w:rFonts w:hint="eastAsia" w:ascii="Calibri" w:hAnsi="Calibri" w:cs="Calibri"/>
                  <w:rPrChange w:id="1217" w:author="Administrator" w:date="2015-12-31T22:50:48Z">
                    <w:rPr>
                      <w:rFonts w:hint="eastAsia"/>
                    </w:rPr>
                  </w:rPrChange>
                </w:rPr>
                <w:tab/>
              </w:r>
            </w:ins>
            <w:ins w:id="1219" w:author="Administrator" w:date="2015-12-31T22:50:48Z">
              <w:r>
                <w:rPr>
                  <w:rFonts w:hint="eastAsia" w:ascii="Calibri" w:hAnsi="Calibri" w:cs="Calibri"/>
                  <w:rPrChange w:id="1220" w:author="Administrator" w:date="2015-12-31T22:50:48Z">
                    <w:rPr>
                      <w:rFonts w:hint="eastAsia"/>
                    </w:rPr>
                  </w:rPrChange>
                </w:rPr>
                <w:t xml:space="preserve"> */</w:t>
              </w:r>
            </w:ins>
          </w:p>
          <w:p>
            <w:pPr>
              <w:rPr>
                <w:ins w:id="1222" w:author="Administrator" w:date="2015-12-31T22:50:48Z"/>
                <w:rFonts w:hint="eastAsia" w:ascii="Calibri" w:hAnsi="Calibri" w:cs="Calibri"/>
                <w:rPrChange w:id="1223" w:author="Administrator" w:date="2015-12-31T22:50:48Z">
                  <w:rPr>
                    <w:ins w:id="1224" w:author="Administrator" w:date="2015-12-31T22:50:48Z"/>
                    <w:rFonts w:hint="eastAsia"/>
                  </w:rPr>
                </w:rPrChange>
              </w:rPr>
            </w:pPr>
            <w:ins w:id="1225" w:author="Administrator" w:date="2015-12-31T22:50:48Z">
              <w:r>
                <w:rPr>
                  <w:rFonts w:hint="eastAsia" w:ascii="Calibri" w:hAnsi="Calibri" w:cs="Calibri"/>
                  <w:rPrChange w:id="1226" w:author="Administrator" w:date="2015-12-31T22:50:48Z">
                    <w:rPr>
                      <w:rFonts w:hint="eastAsia"/>
                    </w:rPr>
                  </w:rPrChange>
                </w:rPr>
                <w:tab/>
              </w:r>
            </w:ins>
            <w:ins w:id="1228" w:author="Administrator" w:date="2015-12-31T22:50:48Z">
              <w:r>
                <w:rPr>
                  <w:rFonts w:hint="eastAsia" w:ascii="Calibri" w:hAnsi="Calibri" w:cs="Calibri"/>
                  <w:rPrChange w:id="1229" w:author="Administrator" w:date="2015-12-31T22:50:48Z">
                    <w:rPr>
                      <w:rFonts w:hint="eastAsia"/>
                    </w:rPr>
                  </w:rPrChange>
                </w:rPr>
                <w:t>public void insert(BussinessHallPO bpo) throws RemoteException;</w:t>
              </w:r>
            </w:ins>
          </w:p>
          <w:p>
            <w:pPr>
              <w:rPr>
                <w:ins w:id="1231" w:author="Administrator" w:date="2015-12-31T22:50:48Z"/>
                <w:rFonts w:hint="eastAsia" w:ascii="Calibri" w:hAnsi="Calibri" w:cs="Calibri"/>
                <w:rPrChange w:id="1232" w:author="Administrator" w:date="2015-12-31T22:50:48Z">
                  <w:rPr>
                    <w:ins w:id="1233" w:author="Administrator" w:date="2015-12-31T22:50:48Z"/>
                    <w:rFonts w:hint="eastAsia"/>
                  </w:rPr>
                </w:rPrChange>
              </w:rPr>
            </w:pPr>
            <w:ins w:id="1234" w:author="Administrator" w:date="2015-12-31T22:50:48Z">
              <w:r>
                <w:rPr>
                  <w:rFonts w:hint="eastAsia" w:ascii="Calibri" w:hAnsi="Calibri" w:cs="Calibri"/>
                  <w:rPrChange w:id="1235" w:author="Administrator" w:date="2015-12-31T22:50:48Z">
                    <w:rPr>
                      <w:rFonts w:hint="eastAsia"/>
                    </w:rPr>
                  </w:rPrChange>
                </w:rPr>
                <w:tab/>
              </w:r>
            </w:ins>
          </w:p>
          <w:p>
            <w:pPr>
              <w:rPr>
                <w:ins w:id="1237" w:author="Administrator" w:date="2015-12-31T22:50:48Z"/>
                <w:rFonts w:hint="eastAsia" w:ascii="Calibri" w:hAnsi="Calibri" w:cs="Calibri"/>
                <w:rPrChange w:id="1238" w:author="Administrator" w:date="2015-12-31T22:50:48Z">
                  <w:rPr>
                    <w:ins w:id="1239" w:author="Administrator" w:date="2015-12-31T22:50:48Z"/>
                    <w:rFonts w:hint="eastAsia"/>
                  </w:rPr>
                </w:rPrChange>
              </w:rPr>
            </w:pPr>
            <w:ins w:id="1240" w:author="Administrator" w:date="2015-12-31T22:50:48Z">
              <w:r>
                <w:rPr>
                  <w:rFonts w:hint="eastAsia" w:ascii="Calibri" w:hAnsi="Calibri" w:cs="Calibri"/>
                  <w:rPrChange w:id="1241" w:author="Administrator" w:date="2015-12-31T22:50:48Z">
                    <w:rPr>
                      <w:rFonts w:hint="eastAsia"/>
                    </w:rPr>
                  </w:rPrChange>
                </w:rPr>
                <w:tab/>
              </w:r>
            </w:ins>
            <w:ins w:id="1243" w:author="Administrator" w:date="2015-12-31T22:50:48Z">
              <w:r>
                <w:rPr>
                  <w:rFonts w:hint="eastAsia" w:ascii="Calibri" w:hAnsi="Calibri" w:cs="Calibri"/>
                  <w:rPrChange w:id="1244" w:author="Administrator" w:date="2015-12-31T22:50:48Z">
                    <w:rPr>
                      <w:rFonts w:hint="eastAsia"/>
                    </w:rPr>
                  </w:rPrChange>
                </w:rPr>
                <w:t>/**</w:t>
              </w:r>
            </w:ins>
          </w:p>
          <w:p>
            <w:pPr>
              <w:rPr>
                <w:ins w:id="1246" w:author="Administrator" w:date="2015-12-31T22:50:48Z"/>
                <w:rFonts w:hint="eastAsia" w:ascii="Calibri" w:hAnsi="Calibri" w:cs="Calibri"/>
                <w:rPrChange w:id="1247" w:author="Administrator" w:date="2015-12-31T22:50:48Z">
                  <w:rPr>
                    <w:ins w:id="1248" w:author="Administrator" w:date="2015-12-31T22:50:48Z"/>
                    <w:rFonts w:hint="eastAsia"/>
                  </w:rPr>
                </w:rPrChange>
              </w:rPr>
            </w:pPr>
            <w:ins w:id="1249" w:author="Administrator" w:date="2015-12-31T22:50:48Z">
              <w:r>
                <w:rPr>
                  <w:rFonts w:hint="eastAsia" w:ascii="Calibri" w:hAnsi="Calibri" w:cs="Calibri"/>
                  <w:rPrChange w:id="1250" w:author="Administrator" w:date="2015-12-31T22:50:48Z">
                    <w:rPr>
                      <w:rFonts w:hint="eastAsia"/>
                    </w:rPr>
                  </w:rPrChange>
                </w:rPr>
                <w:tab/>
              </w:r>
            </w:ins>
            <w:ins w:id="1252" w:author="Administrator" w:date="2015-12-31T22:50:48Z">
              <w:r>
                <w:rPr>
                  <w:rFonts w:hint="eastAsia" w:ascii="Calibri" w:hAnsi="Calibri" w:cs="Calibri"/>
                  <w:rPrChange w:id="1253" w:author="Administrator" w:date="2015-12-31T22:50:48Z">
                    <w:rPr>
                      <w:rFonts w:hint="eastAsia"/>
                    </w:rPr>
                  </w:rPrChange>
                </w:rPr>
                <w:t xml:space="preserve"> * 更新一个BussinessHallPO</w:t>
              </w:r>
            </w:ins>
          </w:p>
          <w:p>
            <w:pPr>
              <w:rPr>
                <w:ins w:id="1255" w:author="Administrator" w:date="2015-12-31T22:50:48Z"/>
                <w:rFonts w:hint="eastAsia" w:ascii="Calibri" w:hAnsi="Calibri" w:cs="Calibri"/>
                <w:rPrChange w:id="1256" w:author="Administrator" w:date="2015-12-31T22:50:48Z">
                  <w:rPr>
                    <w:ins w:id="1257" w:author="Administrator" w:date="2015-12-31T22:50:48Z"/>
                    <w:rFonts w:hint="eastAsia"/>
                  </w:rPr>
                </w:rPrChange>
              </w:rPr>
            </w:pPr>
            <w:ins w:id="1258" w:author="Administrator" w:date="2015-12-31T22:50:48Z">
              <w:r>
                <w:rPr>
                  <w:rFonts w:hint="eastAsia" w:ascii="Calibri" w:hAnsi="Calibri" w:cs="Calibri"/>
                  <w:rPrChange w:id="1259" w:author="Administrator" w:date="2015-12-31T22:50:48Z">
                    <w:rPr>
                      <w:rFonts w:hint="eastAsia"/>
                    </w:rPr>
                  </w:rPrChange>
                </w:rPr>
                <w:tab/>
              </w:r>
            </w:ins>
            <w:ins w:id="1261" w:author="Administrator" w:date="2015-12-31T22:50:48Z">
              <w:r>
                <w:rPr>
                  <w:rFonts w:hint="eastAsia" w:ascii="Calibri" w:hAnsi="Calibri" w:cs="Calibri"/>
                  <w:rPrChange w:id="1262" w:author="Administrator" w:date="2015-12-31T22:50:48Z">
                    <w:rPr>
                      <w:rFonts w:hint="eastAsia"/>
                    </w:rPr>
                  </w:rPrChange>
                </w:rPr>
                <w:t xml:space="preserve"> * @param id</w:t>
              </w:r>
            </w:ins>
          </w:p>
          <w:p>
            <w:pPr>
              <w:rPr>
                <w:ins w:id="1264" w:author="Administrator" w:date="2015-12-31T22:50:48Z"/>
                <w:rFonts w:hint="eastAsia" w:ascii="Calibri" w:hAnsi="Calibri" w:cs="Calibri"/>
                <w:rPrChange w:id="1265" w:author="Administrator" w:date="2015-12-31T22:50:48Z">
                  <w:rPr>
                    <w:ins w:id="1266" w:author="Administrator" w:date="2015-12-31T22:50:48Z"/>
                    <w:rFonts w:hint="eastAsia"/>
                  </w:rPr>
                </w:rPrChange>
              </w:rPr>
            </w:pPr>
            <w:ins w:id="1267" w:author="Administrator" w:date="2015-12-31T22:50:48Z">
              <w:r>
                <w:rPr>
                  <w:rFonts w:hint="eastAsia" w:ascii="Calibri" w:hAnsi="Calibri" w:cs="Calibri"/>
                  <w:rPrChange w:id="1268" w:author="Administrator" w:date="2015-12-31T22:50:48Z">
                    <w:rPr>
                      <w:rFonts w:hint="eastAsia"/>
                    </w:rPr>
                  </w:rPrChange>
                </w:rPr>
                <w:tab/>
              </w:r>
            </w:ins>
            <w:ins w:id="1270" w:author="Administrator" w:date="2015-12-31T22:50:48Z">
              <w:r>
                <w:rPr>
                  <w:rFonts w:hint="eastAsia" w:ascii="Calibri" w:hAnsi="Calibri" w:cs="Calibri"/>
                  <w:rPrChange w:id="1271" w:author="Administrator" w:date="2015-12-31T22:50:48Z">
                    <w:rPr>
                      <w:rFonts w:hint="eastAsia"/>
                    </w:rPr>
                  </w:rPrChange>
                </w:rPr>
                <w:t xml:space="preserve"> * @param bpo</w:t>
              </w:r>
            </w:ins>
          </w:p>
          <w:p>
            <w:pPr>
              <w:rPr>
                <w:ins w:id="1273" w:author="Administrator" w:date="2015-12-31T22:50:48Z"/>
                <w:rFonts w:hint="eastAsia" w:ascii="Calibri" w:hAnsi="Calibri" w:cs="Calibri"/>
                <w:rPrChange w:id="1274" w:author="Administrator" w:date="2015-12-31T22:50:48Z">
                  <w:rPr>
                    <w:ins w:id="1275" w:author="Administrator" w:date="2015-12-31T22:50:48Z"/>
                    <w:rFonts w:hint="eastAsia"/>
                  </w:rPr>
                </w:rPrChange>
              </w:rPr>
            </w:pPr>
            <w:ins w:id="1276" w:author="Administrator" w:date="2015-12-31T22:50:48Z">
              <w:r>
                <w:rPr>
                  <w:rFonts w:hint="eastAsia" w:ascii="Calibri" w:hAnsi="Calibri" w:cs="Calibri"/>
                  <w:rPrChange w:id="1277" w:author="Administrator" w:date="2015-12-31T22:50:48Z">
                    <w:rPr>
                      <w:rFonts w:hint="eastAsia"/>
                    </w:rPr>
                  </w:rPrChange>
                </w:rPr>
                <w:tab/>
              </w:r>
            </w:ins>
            <w:ins w:id="1279" w:author="Administrator" w:date="2015-12-31T22:50:48Z">
              <w:r>
                <w:rPr>
                  <w:rFonts w:hint="eastAsia" w:ascii="Calibri" w:hAnsi="Calibri" w:cs="Calibri"/>
                  <w:rPrChange w:id="1280" w:author="Administrator" w:date="2015-12-31T22:50:48Z">
                    <w:rPr>
                      <w:rFonts w:hint="eastAsia"/>
                    </w:rPr>
                  </w:rPrChange>
                </w:rPr>
                <w:t xml:space="preserve"> * @throws RemoteException</w:t>
              </w:r>
            </w:ins>
          </w:p>
          <w:p>
            <w:pPr>
              <w:rPr>
                <w:ins w:id="1282" w:author="Administrator" w:date="2015-12-31T22:50:48Z"/>
                <w:rFonts w:hint="eastAsia" w:ascii="Calibri" w:hAnsi="Calibri" w:cs="Calibri"/>
                <w:rPrChange w:id="1283" w:author="Administrator" w:date="2015-12-31T22:50:48Z">
                  <w:rPr>
                    <w:ins w:id="1284" w:author="Administrator" w:date="2015-12-31T22:50:48Z"/>
                    <w:rFonts w:hint="eastAsia"/>
                  </w:rPr>
                </w:rPrChange>
              </w:rPr>
            </w:pPr>
            <w:ins w:id="1285" w:author="Administrator" w:date="2015-12-31T22:50:48Z">
              <w:r>
                <w:rPr>
                  <w:rFonts w:hint="eastAsia" w:ascii="Calibri" w:hAnsi="Calibri" w:cs="Calibri"/>
                  <w:rPrChange w:id="1286" w:author="Administrator" w:date="2015-12-31T22:50:48Z">
                    <w:rPr>
                      <w:rFonts w:hint="eastAsia"/>
                    </w:rPr>
                  </w:rPrChange>
                </w:rPr>
                <w:tab/>
              </w:r>
            </w:ins>
            <w:ins w:id="1288" w:author="Administrator" w:date="2015-12-31T22:50:48Z">
              <w:r>
                <w:rPr>
                  <w:rFonts w:hint="eastAsia" w:ascii="Calibri" w:hAnsi="Calibri" w:cs="Calibri"/>
                  <w:rPrChange w:id="1289" w:author="Administrator" w:date="2015-12-31T22:50:48Z">
                    <w:rPr>
                      <w:rFonts w:hint="eastAsia"/>
                    </w:rPr>
                  </w:rPrChange>
                </w:rPr>
                <w:t xml:space="preserve"> */</w:t>
              </w:r>
            </w:ins>
          </w:p>
          <w:p>
            <w:pPr>
              <w:rPr>
                <w:ins w:id="1291" w:author="Administrator" w:date="2015-12-31T22:50:48Z"/>
                <w:rFonts w:hint="eastAsia" w:ascii="Calibri" w:hAnsi="Calibri" w:cs="Calibri"/>
                <w:rPrChange w:id="1292" w:author="Administrator" w:date="2015-12-31T22:50:48Z">
                  <w:rPr>
                    <w:ins w:id="1293" w:author="Administrator" w:date="2015-12-31T22:50:48Z"/>
                    <w:rFonts w:hint="eastAsia"/>
                  </w:rPr>
                </w:rPrChange>
              </w:rPr>
            </w:pPr>
            <w:ins w:id="1294" w:author="Administrator" w:date="2015-12-31T22:50:48Z">
              <w:r>
                <w:rPr>
                  <w:rFonts w:hint="eastAsia" w:ascii="Calibri" w:hAnsi="Calibri" w:cs="Calibri"/>
                  <w:rPrChange w:id="1295" w:author="Administrator" w:date="2015-12-31T22:50:48Z">
                    <w:rPr>
                      <w:rFonts w:hint="eastAsia"/>
                    </w:rPr>
                  </w:rPrChange>
                </w:rPr>
                <w:tab/>
              </w:r>
            </w:ins>
            <w:ins w:id="1297" w:author="Administrator" w:date="2015-12-31T22:50:48Z">
              <w:r>
                <w:rPr>
                  <w:rFonts w:hint="eastAsia" w:ascii="Calibri" w:hAnsi="Calibri" w:cs="Calibri"/>
                  <w:rPrChange w:id="1298" w:author="Administrator" w:date="2015-12-31T22:50:48Z">
                    <w:rPr>
                      <w:rFonts w:hint="eastAsia"/>
                    </w:rPr>
                  </w:rPrChange>
                </w:rPr>
                <w:t>public void update(String id,BussinessHallPO bpo) throws RemoteException;</w:t>
              </w:r>
            </w:ins>
          </w:p>
          <w:p>
            <w:pPr>
              <w:rPr>
                <w:ins w:id="1300" w:author="Administrator" w:date="2015-12-31T22:50:48Z"/>
                <w:rFonts w:hint="eastAsia" w:ascii="Calibri" w:hAnsi="Calibri" w:cs="Calibri"/>
                <w:rPrChange w:id="1301" w:author="Administrator" w:date="2015-12-31T22:50:48Z">
                  <w:rPr>
                    <w:ins w:id="1302" w:author="Administrator" w:date="2015-12-31T22:50:48Z"/>
                    <w:rFonts w:hint="eastAsia"/>
                  </w:rPr>
                </w:rPrChange>
              </w:rPr>
            </w:pPr>
            <w:ins w:id="1303" w:author="Administrator" w:date="2015-12-31T22:50:48Z">
              <w:r>
                <w:rPr>
                  <w:rFonts w:hint="eastAsia" w:ascii="Calibri" w:hAnsi="Calibri" w:cs="Calibri"/>
                  <w:rPrChange w:id="1304" w:author="Administrator" w:date="2015-12-31T22:50:48Z">
                    <w:rPr>
                      <w:rFonts w:hint="eastAsia"/>
                    </w:rPr>
                  </w:rPrChange>
                </w:rPr>
                <w:tab/>
              </w:r>
            </w:ins>
          </w:p>
          <w:p>
            <w:pPr>
              <w:rPr>
                <w:ins w:id="1306" w:author="Administrator" w:date="2015-12-31T22:50:48Z"/>
                <w:rFonts w:hint="eastAsia" w:ascii="Calibri" w:hAnsi="Calibri" w:cs="Calibri"/>
                <w:rPrChange w:id="1307" w:author="Administrator" w:date="2015-12-31T22:50:48Z">
                  <w:rPr>
                    <w:ins w:id="1308" w:author="Administrator" w:date="2015-12-31T22:50:48Z"/>
                    <w:rFonts w:hint="eastAsia"/>
                  </w:rPr>
                </w:rPrChange>
              </w:rPr>
            </w:pPr>
            <w:ins w:id="1309" w:author="Administrator" w:date="2015-12-31T22:50:48Z">
              <w:r>
                <w:rPr>
                  <w:rFonts w:hint="eastAsia" w:ascii="Calibri" w:hAnsi="Calibri" w:cs="Calibri"/>
                  <w:rPrChange w:id="1310" w:author="Administrator" w:date="2015-12-31T22:50:48Z">
                    <w:rPr>
                      <w:rFonts w:hint="eastAsia"/>
                    </w:rPr>
                  </w:rPrChange>
                </w:rPr>
                <w:tab/>
              </w:r>
            </w:ins>
            <w:ins w:id="1312" w:author="Administrator" w:date="2015-12-31T22:50:48Z">
              <w:r>
                <w:rPr>
                  <w:rFonts w:hint="eastAsia" w:ascii="Calibri" w:hAnsi="Calibri" w:cs="Calibri"/>
                  <w:rPrChange w:id="1313" w:author="Administrator" w:date="2015-12-31T22:50:48Z">
                    <w:rPr>
                      <w:rFonts w:hint="eastAsia"/>
                    </w:rPr>
                  </w:rPrChange>
                </w:rPr>
                <w:t>/**</w:t>
              </w:r>
            </w:ins>
          </w:p>
          <w:p>
            <w:pPr>
              <w:rPr>
                <w:ins w:id="1315" w:author="Administrator" w:date="2015-12-31T22:50:48Z"/>
                <w:rFonts w:hint="eastAsia" w:ascii="Calibri" w:hAnsi="Calibri" w:cs="Calibri"/>
                <w:rPrChange w:id="1316" w:author="Administrator" w:date="2015-12-31T22:50:48Z">
                  <w:rPr>
                    <w:ins w:id="1317" w:author="Administrator" w:date="2015-12-31T22:50:48Z"/>
                    <w:rFonts w:hint="eastAsia"/>
                  </w:rPr>
                </w:rPrChange>
              </w:rPr>
            </w:pPr>
            <w:ins w:id="1318" w:author="Administrator" w:date="2015-12-31T22:50:48Z">
              <w:r>
                <w:rPr>
                  <w:rFonts w:hint="eastAsia" w:ascii="Calibri" w:hAnsi="Calibri" w:cs="Calibri"/>
                  <w:rPrChange w:id="1319" w:author="Administrator" w:date="2015-12-31T22:50:48Z">
                    <w:rPr>
                      <w:rFonts w:hint="eastAsia"/>
                    </w:rPr>
                  </w:rPrChange>
                </w:rPr>
                <w:tab/>
              </w:r>
            </w:ins>
            <w:ins w:id="1321" w:author="Administrator" w:date="2015-12-31T22:50:48Z">
              <w:r>
                <w:rPr>
                  <w:rFonts w:hint="eastAsia" w:ascii="Calibri" w:hAnsi="Calibri" w:cs="Calibri"/>
                  <w:rPrChange w:id="1322" w:author="Administrator" w:date="2015-12-31T22:50:48Z">
                    <w:rPr>
                      <w:rFonts w:hint="eastAsia"/>
                    </w:rPr>
                  </w:rPrChange>
                </w:rPr>
                <w:t xml:space="preserve"> * 删除一个BussinessHallPO</w:t>
              </w:r>
            </w:ins>
          </w:p>
          <w:p>
            <w:pPr>
              <w:rPr>
                <w:ins w:id="1324" w:author="Administrator" w:date="2015-12-31T22:50:48Z"/>
                <w:rFonts w:hint="eastAsia" w:ascii="Calibri" w:hAnsi="Calibri" w:cs="Calibri"/>
                <w:rPrChange w:id="1325" w:author="Administrator" w:date="2015-12-31T22:50:48Z">
                  <w:rPr>
                    <w:ins w:id="1326" w:author="Administrator" w:date="2015-12-31T22:50:48Z"/>
                    <w:rFonts w:hint="eastAsia"/>
                  </w:rPr>
                </w:rPrChange>
              </w:rPr>
            </w:pPr>
            <w:ins w:id="1327" w:author="Administrator" w:date="2015-12-31T22:50:48Z">
              <w:r>
                <w:rPr>
                  <w:rFonts w:hint="eastAsia" w:ascii="Calibri" w:hAnsi="Calibri" w:cs="Calibri"/>
                  <w:rPrChange w:id="1328" w:author="Administrator" w:date="2015-12-31T22:50:48Z">
                    <w:rPr>
                      <w:rFonts w:hint="eastAsia"/>
                    </w:rPr>
                  </w:rPrChange>
                </w:rPr>
                <w:tab/>
              </w:r>
            </w:ins>
            <w:ins w:id="1330" w:author="Administrator" w:date="2015-12-31T22:50:48Z">
              <w:r>
                <w:rPr>
                  <w:rFonts w:hint="eastAsia" w:ascii="Calibri" w:hAnsi="Calibri" w:cs="Calibri"/>
                  <w:rPrChange w:id="1331" w:author="Administrator" w:date="2015-12-31T22:50:48Z">
                    <w:rPr>
                      <w:rFonts w:hint="eastAsia"/>
                    </w:rPr>
                  </w:rPrChange>
                </w:rPr>
                <w:t xml:space="preserve"> * @param id</w:t>
              </w:r>
            </w:ins>
          </w:p>
          <w:p>
            <w:pPr>
              <w:rPr>
                <w:ins w:id="1333" w:author="Administrator" w:date="2015-12-31T22:50:48Z"/>
                <w:rFonts w:hint="eastAsia" w:ascii="Calibri" w:hAnsi="Calibri" w:cs="Calibri"/>
                <w:rPrChange w:id="1334" w:author="Administrator" w:date="2015-12-31T22:50:48Z">
                  <w:rPr>
                    <w:ins w:id="1335" w:author="Administrator" w:date="2015-12-31T22:50:48Z"/>
                    <w:rFonts w:hint="eastAsia"/>
                  </w:rPr>
                </w:rPrChange>
              </w:rPr>
            </w:pPr>
            <w:ins w:id="1336" w:author="Administrator" w:date="2015-12-31T22:50:48Z">
              <w:r>
                <w:rPr>
                  <w:rFonts w:hint="eastAsia" w:ascii="Calibri" w:hAnsi="Calibri" w:cs="Calibri"/>
                  <w:rPrChange w:id="1337" w:author="Administrator" w:date="2015-12-31T22:50:48Z">
                    <w:rPr>
                      <w:rFonts w:hint="eastAsia"/>
                    </w:rPr>
                  </w:rPrChange>
                </w:rPr>
                <w:tab/>
              </w:r>
            </w:ins>
            <w:ins w:id="1339" w:author="Administrator" w:date="2015-12-31T22:50:48Z">
              <w:r>
                <w:rPr>
                  <w:rFonts w:hint="eastAsia" w:ascii="Calibri" w:hAnsi="Calibri" w:cs="Calibri"/>
                  <w:rPrChange w:id="1340" w:author="Administrator" w:date="2015-12-31T22:50:48Z">
                    <w:rPr>
                      <w:rFonts w:hint="eastAsia"/>
                    </w:rPr>
                  </w:rPrChange>
                </w:rPr>
                <w:t xml:space="preserve"> * @throws RemoteException</w:t>
              </w:r>
            </w:ins>
          </w:p>
          <w:p>
            <w:pPr>
              <w:rPr>
                <w:ins w:id="1342" w:author="Administrator" w:date="2015-12-31T22:50:48Z"/>
                <w:rFonts w:hint="eastAsia" w:ascii="Calibri" w:hAnsi="Calibri" w:cs="Calibri"/>
                <w:rPrChange w:id="1343" w:author="Administrator" w:date="2015-12-31T22:50:48Z">
                  <w:rPr>
                    <w:ins w:id="1344" w:author="Administrator" w:date="2015-12-31T22:50:48Z"/>
                    <w:rFonts w:hint="eastAsia"/>
                  </w:rPr>
                </w:rPrChange>
              </w:rPr>
            </w:pPr>
            <w:ins w:id="1345" w:author="Administrator" w:date="2015-12-31T22:50:48Z">
              <w:r>
                <w:rPr>
                  <w:rFonts w:hint="eastAsia" w:ascii="Calibri" w:hAnsi="Calibri" w:cs="Calibri"/>
                  <w:rPrChange w:id="1346" w:author="Administrator" w:date="2015-12-31T22:50:48Z">
                    <w:rPr>
                      <w:rFonts w:hint="eastAsia"/>
                    </w:rPr>
                  </w:rPrChange>
                </w:rPr>
                <w:tab/>
              </w:r>
            </w:ins>
            <w:ins w:id="1348" w:author="Administrator" w:date="2015-12-31T22:50:48Z">
              <w:r>
                <w:rPr>
                  <w:rFonts w:hint="eastAsia" w:ascii="Calibri" w:hAnsi="Calibri" w:cs="Calibri"/>
                  <w:rPrChange w:id="1349" w:author="Administrator" w:date="2015-12-31T22:50:48Z">
                    <w:rPr>
                      <w:rFonts w:hint="eastAsia"/>
                    </w:rPr>
                  </w:rPrChange>
                </w:rPr>
                <w:t xml:space="preserve"> */</w:t>
              </w:r>
            </w:ins>
          </w:p>
          <w:p>
            <w:pPr>
              <w:rPr>
                <w:ins w:id="1351" w:author="Administrator" w:date="2015-12-31T22:50:48Z"/>
                <w:rFonts w:hint="eastAsia" w:ascii="Calibri" w:hAnsi="Calibri" w:cs="Calibri"/>
                <w:rPrChange w:id="1352" w:author="Administrator" w:date="2015-12-31T22:50:48Z">
                  <w:rPr>
                    <w:ins w:id="1353" w:author="Administrator" w:date="2015-12-31T22:50:48Z"/>
                    <w:rFonts w:hint="eastAsia"/>
                  </w:rPr>
                </w:rPrChange>
              </w:rPr>
            </w:pPr>
            <w:ins w:id="1354" w:author="Administrator" w:date="2015-12-31T22:50:48Z">
              <w:r>
                <w:rPr>
                  <w:rFonts w:hint="eastAsia" w:ascii="Calibri" w:hAnsi="Calibri" w:cs="Calibri"/>
                  <w:rPrChange w:id="1355" w:author="Administrator" w:date="2015-12-31T22:50:48Z">
                    <w:rPr>
                      <w:rFonts w:hint="eastAsia"/>
                    </w:rPr>
                  </w:rPrChange>
                </w:rPr>
                <w:tab/>
              </w:r>
            </w:ins>
            <w:ins w:id="1357" w:author="Administrator" w:date="2015-12-31T22:50:48Z">
              <w:r>
                <w:rPr>
                  <w:rFonts w:hint="eastAsia" w:ascii="Calibri" w:hAnsi="Calibri" w:cs="Calibri"/>
                  <w:rPrChange w:id="1358" w:author="Administrator" w:date="2015-12-31T22:50:48Z">
                    <w:rPr>
                      <w:rFonts w:hint="eastAsia"/>
                    </w:rPr>
                  </w:rPrChange>
                </w:rPr>
                <w:t>public void deleteBussinessHallPO(String id) throws RemoteException;</w:t>
              </w:r>
            </w:ins>
          </w:p>
          <w:p>
            <w:pPr>
              <w:rPr>
                <w:ins w:id="1360" w:author="Administrator" w:date="2015-12-31T22:50:48Z"/>
                <w:rFonts w:hint="eastAsia" w:ascii="Calibri" w:hAnsi="Calibri" w:cs="Calibri"/>
                <w:rPrChange w:id="1361" w:author="Administrator" w:date="2015-12-31T22:50:48Z">
                  <w:rPr>
                    <w:ins w:id="1362" w:author="Administrator" w:date="2015-12-31T22:50:48Z"/>
                    <w:rFonts w:hint="eastAsia"/>
                  </w:rPr>
                </w:rPrChange>
              </w:rPr>
            </w:pPr>
            <w:ins w:id="1363" w:author="Administrator" w:date="2015-12-31T22:50:48Z">
              <w:r>
                <w:rPr>
                  <w:rFonts w:hint="eastAsia" w:ascii="Calibri" w:hAnsi="Calibri" w:cs="Calibri"/>
                  <w:rPrChange w:id="1364" w:author="Administrator" w:date="2015-12-31T22:50:48Z">
                    <w:rPr>
                      <w:rFonts w:hint="eastAsia"/>
                    </w:rPr>
                  </w:rPrChange>
                </w:rPr>
                <w:tab/>
              </w:r>
            </w:ins>
          </w:p>
          <w:p>
            <w:pPr>
              <w:rPr>
                <w:ins w:id="1366" w:author="Administrator" w:date="2015-12-31T22:50:48Z"/>
                <w:rFonts w:hint="eastAsia" w:ascii="Calibri" w:hAnsi="Calibri" w:cs="Calibri"/>
                <w:rPrChange w:id="1367" w:author="Administrator" w:date="2015-12-31T22:50:48Z">
                  <w:rPr>
                    <w:ins w:id="1368" w:author="Administrator" w:date="2015-12-31T22:50:48Z"/>
                    <w:rFonts w:hint="eastAsia"/>
                  </w:rPr>
                </w:rPrChange>
              </w:rPr>
            </w:pPr>
            <w:ins w:id="1369" w:author="Administrator" w:date="2015-12-31T22:50:48Z">
              <w:r>
                <w:rPr>
                  <w:rFonts w:hint="eastAsia" w:ascii="Calibri" w:hAnsi="Calibri" w:cs="Calibri"/>
                  <w:rPrChange w:id="1370" w:author="Administrator" w:date="2015-12-31T22:50:48Z">
                    <w:rPr>
                      <w:rFonts w:hint="eastAsia"/>
                    </w:rPr>
                  </w:rPrChange>
                </w:rPr>
                <w:tab/>
              </w:r>
            </w:ins>
            <w:ins w:id="1372" w:author="Administrator" w:date="2015-12-31T22:50:48Z">
              <w:r>
                <w:rPr>
                  <w:rFonts w:hint="eastAsia" w:ascii="Calibri" w:hAnsi="Calibri" w:cs="Calibri"/>
                  <w:rPrChange w:id="1373" w:author="Administrator" w:date="2015-12-31T22:50:48Z">
                    <w:rPr>
                      <w:rFonts w:hint="eastAsia"/>
                    </w:rPr>
                  </w:rPrChange>
                </w:rPr>
                <w:t>/**</w:t>
              </w:r>
            </w:ins>
          </w:p>
          <w:p>
            <w:pPr>
              <w:rPr>
                <w:ins w:id="1375" w:author="Administrator" w:date="2015-12-31T22:50:48Z"/>
                <w:rFonts w:hint="eastAsia" w:ascii="Calibri" w:hAnsi="Calibri" w:cs="Calibri"/>
                <w:rPrChange w:id="1376" w:author="Administrator" w:date="2015-12-31T22:50:48Z">
                  <w:rPr>
                    <w:ins w:id="1377" w:author="Administrator" w:date="2015-12-31T22:50:48Z"/>
                    <w:rFonts w:hint="eastAsia"/>
                  </w:rPr>
                </w:rPrChange>
              </w:rPr>
            </w:pPr>
            <w:ins w:id="1378" w:author="Administrator" w:date="2015-12-31T22:50:48Z">
              <w:r>
                <w:rPr>
                  <w:rFonts w:hint="eastAsia" w:ascii="Calibri" w:hAnsi="Calibri" w:cs="Calibri"/>
                  <w:rPrChange w:id="1379" w:author="Administrator" w:date="2015-12-31T22:50:48Z">
                    <w:rPr>
                      <w:rFonts w:hint="eastAsia"/>
                    </w:rPr>
                  </w:rPrChange>
                </w:rPr>
                <w:tab/>
              </w:r>
            </w:ins>
            <w:ins w:id="1381" w:author="Administrator" w:date="2015-12-31T22:50:48Z">
              <w:r>
                <w:rPr>
                  <w:rFonts w:hint="eastAsia" w:ascii="Calibri" w:hAnsi="Calibri" w:cs="Calibri"/>
                  <w:rPrChange w:id="1382" w:author="Administrator" w:date="2015-12-31T22:50:48Z">
                    <w:rPr>
                      <w:rFonts w:hint="eastAsia"/>
                    </w:rPr>
                  </w:rPrChange>
                </w:rPr>
                <w:t xml:space="preserve"> * 结束持久化数据库的使用</w:t>
              </w:r>
            </w:ins>
          </w:p>
          <w:p>
            <w:pPr>
              <w:rPr>
                <w:ins w:id="1384" w:author="Administrator" w:date="2015-12-31T22:50:48Z"/>
                <w:rFonts w:hint="eastAsia" w:ascii="Calibri" w:hAnsi="Calibri" w:cs="Calibri"/>
                <w:rPrChange w:id="1385" w:author="Administrator" w:date="2015-12-31T22:50:48Z">
                  <w:rPr>
                    <w:ins w:id="1386" w:author="Administrator" w:date="2015-12-31T22:50:48Z"/>
                    <w:rFonts w:hint="eastAsia"/>
                  </w:rPr>
                </w:rPrChange>
              </w:rPr>
            </w:pPr>
            <w:ins w:id="1387" w:author="Administrator" w:date="2015-12-31T22:50:48Z">
              <w:r>
                <w:rPr>
                  <w:rFonts w:hint="eastAsia" w:ascii="Calibri" w:hAnsi="Calibri" w:cs="Calibri"/>
                  <w:rPrChange w:id="1388" w:author="Administrator" w:date="2015-12-31T22:50:48Z">
                    <w:rPr>
                      <w:rFonts w:hint="eastAsia"/>
                    </w:rPr>
                  </w:rPrChange>
                </w:rPr>
                <w:tab/>
              </w:r>
            </w:ins>
            <w:ins w:id="1390" w:author="Administrator" w:date="2015-12-31T22:50:48Z">
              <w:r>
                <w:rPr>
                  <w:rFonts w:hint="eastAsia" w:ascii="Calibri" w:hAnsi="Calibri" w:cs="Calibri"/>
                  <w:rPrChange w:id="1391" w:author="Administrator" w:date="2015-12-31T22:50:48Z">
                    <w:rPr>
                      <w:rFonts w:hint="eastAsia"/>
                    </w:rPr>
                  </w:rPrChange>
                </w:rPr>
                <w:t xml:space="preserve"> * @throws RemoteException</w:t>
              </w:r>
            </w:ins>
          </w:p>
          <w:p>
            <w:pPr>
              <w:rPr>
                <w:ins w:id="1393" w:author="Administrator" w:date="2015-12-31T22:50:48Z"/>
                <w:rFonts w:hint="eastAsia" w:ascii="Calibri" w:hAnsi="Calibri" w:cs="Calibri"/>
                <w:rPrChange w:id="1394" w:author="Administrator" w:date="2015-12-31T22:50:48Z">
                  <w:rPr>
                    <w:ins w:id="1395" w:author="Administrator" w:date="2015-12-31T22:50:48Z"/>
                    <w:rFonts w:hint="eastAsia"/>
                  </w:rPr>
                </w:rPrChange>
              </w:rPr>
            </w:pPr>
            <w:ins w:id="1396" w:author="Administrator" w:date="2015-12-31T22:50:48Z">
              <w:r>
                <w:rPr>
                  <w:rFonts w:hint="eastAsia" w:ascii="Calibri" w:hAnsi="Calibri" w:cs="Calibri"/>
                  <w:rPrChange w:id="1397" w:author="Administrator" w:date="2015-12-31T22:50:48Z">
                    <w:rPr>
                      <w:rFonts w:hint="eastAsia"/>
                    </w:rPr>
                  </w:rPrChange>
                </w:rPr>
                <w:tab/>
              </w:r>
            </w:ins>
            <w:ins w:id="1399" w:author="Administrator" w:date="2015-12-31T22:50:48Z">
              <w:r>
                <w:rPr>
                  <w:rFonts w:hint="eastAsia" w:ascii="Calibri" w:hAnsi="Calibri" w:cs="Calibri"/>
                  <w:rPrChange w:id="1400" w:author="Administrator" w:date="2015-12-31T22:50:48Z">
                    <w:rPr>
                      <w:rFonts w:hint="eastAsia"/>
                    </w:rPr>
                  </w:rPrChange>
                </w:rPr>
                <w:t xml:space="preserve"> */</w:t>
              </w:r>
            </w:ins>
          </w:p>
          <w:p>
            <w:pPr>
              <w:rPr>
                <w:ins w:id="1402" w:author="Administrator" w:date="2015-12-31T22:50:52Z"/>
                <w:rFonts w:hint="eastAsia" w:ascii="Calibri" w:hAnsi="Calibri" w:cs="Calibri"/>
              </w:rPr>
            </w:pPr>
            <w:ins w:id="1403" w:author="Administrator" w:date="2015-12-31T22:50:48Z">
              <w:r>
                <w:rPr>
                  <w:rFonts w:hint="eastAsia" w:ascii="Calibri" w:hAnsi="Calibri" w:cs="Calibri"/>
                  <w:rPrChange w:id="1404" w:author="Administrator" w:date="2015-12-31T22:50:48Z">
                    <w:rPr>
                      <w:rFonts w:hint="eastAsia"/>
                    </w:rPr>
                  </w:rPrChange>
                </w:rPr>
                <w:tab/>
              </w:r>
            </w:ins>
            <w:ins w:id="1406" w:author="Administrator" w:date="2015-12-31T22:50:48Z">
              <w:r>
                <w:rPr>
                  <w:rFonts w:hint="eastAsia" w:ascii="Calibri" w:hAnsi="Calibri" w:cs="Calibri"/>
                  <w:rPrChange w:id="1407" w:author="Administrator" w:date="2015-12-31T22:50:48Z">
                    <w:rPr>
                      <w:rFonts w:hint="eastAsia"/>
                    </w:rPr>
                  </w:rPrChange>
                </w:rPr>
                <w:t>public void finish() throws RemoteException;</w:t>
              </w:r>
            </w:ins>
          </w:p>
          <w:p>
            <w:pPr>
              <w:rPr>
                <w:ins w:id="1409" w:author="Administrator" w:date="2015-12-31T22:51:14Z"/>
                <w:rFonts w:hint="eastAsia" w:ascii="Calibri" w:hAnsi="Calibri" w:cs="Calibri"/>
                <w:rPrChange w:id="1410" w:author="Administrator" w:date="2015-12-31T22:51:14Z">
                  <w:rPr>
                    <w:ins w:id="1411" w:author="Administrator" w:date="2015-12-31T22:51:14Z"/>
                    <w:rFonts w:hint="eastAsia"/>
                  </w:rPr>
                </w:rPrChange>
              </w:rPr>
            </w:pPr>
            <w:ins w:id="1412" w:author="Administrator" w:date="2015-12-31T22:51:14Z">
              <w:r>
                <w:rPr>
                  <w:rFonts w:hint="eastAsia" w:ascii="Calibri" w:hAnsi="Calibri" w:cs="Calibri"/>
                  <w:rPrChange w:id="1413" w:author="Administrator" w:date="2015-12-31T22:51:14Z">
                    <w:rPr>
                      <w:rFonts w:hint="eastAsia"/>
                    </w:rPr>
                  </w:rPrChange>
                </w:rPr>
                <w:t>/**</w:t>
              </w:r>
            </w:ins>
          </w:p>
          <w:p>
            <w:pPr>
              <w:rPr>
                <w:ins w:id="1415" w:author="Administrator" w:date="2015-12-31T22:51:14Z"/>
                <w:rFonts w:hint="eastAsia" w:ascii="Calibri" w:hAnsi="Calibri" w:cs="Calibri"/>
                <w:rPrChange w:id="1416" w:author="Administrator" w:date="2015-12-31T22:51:14Z">
                  <w:rPr>
                    <w:ins w:id="1417" w:author="Administrator" w:date="2015-12-31T22:51:14Z"/>
                    <w:rFonts w:hint="eastAsia"/>
                  </w:rPr>
                </w:rPrChange>
              </w:rPr>
            </w:pPr>
            <w:ins w:id="1418" w:author="Administrator" w:date="2015-12-31T22:51:14Z">
              <w:r>
                <w:rPr>
                  <w:rFonts w:hint="eastAsia" w:ascii="Calibri" w:hAnsi="Calibri" w:cs="Calibri"/>
                  <w:rPrChange w:id="1419" w:author="Administrator" w:date="2015-12-31T22:51:14Z">
                    <w:rPr>
                      <w:rFonts w:hint="eastAsia"/>
                    </w:rPr>
                  </w:rPrChange>
                </w:rPr>
                <w:tab/>
              </w:r>
            </w:ins>
            <w:ins w:id="1421" w:author="Administrator" w:date="2015-12-31T22:51:14Z">
              <w:r>
                <w:rPr>
                  <w:rFonts w:hint="eastAsia" w:ascii="Calibri" w:hAnsi="Calibri" w:cs="Calibri"/>
                  <w:rPrChange w:id="1422" w:author="Administrator" w:date="2015-12-31T22:51:14Z">
                    <w:rPr>
                      <w:rFonts w:hint="eastAsia"/>
                    </w:rPr>
                  </w:rPrChange>
                </w:rPr>
                <w:t xml:space="preserve"> * 根据id返回DriverPO</w:t>
              </w:r>
            </w:ins>
          </w:p>
          <w:p>
            <w:pPr>
              <w:rPr>
                <w:ins w:id="1424" w:author="Administrator" w:date="2015-12-31T22:51:14Z"/>
                <w:rFonts w:hint="eastAsia" w:ascii="Calibri" w:hAnsi="Calibri" w:cs="Calibri"/>
                <w:rPrChange w:id="1425" w:author="Administrator" w:date="2015-12-31T22:51:14Z">
                  <w:rPr>
                    <w:ins w:id="1426" w:author="Administrator" w:date="2015-12-31T22:51:14Z"/>
                    <w:rFonts w:hint="eastAsia"/>
                  </w:rPr>
                </w:rPrChange>
              </w:rPr>
            </w:pPr>
            <w:ins w:id="1427" w:author="Administrator" w:date="2015-12-31T22:51:14Z">
              <w:r>
                <w:rPr>
                  <w:rFonts w:hint="eastAsia" w:ascii="Calibri" w:hAnsi="Calibri" w:cs="Calibri"/>
                  <w:rPrChange w:id="1428" w:author="Administrator" w:date="2015-12-31T22:51:14Z">
                    <w:rPr>
                      <w:rFonts w:hint="eastAsia"/>
                    </w:rPr>
                  </w:rPrChange>
                </w:rPr>
                <w:tab/>
              </w:r>
            </w:ins>
            <w:ins w:id="1430" w:author="Administrator" w:date="2015-12-31T22:51:14Z">
              <w:r>
                <w:rPr>
                  <w:rFonts w:hint="eastAsia" w:ascii="Calibri" w:hAnsi="Calibri" w:cs="Calibri"/>
                  <w:rPrChange w:id="1431" w:author="Administrator" w:date="2015-12-31T22:51:14Z">
                    <w:rPr>
                      <w:rFonts w:hint="eastAsia"/>
                    </w:rPr>
                  </w:rPrChange>
                </w:rPr>
                <w:t xml:space="preserve"> * @param id</w:t>
              </w:r>
            </w:ins>
          </w:p>
          <w:p>
            <w:pPr>
              <w:rPr>
                <w:ins w:id="1433" w:author="Administrator" w:date="2015-12-31T22:51:14Z"/>
                <w:rFonts w:hint="eastAsia" w:ascii="Calibri" w:hAnsi="Calibri" w:cs="Calibri"/>
                <w:rPrChange w:id="1434" w:author="Administrator" w:date="2015-12-31T22:51:14Z">
                  <w:rPr>
                    <w:ins w:id="1435" w:author="Administrator" w:date="2015-12-31T22:51:14Z"/>
                    <w:rFonts w:hint="eastAsia"/>
                  </w:rPr>
                </w:rPrChange>
              </w:rPr>
            </w:pPr>
            <w:ins w:id="1436" w:author="Administrator" w:date="2015-12-31T22:51:14Z">
              <w:r>
                <w:rPr>
                  <w:rFonts w:hint="eastAsia" w:ascii="Calibri" w:hAnsi="Calibri" w:cs="Calibri"/>
                  <w:rPrChange w:id="1437" w:author="Administrator" w:date="2015-12-31T22:51:14Z">
                    <w:rPr>
                      <w:rFonts w:hint="eastAsia"/>
                    </w:rPr>
                  </w:rPrChange>
                </w:rPr>
                <w:tab/>
              </w:r>
            </w:ins>
            <w:ins w:id="1439" w:author="Administrator" w:date="2015-12-31T22:51:14Z">
              <w:r>
                <w:rPr>
                  <w:rFonts w:hint="eastAsia" w:ascii="Calibri" w:hAnsi="Calibri" w:cs="Calibri"/>
                  <w:rPrChange w:id="1440" w:author="Administrator" w:date="2015-12-31T22:51:14Z">
                    <w:rPr>
                      <w:rFonts w:hint="eastAsia"/>
                    </w:rPr>
                  </w:rPrChange>
                </w:rPr>
                <w:t xml:space="preserve"> * @return</w:t>
              </w:r>
            </w:ins>
          </w:p>
          <w:p>
            <w:pPr>
              <w:rPr>
                <w:ins w:id="1442" w:author="Administrator" w:date="2015-12-31T22:51:14Z"/>
                <w:rFonts w:hint="eastAsia" w:ascii="Calibri" w:hAnsi="Calibri" w:cs="Calibri"/>
                <w:rPrChange w:id="1443" w:author="Administrator" w:date="2015-12-31T22:51:14Z">
                  <w:rPr>
                    <w:ins w:id="1444" w:author="Administrator" w:date="2015-12-31T22:51:14Z"/>
                    <w:rFonts w:hint="eastAsia"/>
                  </w:rPr>
                </w:rPrChange>
              </w:rPr>
            </w:pPr>
            <w:ins w:id="1445" w:author="Administrator" w:date="2015-12-31T22:51:14Z">
              <w:r>
                <w:rPr>
                  <w:rFonts w:hint="eastAsia" w:ascii="Calibri" w:hAnsi="Calibri" w:cs="Calibri"/>
                  <w:rPrChange w:id="1446" w:author="Administrator" w:date="2015-12-31T22:51:14Z">
                    <w:rPr>
                      <w:rFonts w:hint="eastAsia"/>
                    </w:rPr>
                  </w:rPrChange>
                </w:rPr>
                <w:tab/>
              </w:r>
            </w:ins>
            <w:ins w:id="1448" w:author="Administrator" w:date="2015-12-31T22:51:14Z">
              <w:r>
                <w:rPr>
                  <w:rFonts w:hint="eastAsia" w:ascii="Calibri" w:hAnsi="Calibri" w:cs="Calibri"/>
                  <w:rPrChange w:id="1449" w:author="Administrator" w:date="2015-12-31T22:51:14Z">
                    <w:rPr>
                      <w:rFonts w:hint="eastAsia"/>
                    </w:rPr>
                  </w:rPrChange>
                </w:rPr>
                <w:t xml:space="preserve"> * @throws RemoteException</w:t>
              </w:r>
            </w:ins>
          </w:p>
          <w:p>
            <w:pPr>
              <w:rPr>
                <w:ins w:id="1451" w:author="Administrator" w:date="2015-12-31T22:51:14Z"/>
                <w:rFonts w:hint="eastAsia" w:ascii="Calibri" w:hAnsi="Calibri" w:cs="Calibri"/>
                <w:rPrChange w:id="1452" w:author="Administrator" w:date="2015-12-31T22:51:14Z">
                  <w:rPr>
                    <w:ins w:id="1453" w:author="Administrator" w:date="2015-12-31T22:51:14Z"/>
                    <w:rFonts w:hint="eastAsia"/>
                  </w:rPr>
                </w:rPrChange>
              </w:rPr>
            </w:pPr>
            <w:ins w:id="1454" w:author="Administrator" w:date="2015-12-31T22:51:14Z">
              <w:r>
                <w:rPr>
                  <w:rFonts w:hint="eastAsia" w:ascii="Calibri" w:hAnsi="Calibri" w:cs="Calibri"/>
                  <w:rPrChange w:id="1455" w:author="Administrator" w:date="2015-12-31T22:51:14Z">
                    <w:rPr>
                      <w:rFonts w:hint="eastAsia"/>
                    </w:rPr>
                  </w:rPrChange>
                </w:rPr>
                <w:tab/>
              </w:r>
            </w:ins>
            <w:ins w:id="1457" w:author="Administrator" w:date="2015-12-31T22:51:14Z">
              <w:r>
                <w:rPr>
                  <w:rFonts w:hint="eastAsia" w:ascii="Calibri" w:hAnsi="Calibri" w:cs="Calibri"/>
                  <w:rPrChange w:id="1458" w:author="Administrator" w:date="2015-12-31T22:51:14Z">
                    <w:rPr>
                      <w:rFonts w:hint="eastAsia"/>
                    </w:rPr>
                  </w:rPrChange>
                </w:rPr>
                <w:t xml:space="preserve"> */</w:t>
              </w:r>
            </w:ins>
          </w:p>
          <w:p>
            <w:pPr>
              <w:rPr>
                <w:ins w:id="1460" w:author="Administrator" w:date="2015-12-31T22:51:14Z"/>
                <w:rFonts w:hint="eastAsia" w:ascii="Calibri" w:hAnsi="Calibri" w:cs="Calibri"/>
                <w:rPrChange w:id="1461" w:author="Administrator" w:date="2015-12-31T22:51:14Z">
                  <w:rPr>
                    <w:ins w:id="1462" w:author="Administrator" w:date="2015-12-31T22:51:14Z"/>
                    <w:rFonts w:hint="eastAsia"/>
                  </w:rPr>
                </w:rPrChange>
              </w:rPr>
            </w:pPr>
            <w:ins w:id="1463" w:author="Administrator" w:date="2015-12-31T22:51:14Z">
              <w:r>
                <w:rPr>
                  <w:rFonts w:hint="eastAsia" w:ascii="Calibri" w:hAnsi="Calibri" w:cs="Calibri"/>
                  <w:rPrChange w:id="1464" w:author="Administrator" w:date="2015-12-31T22:51:14Z">
                    <w:rPr>
                      <w:rFonts w:hint="eastAsia"/>
                    </w:rPr>
                  </w:rPrChange>
                </w:rPr>
                <w:tab/>
              </w:r>
            </w:ins>
            <w:ins w:id="1466" w:author="Administrator" w:date="2015-12-31T22:51:14Z">
              <w:r>
                <w:rPr>
                  <w:rFonts w:hint="eastAsia" w:ascii="Calibri" w:hAnsi="Calibri" w:cs="Calibri"/>
                  <w:rPrChange w:id="1467" w:author="Administrator" w:date="2015-12-31T22:51:14Z">
                    <w:rPr>
                      <w:rFonts w:hint="eastAsia"/>
                    </w:rPr>
                  </w:rPrChange>
                </w:rPr>
                <w:t>public DriverPO findDriverPO(String id) throws RemoteException;</w:t>
              </w:r>
            </w:ins>
          </w:p>
          <w:p>
            <w:pPr>
              <w:rPr>
                <w:ins w:id="1469" w:author="Administrator" w:date="2015-12-31T22:51:14Z"/>
                <w:rFonts w:hint="eastAsia" w:ascii="Calibri" w:hAnsi="Calibri" w:cs="Calibri"/>
                <w:rPrChange w:id="1470" w:author="Administrator" w:date="2015-12-31T22:51:14Z">
                  <w:rPr>
                    <w:ins w:id="1471" w:author="Administrator" w:date="2015-12-31T22:51:14Z"/>
                    <w:rFonts w:hint="eastAsia"/>
                  </w:rPr>
                </w:rPrChange>
              </w:rPr>
            </w:pPr>
            <w:ins w:id="1472" w:author="Administrator" w:date="2015-12-31T22:51:14Z">
              <w:r>
                <w:rPr>
                  <w:rFonts w:hint="eastAsia" w:ascii="Calibri" w:hAnsi="Calibri" w:cs="Calibri"/>
                  <w:rPrChange w:id="1473" w:author="Administrator" w:date="2015-12-31T22:51:14Z">
                    <w:rPr>
                      <w:rFonts w:hint="eastAsia"/>
                    </w:rPr>
                  </w:rPrChange>
                </w:rPr>
                <w:tab/>
              </w:r>
            </w:ins>
          </w:p>
          <w:p>
            <w:pPr>
              <w:rPr>
                <w:ins w:id="1475" w:author="Administrator" w:date="2015-12-31T22:51:14Z"/>
                <w:rFonts w:hint="eastAsia" w:ascii="Calibri" w:hAnsi="Calibri" w:cs="Calibri"/>
                <w:rPrChange w:id="1476" w:author="Administrator" w:date="2015-12-31T22:51:14Z">
                  <w:rPr>
                    <w:ins w:id="1477" w:author="Administrator" w:date="2015-12-31T22:51:14Z"/>
                    <w:rFonts w:hint="eastAsia"/>
                  </w:rPr>
                </w:rPrChange>
              </w:rPr>
            </w:pPr>
            <w:ins w:id="1478" w:author="Administrator" w:date="2015-12-31T22:51:14Z">
              <w:r>
                <w:rPr>
                  <w:rFonts w:hint="eastAsia" w:ascii="Calibri" w:hAnsi="Calibri" w:cs="Calibri"/>
                  <w:rPrChange w:id="1479" w:author="Administrator" w:date="2015-12-31T22:51:14Z">
                    <w:rPr>
                      <w:rFonts w:hint="eastAsia"/>
                    </w:rPr>
                  </w:rPrChange>
                </w:rPr>
                <w:tab/>
              </w:r>
            </w:ins>
            <w:ins w:id="1481" w:author="Administrator" w:date="2015-12-31T22:51:14Z">
              <w:r>
                <w:rPr>
                  <w:rFonts w:hint="eastAsia" w:ascii="Calibri" w:hAnsi="Calibri" w:cs="Calibri"/>
                  <w:rPrChange w:id="1482" w:author="Administrator" w:date="2015-12-31T22:51:14Z">
                    <w:rPr>
                      <w:rFonts w:hint="eastAsia"/>
                    </w:rPr>
                  </w:rPrChange>
                </w:rPr>
                <w:t>/**</w:t>
              </w:r>
            </w:ins>
          </w:p>
          <w:p>
            <w:pPr>
              <w:rPr>
                <w:ins w:id="1484" w:author="Administrator" w:date="2015-12-31T22:51:14Z"/>
                <w:rFonts w:hint="eastAsia" w:ascii="Calibri" w:hAnsi="Calibri" w:cs="Calibri"/>
                <w:rPrChange w:id="1485" w:author="Administrator" w:date="2015-12-31T22:51:14Z">
                  <w:rPr>
                    <w:ins w:id="1486" w:author="Administrator" w:date="2015-12-31T22:51:14Z"/>
                    <w:rFonts w:hint="eastAsia"/>
                  </w:rPr>
                </w:rPrChange>
              </w:rPr>
            </w:pPr>
            <w:ins w:id="1487" w:author="Administrator" w:date="2015-12-31T22:51:14Z">
              <w:r>
                <w:rPr>
                  <w:rFonts w:hint="eastAsia" w:ascii="Calibri" w:hAnsi="Calibri" w:cs="Calibri"/>
                  <w:rPrChange w:id="1488" w:author="Administrator" w:date="2015-12-31T22:51:14Z">
                    <w:rPr>
                      <w:rFonts w:hint="eastAsia"/>
                    </w:rPr>
                  </w:rPrChange>
                </w:rPr>
                <w:tab/>
              </w:r>
            </w:ins>
            <w:ins w:id="1490" w:author="Administrator" w:date="2015-12-31T22:51:14Z">
              <w:r>
                <w:rPr>
                  <w:rFonts w:hint="eastAsia" w:ascii="Calibri" w:hAnsi="Calibri" w:cs="Calibri"/>
                  <w:rPrChange w:id="1491" w:author="Administrator" w:date="2015-12-31T22:51:14Z">
                    <w:rPr>
                      <w:rFonts w:hint="eastAsia"/>
                    </w:rPr>
                  </w:rPrChange>
                </w:rPr>
                <w:t xml:space="preserve"> * 根据营业厅编号返回其所属司机</w:t>
              </w:r>
            </w:ins>
          </w:p>
          <w:p>
            <w:pPr>
              <w:rPr>
                <w:ins w:id="1493" w:author="Administrator" w:date="2015-12-31T22:51:14Z"/>
                <w:rFonts w:hint="eastAsia" w:ascii="Calibri" w:hAnsi="Calibri" w:cs="Calibri"/>
                <w:rPrChange w:id="1494" w:author="Administrator" w:date="2015-12-31T22:51:14Z">
                  <w:rPr>
                    <w:ins w:id="1495" w:author="Administrator" w:date="2015-12-31T22:51:14Z"/>
                    <w:rFonts w:hint="eastAsia"/>
                  </w:rPr>
                </w:rPrChange>
              </w:rPr>
            </w:pPr>
            <w:ins w:id="1496" w:author="Administrator" w:date="2015-12-31T22:51:14Z">
              <w:r>
                <w:rPr>
                  <w:rFonts w:hint="eastAsia" w:ascii="Calibri" w:hAnsi="Calibri" w:cs="Calibri"/>
                  <w:rPrChange w:id="1497" w:author="Administrator" w:date="2015-12-31T22:51:14Z">
                    <w:rPr>
                      <w:rFonts w:hint="eastAsia"/>
                    </w:rPr>
                  </w:rPrChange>
                </w:rPr>
                <w:tab/>
              </w:r>
            </w:ins>
            <w:ins w:id="1499" w:author="Administrator" w:date="2015-12-31T22:51:14Z">
              <w:r>
                <w:rPr>
                  <w:rFonts w:hint="eastAsia" w:ascii="Calibri" w:hAnsi="Calibri" w:cs="Calibri"/>
                  <w:rPrChange w:id="1500" w:author="Administrator" w:date="2015-12-31T22:51:14Z">
                    <w:rPr>
                      <w:rFonts w:hint="eastAsia"/>
                    </w:rPr>
                  </w:rPrChange>
                </w:rPr>
                <w:t xml:space="preserve"> * @param id</w:t>
              </w:r>
            </w:ins>
          </w:p>
          <w:p>
            <w:pPr>
              <w:rPr>
                <w:ins w:id="1502" w:author="Administrator" w:date="2015-12-31T22:51:14Z"/>
                <w:rFonts w:hint="eastAsia" w:ascii="Calibri" w:hAnsi="Calibri" w:cs="Calibri"/>
                <w:rPrChange w:id="1503" w:author="Administrator" w:date="2015-12-31T22:51:14Z">
                  <w:rPr>
                    <w:ins w:id="1504" w:author="Administrator" w:date="2015-12-31T22:51:14Z"/>
                    <w:rFonts w:hint="eastAsia"/>
                  </w:rPr>
                </w:rPrChange>
              </w:rPr>
            </w:pPr>
            <w:ins w:id="1505" w:author="Administrator" w:date="2015-12-31T22:51:14Z">
              <w:r>
                <w:rPr>
                  <w:rFonts w:hint="eastAsia" w:ascii="Calibri" w:hAnsi="Calibri" w:cs="Calibri"/>
                  <w:rPrChange w:id="1506" w:author="Administrator" w:date="2015-12-31T22:51:14Z">
                    <w:rPr>
                      <w:rFonts w:hint="eastAsia"/>
                    </w:rPr>
                  </w:rPrChange>
                </w:rPr>
                <w:tab/>
              </w:r>
            </w:ins>
            <w:ins w:id="1508" w:author="Administrator" w:date="2015-12-31T22:51:14Z">
              <w:r>
                <w:rPr>
                  <w:rFonts w:hint="eastAsia" w:ascii="Calibri" w:hAnsi="Calibri" w:cs="Calibri"/>
                  <w:rPrChange w:id="1509" w:author="Administrator" w:date="2015-12-31T22:51:14Z">
                    <w:rPr>
                      <w:rFonts w:hint="eastAsia"/>
                    </w:rPr>
                  </w:rPrChange>
                </w:rPr>
                <w:t xml:space="preserve"> * @return</w:t>
              </w:r>
            </w:ins>
          </w:p>
          <w:p>
            <w:pPr>
              <w:rPr>
                <w:ins w:id="1511" w:author="Administrator" w:date="2015-12-31T22:51:14Z"/>
                <w:rFonts w:hint="eastAsia" w:ascii="Calibri" w:hAnsi="Calibri" w:cs="Calibri"/>
                <w:rPrChange w:id="1512" w:author="Administrator" w:date="2015-12-31T22:51:14Z">
                  <w:rPr>
                    <w:ins w:id="1513" w:author="Administrator" w:date="2015-12-31T22:51:14Z"/>
                    <w:rFonts w:hint="eastAsia"/>
                  </w:rPr>
                </w:rPrChange>
              </w:rPr>
            </w:pPr>
            <w:ins w:id="1514" w:author="Administrator" w:date="2015-12-31T22:51:14Z">
              <w:r>
                <w:rPr>
                  <w:rFonts w:hint="eastAsia" w:ascii="Calibri" w:hAnsi="Calibri" w:cs="Calibri"/>
                  <w:rPrChange w:id="1515" w:author="Administrator" w:date="2015-12-31T22:51:14Z">
                    <w:rPr>
                      <w:rFonts w:hint="eastAsia"/>
                    </w:rPr>
                  </w:rPrChange>
                </w:rPr>
                <w:tab/>
              </w:r>
            </w:ins>
            <w:ins w:id="1517" w:author="Administrator" w:date="2015-12-31T22:51:14Z">
              <w:r>
                <w:rPr>
                  <w:rFonts w:hint="eastAsia" w:ascii="Calibri" w:hAnsi="Calibri" w:cs="Calibri"/>
                  <w:rPrChange w:id="1518" w:author="Administrator" w:date="2015-12-31T22:51:14Z">
                    <w:rPr>
                      <w:rFonts w:hint="eastAsia"/>
                    </w:rPr>
                  </w:rPrChange>
                </w:rPr>
                <w:t xml:space="preserve"> * @throws RemoteException</w:t>
              </w:r>
            </w:ins>
          </w:p>
          <w:p>
            <w:pPr>
              <w:rPr>
                <w:ins w:id="1520" w:author="Administrator" w:date="2015-12-31T22:51:14Z"/>
                <w:rFonts w:hint="eastAsia" w:ascii="Calibri" w:hAnsi="Calibri" w:cs="Calibri"/>
                <w:rPrChange w:id="1521" w:author="Administrator" w:date="2015-12-31T22:51:14Z">
                  <w:rPr>
                    <w:ins w:id="1522" w:author="Administrator" w:date="2015-12-31T22:51:14Z"/>
                    <w:rFonts w:hint="eastAsia"/>
                  </w:rPr>
                </w:rPrChange>
              </w:rPr>
            </w:pPr>
            <w:ins w:id="1523" w:author="Administrator" w:date="2015-12-31T22:51:14Z">
              <w:r>
                <w:rPr>
                  <w:rFonts w:hint="eastAsia" w:ascii="Calibri" w:hAnsi="Calibri" w:cs="Calibri"/>
                  <w:rPrChange w:id="1524" w:author="Administrator" w:date="2015-12-31T22:51:14Z">
                    <w:rPr>
                      <w:rFonts w:hint="eastAsia"/>
                    </w:rPr>
                  </w:rPrChange>
                </w:rPr>
                <w:tab/>
              </w:r>
            </w:ins>
            <w:ins w:id="1526" w:author="Administrator" w:date="2015-12-31T22:51:14Z">
              <w:r>
                <w:rPr>
                  <w:rFonts w:hint="eastAsia" w:ascii="Calibri" w:hAnsi="Calibri" w:cs="Calibri"/>
                  <w:rPrChange w:id="1527" w:author="Administrator" w:date="2015-12-31T22:51:14Z">
                    <w:rPr>
                      <w:rFonts w:hint="eastAsia"/>
                    </w:rPr>
                  </w:rPrChange>
                </w:rPr>
                <w:t xml:space="preserve"> */</w:t>
              </w:r>
            </w:ins>
          </w:p>
          <w:p>
            <w:pPr>
              <w:rPr>
                <w:ins w:id="1529" w:author="Administrator" w:date="2015-12-31T22:51:14Z"/>
                <w:rFonts w:hint="eastAsia" w:ascii="Calibri" w:hAnsi="Calibri" w:cs="Calibri"/>
                <w:rPrChange w:id="1530" w:author="Administrator" w:date="2015-12-31T22:51:14Z">
                  <w:rPr>
                    <w:ins w:id="1531" w:author="Administrator" w:date="2015-12-31T22:51:14Z"/>
                    <w:rFonts w:hint="eastAsia"/>
                  </w:rPr>
                </w:rPrChange>
              </w:rPr>
            </w:pPr>
            <w:ins w:id="1532" w:author="Administrator" w:date="2015-12-31T22:51:14Z">
              <w:r>
                <w:rPr>
                  <w:rFonts w:hint="eastAsia" w:ascii="Calibri" w:hAnsi="Calibri" w:cs="Calibri"/>
                  <w:rPrChange w:id="1533" w:author="Administrator" w:date="2015-12-31T22:51:14Z">
                    <w:rPr>
                      <w:rFonts w:hint="eastAsia"/>
                    </w:rPr>
                  </w:rPrChange>
                </w:rPr>
                <w:tab/>
              </w:r>
            </w:ins>
            <w:ins w:id="1535" w:author="Administrator" w:date="2015-12-31T22:51:14Z">
              <w:r>
                <w:rPr>
                  <w:rFonts w:hint="eastAsia" w:ascii="Calibri" w:hAnsi="Calibri" w:cs="Calibri"/>
                  <w:rPrChange w:id="1536" w:author="Administrator" w:date="2015-12-31T22:51:14Z">
                    <w:rPr>
                      <w:rFonts w:hint="eastAsia"/>
                    </w:rPr>
                  </w:rPrChange>
                </w:rPr>
                <w:t>public ArrayList&lt;DriverPO&gt; findsDriverPO(String id) throws RemoteException;</w:t>
              </w:r>
            </w:ins>
          </w:p>
          <w:p>
            <w:pPr>
              <w:rPr>
                <w:ins w:id="1538" w:author="Administrator" w:date="2015-12-31T22:51:14Z"/>
                <w:rFonts w:hint="eastAsia" w:ascii="Calibri" w:hAnsi="Calibri" w:cs="Calibri"/>
                <w:rPrChange w:id="1539" w:author="Administrator" w:date="2015-12-31T22:51:14Z">
                  <w:rPr>
                    <w:ins w:id="1540" w:author="Administrator" w:date="2015-12-31T22:51:14Z"/>
                    <w:rFonts w:hint="eastAsia"/>
                  </w:rPr>
                </w:rPrChange>
              </w:rPr>
            </w:pPr>
            <w:ins w:id="1541" w:author="Administrator" w:date="2015-12-31T22:51:14Z">
              <w:r>
                <w:rPr>
                  <w:rFonts w:hint="eastAsia" w:ascii="Calibri" w:hAnsi="Calibri" w:cs="Calibri"/>
                  <w:rPrChange w:id="1542" w:author="Administrator" w:date="2015-12-31T22:51:14Z">
                    <w:rPr>
                      <w:rFonts w:hint="eastAsia"/>
                    </w:rPr>
                  </w:rPrChange>
                </w:rPr>
                <w:tab/>
              </w:r>
            </w:ins>
          </w:p>
          <w:p>
            <w:pPr>
              <w:rPr>
                <w:ins w:id="1544" w:author="Administrator" w:date="2015-12-31T22:51:14Z"/>
                <w:rFonts w:hint="eastAsia" w:ascii="Calibri" w:hAnsi="Calibri" w:cs="Calibri"/>
                <w:rPrChange w:id="1545" w:author="Administrator" w:date="2015-12-31T22:51:14Z">
                  <w:rPr>
                    <w:ins w:id="1546" w:author="Administrator" w:date="2015-12-31T22:51:14Z"/>
                    <w:rFonts w:hint="eastAsia"/>
                  </w:rPr>
                </w:rPrChange>
              </w:rPr>
            </w:pPr>
            <w:ins w:id="1547" w:author="Administrator" w:date="2015-12-31T22:51:14Z">
              <w:r>
                <w:rPr>
                  <w:rFonts w:hint="eastAsia" w:ascii="Calibri" w:hAnsi="Calibri" w:cs="Calibri"/>
                  <w:rPrChange w:id="1548" w:author="Administrator" w:date="2015-12-31T22:51:14Z">
                    <w:rPr>
                      <w:rFonts w:hint="eastAsia"/>
                    </w:rPr>
                  </w:rPrChange>
                </w:rPr>
                <w:tab/>
              </w:r>
            </w:ins>
            <w:ins w:id="1550" w:author="Administrator" w:date="2015-12-31T22:51:14Z">
              <w:r>
                <w:rPr>
                  <w:rFonts w:hint="eastAsia" w:ascii="Calibri" w:hAnsi="Calibri" w:cs="Calibri"/>
                  <w:rPrChange w:id="1551" w:author="Administrator" w:date="2015-12-31T22:51:14Z">
                    <w:rPr>
                      <w:rFonts w:hint="eastAsia"/>
                    </w:rPr>
                  </w:rPrChange>
                </w:rPr>
                <w:t>/**</w:t>
              </w:r>
            </w:ins>
          </w:p>
          <w:p>
            <w:pPr>
              <w:rPr>
                <w:ins w:id="1553" w:author="Administrator" w:date="2015-12-31T22:51:14Z"/>
                <w:rFonts w:hint="eastAsia" w:ascii="Calibri" w:hAnsi="Calibri" w:cs="Calibri"/>
                <w:rPrChange w:id="1554" w:author="Administrator" w:date="2015-12-31T22:51:14Z">
                  <w:rPr>
                    <w:ins w:id="1555" w:author="Administrator" w:date="2015-12-31T22:51:14Z"/>
                    <w:rFonts w:hint="eastAsia"/>
                  </w:rPr>
                </w:rPrChange>
              </w:rPr>
            </w:pPr>
            <w:ins w:id="1556" w:author="Administrator" w:date="2015-12-31T22:51:14Z">
              <w:r>
                <w:rPr>
                  <w:rFonts w:hint="eastAsia" w:ascii="Calibri" w:hAnsi="Calibri" w:cs="Calibri"/>
                  <w:rPrChange w:id="1557" w:author="Administrator" w:date="2015-12-31T22:51:14Z">
                    <w:rPr>
                      <w:rFonts w:hint="eastAsia"/>
                    </w:rPr>
                  </w:rPrChange>
                </w:rPr>
                <w:tab/>
              </w:r>
            </w:ins>
            <w:ins w:id="1559" w:author="Administrator" w:date="2015-12-31T22:51:14Z">
              <w:r>
                <w:rPr>
                  <w:rFonts w:hint="eastAsia" w:ascii="Calibri" w:hAnsi="Calibri" w:cs="Calibri"/>
                  <w:rPrChange w:id="1560" w:author="Administrator" w:date="2015-12-31T22:51:14Z">
                    <w:rPr>
                      <w:rFonts w:hint="eastAsia"/>
                    </w:rPr>
                  </w:rPrChange>
                </w:rPr>
                <w:t xml:space="preserve"> * 返回所有DriverPO</w:t>
              </w:r>
            </w:ins>
          </w:p>
          <w:p>
            <w:pPr>
              <w:rPr>
                <w:ins w:id="1562" w:author="Administrator" w:date="2015-12-31T22:51:14Z"/>
                <w:rFonts w:hint="eastAsia" w:ascii="Calibri" w:hAnsi="Calibri" w:cs="Calibri"/>
                <w:rPrChange w:id="1563" w:author="Administrator" w:date="2015-12-31T22:51:14Z">
                  <w:rPr>
                    <w:ins w:id="1564" w:author="Administrator" w:date="2015-12-31T22:51:14Z"/>
                    <w:rFonts w:hint="eastAsia"/>
                  </w:rPr>
                </w:rPrChange>
              </w:rPr>
            </w:pPr>
            <w:ins w:id="1565" w:author="Administrator" w:date="2015-12-31T22:51:14Z">
              <w:r>
                <w:rPr>
                  <w:rFonts w:hint="eastAsia" w:ascii="Calibri" w:hAnsi="Calibri" w:cs="Calibri"/>
                  <w:rPrChange w:id="1566" w:author="Administrator" w:date="2015-12-31T22:51:14Z">
                    <w:rPr>
                      <w:rFonts w:hint="eastAsia"/>
                    </w:rPr>
                  </w:rPrChange>
                </w:rPr>
                <w:tab/>
              </w:r>
            </w:ins>
            <w:ins w:id="1568" w:author="Administrator" w:date="2015-12-31T22:51:14Z">
              <w:r>
                <w:rPr>
                  <w:rFonts w:hint="eastAsia" w:ascii="Calibri" w:hAnsi="Calibri" w:cs="Calibri"/>
                  <w:rPrChange w:id="1569" w:author="Administrator" w:date="2015-12-31T22:51:14Z">
                    <w:rPr>
                      <w:rFonts w:hint="eastAsia"/>
                    </w:rPr>
                  </w:rPrChange>
                </w:rPr>
                <w:t xml:space="preserve"> * @return</w:t>
              </w:r>
            </w:ins>
          </w:p>
          <w:p>
            <w:pPr>
              <w:rPr>
                <w:ins w:id="1571" w:author="Administrator" w:date="2015-12-31T22:51:14Z"/>
                <w:rFonts w:hint="eastAsia" w:ascii="Calibri" w:hAnsi="Calibri" w:cs="Calibri"/>
                <w:rPrChange w:id="1572" w:author="Administrator" w:date="2015-12-31T22:51:14Z">
                  <w:rPr>
                    <w:ins w:id="1573" w:author="Administrator" w:date="2015-12-31T22:51:14Z"/>
                    <w:rFonts w:hint="eastAsia"/>
                  </w:rPr>
                </w:rPrChange>
              </w:rPr>
            </w:pPr>
            <w:ins w:id="1574" w:author="Administrator" w:date="2015-12-31T22:51:14Z">
              <w:r>
                <w:rPr>
                  <w:rFonts w:hint="eastAsia" w:ascii="Calibri" w:hAnsi="Calibri" w:cs="Calibri"/>
                  <w:rPrChange w:id="1575" w:author="Administrator" w:date="2015-12-31T22:51:14Z">
                    <w:rPr>
                      <w:rFonts w:hint="eastAsia"/>
                    </w:rPr>
                  </w:rPrChange>
                </w:rPr>
                <w:tab/>
              </w:r>
            </w:ins>
            <w:ins w:id="1577" w:author="Administrator" w:date="2015-12-31T22:51:14Z">
              <w:r>
                <w:rPr>
                  <w:rFonts w:hint="eastAsia" w:ascii="Calibri" w:hAnsi="Calibri" w:cs="Calibri"/>
                  <w:rPrChange w:id="1578" w:author="Administrator" w:date="2015-12-31T22:51:14Z">
                    <w:rPr>
                      <w:rFonts w:hint="eastAsia"/>
                    </w:rPr>
                  </w:rPrChange>
                </w:rPr>
                <w:t xml:space="preserve"> * @throws RemoteException</w:t>
              </w:r>
            </w:ins>
          </w:p>
          <w:p>
            <w:pPr>
              <w:rPr>
                <w:ins w:id="1580" w:author="Administrator" w:date="2015-12-31T22:51:14Z"/>
                <w:rFonts w:hint="eastAsia" w:ascii="Calibri" w:hAnsi="Calibri" w:cs="Calibri"/>
                <w:rPrChange w:id="1581" w:author="Administrator" w:date="2015-12-31T22:51:14Z">
                  <w:rPr>
                    <w:ins w:id="1582" w:author="Administrator" w:date="2015-12-31T22:51:14Z"/>
                    <w:rFonts w:hint="eastAsia"/>
                  </w:rPr>
                </w:rPrChange>
              </w:rPr>
            </w:pPr>
            <w:ins w:id="1583" w:author="Administrator" w:date="2015-12-31T22:51:14Z">
              <w:r>
                <w:rPr>
                  <w:rFonts w:hint="eastAsia" w:ascii="Calibri" w:hAnsi="Calibri" w:cs="Calibri"/>
                  <w:rPrChange w:id="1584" w:author="Administrator" w:date="2015-12-31T22:51:14Z">
                    <w:rPr>
                      <w:rFonts w:hint="eastAsia"/>
                    </w:rPr>
                  </w:rPrChange>
                </w:rPr>
                <w:tab/>
              </w:r>
            </w:ins>
            <w:ins w:id="1586" w:author="Administrator" w:date="2015-12-31T22:51:14Z">
              <w:r>
                <w:rPr>
                  <w:rFonts w:hint="eastAsia" w:ascii="Calibri" w:hAnsi="Calibri" w:cs="Calibri"/>
                  <w:rPrChange w:id="1587" w:author="Administrator" w:date="2015-12-31T22:51:14Z">
                    <w:rPr>
                      <w:rFonts w:hint="eastAsia"/>
                    </w:rPr>
                  </w:rPrChange>
                </w:rPr>
                <w:t xml:space="preserve"> */</w:t>
              </w:r>
            </w:ins>
          </w:p>
          <w:p>
            <w:pPr>
              <w:rPr>
                <w:ins w:id="1589" w:author="Administrator" w:date="2015-12-31T22:51:14Z"/>
                <w:rFonts w:hint="eastAsia" w:ascii="Calibri" w:hAnsi="Calibri" w:cs="Calibri"/>
                <w:rPrChange w:id="1590" w:author="Administrator" w:date="2015-12-31T22:51:14Z">
                  <w:rPr>
                    <w:ins w:id="1591" w:author="Administrator" w:date="2015-12-31T22:51:14Z"/>
                    <w:rFonts w:hint="eastAsia"/>
                  </w:rPr>
                </w:rPrChange>
              </w:rPr>
            </w:pPr>
            <w:ins w:id="1592" w:author="Administrator" w:date="2015-12-31T22:51:14Z">
              <w:r>
                <w:rPr>
                  <w:rFonts w:hint="eastAsia" w:ascii="Calibri" w:hAnsi="Calibri" w:cs="Calibri"/>
                  <w:rPrChange w:id="1593" w:author="Administrator" w:date="2015-12-31T22:51:14Z">
                    <w:rPr>
                      <w:rFonts w:hint="eastAsia"/>
                    </w:rPr>
                  </w:rPrChange>
                </w:rPr>
                <w:tab/>
              </w:r>
            </w:ins>
            <w:ins w:id="1595" w:author="Administrator" w:date="2015-12-31T22:51:14Z">
              <w:r>
                <w:rPr>
                  <w:rFonts w:hint="eastAsia" w:ascii="Calibri" w:hAnsi="Calibri" w:cs="Calibri"/>
                  <w:rPrChange w:id="1596" w:author="Administrator" w:date="2015-12-31T22:51:14Z">
                    <w:rPr>
                      <w:rFonts w:hint="eastAsia"/>
                    </w:rPr>
                  </w:rPrChange>
                </w:rPr>
                <w:t>public ArrayList&lt;DriverPO&gt; findsDriverPO() throws RemoteException;</w:t>
              </w:r>
            </w:ins>
          </w:p>
          <w:p>
            <w:pPr>
              <w:rPr>
                <w:ins w:id="1598" w:author="Administrator" w:date="2015-12-31T22:51:14Z"/>
                <w:rFonts w:hint="eastAsia" w:ascii="Calibri" w:hAnsi="Calibri" w:cs="Calibri"/>
                <w:rPrChange w:id="1599" w:author="Administrator" w:date="2015-12-31T22:51:14Z">
                  <w:rPr>
                    <w:ins w:id="1600" w:author="Administrator" w:date="2015-12-31T22:51:14Z"/>
                    <w:rFonts w:hint="eastAsia"/>
                  </w:rPr>
                </w:rPrChange>
              </w:rPr>
            </w:pPr>
            <w:ins w:id="1601" w:author="Administrator" w:date="2015-12-31T22:51:14Z">
              <w:r>
                <w:rPr>
                  <w:rFonts w:hint="eastAsia" w:ascii="Calibri" w:hAnsi="Calibri" w:cs="Calibri"/>
                  <w:rPrChange w:id="1602" w:author="Administrator" w:date="2015-12-31T22:51:14Z">
                    <w:rPr>
                      <w:rFonts w:hint="eastAsia"/>
                    </w:rPr>
                  </w:rPrChange>
                </w:rPr>
                <w:tab/>
              </w:r>
            </w:ins>
          </w:p>
          <w:p>
            <w:pPr>
              <w:rPr>
                <w:ins w:id="1604" w:author="Administrator" w:date="2015-12-31T22:51:14Z"/>
                <w:rFonts w:hint="eastAsia" w:ascii="Calibri" w:hAnsi="Calibri" w:cs="Calibri"/>
                <w:rPrChange w:id="1605" w:author="Administrator" w:date="2015-12-31T22:51:14Z">
                  <w:rPr>
                    <w:ins w:id="1606" w:author="Administrator" w:date="2015-12-31T22:51:14Z"/>
                    <w:rFonts w:hint="eastAsia"/>
                  </w:rPr>
                </w:rPrChange>
              </w:rPr>
            </w:pPr>
            <w:ins w:id="1607" w:author="Administrator" w:date="2015-12-31T22:51:14Z">
              <w:r>
                <w:rPr>
                  <w:rFonts w:hint="eastAsia" w:ascii="Calibri" w:hAnsi="Calibri" w:cs="Calibri"/>
                  <w:rPrChange w:id="1608" w:author="Administrator" w:date="2015-12-31T22:51:14Z">
                    <w:rPr>
                      <w:rFonts w:hint="eastAsia"/>
                    </w:rPr>
                  </w:rPrChange>
                </w:rPr>
                <w:tab/>
              </w:r>
            </w:ins>
            <w:ins w:id="1610" w:author="Administrator" w:date="2015-12-31T22:51:14Z">
              <w:r>
                <w:rPr>
                  <w:rFonts w:hint="eastAsia" w:ascii="Calibri" w:hAnsi="Calibri" w:cs="Calibri"/>
                  <w:rPrChange w:id="1611" w:author="Administrator" w:date="2015-12-31T22:51:14Z">
                    <w:rPr>
                      <w:rFonts w:hint="eastAsia"/>
                    </w:rPr>
                  </w:rPrChange>
                </w:rPr>
                <w:t>/**</w:t>
              </w:r>
            </w:ins>
          </w:p>
          <w:p>
            <w:pPr>
              <w:rPr>
                <w:ins w:id="1613" w:author="Administrator" w:date="2015-12-31T22:51:14Z"/>
                <w:rFonts w:hint="eastAsia" w:ascii="Calibri" w:hAnsi="Calibri" w:cs="Calibri"/>
                <w:rPrChange w:id="1614" w:author="Administrator" w:date="2015-12-31T22:51:14Z">
                  <w:rPr>
                    <w:ins w:id="1615" w:author="Administrator" w:date="2015-12-31T22:51:14Z"/>
                    <w:rFonts w:hint="eastAsia"/>
                  </w:rPr>
                </w:rPrChange>
              </w:rPr>
            </w:pPr>
            <w:ins w:id="1616" w:author="Administrator" w:date="2015-12-31T22:51:14Z">
              <w:r>
                <w:rPr>
                  <w:rFonts w:hint="eastAsia" w:ascii="Calibri" w:hAnsi="Calibri" w:cs="Calibri"/>
                  <w:rPrChange w:id="1617" w:author="Administrator" w:date="2015-12-31T22:51:14Z">
                    <w:rPr>
                      <w:rFonts w:hint="eastAsia"/>
                    </w:rPr>
                  </w:rPrChange>
                </w:rPr>
                <w:tab/>
              </w:r>
            </w:ins>
            <w:ins w:id="1619" w:author="Administrator" w:date="2015-12-31T22:51:14Z">
              <w:r>
                <w:rPr>
                  <w:rFonts w:hint="eastAsia" w:ascii="Calibri" w:hAnsi="Calibri" w:cs="Calibri"/>
                  <w:rPrChange w:id="1620" w:author="Administrator" w:date="2015-12-31T22:51:14Z">
                    <w:rPr>
                      <w:rFonts w:hint="eastAsia"/>
                    </w:rPr>
                  </w:rPrChange>
                </w:rPr>
                <w:t xml:space="preserve"> * 在数据库中增加一个DriverPO记录</w:t>
              </w:r>
            </w:ins>
          </w:p>
          <w:p>
            <w:pPr>
              <w:rPr>
                <w:ins w:id="1622" w:author="Administrator" w:date="2015-12-31T22:51:14Z"/>
                <w:rFonts w:hint="eastAsia" w:ascii="Calibri" w:hAnsi="Calibri" w:cs="Calibri"/>
                <w:rPrChange w:id="1623" w:author="Administrator" w:date="2015-12-31T22:51:14Z">
                  <w:rPr>
                    <w:ins w:id="1624" w:author="Administrator" w:date="2015-12-31T22:51:14Z"/>
                    <w:rFonts w:hint="eastAsia"/>
                  </w:rPr>
                </w:rPrChange>
              </w:rPr>
            </w:pPr>
            <w:ins w:id="1625" w:author="Administrator" w:date="2015-12-31T22:51:14Z">
              <w:r>
                <w:rPr>
                  <w:rFonts w:hint="eastAsia" w:ascii="Calibri" w:hAnsi="Calibri" w:cs="Calibri"/>
                  <w:rPrChange w:id="1626" w:author="Administrator" w:date="2015-12-31T22:51:14Z">
                    <w:rPr>
                      <w:rFonts w:hint="eastAsia"/>
                    </w:rPr>
                  </w:rPrChange>
                </w:rPr>
                <w:tab/>
              </w:r>
            </w:ins>
            <w:ins w:id="1628" w:author="Administrator" w:date="2015-12-31T22:51:14Z">
              <w:r>
                <w:rPr>
                  <w:rFonts w:hint="eastAsia" w:ascii="Calibri" w:hAnsi="Calibri" w:cs="Calibri"/>
                  <w:rPrChange w:id="1629" w:author="Administrator" w:date="2015-12-31T22:51:14Z">
                    <w:rPr>
                      <w:rFonts w:hint="eastAsia"/>
                    </w:rPr>
                  </w:rPrChange>
                </w:rPr>
                <w:t xml:space="preserve"> * @param dpo</w:t>
              </w:r>
            </w:ins>
          </w:p>
          <w:p>
            <w:pPr>
              <w:rPr>
                <w:ins w:id="1631" w:author="Administrator" w:date="2015-12-31T22:51:14Z"/>
                <w:rFonts w:hint="eastAsia" w:ascii="Calibri" w:hAnsi="Calibri" w:cs="Calibri"/>
                <w:rPrChange w:id="1632" w:author="Administrator" w:date="2015-12-31T22:51:14Z">
                  <w:rPr>
                    <w:ins w:id="1633" w:author="Administrator" w:date="2015-12-31T22:51:14Z"/>
                    <w:rFonts w:hint="eastAsia"/>
                  </w:rPr>
                </w:rPrChange>
              </w:rPr>
            </w:pPr>
            <w:ins w:id="1634" w:author="Administrator" w:date="2015-12-31T22:51:14Z">
              <w:r>
                <w:rPr>
                  <w:rFonts w:hint="eastAsia" w:ascii="Calibri" w:hAnsi="Calibri" w:cs="Calibri"/>
                  <w:rPrChange w:id="1635" w:author="Administrator" w:date="2015-12-31T22:51:14Z">
                    <w:rPr>
                      <w:rFonts w:hint="eastAsia"/>
                    </w:rPr>
                  </w:rPrChange>
                </w:rPr>
                <w:tab/>
              </w:r>
            </w:ins>
            <w:ins w:id="1637" w:author="Administrator" w:date="2015-12-31T22:51:14Z">
              <w:r>
                <w:rPr>
                  <w:rFonts w:hint="eastAsia" w:ascii="Calibri" w:hAnsi="Calibri" w:cs="Calibri"/>
                  <w:rPrChange w:id="1638" w:author="Administrator" w:date="2015-12-31T22:51:14Z">
                    <w:rPr>
                      <w:rFonts w:hint="eastAsia"/>
                    </w:rPr>
                  </w:rPrChange>
                </w:rPr>
                <w:t xml:space="preserve"> * @throws RemoteException</w:t>
              </w:r>
            </w:ins>
          </w:p>
          <w:p>
            <w:pPr>
              <w:rPr>
                <w:ins w:id="1640" w:author="Administrator" w:date="2015-12-31T22:51:14Z"/>
                <w:rFonts w:hint="eastAsia" w:ascii="Calibri" w:hAnsi="Calibri" w:cs="Calibri"/>
                <w:rPrChange w:id="1641" w:author="Administrator" w:date="2015-12-31T22:51:14Z">
                  <w:rPr>
                    <w:ins w:id="1642" w:author="Administrator" w:date="2015-12-31T22:51:14Z"/>
                    <w:rFonts w:hint="eastAsia"/>
                  </w:rPr>
                </w:rPrChange>
              </w:rPr>
            </w:pPr>
            <w:ins w:id="1643" w:author="Administrator" w:date="2015-12-31T22:51:14Z">
              <w:r>
                <w:rPr>
                  <w:rFonts w:hint="eastAsia" w:ascii="Calibri" w:hAnsi="Calibri" w:cs="Calibri"/>
                  <w:rPrChange w:id="1644" w:author="Administrator" w:date="2015-12-31T22:51:14Z">
                    <w:rPr>
                      <w:rFonts w:hint="eastAsia"/>
                    </w:rPr>
                  </w:rPrChange>
                </w:rPr>
                <w:tab/>
              </w:r>
            </w:ins>
            <w:ins w:id="1646" w:author="Administrator" w:date="2015-12-31T22:51:14Z">
              <w:r>
                <w:rPr>
                  <w:rFonts w:hint="eastAsia" w:ascii="Calibri" w:hAnsi="Calibri" w:cs="Calibri"/>
                  <w:rPrChange w:id="1647" w:author="Administrator" w:date="2015-12-31T22:51:14Z">
                    <w:rPr>
                      <w:rFonts w:hint="eastAsia"/>
                    </w:rPr>
                  </w:rPrChange>
                </w:rPr>
                <w:t xml:space="preserve"> */</w:t>
              </w:r>
            </w:ins>
          </w:p>
          <w:p>
            <w:pPr>
              <w:rPr>
                <w:ins w:id="1649" w:author="Administrator" w:date="2015-12-31T22:51:14Z"/>
                <w:rFonts w:hint="eastAsia" w:ascii="Calibri" w:hAnsi="Calibri" w:cs="Calibri"/>
                <w:rPrChange w:id="1650" w:author="Administrator" w:date="2015-12-31T22:51:14Z">
                  <w:rPr>
                    <w:ins w:id="1651" w:author="Administrator" w:date="2015-12-31T22:51:14Z"/>
                    <w:rFonts w:hint="eastAsia"/>
                  </w:rPr>
                </w:rPrChange>
              </w:rPr>
            </w:pPr>
            <w:ins w:id="1652" w:author="Administrator" w:date="2015-12-31T22:51:14Z">
              <w:r>
                <w:rPr>
                  <w:rFonts w:hint="eastAsia" w:ascii="Calibri" w:hAnsi="Calibri" w:cs="Calibri"/>
                  <w:rPrChange w:id="1653" w:author="Administrator" w:date="2015-12-31T22:51:14Z">
                    <w:rPr>
                      <w:rFonts w:hint="eastAsia"/>
                    </w:rPr>
                  </w:rPrChange>
                </w:rPr>
                <w:tab/>
              </w:r>
            </w:ins>
            <w:ins w:id="1655" w:author="Administrator" w:date="2015-12-31T22:51:14Z">
              <w:r>
                <w:rPr>
                  <w:rFonts w:hint="eastAsia" w:ascii="Calibri" w:hAnsi="Calibri" w:cs="Calibri"/>
                  <w:rPrChange w:id="1656" w:author="Administrator" w:date="2015-12-31T22:51:14Z">
                    <w:rPr>
                      <w:rFonts w:hint="eastAsia"/>
                    </w:rPr>
                  </w:rPrChange>
                </w:rPr>
                <w:t>public void insert(DriverPO dpo) throws RemoteException;</w:t>
              </w:r>
            </w:ins>
          </w:p>
          <w:p>
            <w:pPr>
              <w:rPr>
                <w:ins w:id="1658" w:author="Administrator" w:date="2015-12-31T22:51:14Z"/>
                <w:rFonts w:hint="eastAsia" w:ascii="Calibri" w:hAnsi="Calibri" w:cs="Calibri"/>
                <w:rPrChange w:id="1659" w:author="Administrator" w:date="2015-12-31T22:51:14Z">
                  <w:rPr>
                    <w:ins w:id="1660" w:author="Administrator" w:date="2015-12-31T22:51:14Z"/>
                    <w:rFonts w:hint="eastAsia"/>
                  </w:rPr>
                </w:rPrChange>
              </w:rPr>
            </w:pPr>
            <w:ins w:id="1661" w:author="Administrator" w:date="2015-12-31T22:51:14Z">
              <w:r>
                <w:rPr>
                  <w:rFonts w:hint="eastAsia" w:ascii="Calibri" w:hAnsi="Calibri" w:cs="Calibri"/>
                  <w:rPrChange w:id="1662" w:author="Administrator" w:date="2015-12-31T22:51:14Z">
                    <w:rPr>
                      <w:rFonts w:hint="eastAsia"/>
                    </w:rPr>
                  </w:rPrChange>
                </w:rPr>
                <w:tab/>
              </w:r>
            </w:ins>
          </w:p>
          <w:p>
            <w:pPr>
              <w:rPr>
                <w:ins w:id="1664" w:author="Administrator" w:date="2015-12-31T22:51:14Z"/>
                <w:rFonts w:hint="eastAsia" w:ascii="Calibri" w:hAnsi="Calibri" w:cs="Calibri"/>
                <w:rPrChange w:id="1665" w:author="Administrator" w:date="2015-12-31T22:51:14Z">
                  <w:rPr>
                    <w:ins w:id="1666" w:author="Administrator" w:date="2015-12-31T22:51:14Z"/>
                    <w:rFonts w:hint="eastAsia"/>
                  </w:rPr>
                </w:rPrChange>
              </w:rPr>
            </w:pPr>
            <w:ins w:id="1667" w:author="Administrator" w:date="2015-12-31T22:51:14Z">
              <w:r>
                <w:rPr>
                  <w:rFonts w:hint="eastAsia" w:ascii="Calibri" w:hAnsi="Calibri" w:cs="Calibri"/>
                  <w:rPrChange w:id="1668" w:author="Administrator" w:date="2015-12-31T22:51:14Z">
                    <w:rPr>
                      <w:rFonts w:hint="eastAsia"/>
                    </w:rPr>
                  </w:rPrChange>
                </w:rPr>
                <w:tab/>
              </w:r>
            </w:ins>
            <w:ins w:id="1670" w:author="Administrator" w:date="2015-12-31T22:51:14Z">
              <w:r>
                <w:rPr>
                  <w:rFonts w:hint="eastAsia" w:ascii="Calibri" w:hAnsi="Calibri" w:cs="Calibri"/>
                  <w:rPrChange w:id="1671" w:author="Administrator" w:date="2015-12-31T22:51:14Z">
                    <w:rPr>
                      <w:rFonts w:hint="eastAsia"/>
                    </w:rPr>
                  </w:rPrChange>
                </w:rPr>
                <w:t>/**</w:t>
              </w:r>
            </w:ins>
          </w:p>
          <w:p>
            <w:pPr>
              <w:rPr>
                <w:ins w:id="1673" w:author="Administrator" w:date="2015-12-31T22:51:14Z"/>
                <w:rFonts w:hint="eastAsia" w:ascii="Calibri" w:hAnsi="Calibri" w:cs="Calibri"/>
                <w:rPrChange w:id="1674" w:author="Administrator" w:date="2015-12-31T22:51:14Z">
                  <w:rPr>
                    <w:ins w:id="1675" w:author="Administrator" w:date="2015-12-31T22:51:14Z"/>
                    <w:rFonts w:hint="eastAsia"/>
                  </w:rPr>
                </w:rPrChange>
              </w:rPr>
            </w:pPr>
            <w:ins w:id="1676" w:author="Administrator" w:date="2015-12-31T22:51:14Z">
              <w:r>
                <w:rPr>
                  <w:rFonts w:hint="eastAsia" w:ascii="Calibri" w:hAnsi="Calibri" w:cs="Calibri"/>
                  <w:rPrChange w:id="1677" w:author="Administrator" w:date="2015-12-31T22:51:14Z">
                    <w:rPr>
                      <w:rFonts w:hint="eastAsia"/>
                    </w:rPr>
                  </w:rPrChange>
                </w:rPr>
                <w:tab/>
              </w:r>
            </w:ins>
            <w:ins w:id="1679" w:author="Administrator" w:date="2015-12-31T22:51:14Z">
              <w:r>
                <w:rPr>
                  <w:rFonts w:hint="eastAsia" w:ascii="Calibri" w:hAnsi="Calibri" w:cs="Calibri"/>
                  <w:rPrChange w:id="1680" w:author="Administrator" w:date="2015-12-31T22:51:14Z">
                    <w:rPr>
                      <w:rFonts w:hint="eastAsia"/>
                    </w:rPr>
                  </w:rPrChange>
                </w:rPr>
                <w:t xml:space="preserve"> * 更新一个DriverPO</w:t>
              </w:r>
            </w:ins>
          </w:p>
          <w:p>
            <w:pPr>
              <w:rPr>
                <w:ins w:id="1682" w:author="Administrator" w:date="2015-12-31T22:51:14Z"/>
                <w:rFonts w:hint="eastAsia" w:ascii="Calibri" w:hAnsi="Calibri" w:cs="Calibri"/>
                <w:rPrChange w:id="1683" w:author="Administrator" w:date="2015-12-31T22:51:14Z">
                  <w:rPr>
                    <w:ins w:id="1684" w:author="Administrator" w:date="2015-12-31T22:51:14Z"/>
                    <w:rFonts w:hint="eastAsia"/>
                  </w:rPr>
                </w:rPrChange>
              </w:rPr>
            </w:pPr>
            <w:ins w:id="1685" w:author="Administrator" w:date="2015-12-31T22:51:14Z">
              <w:r>
                <w:rPr>
                  <w:rFonts w:hint="eastAsia" w:ascii="Calibri" w:hAnsi="Calibri" w:cs="Calibri"/>
                  <w:rPrChange w:id="1686" w:author="Administrator" w:date="2015-12-31T22:51:14Z">
                    <w:rPr>
                      <w:rFonts w:hint="eastAsia"/>
                    </w:rPr>
                  </w:rPrChange>
                </w:rPr>
                <w:tab/>
              </w:r>
            </w:ins>
            <w:ins w:id="1688" w:author="Administrator" w:date="2015-12-31T22:51:14Z">
              <w:r>
                <w:rPr>
                  <w:rFonts w:hint="eastAsia" w:ascii="Calibri" w:hAnsi="Calibri" w:cs="Calibri"/>
                  <w:rPrChange w:id="1689" w:author="Administrator" w:date="2015-12-31T22:51:14Z">
                    <w:rPr>
                      <w:rFonts w:hint="eastAsia"/>
                    </w:rPr>
                  </w:rPrChange>
                </w:rPr>
                <w:t xml:space="preserve"> * @param id</w:t>
              </w:r>
            </w:ins>
          </w:p>
          <w:p>
            <w:pPr>
              <w:rPr>
                <w:ins w:id="1691" w:author="Administrator" w:date="2015-12-31T22:51:14Z"/>
                <w:rFonts w:hint="eastAsia" w:ascii="Calibri" w:hAnsi="Calibri" w:cs="Calibri"/>
                <w:rPrChange w:id="1692" w:author="Administrator" w:date="2015-12-31T22:51:14Z">
                  <w:rPr>
                    <w:ins w:id="1693" w:author="Administrator" w:date="2015-12-31T22:51:14Z"/>
                    <w:rFonts w:hint="eastAsia"/>
                  </w:rPr>
                </w:rPrChange>
              </w:rPr>
            </w:pPr>
            <w:ins w:id="1694" w:author="Administrator" w:date="2015-12-31T22:51:14Z">
              <w:r>
                <w:rPr>
                  <w:rFonts w:hint="eastAsia" w:ascii="Calibri" w:hAnsi="Calibri" w:cs="Calibri"/>
                  <w:rPrChange w:id="1695" w:author="Administrator" w:date="2015-12-31T22:51:14Z">
                    <w:rPr>
                      <w:rFonts w:hint="eastAsia"/>
                    </w:rPr>
                  </w:rPrChange>
                </w:rPr>
                <w:tab/>
              </w:r>
            </w:ins>
            <w:ins w:id="1697" w:author="Administrator" w:date="2015-12-31T22:51:14Z">
              <w:r>
                <w:rPr>
                  <w:rFonts w:hint="eastAsia" w:ascii="Calibri" w:hAnsi="Calibri" w:cs="Calibri"/>
                  <w:rPrChange w:id="1698" w:author="Administrator" w:date="2015-12-31T22:51:14Z">
                    <w:rPr>
                      <w:rFonts w:hint="eastAsia"/>
                    </w:rPr>
                  </w:rPrChange>
                </w:rPr>
                <w:t xml:space="preserve"> * @param dpo</w:t>
              </w:r>
            </w:ins>
          </w:p>
          <w:p>
            <w:pPr>
              <w:rPr>
                <w:ins w:id="1700" w:author="Administrator" w:date="2015-12-31T22:51:14Z"/>
                <w:rFonts w:hint="eastAsia" w:ascii="Calibri" w:hAnsi="Calibri" w:cs="Calibri"/>
                <w:rPrChange w:id="1701" w:author="Administrator" w:date="2015-12-31T22:51:14Z">
                  <w:rPr>
                    <w:ins w:id="1702" w:author="Administrator" w:date="2015-12-31T22:51:14Z"/>
                    <w:rFonts w:hint="eastAsia"/>
                  </w:rPr>
                </w:rPrChange>
              </w:rPr>
            </w:pPr>
            <w:ins w:id="1703" w:author="Administrator" w:date="2015-12-31T22:51:14Z">
              <w:r>
                <w:rPr>
                  <w:rFonts w:hint="eastAsia" w:ascii="Calibri" w:hAnsi="Calibri" w:cs="Calibri"/>
                  <w:rPrChange w:id="1704" w:author="Administrator" w:date="2015-12-31T22:51:14Z">
                    <w:rPr>
                      <w:rFonts w:hint="eastAsia"/>
                    </w:rPr>
                  </w:rPrChange>
                </w:rPr>
                <w:tab/>
              </w:r>
            </w:ins>
            <w:ins w:id="1706" w:author="Administrator" w:date="2015-12-31T22:51:14Z">
              <w:r>
                <w:rPr>
                  <w:rFonts w:hint="eastAsia" w:ascii="Calibri" w:hAnsi="Calibri" w:cs="Calibri"/>
                  <w:rPrChange w:id="1707" w:author="Administrator" w:date="2015-12-31T22:51:14Z">
                    <w:rPr>
                      <w:rFonts w:hint="eastAsia"/>
                    </w:rPr>
                  </w:rPrChange>
                </w:rPr>
                <w:t xml:space="preserve"> * @throws RemoteException</w:t>
              </w:r>
            </w:ins>
          </w:p>
          <w:p>
            <w:pPr>
              <w:rPr>
                <w:ins w:id="1709" w:author="Administrator" w:date="2015-12-31T22:51:14Z"/>
                <w:rFonts w:hint="eastAsia" w:ascii="Calibri" w:hAnsi="Calibri" w:cs="Calibri"/>
                <w:rPrChange w:id="1710" w:author="Administrator" w:date="2015-12-31T22:51:14Z">
                  <w:rPr>
                    <w:ins w:id="1711" w:author="Administrator" w:date="2015-12-31T22:51:14Z"/>
                    <w:rFonts w:hint="eastAsia"/>
                  </w:rPr>
                </w:rPrChange>
              </w:rPr>
            </w:pPr>
            <w:ins w:id="1712" w:author="Administrator" w:date="2015-12-31T22:51:14Z">
              <w:r>
                <w:rPr>
                  <w:rFonts w:hint="eastAsia" w:ascii="Calibri" w:hAnsi="Calibri" w:cs="Calibri"/>
                  <w:rPrChange w:id="1713" w:author="Administrator" w:date="2015-12-31T22:51:14Z">
                    <w:rPr>
                      <w:rFonts w:hint="eastAsia"/>
                    </w:rPr>
                  </w:rPrChange>
                </w:rPr>
                <w:tab/>
              </w:r>
            </w:ins>
            <w:ins w:id="1715" w:author="Administrator" w:date="2015-12-31T22:51:14Z">
              <w:r>
                <w:rPr>
                  <w:rFonts w:hint="eastAsia" w:ascii="Calibri" w:hAnsi="Calibri" w:cs="Calibri"/>
                  <w:rPrChange w:id="1716" w:author="Administrator" w:date="2015-12-31T22:51:14Z">
                    <w:rPr>
                      <w:rFonts w:hint="eastAsia"/>
                    </w:rPr>
                  </w:rPrChange>
                </w:rPr>
                <w:t xml:space="preserve"> */</w:t>
              </w:r>
            </w:ins>
          </w:p>
          <w:p>
            <w:pPr>
              <w:rPr>
                <w:ins w:id="1718" w:author="Administrator" w:date="2015-12-31T22:51:14Z"/>
                <w:rFonts w:hint="eastAsia" w:ascii="Calibri" w:hAnsi="Calibri" w:cs="Calibri"/>
                <w:rPrChange w:id="1719" w:author="Administrator" w:date="2015-12-31T22:51:14Z">
                  <w:rPr>
                    <w:ins w:id="1720" w:author="Administrator" w:date="2015-12-31T22:51:14Z"/>
                    <w:rFonts w:hint="eastAsia"/>
                  </w:rPr>
                </w:rPrChange>
              </w:rPr>
            </w:pPr>
            <w:ins w:id="1721" w:author="Administrator" w:date="2015-12-31T22:51:14Z">
              <w:r>
                <w:rPr>
                  <w:rFonts w:hint="eastAsia" w:ascii="Calibri" w:hAnsi="Calibri" w:cs="Calibri"/>
                  <w:rPrChange w:id="1722" w:author="Administrator" w:date="2015-12-31T22:51:14Z">
                    <w:rPr>
                      <w:rFonts w:hint="eastAsia"/>
                    </w:rPr>
                  </w:rPrChange>
                </w:rPr>
                <w:tab/>
              </w:r>
            </w:ins>
            <w:ins w:id="1724" w:author="Administrator" w:date="2015-12-31T22:51:14Z">
              <w:r>
                <w:rPr>
                  <w:rFonts w:hint="eastAsia" w:ascii="Calibri" w:hAnsi="Calibri" w:cs="Calibri"/>
                  <w:rPrChange w:id="1725" w:author="Administrator" w:date="2015-12-31T22:51:14Z">
                    <w:rPr>
                      <w:rFonts w:hint="eastAsia"/>
                    </w:rPr>
                  </w:rPrChange>
                </w:rPr>
                <w:t>public void update(String id,DriverPO dpo) throws RemoteException;</w:t>
              </w:r>
            </w:ins>
          </w:p>
          <w:p>
            <w:pPr>
              <w:rPr>
                <w:ins w:id="1727" w:author="Administrator" w:date="2015-12-31T22:51:14Z"/>
                <w:rFonts w:hint="eastAsia" w:ascii="Calibri" w:hAnsi="Calibri" w:cs="Calibri"/>
                <w:rPrChange w:id="1728" w:author="Administrator" w:date="2015-12-31T22:51:14Z">
                  <w:rPr>
                    <w:ins w:id="1729" w:author="Administrator" w:date="2015-12-31T22:51:14Z"/>
                    <w:rFonts w:hint="eastAsia"/>
                  </w:rPr>
                </w:rPrChange>
              </w:rPr>
            </w:pPr>
            <w:ins w:id="1730" w:author="Administrator" w:date="2015-12-31T22:51:14Z">
              <w:r>
                <w:rPr>
                  <w:rFonts w:hint="eastAsia" w:ascii="Calibri" w:hAnsi="Calibri" w:cs="Calibri"/>
                  <w:rPrChange w:id="1731" w:author="Administrator" w:date="2015-12-31T22:51:14Z">
                    <w:rPr>
                      <w:rFonts w:hint="eastAsia"/>
                    </w:rPr>
                  </w:rPrChange>
                </w:rPr>
                <w:tab/>
              </w:r>
            </w:ins>
          </w:p>
          <w:p>
            <w:pPr>
              <w:rPr>
                <w:ins w:id="1733" w:author="Administrator" w:date="2015-12-31T22:51:14Z"/>
                <w:rFonts w:hint="eastAsia" w:ascii="Calibri" w:hAnsi="Calibri" w:cs="Calibri"/>
                <w:rPrChange w:id="1734" w:author="Administrator" w:date="2015-12-31T22:51:14Z">
                  <w:rPr>
                    <w:ins w:id="1735" w:author="Administrator" w:date="2015-12-31T22:51:14Z"/>
                    <w:rFonts w:hint="eastAsia"/>
                  </w:rPr>
                </w:rPrChange>
              </w:rPr>
            </w:pPr>
            <w:ins w:id="1736" w:author="Administrator" w:date="2015-12-31T22:51:14Z">
              <w:r>
                <w:rPr>
                  <w:rFonts w:hint="eastAsia" w:ascii="Calibri" w:hAnsi="Calibri" w:cs="Calibri"/>
                  <w:rPrChange w:id="1737" w:author="Administrator" w:date="2015-12-31T22:51:14Z">
                    <w:rPr>
                      <w:rFonts w:hint="eastAsia"/>
                    </w:rPr>
                  </w:rPrChange>
                </w:rPr>
                <w:tab/>
              </w:r>
            </w:ins>
            <w:ins w:id="1739" w:author="Administrator" w:date="2015-12-31T22:51:14Z">
              <w:r>
                <w:rPr>
                  <w:rFonts w:hint="eastAsia" w:ascii="Calibri" w:hAnsi="Calibri" w:cs="Calibri"/>
                  <w:rPrChange w:id="1740" w:author="Administrator" w:date="2015-12-31T22:51:14Z">
                    <w:rPr>
                      <w:rFonts w:hint="eastAsia"/>
                    </w:rPr>
                  </w:rPrChange>
                </w:rPr>
                <w:t>/**</w:t>
              </w:r>
            </w:ins>
          </w:p>
          <w:p>
            <w:pPr>
              <w:rPr>
                <w:ins w:id="1742" w:author="Administrator" w:date="2015-12-31T22:51:14Z"/>
                <w:rFonts w:hint="eastAsia" w:ascii="Calibri" w:hAnsi="Calibri" w:cs="Calibri"/>
                <w:rPrChange w:id="1743" w:author="Administrator" w:date="2015-12-31T22:51:14Z">
                  <w:rPr>
                    <w:ins w:id="1744" w:author="Administrator" w:date="2015-12-31T22:51:14Z"/>
                    <w:rFonts w:hint="eastAsia"/>
                  </w:rPr>
                </w:rPrChange>
              </w:rPr>
            </w:pPr>
            <w:ins w:id="1745" w:author="Administrator" w:date="2015-12-31T22:51:14Z">
              <w:r>
                <w:rPr>
                  <w:rFonts w:hint="eastAsia" w:ascii="Calibri" w:hAnsi="Calibri" w:cs="Calibri"/>
                  <w:rPrChange w:id="1746" w:author="Administrator" w:date="2015-12-31T22:51:14Z">
                    <w:rPr>
                      <w:rFonts w:hint="eastAsia"/>
                    </w:rPr>
                  </w:rPrChange>
                </w:rPr>
                <w:tab/>
              </w:r>
            </w:ins>
            <w:ins w:id="1748" w:author="Administrator" w:date="2015-12-31T22:51:14Z">
              <w:r>
                <w:rPr>
                  <w:rFonts w:hint="eastAsia" w:ascii="Calibri" w:hAnsi="Calibri" w:cs="Calibri"/>
                  <w:rPrChange w:id="1749" w:author="Administrator" w:date="2015-12-31T22:51:14Z">
                    <w:rPr>
                      <w:rFonts w:hint="eastAsia"/>
                    </w:rPr>
                  </w:rPrChange>
                </w:rPr>
                <w:t xml:space="preserve"> * 删除一个DriverPO</w:t>
              </w:r>
            </w:ins>
          </w:p>
          <w:p>
            <w:pPr>
              <w:rPr>
                <w:ins w:id="1751" w:author="Administrator" w:date="2015-12-31T22:51:14Z"/>
                <w:rFonts w:hint="eastAsia" w:ascii="Calibri" w:hAnsi="Calibri" w:cs="Calibri"/>
                <w:rPrChange w:id="1752" w:author="Administrator" w:date="2015-12-31T22:51:14Z">
                  <w:rPr>
                    <w:ins w:id="1753" w:author="Administrator" w:date="2015-12-31T22:51:14Z"/>
                    <w:rFonts w:hint="eastAsia"/>
                  </w:rPr>
                </w:rPrChange>
              </w:rPr>
            </w:pPr>
            <w:ins w:id="1754" w:author="Administrator" w:date="2015-12-31T22:51:14Z">
              <w:r>
                <w:rPr>
                  <w:rFonts w:hint="eastAsia" w:ascii="Calibri" w:hAnsi="Calibri" w:cs="Calibri"/>
                  <w:rPrChange w:id="1755" w:author="Administrator" w:date="2015-12-31T22:51:14Z">
                    <w:rPr>
                      <w:rFonts w:hint="eastAsia"/>
                    </w:rPr>
                  </w:rPrChange>
                </w:rPr>
                <w:tab/>
              </w:r>
            </w:ins>
            <w:ins w:id="1757" w:author="Administrator" w:date="2015-12-31T22:51:14Z">
              <w:r>
                <w:rPr>
                  <w:rFonts w:hint="eastAsia" w:ascii="Calibri" w:hAnsi="Calibri" w:cs="Calibri"/>
                  <w:rPrChange w:id="1758" w:author="Administrator" w:date="2015-12-31T22:51:14Z">
                    <w:rPr>
                      <w:rFonts w:hint="eastAsia"/>
                    </w:rPr>
                  </w:rPrChange>
                </w:rPr>
                <w:t xml:space="preserve"> * @param id</w:t>
              </w:r>
            </w:ins>
          </w:p>
          <w:p>
            <w:pPr>
              <w:rPr>
                <w:ins w:id="1760" w:author="Administrator" w:date="2015-12-31T22:51:14Z"/>
                <w:rFonts w:hint="eastAsia" w:ascii="Calibri" w:hAnsi="Calibri" w:cs="Calibri"/>
                <w:rPrChange w:id="1761" w:author="Administrator" w:date="2015-12-31T22:51:14Z">
                  <w:rPr>
                    <w:ins w:id="1762" w:author="Administrator" w:date="2015-12-31T22:51:14Z"/>
                    <w:rFonts w:hint="eastAsia"/>
                  </w:rPr>
                </w:rPrChange>
              </w:rPr>
            </w:pPr>
            <w:ins w:id="1763" w:author="Administrator" w:date="2015-12-31T22:51:14Z">
              <w:r>
                <w:rPr>
                  <w:rFonts w:hint="eastAsia" w:ascii="Calibri" w:hAnsi="Calibri" w:cs="Calibri"/>
                  <w:rPrChange w:id="1764" w:author="Administrator" w:date="2015-12-31T22:51:14Z">
                    <w:rPr>
                      <w:rFonts w:hint="eastAsia"/>
                    </w:rPr>
                  </w:rPrChange>
                </w:rPr>
                <w:tab/>
              </w:r>
            </w:ins>
            <w:ins w:id="1766" w:author="Administrator" w:date="2015-12-31T22:51:14Z">
              <w:r>
                <w:rPr>
                  <w:rFonts w:hint="eastAsia" w:ascii="Calibri" w:hAnsi="Calibri" w:cs="Calibri"/>
                  <w:rPrChange w:id="1767" w:author="Administrator" w:date="2015-12-31T22:51:14Z">
                    <w:rPr>
                      <w:rFonts w:hint="eastAsia"/>
                    </w:rPr>
                  </w:rPrChange>
                </w:rPr>
                <w:t xml:space="preserve"> * @throws RemoteException</w:t>
              </w:r>
            </w:ins>
          </w:p>
          <w:p>
            <w:pPr>
              <w:rPr>
                <w:ins w:id="1769" w:author="Administrator" w:date="2015-12-31T22:51:14Z"/>
                <w:rFonts w:hint="eastAsia" w:ascii="Calibri" w:hAnsi="Calibri" w:cs="Calibri"/>
                <w:rPrChange w:id="1770" w:author="Administrator" w:date="2015-12-31T22:51:14Z">
                  <w:rPr>
                    <w:ins w:id="1771" w:author="Administrator" w:date="2015-12-31T22:51:14Z"/>
                    <w:rFonts w:hint="eastAsia"/>
                  </w:rPr>
                </w:rPrChange>
              </w:rPr>
            </w:pPr>
            <w:ins w:id="1772" w:author="Administrator" w:date="2015-12-31T22:51:14Z">
              <w:r>
                <w:rPr>
                  <w:rFonts w:hint="eastAsia" w:ascii="Calibri" w:hAnsi="Calibri" w:cs="Calibri"/>
                  <w:rPrChange w:id="1773" w:author="Administrator" w:date="2015-12-31T22:51:14Z">
                    <w:rPr>
                      <w:rFonts w:hint="eastAsia"/>
                    </w:rPr>
                  </w:rPrChange>
                </w:rPr>
                <w:tab/>
              </w:r>
            </w:ins>
            <w:ins w:id="1775" w:author="Administrator" w:date="2015-12-31T22:51:14Z">
              <w:r>
                <w:rPr>
                  <w:rFonts w:hint="eastAsia" w:ascii="Calibri" w:hAnsi="Calibri" w:cs="Calibri"/>
                  <w:rPrChange w:id="1776" w:author="Administrator" w:date="2015-12-31T22:51:14Z">
                    <w:rPr>
                      <w:rFonts w:hint="eastAsia"/>
                    </w:rPr>
                  </w:rPrChange>
                </w:rPr>
                <w:t xml:space="preserve"> */</w:t>
              </w:r>
            </w:ins>
          </w:p>
          <w:p>
            <w:pPr>
              <w:rPr>
                <w:ins w:id="1778" w:author="Administrator" w:date="2015-12-31T22:51:14Z"/>
                <w:rFonts w:hint="eastAsia" w:ascii="Calibri" w:hAnsi="Calibri" w:cs="Calibri"/>
                <w:rPrChange w:id="1779" w:author="Administrator" w:date="2015-12-31T22:51:14Z">
                  <w:rPr>
                    <w:ins w:id="1780" w:author="Administrator" w:date="2015-12-31T22:51:14Z"/>
                    <w:rFonts w:hint="eastAsia"/>
                  </w:rPr>
                </w:rPrChange>
              </w:rPr>
            </w:pPr>
            <w:ins w:id="1781" w:author="Administrator" w:date="2015-12-31T22:51:14Z">
              <w:r>
                <w:rPr>
                  <w:rFonts w:hint="eastAsia" w:ascii="Calibri" w:hAnsi="Calibri" w:cs="Calibri"/>
                  <w:rPrChange w:id="1782" w:author="Administrator" w:date="2015-12-31T22:51:14Z">
                    <w:rPr>
                      <w:rFonts w:hint="eastAsia"/>
                    </w:rPr>
                  </w:rPrChange>
                </w:rPr>
                <w:tab/>
              </w:r>
            </w:ins>
            <w:ins w:id="1784" w:author="Administrator" w:date="2015-12-31T22:51:14Z">
              <w:r>
                <w:rPr>
                  <w:rFonts w:hint="eastAsia" w:ascii="Calibri" w:hAnsi="Calibri" w:cs="Calibri"/>
                  <w:rPrChange w:id="1785" w:author="Administrator" w:date="2015-12-31T22:51:14Z">
                    <w:rPr>
                      <w:rFonts w:hint="eastAsia"/>
                    </w:rPr>
                  </w:rPrChange>
                </w:rPr>
                <w:t>public void deleteDriverPO(String id) throws RemoteException;</w:t>
              </w:r>
            </w:ins>
          </w:p>
          <w:p>
            <w:pPr>
              <w:rPr>
                <w:ins w:id="1787" w:author="Administrator" w:date="2015-12-31T22:51:14Z"/>
                <w:rFonts w:hint="eastAsia" w:ascii="Calibri" w:hAnsi="Calibri" w:cs="Calibri"/>
                <w:rPrChange w:id="1788" w:author="Administrator" w:date="2015-12-31T22:51:14Z">
                  <w:rPr>
                    <w:ins w:id="1789" w:author="Administrator" w:date="2015-12-31T22:51:14Z"/>
                    <w:rFonts w:hint="eastAsia"/>
                  </w:rPr>
                </w:rPrChange>
              </w:rPr>
            </w:pPr>
            <w:ins w:id="1790" w:author="Administrator" w:date="2015-12-31T22:51:14Z">
              <w:r>
                <w:rPr>
                  <w:rFonts w:hint="eastAsia" w:ascii="Calibri" w:hAnsi="Calibri" w:cs="Calibri"/>
                  <w:rPrChange w:id="1791" w:author="Administrator" w:date="2015-12-31T22:51:14Z">
                    <w:rPr>
                      <w:rFonts w:hint="eastAsia"/>
                    </w:rPr>
                  </w:rPrChange>
                </w:rPr>
                <w:tab/>
              </w:r>
            </w:ins>
          </w:p>
          <w:p>
            <w:pPr>
              <w:rPr>
                <w:ins w:id="1793" w:author="Administrator" w:date="2015-12-31T22:51:14Z"/>
                <w:rFonts w:hint="eastAsia" w:ascii="Calibri" w:hAnsi="Calibri" w:cs="Calibri"/>
                <w:rPrChange w:id="1794" w:author="Administrator" w:date="2015-12-31T22:51:14Z">
                  <w:rPr>
                    <w:ins w:id="1795" w:author="Administrator" w:date="2015-12-31T22:51:14Z"/>
                    <w:rFonts w:hint="eastAsia"/>
                  </w:rPr>
                </w:rPrChange>
              </w:rPr>
            </w:pPr>
            <w:ins w:id="1796" w:author="Administrator" w:date="2015-12-31T22:51:14Z">
              <w:r>
                <w:rPr>
                  <w:rFonts w:hint="eastAsia" w:ascii="Calibri" w:hAnsi="Calibri" w:cs="Calibri"/>
                  <w:rPrChange w:id="1797" w:author="Administrator" w:date="2015-12-31T22:51:14Z">
                    <w:rPr>
                      <w:rFonts w:hint="eastAsia"/>
                    </w:rPr>
                  </w:rPrChange>
                </w:rPr>
                <w:tab/>
              </w:r>
            </w:ins>
            <w:ins w:id="1799" w:author="Administrator" w:date="2015-12-31T22:51:14Z">
              <w:r>
                <w:rPr>
                  <w:rFonts w:hint="eastAsia" w:ascii="Calibri" w:hAnsi="Calibri" w:cs="Calibri"/>
                  <w:rPrChange w:id="1800" w:author="Administrator" w:date="2015-12-31T22:51:14Z">
                    <w:rPr>
                      <w:rFonts w:hint="eastAsia"/>
                    </w:rPr>
                  </w:rPrChange>
                </w:rPr>
                <w:t>/**</w:t>
              </w:r>
            </w:ins>
          </w:p>
          <w:p>
            <w:pPr>
              <w:rPr>
                <w:ins w:id="1802" w:author="Administrator" w:date="2015-12-31T22:51:14Z"/>
                <w:rFonts w:hint="eastAsia" w:ascii="Calibri" w:hAnsi="Calibri" w:cs="Calibri"/>
                <w:rPrChange w:id="1803" w:author="Administrator" w:date="2015-12-31T22:51:14Z">
                  <w:rPr>
                    <w:ins w:id="1804" w:author="Administrator" w:date="2015-12-31T22:51:14Z"/>
                    <w:rFonts w:hint="eastAsia"/>
                  </w:rPr>
                </w:rPrChange>
              </w:rPr>
            </w:pPr>
            <w:ins w:id="1805" w:author="Administrator" w:date="2015-12-31T22:51:14Z">
              <w:r>
                <w:rPr>
                  <w:rFonts w:hint="eastAsia" w:ascii="Calibri" w:hAnsi="Calibri" w:cs="Calibri"/>
                  <w:rPrChange w:id="1806" w:author="Administrator" w:date="2015-12-31T22:51:14Z">
                    <w:rPr>
                      <w:rFonts w:hint="eastAsia"/>
                    </w:rPr>
                  </w:rPrChange>
                </w:rPr>
                <w:tab/>
              </w:r>
            </w:ins>
            <w:ins w:id="1808" w:author="Administrator" w:date="2015-12-31T22:51:14Z">
              <w:r>
                <w:rPr>
                  <w:rFonts w:hint="eastAsia" w:ascii="Calibri" w:hAnsi="Calibri" w:cs="Calibri"/>
                  <w:rPrChange w:id="1809" w:author="Administrator" w:date="2015-12-31T22:51:14Z">
                    <w:rPr>
                      <w:rFonts w:hint="eastAsia"/>
                    </w:rPr>
                  </w:rPrChange>
                </w:rPr>
                <w:t xml:space="preserve"> * 结束持久化数据库的使用</w:t>
              </w:r>
            </w:ins>
          </w:p>
          <w:p>
            <w:pPr>
              <w:rPr>
                <w:ins w:id="1811" w:author="Administrator" w:date="2015-12-31T22:51:14Z"/>
                <w:rFonts w:hint="eastAsia" w:ascii="Calibri" w:hAnsi="Calibri" w:cs="Calibri"/>
                <w:rPrChange w:id="1812" w:author="Administrator" w:date="2015-12-31T22:51:14Z">
                  <w:rPr>
                    <w:ins w:id="1813" w:author="Administrator" w:date="2015-12-31T22:51:14Z"/>
                    <w:rFonts w:hint="eastAsia"/>
                  </w:rPr>
                </w:rPrChange>
              </w:rPr>
            </w:pPr>
            <w:ins w:id="1814" w:author="Administrator" w:date="2015-12-31T22:51:14Z">
              <w:r>
                <w:rPr>
                  <w:rFonts w:hint="eastAsia" w:ascii="Calibri" w:hAnsi="Calibri" w:cs="Calibri"/>
                  <w:rPrChange w:id="1815" w:author="Administrator" w:date="2015-12-31T22:51:14Z">
                    <w:rPr>
                      <w:rFonts w:hint="eastAsia"/>
                    </w:rPr>
                  </w:rPrChange>
                </w:rPr>
                <w:tab/>
              </w:r>
            </w:ins>
            <w:ins w:id="1817" w:author="Administrator" w:date="2015-12-31T22:51:14Z">
              <w:r>
                <w:rPr>
                  <w:rFonts w:hint="eastAsia" w:ascii="Calibri" w:hAnsi="Calibri" w:cs="Calibri"/>
                  <w:rPrChange w:id="1818" w:author="Administrator" w:date="2015-12-31T22:51:14Z">
                    <w:rPr>
                      <w:rFonts w:hint="eastAsia"/>
                    </w:rPr>
                  </w:rPrChange>
                </w:rPr>
                <w:t xml:space="preserve"> * @throws RemoteException</w:t>
              </w:r>
            </w:ins>
          </w:p>
          <w:p>
            <w:pPr>
              <w:rPr>
                <w:ins w:id="1820" w:author="Administrator" w:date="2015-12-31T22:51:14Z"/>
                <w:rFonts w:hint="eastAsia" w:ascii="Calibri" w:hAnsi="Calibri" w:cs="Calibri"/>
                <w:rPrChange w:id="1821" w:author="Administrator" w:date="2015-12-31T22:51:14Z">
                  <w:rPr>
                    <w:ins w:id="1822" w:author="Administrator" w:date="2015-12-31T22:51:14Z"/>
                    <w:rFonts w:hint="eastAsia"/>
                  </w:rPr>
                </w:rPrChange>
              </w:rPr>
            </w:pPr>
            <w:ins w:id="1823" w:author="Administrator" w:date="2015-12-31T22:51:14Z">
              <w:r>
                <w:rPr>
                  <w:rFonts w:hint="eastAsia" w:ascii="Calibri" w:hAnsi="Calibri" w:cs="Calibri"/>
                  <w:rPrChange w:id="1824" w:author="Administrator" w:date="2015-12-31T22:51:14Z">
                    <w:rPr>
                      <w:rFonts w:hint="eastAsia"/>
                    </w:rPr>
                  </w:rPrChange>
                </w:rPr>
                <w:tab/>
              </w:r>
            </w:ins>
            <w:ins w:id="1826" w:author="Administrator" w:date="2015-12-31T22:51:14Z">
              <w:r>
                <w:rPr>
                  <w:rFonts w:hint="eastAsia" w:ascii="Calibri" w:hAnsi="Calibri" w:cs="Calibri"/>
                  <w:rPrChange w:id="1827" w:author="Administrator" w:date="2015-12-31T22:51:14Z">
                    <w:rPr>
                      <w:rFonts w:hint="eastAsia"/>
                    </w:rPr>
                  </w:rPrChange>
                </w:rPr>
                <w:t xml:space="preserve"> */</w:t>
              </w:r>
            </w:ins>
          </w:p>
          <w:p>
            <w:pPr>
              <w:rPr>
                <w:ins w:id="1829" w:author="Administrator" w:date="2015-12-31T22:51:18Z"/>
                <w:rFonts w:hint="eastAsia" w:ascii="Calibri" w:hAnsi="Calibri" w:cs="Calibri"/>
              </w:rPr>
            </w:pPr>
            <w:ins w:id="1830" w:author="Administrator" w:date="2015-12-31T22:51:14Z">
              <w:r>
                <w:rPr>
                  <w:rFonts w:hint="eastAsia" w:ascii="Calibri" w:hAnsi="Calibri" w:cs="Calibri"/>
                  <w:rPrChange w:id="1831" w:author="Administrator" w:date="2015-12-31T22:51:14Z">
                    <w:rPr>
                      <w:rFonts w:hint="eastAsia"/>
                    </w:rPr>
                  </w:rPrChange>
                </w:rPr>
                <w:tab/>
              </w:r>
            </w:ins>
            <w:ins w:id="1833" w:author="Administrator" w:date="2015-12-31T22:51:14Z">
              <w:r>
                <w:rPr>
                  <w:rFonts w:hint="eastAsia" w:ascii="Calibri" w:hAnsi="Calibri" w:cs="Calibri"/>
                  <w:rPrChange w:id="1834" w:author="Administrator" w:date="2015-12-31T22:51:14Z">
                    <w:rPr>
                      <w:rFonts w:hint="eastAsia"/>
                    </w:rPr>
                  </w:rPrChange>
                </w:rPr>
                <w:t>public void finish() throws RemoteException;</w:t>
              </w:r>
            </w:ins>
          </w:p>
          <w:p>
            <w:pPr>
              <w:rPr>
                <w:ins w:id="1836" w:author="Administrator" w:date="2015-12-31T22:51:35Z"/>
                <w:rFonts w:hint="eastAsia" w:ascii="Calibri" w:hAnsi="Calibri" w:cs="Calibri"/>
                <w:rPrChange w:id="1837" w:author="Administrator" w:date="2015-12-31T22:51:36Z">
                  <w:rPr>
                    <w:ins w:id="1838" w:author="Administrator" w:date="2015-12-31T22:51:35Z"/>
                    <w:rFonts w:hint="eastAsia"/>
                  </w:rPr>
                </w:rPrChange>
              </w:rPr>
            </w:pPr>
            <w:ins w:id="1839" w:author="Administrator" w:date="2015-12-31T22:51:35Z">
              <w:r>
                <w:rPr>
                  <w:rFonts w:hint="eastAsia" w:ascii="Calibri" w:hAnsi="Calibri" w:cs="Calibri"/>
                  <w:rPrChange w:id="1840" w:author="Administrator" w:date="2015-12-31T22:51:36Z">
                    <w:rPr>
                      <w:rFonts w:hint="eastAsia"/>
                    </w:rPr>
                  </w:rPrChange>
                </w:rPr>
                <w:t>/**</w:t>
              </w:r>
            </w:ins>
          </w:p>
          <w:p>
            <w:pPr>
              <w:rPr>
                <w:ins w:id="1842" w:author="Administrator" w:date="2015-12-31T22:51:35Z"/>
                <w:rFonts w:hint="eastAsia" w:ascii="Calibri" w:hAnsi="Calibri" w:cs="Calibri"/>
                <w:rPrChange w:id="1843" w:author="Administrator" w:date="2015-12-31T22:51:36Z">
                  <w:rPr>
                    <w:ins w:id="1844" w:author="Administrator" w:date="2015-12-31T22:51:35Z"/>
                    <w:rFonts w:hint="eastAsia"/>
                  </w:rPr>
                </w:rPrChange>
              </w:rPr>
            </w:pPr>
            <w:ins w:id="1845" w:author="Administrator" w:date="2015-12-31T22:51:35Z">
              <w:r>
                <w:rPr>
                  <w:rFonts w:hint="eastAsia" w:ascii="Calibri" w:hAnsi="Calibri" w:cs="Calibri"/>
                  <w:rPrChange w:id="1846" w:author="Administrator" w:date="2015-12-31T22:51:36Z">
                    <w:rPr>
                      <w:rFonts w:hint="eastAsia"/>
                    </w:rPr>
                  </w:rPrChange>
                </w:rPr>
                <w:t xml:space="preserve"> * 车辆数据操作的接口</w:t>
              </w:r>
            </w:ins>
          </w:p>
          <w:p>
            <w:pPr>
              <w:rPr>
                <w:ins w:id="1848" w:author="Administrator" w:date="2015-12-31T22:51:35Z"/>
                <w:rFonts w:hint="eastAsia" w:ascii="Calibri" w:hAnsi="Calibri" w:cs="Calibri"/>
                <w:rPrChange w:id="1849" w:author="Administrator" w:date="2015-12-31T22:51:36Z">
                  <w:rPr>
                    <w:ins w:id="1850" w:author="Administrator" w:date="2015-12-31T22:51:35Z"/>
                    <w:rFonts w:hint="eastAsia"/>
                  </w:rPr>
                </w:rPrChange>
              </w:rPr>
            </w:pPr>
            <w:ins w:id="1851" w:author="Administrator" w:date="2015-12-31T22:51:35Z">
              <w:r>
                <w:rPr>
                  <w:rFonts w:hint="eastAsia" w:ascii="Calibri" w:hAnsi="Calibri" w:cs="Calibri"/>
                  <w:rPrChange w:id="1852" w:author="Administrator" w:date="2015-12-31T22:51:36Z">
                    <w:rPr>
                      <w:rFonts w:hint="eastAsia"/>
                    </w:rPr>
                  </w:rPrChange>
                </w:rPr>
                <w:t xml:space="preserve"> * @author Potter</w:t>
              </w:r>
            </w:ins>
          </w:p>
          <w:p>
            <w:pPr>
              <w:rPr>
                <w:ins w:id="1854" w:author="Administrator" w:date="2015-12-31T22:51:35Z"/>
                <w:rFonts w:hint="eastAsia" w:ascii="Calibri" w:hAnsi="Calibri" w:cs="Calibri"/>
                <w:rPrChange w:id="1855" w:author="Administrator" w:date="2015-12-31T22:51:36Z">
                  <w:rPr>
                    <w:ins w:id="1856" w:author="Administrator" w:date="2015-12-31T22:51:35Z"/>
                    <w:rFonts w:hint="eastAsia"/>
                  </w:rPr>
                </w:rPrChange>
              </w:rPr>
            </w:pPr>
            <w:ins w:id="1857" w:author="Administrator" w:date="2015-12-31T22:51:35Z">
              <w:r>
                <w:rPr>
                  <w:rFonts w:hint="eastAsia" w:ascii="Calibri" w:hAnsi="Calibri" w:cs="Calibri"/>
                  <w:rPrChange w:id="1858" w:author="Administrator" w:date="2015-12-31T22:51:36Z">
                    <w:rPr>
                      <w:rFonts w:hint="eastAsia"/>
                    </w:rPr>
                  </w:rPrChange>
                </w:rPr>
                <w:t xml:space="preserve"> *</w:t>
              </w:r>
            </w:ins>
          </w:p>
          <w:p>
            <w:pPr>
              <w:rPr>
                <w:ins w:id="1860" w:author="Administrator" w:date="2015-12-31T22:51:35Z"/>
                <w:rFonts w:hint="eastAsia" w:ascii="Calibri" w:hAnsi="Calibri" w:cs="Calibri"/>
                <w:rPrChange w:id="1861" w:author="Administrator" w:date="2015-12-31T22:51:36Z">
                  <w:rPr>
                    <w:ins w:id="1862" w:author="Administrator" w:date="2015-12-31T22:51:35Z"/>
                    <w:rFonts w:hint="eastAsia"/>
                  </w:rPr>
                </w:rPrChange>
              </w:rPr>
            </w:pPr>
            <w:ins w:id="1863" w:author="Administrator" w:date="2015-12-31T22:51:35Z">
              <w:r>
                <w:rPr>
                  <w:rFonts w:hint="eastAsia" w:ascii="Calibri" w:hAnsi="Calibri" w:cs="Calibri"/>
                  <w:rPrChange w:id="1864" w:author="Administrator" w:date="2015-12-31T22:51:36Z">
                    <w:rPr>
                      <w:rFonts w:hint="eastAsia"/>
                    </w:rPr>
                  </w:rPrChange>
                </w:rPr>
                <w:t xml:space="preserve"> */</w:t>
              </w:r>
            </w:ins>
          </w:p>
          <w:p>
            <w:pPr>
              <w:rPr>
                <w:ins w:id="1866" w:author="Administrator" w:date="2015-12-31T22:51:35Z"/>
                <w:rFonts w:hint="eastAsia" w:ascii="Calibri" w:hAnsi="Calibri" w:cs="Calibri"/>
                <w:rPrChange w:id="1867" w:author="Administrator" w:date="2015-12-31T22:51:36Z">
                  <w:rPr>
                    <w:ins w:id="1868" w:author="Administrator" w:date="2015-12-31T22:51:35Z"/>
                    <w:rFonts w:hint="eastAsia"/>
                  </w:rPr>
                </w:rPrChange>
              </w:rPr>
            </w:pPr>
            <w:ins w:id="1869" w:author="Administrator" w:date="2015-12-31T22:51:35Z">
              <w:r>
                <w:rPr>
                  <w:rFonts w:hint="eastAsia" w:ascii="Calibri" w:hAnsi="Calibri" w:cs="Calibri"/>
                  <w:rPrChange w:id="1870" w:author="Administrator" w:date="2015-12-31T22:51:36Z">
                    <w:rPr>
                      <w:rFonts w:hint="eastAsia"/>
                    </w:rPr>
                  </w:rPrChange>
                </w:rPr>
                <w:t>public interface TruckDataService extends Remote{</w:t>
              </w:r>
            </w:ins>
          </w:p>
          <w:p>
            <w:pPr>
              <w:rPr>
                <w:ins w:id="1872" w:author="Administrator" w:date="2015-12-31T22:51:35Z"/>
                <w:rFonts w:hint="eastAsia" w:ascii="Calibri" w:hAnsi="Calibri" w:cs="Calibri"/>
                <w:rPrChange w:id="1873" w:author="Administrator" w:date="2015-12-31T22:51:36Z">
                  <w:rPr>
                    <w:ins w:id="1874" w:author="Administrator" w:date="2015-12-31T22:51:35Z"/>
                    <w:rFonts w:hint="eastAsia"/>
                  </w:rPr>
                </w:rPrChange>
              </w:rPr>
            </w:pPr>
            <w:ins w:id="1875" w:author="Administrator" w:date="2015-12-31T22:51:35Z">
              <w:r>
                <w:rPr>
                  <w:rFonts w:hint="eastAsia" w:ascii="Calibri" w:hAnsi="Calibri" w:cs="Calibri"/>
                  <w:rPrChange w:id="1876" w:author="Administrator" w:date="2015-12-31T22:51:36Z">
                    <w:rPr>
                      <w:rFonts w:hint="eastAsia"/>
                    </w:rPr>
                  </w:rPrChange>
                </w:rPr>
                <w:tab/>
              </w:r>
            </w:ins>
            <w:ins w:id="1878" w:author="Administrator" w:date="2015-12-31T22:51:35Z">
              <w:r>
                <w:rPr>
                  <w:rFonts w:hint="eastAsia" w:ascii="Calibri" w:hAnsi="Calibri" w:cs="Calibri"/>
                  <w:rPrChange w:id="1879" w:author="Administrator" w:date="2015-12-31T22:51:36Z">
                    <w:rPr>
                      <w:rFonts w:hint="eastAsia"/>
                    </w:rPr>
                  </w:rPrChange>
                </w:rPr>
                <w:t>/**</w:t>
              </w:r>
            </w:ins>
          </w:p>
          <w:p>
            <w:pPr>
              <w:rPr>
                <w:ins w:id="1881" w:author="Administrator" w:date="2015-12-31T22:51:35Z"/>
                <w:rFonts w:hint="eastAsia" w:ascii="Calibri" w:hAnsi="Calibri" w:cs="Calibri"/>
                <w:rPrChange w:id="1882" w:author="Administrator" w:date="2015-12-31T22:51:36Z">
                  <w:rPr>
                    <w:ins w:id="1883" w:author="Administrator" w:date="2015-12-31T22:51:35Z"/>
                    <w:rFonts w:hint="eastAsia"/>
                  </w:rPr>
                </w:rPrChange>
              </w:rPr>
            </w:pPr>
            <w:ins w:id="1884" w:author="Administrator" w:date="2015-12-31T22:51:35Z">
              <w:r>
                <w:rPr>
                  <w:rFonts w:hint="eastAsia" w:ascii="Calibri" w:hAnsi="Calibri" w:cs="Calibri"/>
                  <w:rPrChange w:id="1885" w:author="Administrator" w:date="2015-12-31T22:51:36Z">
                    <w:rPr>
                      <w:rFonts w:hint="eastAsia"/>
                    </w:rPr>
                  </w:rPrChange>
                </w:rPr>
                <w:tab/>
              </w:r>
            </w:ins>
            <w:ins w:id="1887" w:author="Administrator" w:date="2015-12-31T22:51:35Z">
              <w:r>
                <w:rPr>
                  <w:rFonts w:hint="eastAsia" w:ascii="Calibri" w:hAnsi="Calibri" w:cs="Calibri"/>
                  <w:rPrChange w:id="1888" w:author="Administrator" w:date="2015-12-31T22:51:36Z">
                    <w:rPr>
                      <w:rFonts w:hint="eastAsia"/>
                    </w:rPr>
                  </w:rPrChange>
                </w:rPr>
                <w:t xml:space="preserve"> * 根据id返回TruckPO</w:t>
              </w:r>
            </w:ins>
          </w:p>
          <w:p>
            <w:pPr>
              <w:rPr>
                <w:ins w:id="1890" w:author="Administrator" w:date="2015-12-31T22:51:35Z"/>
                <w:rFonts w:hint="eastAsia" w:ascii="Calibri" w:hAnsi="Calibri" w:cs="Calibri"/>
                <w:rPrChange w:id="1891" w:author="Administrator" w:date="2015-12-31T22:51:36Z">
                  <w:rPr>
                    <w:ins w:id="1892" w:author="Administrator" w:date="2015-12-31T22:51:35Z"/>
                    <w:rFonts w:hint="eastAsia"/>
                  </w:rPr>
                </w:rPrChange>
              </w:rPr>
            </w:pPr>
            <w:ins w:id="1893" w:author="Administrator" w:date="2015-12-31T22:51:35Z">
              <w:r>
                <w:rPr>
                  <w:rFonts w:hint="eastAsia" w:ascii="Calibri" w:hAnsi="Calibri" w:cs="Calibri"/>
                  <w:rPrChange w:id="1894" w:author="Administrator" w:date="2015-12-31T22:51:36Z">
                    <w:rPr>
                      <w:rFonts w:hint="eastAsia"/>
                    </w:rPr>
                  </w:rPrChange>
                </w:rPr>
                <w:tab/>
              </w:r>
            </w:ins>
            <w:ins w:id="1896" w:author="Administrator" w:date="2015-12-31T22:51:35Z">
              <w:r>
                <w:rPr>
                  <w:rFonts w:hint="eastAsia" w:ascii="Calibri" w:hAnsi="Calibri" w:cs="Calibri"/>
                  <w:rPrChange w:id="1897" w:author="Administrator" w:date="2015-12-31T22:51:36Z">
                    <w:rPr>
                      <w:rFonts w:hint="eastAsia"/>
                    </w:rPr>
                  </w:rPrChange>
                </w:rPr>
                <w:t xml:space="preserve"> * @param id</w:t>
              </w:r>
            </w:ins>
          </w:p>
          <w:p>
            <w:pPr>
              <w:rPr>
                <w:ins w:id="1899" w:author="Administrator" w:date="2015-12-31T22:51:35Z"/>
                <w:rFonts w:hint="eastAsia" w:ascii="Calibri" w:hAnsi="Calibri" w:cs="Calibri"/>
                <w:rPrChange w:id="1900" w:author="Administrator" w:date="2015-12-31T22:51:36Z">
                  <w:rPr>
                    <w:ins w:id="1901" w:author="Administrator" w:date="2015-12-31T22:51:35Z"/>
                    <w:rFonts w:hint="eastAsia"/>
                  </w:rPr>
                </w:rPrChange>
              </w:rPr>
            </w:pPr>
            <w:ins w:id="1902" w:author="Administrator" w:date="2015-12-31T22:51:35Z">
              <w:r>
                <w:rPr>
                  <w:rFonts w:hint="eastAsia" w:ascii="Calibri" w:hAnsi="Calibri" w:cs="Calibri"/>
                  <w:rPrChange w:id="1903" w:author="Administrator" w:date="2015-12-31T22:51:36Z">
                    <w:rPr>
                      <w:rFonts w:hint="eastAsia"/>
                    </w:rPr>
                  </w:rPrChange>
                </w:rPr>
                <w:tab/>
              </w:r>
            </w:ins>
            <w:ins w:id="1905" w:author="Administrator" w:date="2015-12-31T22:51:35Z">
              <w:r>
                <w:rPr>
                  <w:rFonts w:hint="eastAsia" w:ascii="Calibri" w:hAnsi="Calibri" w:cs="Calibri"/>
                  <w:rPrChange w:id="1906" w:author="Administrator" w:date="2015-12-31T22:51:36Z">
                    <w:rPr>
                      <w:rFonts w:hint="eastAsia"/>
                    </w:rPr>
                  </w:rPrChange>
                </w:rPr>
                <w:t xml:space="preserve"> * @return</w:t>
              </w:r>
            </w:ins>
          </w:p>
          <w:p>
            <w:pPr>
              <w:rPr>
                <w:ins w:id="1908" w:author="Administrator" w:date="2015-12-31T22:51:35Z"/>
                <w:rFonts w:hint="eastAsia" w:ascii="Calibri" w:hAnsi="Calibri" w:cs="Calibri"/>
                <w:rPrChange w:id="1909" w:author="Administrator" w:date="2015-12-31T22:51:36Z">
                  <w:rPr>
                    <w:ins w:id="1910" w:author="Administrator" w:date="2015-12-31T22:51:35Z"/>
                    <w:rFonts w:hint="eastAsia"/>
                  </w:rPr>
                </w:rPrChange>
              </w:rPr>
            </w:pPr>
            <w:ins w:id="1911" w:author="Administrator" w:date="2015-12-31T22:51:35Z">
              <w:r>
                <w:rPr>
                  <w:rFonts w:hint="eastAsia" w:ascii="Calibri" w:hAnsi="Calibri" w:cs="Calibri"/>
                  <w:rPrChange w:id="1912" w:author="Administrator" w:date="2015-12-31T22:51:36Z">
                    <w:rPr>
                      <w:rFonts w:hint="eastAsia"/>
                    </w:rPr>
                  </w:rPrChange>
                </w:rPr>
                <w:tab/>
              </w:r>
            </w:ins>
            <w:ins w:id="1914" w:author="Administrator" w:date="2015-12-31T22:51:35Z">
              <w:r>
                <w:rPr>
                  <w:rFonts w:hint="eastAsia" w:ascii="Calibri" w:hAnsi="Calibri" w:cs="Calibri"/>
                  <w:rPrChange w:id="1915" w:author="Administrator" w:date="2015-12-31T22:51:36Z">
                    <w:rPr>
                      <w:rFonts w:hint="eastAsia"/>
                    </w:rPr>
                  </w:rPrChange>
                </w:rPr>
                <w:t xml:space="preserve"> * @throws RemoteException</w:t>
              </w:r>
            </w:ins>
          </w:p>
          <w:p>
            <w:pPr>
              <w:rPr>
                <w:ins w:id="1917" w:author="Administrator" w:date="2015-12-31T22:51:35Z"/>
                <w:rFonts w:hint="eastAsia" w:ascii="Calibri" w:hAnsi="Calibri" w:cs="Calibri"/>
                <w:rPrChange w:id="1918" w:author="Administrator" w:date="2015-12-31T22:51:36Z">
                  <w:rPr>
                    <w:ins w:id="1919" w:author="Administrator" w:date="2015-12-31T22:51:35Z"/>
                    <w:rFonts w:hint="eastAsia"/>
                  </w:rPr>
                </w:rPrChange>
              </w:rPr>
            </w:pPr>
            <w:ins w:id="1920" w:author="Administrator" w:date="2015-12-31T22:51:35Z">
              <w:r>
                <w:rPr>
                  <w:rFonts w:hint="eastAsia" w:ascii="Calibri" w:hAnsi="Calibri" w:cs="Calibri"/>
                  <w:rPrChange w:id="1921" w:author="Administrator" w:date="2015-12-31T22:51:36Z">
                    <w:rPr>
                      <w:rFonts w:hint="eastAsia"/>
                    </w:rPr>
                  </w:rPrChange>
                </w:rPr>
                <w:tab/>
              </w:r>
            </w:ins>
            <w:ins w:id="1923" w:author="Administrator" w:date="2015-12-31T22:51:35Z">
              <w:r>
                <w:rPr>
                  <w:rFonts w:hint="eastAsia" w:ascii="Calibri" w:hAnsi="Calibri" w:cs="Calibri"/>
                  <w:rPrChange w:id="1924" w:author="Administrator" w:date="2015-12-31T22:51:36Z">
                    <w:rPr>
                      <w:rFonts w:hint="eastAsia"/>
                    </w:rPr>
                  </w:rPrChange>
                </w:rPr>
                <w:t xml:space="preserve"> */</w:t>
              </w:r>
            </w:ins>
          </w:p>
          <w:p>
            <w:pPr>
              <w:rPr>
                <w:ins w:id="1926" w:author="Administrator" w:date="2015-12-31T22:51:35Z"/>
                <w:rFonts w:hint="eastAsia" w:ascii="Calibri" w:hAnsi="Calibri" w:cs="Calibri"/>
                <w:rPrChange w:id="1927" w:author="Administrator" w:date="2015-12-31T22:51:36Z">
                  <w:rPr>
                    <w:ins w:id="1928" w:author="Administrator" w:date="2015-12-31T22:51:35Z"/>
                    <w:rFonts w:hint="eastAsia"/>
                  </w:rPr>
                </w:rPrChange>
              </w:rPr>
            </w:pPr>
            <w:ins w:id="1929" w:author="Administrator" w:date="2015-12-31T22:51:35Z">
              <w:r>
                <w:rPr>
                  <w:rFonts w:hint="eastAsia" w:ascii="Calibri" w:hAnsi="Calibri" w:cs="Calibri"/>
                  <w:rPrChange w:id="1930" w:author="Administrator" w:date="2015-12-31T22:51:36Z">
                    <w:rPr>
                      <w:rFonts w:hint="eastAsia"/>
                    </w:rPr>
                  </w:rPrChange>
                </w:rPr>
                <w:tab/>
              </w:r>
            </w:ins>
            <w:ins w:id="1932" w:author="Administrator" w:date="2015-12-31T22:51:35Z">
              <w:r>
                <w:rPr>
                  <w:rFonts w:hint="eastAsia" w:ascii="Calibri" w:hAnsi="Calibri" w:cs="Calibri"/>
                  <w:rPrChange w:id="1933" w:author="Administrator" w:date="2015-12-31T22:51:36Z">
                    <w:rPr>
                      <w:rFonts w:hint="eastAsia"/>
                    </w:rPr>
                  </w:rPrChange>
                </w:rPr>
                <w:t>public TruckPO findTruckPO(String id) throws RemoteException;</w:t>
              </w:r>
            </w:ins>
          </w:p>
          <w:p>
            <w:pPr>
              <w:rPr>
                <w:ins w:id="1935" w:author="Administrator" w:date="2015-12-31T22:51:35Z"/>
                <w:rFonts w:hint="eastAsia" w:ascii="Calibri" w:hAnsi="Calibri" w:cs="Calibri"/>
                <w:rPrChange w:id="1936" w:author="Administrator" w:date="2015-12-31T22:51:36Z">
                  <w:rPr>
                    <w:ins w:id="1937" w:author="Administrator" w:date="2015-12-31T22:51:35Z"/>
                    <w:rFonts w:hint="eastAsia"/>
                  </w:rPr>
                </w:rPrChange>
              </w:rPr>
            </w:pPr>
            <w:ins w:id="1938" w:author="Administrator" w:date="2015-12-31T22:51:35Z">
              <w:r>
                <w:rPr>
                  <w:rFonts w:hint="eastAsia" w:ascii="Calibri" w:hAnsi="Calibri" w:cs="Calibri"/>
                  <w:rPrChange w:id="1939" w:author="Administrator" w:date="2015-12-31T22:51:36Z">
                    <w:rPr>
                      <w:rFonts w:hint="eastAsia"/>
                    </w:rPr>
                  </w:rPrChange>
                </w:rPr>
                <w:tab/>
              </w:r>
            </w:ins>
          </w:p>
          <w:p>
            <w:pPr>
              <w:rPr>
                <w:ins w:id="1941" w:author="Administrator" w:date="2015-12-31T22:51:35Z"/>
                <w:rFonts w:hint="eastAsia" w:ascii="Calibri" w:hAnsi="Calibri" w:cs="Calibri"/>
                <w:rPrChange w:id="1942" w:author="Administrator" w:date="2015-12-31T22:51:36Z">
                  <w:rPr>
                    <w:ins w:id="1943" w:author="Administrator" w:date="2015-12-31T22:51:35Z"/>
                    <w:rFonts w:hint="eastAsia"/>
                  </w:rPr>
                </w:rPrChange>
              </w:rPr>
            </w:pPr>
            <w:ins w:id="1944" w:author="Administrator" w:date="2015-12-31T22:51:35Z">
              <w:r>
                <w:rPr>
                  <w:rFonts w:hint="eastAsia" w:ascii="Calibri" w:hAnsi="Calibri" w:cs="Calibri"/>
                  <w:rPrChange w:id="1945" w:author="Administrator" w:date="2015-12-31T22:51:36Z">
                    <w:rPr>
                      <w:rFonts w:hint="eastAsia"/>
                    </w:rPr>
                  </w:rPrChange>
                </w:rPr>
                <w:tab/>
              </w:r>
            </w:ins>
            <w:ins w:id="1947" w:author="Administrator" w:date="2015-12-31T22:51:35Z">
              <w:r>
                <w:rPr>
                  <w:rFonts w:hint="eastAsia" w:ascii="Calibri" w:hAnsi="Calibri" w:cs="Calibri"/>
                  <w:rPrChange w:id="1948" w:author="Administrator" w:date="2015-12-31T22:51:36Z">
                    <w:rPr>
                      <w:rFonts w:hint="eastAsia"/>
                    </w:rPr>
                  </w:rPrChange>
                </w:rPr>
                <w:t>/**</w:t>
              </w:r>
            </w:ins>
          </w:p>
          <w:p>
            <w:pPr>
              <w:rPr>
                <w:ins w:id="1950" w:author="Administrator" w:date="2015-12-31T22:51:35Z"/>
                <w:rFonts w:hint="eastAsia" w:ascii="Calibri" w:hAnsi="Calibri" w:cs="Calibri"/>
                <w:rPrChange w:id="1951" w:author="Administrator" w:date="2015-12-31T22:51:36Z">
                  <w:rPr>
                    <w:ins w:id="1952" w:author="Administrator" w:date="2015-12-31T22:51:35Z"/>
                    <w:rFonts w:hint="eastAsia"/>
                  </w:rPr>
                </w:rPrChange>
              </w:rPr>
            </w:pPr>
            <w:ins w:id="1953" w:author="Administrator" w:date="2015-12-31T22:51:35Z">
              <w:r>
                <w:rPr>
                  <w:rFonts w:hint="eastAsia" w:ascii="Calibri" w:hAnsi="Calibri" w:cs="Calibri"/>
                  <w:rPrChange w:id="1954" w:author="Administrator" w:date="2015-12-31T22:51:36Z">
                    <w:rPr>
                      <w:rFonts w:hint="eastAsia"/>
                    </w:rPr>
                  </w:rPrChange>
                </w:rPr>
                <w:tab/>
              </w:r>
            </w:ins>
            <w:ins w:id="1956" w:author="Administrator" w:date="2015-12-31T22:51:35Z">
              <w:r>
                <w:rPr>
                  <w:rFonts w:hint="eastAsia" w:ascii="Calibri" w:hAnsi="Calibri" w:cs="Calibri"/>
                  <w:rPrChange w:id="1957" w:author="Administrator" w:date="2015-12-31T22:51:36Z">
                    <w:rPr>
                      <w:rFonts w:hint="eastAsia"/>
                    </w:rPr>
                  </w:rPrChange>
                </w:rPr>
                <w:t xml:space="preserve"> * 根据营业厅编号返回其所属车辆</w:t>
              </w:r>
            </w:ins>
          </w:p>
          <w:p>
            <w:pPr>
              <w:rPr>
                <w:ins w:id="1959" w:author="Administrator" w:date="2015-12-31T22:51:35Z"/>
                <w:rFonts w:hint="eastAsia" w:ascii="Calibri" w:hAnsi="Calibri" w:cs="Calibri"/>
                <w:rPrChange w:id="1960" w:author="Administrator" w:date="2015-12-31T22:51:36Z">
                  <w:rPr>
                    <w:ins w:id="1961" w:author="Administrator" w:date="2015-12-31T22:51:35Z"/>
                    <w:rFonts w:hint="eastAsia"/>
                  </w:rPr>
                </w:rPrChange>
              </w:rPr>
            </w:pPr>
            <w:ins w:id="1962" w:author="Administrator" w:date="2015-12-31T22:51:35Z">
              <w:r>
                <w:rPr>
                  <w:rFonts w:hint="eastAsia" w:ascii="Calibri" w:hAnsi="Calibri" w:cs="Calibri"/>
                  <w:rPrChange w:id="1963" w:author="Administrator" w:date="2015-12-31T22:51:36Z">
                    <w:rPr>
                      <w:rFonts w:hint="eastAsia"/>
                    </w:rPr>
                  </w:rPrChange>
                </w:rPr>
                <w:tab/>
              </w:r>
            </w:ins>
            <w:ins w:id="1965" w:author="Administrator" w:date="2015-12-31T22:51:35Z">
              <w:r>
                <w:rPr>
                  <w:rFonts w:hint="eastAsia" w:ascii="Calibri" w:hAnsi="Calibri" w:cs="Calibri"/>
                  <w:rPrChange w:id="1966" w:author="Administrator" w:date="2015-12-31T22:51:36Z">
                    <w:rPr>
                      <w:rFonts w:hint="eastAsia"/>
                    </w:rPr>
                  </w:rPrChange>
                </w:rPr>
                <w:t xml:space="preserve"> * @param id</w:t>
              </w:r>
            </w:ins>
          </w:p>
          <w:p>
            <w:pPr>
              <w:rPr>
                <w:ins w:id="1968" w:author="Administrator" w:date="2015-12-31T22:51:35Z"/>
                <w:rFonts w:hint="eastAsia" w:ascii="Calibri" w:hAnsi="Calibri" w:cs="Calibri"/>
                <w:rPrChange w:id="1969" w:author="Administrator" w:date="2015-12-31T22:51:36Z">
                  <w:rPr>
                    <w:ins w:id="1970" w:author="Administrator" w:date="2015-12-31T22:51:35Z"/>
                    <w:rFonts w:hint="eastAsia"/>
                  </w:rPr>
                </w:rPrChange>
              </w:rPr>
            </w:pPr>
            <w:ins w:id="1971" w:author="Administrator" w:date="2015-12-31T22:51:35Z">
              <w:r>
                <w:rPr>
                  <w:rFonts w:hint="eastAsia" w:ascii="Calibri" w:hAnsi="Calibri" w:cs="Calibri"/>
                  <w:rPrChange w:id="1972" w:author="Administrator" w:date="2015-12-31T22:51:36Z">
                    <w:rPr>
                      <w:rFonts w:hint="eastAsia"/>
                    </w:rPr>
                  </w:rPrChange>
                </w:rPr>
                <w:tab/>
              </w:r>
            </w:ins>
            <w:ins w:id="1974" w:author="Administrator" w:date="2015-12-31T22:51:35Z">
              <w:r>
                <w:rPr>
                  <w:rFonts w:hint="eastAsia" w:ascii="Calibri" w:hAnsi="Calibri" w:cs="Calibri"/>
                  <w:rPrChange w:id="1975" w:author="Administrator" w:date="2015-12-31T22:51:36Z">
                    <w:rPr>
                      <w:rFonts w:hint="eastAsia"/>
                    </w:rPr>
                  </w:rPrChange>
                </w:rPr>
                <w:t xml:space="preserve"> * @return</w:t>
              </w:r>
            </w:ins>
          </w:p>
          <w:p>
            <w:pPr>
              <w:rPr>
                <w:ins w:id="1977" w:author="Administrator" w:date="2015-12-31T22:51:35Z"/>
                <w:rFonts w:hint="eastAsia" w:ascii="Calibri" w:hAnsi="Calibri" w:cs="Calibri"/>
                <w:rPrChange w:id="1978" w:author="Administrator" w:date="2015-12-31T22:51:36Z">
                  <w:rPr>
                    <w:ins w:id="1979" w:author="Administrator" w:date="2015-12-31T22:51:35Z"/>
                    <w:rFonts w:hint="eastAsia"/>
                  </w:rPr>
                </w:rPrChange>
              </w:rPr>
            </w:pPr>
            <w:ins w:id="1980" w:author="Administrator" w:date="2015-12-31T22:51:35Z">
              <w:r>
                <w:rPr>
                  <w:rFonts w:hint="eastAsia" w:ascii="Calibri" w:hAnsi="Calibri" w:cs="Calibri"/>
                  <w:rPrChange w:id="1981" w:author="Administrator" w:date="2015-12-31T22:51:36Z">
                    <w:rPr>
                      <w:rFonts w:hint="eastAsia"/>
                    </w:rPr>
                  </w:rPrChange>
                </w:rPr>
                <w:tab/>
              </w:r>
            </w:ins>
            <w:ins w:id="1983" w:author="Administrator" w:date="2015-12-31T22:51:35Z">
              <w:r>
                <w:rPr>
                  <w:rFonts w:hint="eastAsia" w:ascii="Calibri" w:hAnsi="Calibri" w:cs="Calibri"/>
                  <w:rPrChange w:id="1984" w:author="Administrator" w:date="2015-12-31T22:51:36Z">
                    <w:rPr>
                      <w:rFonts w:hint="eastAsia"/>
                    </w:rPr>
                  </w:rPrChange>
                </w:rPr>
                <w:t xml:space="preserve"> * @throws RemoteException</w:t>
              </w:r>
            </w:ins>
          </w:p>
          <w:p>
            <w:pPr>
              <w:rPr>
                <w:ins w:id="1986" w:author="Administrator" w:date="2015-12-31T22:51:35Z"/>
                <w:rFonts w:hint="eastAsia" w:ascii="Calibri" w:hAnsi="Calibri" w:cs="Calibri"/>
                <w:rPrChange w:id="1987" w:author="Administrator" w:date="2015-12-31T22:51:36Z">
                  <w:rPr>
                    <w:ins w:id="1988" w:author="Administrator" w:date="2015-12-31T22:51:35Z"/>
                    <w:rFonts w:hint="eastAsia"/>
                  </w:rPr>
                </w:rPrChange>
              </w:rPr>
            </w:pPr>
            <w:ins w:id="1989" w:author="Administrator" w:date="2015-12-31T22:51:35Z">
              <w:r>
                <w:rPr>
                  <w:rFonts w:hint="eastAsia" w:ascii="Calibri" w:hAnsi="Calibri" w:cs="Calibri"/>
                  <w:rPrChange w:id="1990" w:author="Administrator" w:date="2015-12-31T22:51:36Z">
                    <w:rPr>
                      <w:rFonts w:hint="eastAsia"/>
                    </w:rPr>
                  </w:rPrChange>
                </w:rPr>
                <w:tab/>
              </w:r>
            </w:ins>
            <w:ins w:id="1992" w:author="Administrator" w:date="2015-12-31T22:51:35Z">
              <w:r>
                <w:rPr>
                  <w:rFonts w:hint="eastAsia" w:ascii="Calibri" w:hAnsi="Calibri" w:cs="Calibri"/>
                  <w:rPrChange w:id="1993" w:author="Administrator" w:date="2015-12-31T22:51:36Z">
                    <w:rPr>
                      <w:rFonts w:hint="eastAsia"/>
                    </w:rPr>
                  </w:rPrChange>
                </w:rPr>
                <w:t xml:space="preserve"> */</w:t>
              </w:r>
            </w:ins>
          </w:p>
          <w:p>
            <w:pPr>
              <w:rPr>
                <w:ins w:id="1995" w:author="Administrator" w:date="2015-12-31T22:51:35Z"/>
                <w:rFonts w:hint="eastAsia" w:ascii="Calibri" w:hAnsi="Calibri" w:cs="Calibri"/>
                <w:rPrChange w:id="1996" w:author="Administrator" w:date="2015-12-31T22:51:36Z">
                  <w:rPr>
                    <w:ins w:id="1997" w:author="Administrator" w:date="2015-12-31T22:51:35Z"/>
                    <w:rFonts w:hint="eastAsia"/>
                  </w:rPr>
                </w:rPrChange>
              </w:rPr>
            </w:pPr>
            <w:ins w:id="1998" w:author="Administrator" w:date="2015-12-31T22:51:35Z">
              <w:r>
                <w:rPr>
                  <w:rFonts w:hint="eastAsia" w:ascii="Calibri" w:hAnsi="Calibri" w:cs="Calibri"/>
                  <w:rPrChange w:id="1999" w:author="Administrator" w:date="2015-12-31T22:51:36Z">
                    <w:rPr>
                      <w:rFonts w:hint="eastAsia"/>
                    </w:rPr>
                  </w:rPrChange>
                </w:rPr>
                <w:tab/>
              </w:r>
            </w:ins>
            <w:ins w:id="2001" w:author="Administrator" w:date="2015-12-31T22:51:35Z">
              <w:r>
                <w:rPr>
                  <w:rFonts w:hint="eastAsia" w:ascii="Calibri" w:hAnsi="Calibri" w:cs="Calibri"/>
                  <w:rPrChange w:id="2002" w:author="Administrator" w:date="2015-12-31T22:51:36Z">
                    <w:rPr>
                      <w:rFonts w:hint="eastAsia"/>
                    </w:rPr>
                  </w:rPrChange>
                </w:rPr>
                <w:t>public ArrayList&lt;TruckPO&gt; findsTruckPO(String id) throws RemoteException;</w:t>
              </w:r>
            </w:ins>
          </w:p>
          <w:p>
            <w:pPr>
              <w:rPr>
                <w:ins w:id="2004" w:author="Administrator" w:date="2015-12-31T22:51:35Z"/>
                <w:rFonts w:hint="eastAsia" w:ascii="Calibri" w:hAnsi="Calibri" w:cs="Calibri"/>
                <w:rPrChange w:id="2005" w:author="Administrator" w:date="2015-12-31T22:51:36Z">
                  <w:rPr>
                    <w:ins w:id="2006" w:author="Administrator" w:date="2015-12-31T22:51:35Z"/>
                    <w:rFonts w:hint="eastAsia"/>
                  </w:rPr>
                </w:rPrChange>
              </w:rPr>
            </w:pPr>
            <w:ins w:id="2007" w:author="Administrator" w:date="2015-12-31T22:51:35Z">
              <w:r>
                <w:rPr>
                  <w:rFonts w:hint="eastAsia" w:ascii="Calibri" w:hAnsi="Calibri" w:cs="Calibri"/>
                  <w:rPrChange w:id="2008" w:author="Administrator" w:date="2015-12-31T22:51:36Z">
                    <w:rPr>
                      <w:rFonts w:hint="eastAsia"/>
                    </w:rPr>
                  </w:rPrChange>
                </w:rPr>
                <w:tab/>
              </w:r>
            </w:ins>
          </w:p>
          <w:p>
            <w:pPr>
              <w:rPr>
                <w:ins w:id="2010" w:author="Administrator" w:date="2015-12-31T22:51:36Z"/>
                <w:rFonts w:hint="eastAsia" w:ascii="Calibri" w:hAnsi="Calibri" w:cs="Calibri"/>
                <w:rPrChange w:id="2011" w:author="Administrator" w:date="2015-12-31T22:51:36Z">
                  <w:rPr>
                    <w:ins w:id="2012" w:author="Administrator" w:date="2015-12-31T22:51:36Z"/>
                    <w:rFonts w:hint="eastAsia"/>
                  </w:rPr>
                </w:rPrChange>
              </w:rPr>
            </w:pPr>
            <w:ins w:id="2013" w:author="Administrator" w:date="2015-12-31T22:51:35Z">
              <w:r>
                <w:rPr>
                  <w:rFonts w:hint="eastAsia" w:ascii="Calibri" w:hAnsi="Calibri" w:cs="Calibri"/>
                  <w:rPrChange w:id="2014" w:author="Administrator" w:date="2015-12-31T22:51:36Z">
                    <w:rPr>
                      <w:rFonts w:hint="eastAsia"/>
                    </w:rPr>
                  </w:rPrChange>
                </w:rPr>
                <w:tab/>
              </w:r>
            </w:ins>
            <w:ins w:id="2016" w:author="Administrator" w:date="2015-12-31T22:51:36Z">
              <w:r>
                <w:rPr>
                  <w:rFonts w:hint="eastAsia" w:ascii="Calibri" w:hAnsi="Calibri" w:cs="Calibri"/>
                  <w:rPrChange w:id="2017" w:author="Administrator" w:date="2015-12-31T22:51:36Z">
                    <w:rPr>
                      <w:rFonts w:hint="eastAsia"/>
                    </w:rPr>
                  </w:rPrChange>
                </w:rPr>
                <w:t>/**</w:t>
              </w:r>
            </w:ins>
          </w:p>
          <w:p>
            <w:pPr>
              <w:rPr>
                <w:ins w:id="2019" w:author="Administrator" w:date="2015-12-31T22:51:36Z"/>
                <w:rFonts w:hint="eastAsia" w:ascii="Calibri" w:hAnsi="Calibri" w:cs="Calibri"/>
                <w:rPrChange w:id="2020" w:author="Administrator" w:date="2015-12-31T22:51:36Z">
                  <w:rPr>
                    <w:ins w:id="2021" w:author="Administrator" w:date="2015-12-31T22:51:36Z"/>
                    <w:rFonts w:hint="eastAsia"/>
                  </w:rPr>
                </w:rPrChange>
              </w:rPr>
            </w:pPr>
            <w:ins w:id="2022" w:author="Administrator" w:date="2015-12-31T22:51:36Z">
              <w:r>
                <w:rPr>
                  <w:rFonts w:hint="eastAsia" w:ascii="Calibri" w:hAnsi="Calibri" w:cs="Calibri"/>
                  <w:rPrChange w:id="2023" w:author="Administrator" w:date="2015-12-31T22:51:36Z">
                    <w:rPr>
                      <w:rFonts w:hint="eastAsia"/>
                    </w:rPr>
                  </w:rPrChange>
                </w:rPr>
                <w:tab/>
              </w:r>
            </w:ins>
            <w:ins w:id="2025" w:author="Administrator" w:date="2015-12-31T22:51:36Z">
              <w:r>
                <w:rPr>
                  <w:rFonts w:hint="eastAsia" w:ascii="Calibri" w:hAnsi="Calibri" w:cs="Calibri"/>
                  <w:rPrChange w:id="2026" w:author="Administrator" w:date="2015-12-31T22:51:36Z">
                    <w:rPr>
                      <w:rFonts w:hint="eastAsia"/>
                    </w:rPr>
                  </w:rPrChange>
                </w:rPr>
                <w:t xml:space="preserve"> * 返回所有TruckPO</w:t>
              </w:r>
            </w:ins>
          </w:p>
          <w:p>
            <w:pPr>
              <w:rPr>
                <w:ins w:id="2028" w:author="Administrator" w:date="2015-12-31T22:51:36Z"/>
                <w:rFonts w:hint="eastAsia" w:ascii="Calibri" w:hAnsi="Calibri" w:cs="Calibri"/>
                <w:rPrChange w:id="2029" w:author="Administrator" w:date="2015-12-31T22:51:36Z">
                  <w:rPr>
                    <w:ins w:id="2030" w:author="Administrator" w:date="2015-12-31T22:51:36Z"/>
                    <w:rFonts w:hint="eastAsia"/>
                  </w:rPr>
                </w:rPrChange>
              </w:rPr>
            </w:pPr>
            <w:ins w:id="2031" w:author="Administrator" w:date="2015-12-31T22:51:36Z">
              <w:r>
                <w:rPr>
                  <w:rFonts w:hint="eastAsia" w:ascii="Calibri" w:hAnsi="Calibri" w:cs="Calibri"/>
                  <w:rPrChange w:id="2032" w:author="Administrator" w:date="2015-12-31T22:51:36Z">
                    <w:rPr>
                      <w:rFonts w:hint="eastAsia"/>
                    </w:rPr>
                  </w:rPrChange>
                </w:rPr>
                <w:tab/>
              </w:r>
            </w:ins>
            <w:ins w:id="2034" w:author="Administrator" w:date="2015-12-31T22:51:36Z">
              <w:r>
                <w:rPr>
                  <w:rFonts w:hint="eastAsia" w:ascii="Calibri" w:hAnsi="Calibri" w:cs="Calibri"/>
                  <w:rPrChange w:id="2035" w:author="Administrator" w:date="2015-12-31T22:51:36Z">
                    <w:rPr>
                      <w:rFonts w:hint="eastAsia"/>
                    </w:rPr>
                  </w:rPrChange>
                </w:rPr>
                <w:t xml:space="preserve"> * @return</w:t>
              </w:r>
            </w:ins>
          </w:p>
          <w:p>
            <w:pPr>
              <w:rPr>
                <w:ins w:id="2037" w:author="Administrator" w:date="2015-12-31T22:51:36Z"/>
                <w:rFonts w:hint="eastAsia" w:ascii="Calibri" w:hAnsi="Calibri" w:cs="Calibri"/>
                <w:rPrChange w:id="2038" w:author="Administrator" w:date="2015-12-31T22:51:36Z">
                  <w:rPr>
                    <w:ins w:id="2039" w:author="Administrator" w:date="2015-12-31T22:51:36Z"/>
                    <w:rFonts w:hint="eastAsia"/>
                  </w:rPr>
                </w:rPrChange>
              </w:rPr>
            </w:pPr>
            <w:ins w:id="2040" w:author="Administrator" w:date="2015-12-31T22:51:36Z">
              <w:r>
                <w:rPr>
                  <w:rFonts w:hint="eastAsia" w:ascii="Calibri" w:hAnsi="Calibri" w:cs="Calibri"/>
                  <w:rPrChange w:id="2041" w:author="Administrator" w:date="2015-12-31T22:51:36Z">
                    <w:rPr>
                      <w:rFonts w:hint="eastAsia"/>
                    </w:rPr>
                  </w:rPrChange>
                </w:rPr>
                <w:tab/>
              </w:r>
            </w:ins>
            <w:ins w:id="2043" w:author="Administrator" w:date="2015-12-31T22:51:36Z">
              <w:r>
                <w:rPr>
                  <w:rFonts w:hint="eastAsia" w:ascii="Calibri" w:hAnsi="Calibri" w:cs="Calibri"/>
                  <w:rPrChange w:id="2044" w:author="Administrator" w:date="2015-12-31T22:51:36Z">
                    <w:rPr>
                      <w:rFonts w:hint="eastAsia"/>
                    </w:rPr>
                  </w:rPrChange>
                </w:rPr>
                <w:t xml:space="preserve"> * @throws RemoteException</w:t>
              </w:r>
            </w:ins>
          </w:p>
          <w:p>
            <w:pPr>
              <w:rPr>
                <w:ins w:id="2046" w:author="Administrator" w:date="2015-12-31T22:51:36Z"/>
                <w:rFonts w:hint="eastAsia" w:ascii="Calibri" w:hAnsi="Calibri" w:cs="Calibri"/>
                <w:rPrChange w:id="2047" w:author="Administrator" w:date="2015-12-31T22:51:36Z">
                  <w:rPr>
                    <w:ins w:id="2048" w:author="Administrator" w:date="2015-12-31T22:51:36Z"/>
                    <w:rFonts w:hint="eastAsia"/>
                  </w:rPr>
                </w:rPrChange>
              </w:rPr>
            </w:pPr>
            <w:ins w:id="2049" w:author="Administrator" w:date="2015-12-31T22:51:36Z">
              <w:r>
                <w:rPr>
                  <w:rFonts w:hint="eastAsia" w:ascii="Calibri" w:hAnsi="Calibri" w:cs="Calibri"/>
                  <w:rPrChange w:id="2050" w:author="Administrator" w:date="2015-12-31T22:51:36Z">
                    <w:rPr>
                      <w:rFonts w:hint="eastAsia"/>
                    </w:rPr>
                  </w:rPrChange>
                </w:rPr>
                <w:tab/>
              </w:r>
            </w:ins>
            <w:ins w:id="2052" w:author="Administrator" w:date="2015-12-31T22:51:36Z">
              <w:r>
                <w:rPr>
                  <w:rFonts w:hint="eastAsia" w:ascii="Calibri" w:hAnsi="Calibri" w:cs="Calibri"/>
                  <w:rPrChange w:id="2053" w:author="Administrator" w:date="2015-12-31T22:51:36Z">
                    <w:rPr>
                      <w:rFonts w:hint="eastAsia"/>
                    </w:rPr>
                  </w:rPrChange>
                </w:rPr>
                <w:t xml:space="preserve"> */</w:t>
              </w:r>
            </w:ins>
          </w:p>
          <w:p>
            <w:pPr>
              <w:rPr>
                <w:ins w:id="2055" w:author="Administrator" w:date="2015-12-31T22:51:36Z"/>
                <w:rFonts w:hint="eastAsia" w:ascii="Calibri" w:hAnsi="Calibri" w:cs="Calibri"/>
                <w:rPrChange w:id="2056" w:author="Administrator" w:date="2015-12-31T22:51:36Z">
                  <w:rPr>
                    <w:ins w:id="2057" w:author="Administrator" w:date="2015-12-31T22:51:36Z"/>
                    <w:rFonts w:hint="eastAsia"/>
                  </w:rPr>
                </w:rPrChange>
              </w:rPr>
            </w:pPr>
            <w:ins w:id="2058" w:author="Administrator" w:date="2015-12-31T22:51:36Z">
              <w:r>
                <w:rPr>
                  <w:rFonts w:hint="eastAsia" w:ascii="Calibri" w:hAnsi="Calibri" w:cs="Calibri"/>
                  <w:rPrChange w:id="2059" w:author="Administrator" w:date="2015-12-31T22:51:36Z">
                    <w:rPr>
                      <w:rFonts w:hint="eastAsia"/>
                    </w:rPr>
                  </w:rPrChange>
                </w:rPr>
                <w:tab/>
              </w:r>
            </w:ins>
            <w:ins w:id="2061" w:author="Administrator" w:date="2015-12-31T22:51:36Z">
              <w:r>
                <w:rPr>
                  <w:rFonts w:hint="eastAsia" w:ascii="Calibri" w:hAnsi="Calibri" w:cs="Calibri"/>
                  <w:rPrChange w:id="2062" w:author="Administrator" w:date="2015-12-31T22:51:36Z">
                    <w:rPr>
                      <w:rFonts w:hint="eastAsia"/>
                    </w:rPr>
                  </w:rPrChange>
                </w:rPr>
                <w:t>public ArrayList&lt;TruckPO&gt; findsTruckPO() throws RemoteException;</w:t>
              </w:r>
            </w:ins>
          </w:p>
          <w:p>
            <w:pPr>
              <w:rPr>
                <w:ins w:id="2064" w:author="Administrator" w:date="2015-12-31T22:51:36Z"/>
                <w:rFonts w:hint="eastAsia" w:ascii="Calibri" w:hAnsi="Calibri" w:cs="Calibri"/>
                <w:rPrChange w:id="2065" w:author="Administrator" w:date="2015-12-31T22:51:36Z">
                  <w:rPr>
                    <w:ins w:id="2066" w:author="Administrator" w:date="2015-12-31T22:51:36Z"/>
                    <w:rFonts w:hint="eastAsia"/>
                  </w:rPr>
                </w:rPrChange>
              </w:rPr>
            </w:pPr>
            <w:ins w:id="2067" w:author="Administrator" w:date="2015-12-31T22:51:36Z">
              <w:r>
                <w:rPr>
                  <w:rFonts w:hint="eastAsia" w:ascii="Calibri" w:hAnsi="Calibri" w:cs="Calibri"/>
                  <w:rPrChange w:id="2068" w:author="Administrator" w:date="2015-12-31T22:51:36Z">
                    <w:rPr>
                      <w:rFonts w:hint="eastAsia"/>
                    </w:rPr>
                  </w:rPrChange>
                </w:rPr>
                <w:tab/>
              </w:r>
            </w:ins>
          </w:p>
          <w:p>
            <w:pPr>
              <w:rPr>
                <w:ins w:id="2070" w:author="Administrator" w:date="2015-12-31T22:51:36Z"/>
                <w:rFonts w:hint="eastAsia" w:ascii="Calibri" w:hAnsi="Calibri" w:cs="Calibri"/>
                <w:rPrChange w:id="2071" w:author="Administrator" w:date="2015-12-31T22:51:36Z">
                  <w:rPr>
                    <w:ins w:id="2072" w:author="Administrator" w:date="2015-12-31T22:51:36Z"/>
                    <w:rFonts w:hint="eastAsia"/>
                  </w:rPr>
                </w:rPrChange>
              </w:rPr>
            </w:pPr>
            <w:ins w:id="2073" w:author="Administrator" w:date="2015-12-31T22:51:36Z">
              <w:r>
                <w:rPr>
                  <w:rFonts w:hint="eastAsia" w:ascii="Calibri" w:hAnsi="Calibri" w:cs="Calibri"/>
                  <w:rPrChange w:id="2074" w:author="Administrator" w:date="2015-12-31T22:51:36Z">
                    <w:rPr>
                      <w:rFonts w:hint="eastAsia"/>
                    </w:rPr>
                  </w:rPrChange>
                </w:rPr>
                <w:tab/>
              </w:r>
            </w:ins>
            <w:ins w:id="2076" w:author="Administrator" w:date="2015-12-31T22:51:36Z">
              <w:r>
                <w:rPr>
                  <w:rFonts w:hint="eastAsia" w:ascii="Calibri" w:hAnsi="Calibri" w:cs="Calibri"/>
                  <w:rPrChange w:id="2077" w:author="Administrator" w:date="2015-12-31T22:51:36Z">
                    <w:rPr>
                      <w:rFonts w:hint="eastAsia"/>
                    </w:rPr>
                  </w:rPrChange>
                </w:rPr>
                <w:t>/**</w:t>
              </w:r>
            </w:ins>
          </w:p>
          <w:p>
            <w:pPr>
              <w:rPr>
                <w:ins w:id="2079" w:author="Administrator" w:date="2015-12-31T22:51:36Z"/>
                <w:rFonts w:hint="eastAsia" w:ascii="Calibri" w:hAnsi="Calibri" w:cs="Calibri"/>
                <w:rPrChange w:id="2080" w:author="Administrator" w:date="2015-12-31T22:51:36Z">
                  <w:rPr>
                    <w:ins w:id="2081" w:author="Administrator" w:date="2015-12-31T22:51:36Z"/>
                    <w:rFonts w:hint="eastAsia"/>
                  </w:rPr>
                </w:rPrChange>
              </w:rPr>
            </w:pPr>
            <w:ins w:id="2082" w:author="Administrator" w:date="2015-12-31T22:51:36Z">
              <w:r>
                <w:rPr>
                  <w:rFonts w:hint="eastAsia" w:ascii="Calibri" w:hAnsi="Calibri" w:cs="Calibri"/>
                  <w:rPrChange w:id="2083" w:author="Administrator" w:date="2015-12-31T22:51:36Z">
                    <w:rPr>
                      <w:rFonts w:hint="eastAsia"/>
                    </w:rPr>
                  </w:rPrChange>
                </w:rPr>
                <w:tab/>
              </w:r>
            </w:ins>
            <w:ins w:id="2085" w:author="Administrator" w:date="2015-12-31T22:51:36Z">
              <w:r>
                <w:rPr>
                  <w:rFonts w:hint="eastAsia" w:ascii="Calibri" w:hAnsi="Calibri" w:cs="Calibri"/>
                  <w:rPrChange w:id="2086" w:author="Administrator" w:date="2015-12-31T22:51:36Z">
                    <w:rPr>
                      <w:rFonts w:hint="eastAsia"/>
                    </w:rPr>
                  </w:rPrChange>
                </w:rPr>
                <w:t xml:space="preserve"> * 在数据库中增加一个TruckPO记录</w:t>
              </w:r>
            </w:ins>
          </w:p>
          <w:p>
            <w:pPr>
              <w:rPr>
                <w:ins w:id="2088" w:author="Administrator" w:date="2015-12-31T22:51:36Z"/>
                <w:rFonts w:hint="eastAsia" w:ascii="Calibri" w:hAnsi="Calibri" w:cs="Calibri"/>
                <w:rPrChange w:id="2089" w:author="Administrator" w:date="2015-12-31T22:51:36Z">
                  <w:rPr>
                    <w:ins w:id="2090" w:author="Administrator" w:date="2015-12-31T22:51:36Z"/>
                    <w:rFonts w:hint="eastAsia"/>
                  </w:rPr>
                </w:rPrChange>
              </w:rPr>
            </w:pPr>
            <w:ins w:id="2091" w:author="Administrator" w:date="2015-12-31T22:51:36Z">
              <w:r>
                <w:rPr>
                  <w:rFonts w:hint="eastAsia" w:ascii="Calibri" w:hAnsi="Calibri" w:cs="Calibri"/>
                  <w:rPrChange w:id="2092" w:author="Administrator" w:date="2015-12-31T22:51:36Z">
                    <w:rPr>
                      <w:rFonts w:hint="eastAsia"/>
                    </w:rPr>
                  </w:rPrChange>
                </w:rPr>
                <w:tab/>
              </w:r>
            </w:ins>
            <w:ins w:id="2094" w:author="Administrator" w:date="2015-12-31T22:51:36Z">
              <w:r>
                <w:rPr>
                  <w:rFonts w:hint="eastAsia" w:ascii="Calibri" w:hAnsi="Calibri" w:cs="Calibri"/>
                  <w:rPrChange w:id="2095" w:author="Administrator" w:date="2015-12-31T22:51:36Z">
                    <w:rPr>
                      <w:rFonts w:hint="eastAsia"/>
                    </w:rPr>
                  </w:rPrChange>
                </w:rPr>
                <w:t xml:space="preserve"> * @param tpo</w:t>
              </w:r>
            </w:ins>
          </w:p>
          <w:p>
            <w:pPr>
              <w:rPr>
                <w:ins w:id="2097" w:author="Administrator" w:date="2015-12-31T22:51:36Z"/>
                <w:rFonts w:hint="eastAsia" w:ascii="Calibri" w:hAnsi="Calibri" w:cs="Calibri"/>
                <w:rPrChange w:id="2098" w:author="Administrator" w:date="2015-12-31T22:51:36Z">
                  <w:rPr>
                    <w:ins w:id="2099" w:author="Administrator" w:date="2015-12-31T22:51:36Z"/>
                    <w:rFonts w:hint="eastAsia"/>
                  </w:rPr>
                </w:rPrChange>
              </w:rPr>
            </w:pPr>
            <w:ins w:id="2100" w:author="Administrator" w:date="2015-12-31T22:51:36Z">
              <w:r>
                <w:rPr>
                  <w:rFonts w:hint="eastAsia" w:ascii="Calibri" w:hAnsi="Calibri" w:cs="Calibri"/>
                  <w:rPrChange w:id="2101" w:author="Administrator" w:date="2015-12-31T22:51:36Z">
                    <w:rPr>
                      <w:rFonts w:hint="eastAsia"/>
                    </w:rPr>
                  </w:rPrChange>
                </w:rPr>
                <w:tab/>
              </w:r>
            </w:ins>
            <w:ins w:id="2103" w:author="Administrator" w:date="2015-12-31T22:51:36Z">
              <w:r>
                <w:rPr>
                  <w:rFonts w:hint="eastAsia" w:ascii="Calibri" w:hAnsi="Calibri" w:cs="Calibri"/>
                  <w:rPrChange w:id="2104" w:author="Administrator" w:date="2015-12-31T22:51:36Z">
                    <w:rPr>
                      <w:rFonts w:hint="eastAsia"/>
                    </w:rPr>
                  </w:rPrChange>
                </w:rPr>
                <w:t xml:space="preserve"> * @throws RemoteException</w:t>
              </w:r>
            </w:ins>
          </w:p>
          <w:p>
            <w:pPr>
              <w:rPr>
                <w:ins w:id="2106" w:author="Administrator" w:date="2015-12-31T22:51:36Z"/>
                <w:rFonts w:hint="eastAsia" w:ascii="Calibri" w:hAnsi="Calibri" w:cs="Calibri"/>
                <w:rPrChange w:id="2107" w:author="Administrator" w:date="2015-12-31T22:51:36Z">
                  <w:rPr>
                    <w:ins w:id="2108" w:author="Administrator" w:date="2015-12-31T22:51:36Z"/>
                    <w:rFonts w:hint="eastAsia"/>
                  </w:rPr>
                </w:rPrChange>
              </w:rPr>
            </w:pPr>
            <w:ins w:id="2109" w:author="Administrator" w:date="2015-12-31T22:51:36Z">
              <w:r>
                <w:rPr>
                  <w:rFonts w:hint="eastAsia" w:ascii="Calibri" w:hAnsi="Calibri" w:cs="Calibri"/>
                  <w:rPrChange w:id="2110" w:author="Administrator" w:date="2015-12-31T22:51:36Z">
                    <w:rPr>
                      <w:rFonts w:hint="eastAsia"/>
                    </w:rPr>
                  </w:rPrChange>
                </w:rPr>
                <w:tab/>
              </w:r>
            </w:ins>
            <w:ins w:id="2112" w:author="Administrator" w:date="2015-12-31T22:51:36Z">
              <w:r>
                <w:rPr>
                  <w:rFonts w:hint="eastAsia" w:ascii="Calibri" w:hAnsi="Calibri" w:cs="Calibri"/>
                  <w:rPrChange w:id="2113" w:author="Administrator" w:date="2015-12-31T22:51:36Z">
                    <w:rPr>
                      <w:rFonts w:hint="eastAsia"/>
                    </w:rPr>
                  </w:rPrChange>
                </w:rPr>
                <w:t xml:space="preserve"> */</w:t>
              </w:r>
            </w:ins>
          </w:p>
          <w:p>
            <w:pPr>
              <w:rPr>
                <w:ins w:id="2115" w:author="Administrator" w:date="2015-12-31T22:51:36Z"/>
                <w:rFonts w:hint="eastAsia" w:ascii="Calibri" w:hAnsi="Calibri" w:cs="Calibri"/>
                <w:rPrChange w:id="2116" w:author="Administrator" w:date="2015-12-31T22:51:36Z">
                  <w:rPr>
                    <w:ins w:id="2117" w:author="Administrator" w:date="2015-12-31T22:51:36Z"/>
                    <w:rFonts w:hint="eastAsia"/>
                  </w:rPr>
                </w:rPrChange>
              </w:rPr>
            </w:pPr>
            <w:ins w:id="2118" w:author="Administrator" w:date="2015-12-31T22:51:36Z">
              <w:r>
                <w:rPr>
                  <w:rFonts w:hint="eastAsia" w:ascii="Calibri" w:hAnsi="Calibri" w:cs="Calibri"/>
                  <w:rPrChange w:id="2119" w:author="Administrator" w:date="2015-12-31T22:51:36Z">
                    <w:rPr>
                      <w:rFonts w:hint="eastAsia"/>
                    </w:rPr>
                  </w:rPrChange>
                </w:rPr>
                <w:tab/>
              </w:r>
            </w:ins>
            <w:ins w:id="2121" w:author="Administrator" w:date="2015-12-31T22:51:36Z">
              <w:r>
                <w:rPr>
                  <w:rFonts w:hint="eastAsia" w:ascii="Calibri" w:hAnsi="Calibri" w:cs="Calibri"/>
                  <w:rPrChange w:id="2122" w:author="Administrator" w:date="2015-12-31T22:51:36Z">
                    <w:rPr>
                      <w:rFonts w:hint="eastAsia"/>
                    </w:rPr>
                  </w:rPrChange>
                </w:rPr>
                <w:t>public void insert(TruckPO tpo) throws RemoteException;</w:t>
              </w:r>
            </w:ins>
          </w:p>
          <w:p>
            <w:pPr>
              <w:rPr>
                <w:ins w:id="2124" w:author="Administrator" w:date="2015-12-31T22:51:36Z"/>
                <w:rFonts w:hint="eastAsia" w:ascii="Calibri" w:hAnsi="Calibri" w:cs="Calibri"/>
                <w:rPrChange w:id="2125" w:author="Administrator" w:date="2015-12-31T22:51:36Z">
                  <w:rPr>
                    <w:ins w:id="2126" w:author="Administrator" w:date="2015-12-31T22:51:36Z"/>
                    <w:rFonts w:hint="eastAsia"/>
                  </w:rPr>
                </w:rPrChange>
              </w:rPr>
            </w:pPr>
            <w:ins w:id="2127" w:author="Administrator" w:date="2015-12-31T22:51:36Z">
              <w:r>
                <w:rPr>
                  <w:rFonts w:hint="eastAsia" w:ascii="Calibri" w:hAnsi="Calibri" w:cs="Calibri"/>
                  <w:rPrChange w:id="2128" w:author="Administrator" w:date="2015-12-31T22:51:36Z">
                    <w:rPr>
                      <w:rFonts w:hint="eastAsia"/>
                    </w:rPr>
                  </w:rPrChange>
                </w:rPr>
                <w:tab/>
              </w:r>
            </w:ins>
          </w:p>
          <w:p>
            <w:pPr>
              <w:rPr>
                <w:ins w:id="2130" w:author="Administrator" w:date="2015-12-31T22:51:36Z"/>
                <w:rFonts w:hint="eastAsia" w:ascii="Calibri" w:hAnsi="Calibri" w:cs="Calibri"/>
                <w:rPrChange w:id="2131" w:author="Administrator" w:date="2015-12-31T22:51:36Z">
                  <w:rPr>
                    <w:ins w:id="2132" w:author="Administrator" w:date="2015-12-31T22:51:36Z"/>
                    <w:rFonts w:hint="eastAsia"/>
                  </w:rPr>
                </w:rPrChange>
              </w:rPr>
            </w:pPr>
            <w:ins w:id="2133" w:author="Administrator" w:date="2015-12-31T22:51:36Z">
              <w:r>
                <w:rPr>
                  <w:rFonts w:hint="eastAsia" w:ascii="Calibri" w:hAnsi="Calibri" w:cs="Calibri"/>
                  <w:rPrChange w:id="2134" w:author="Administrator" w:date="2015-12-31T22:51:36Z">
                    <w:rPr>
                      <w:rFonts w:hint="eastAsia"/>
                    </w:rPr>
                  </w:rPrChange>
                </w:rPr>
                <w:tab/>
              </w:r>
            </w:ins>
            <w:ins w:id="2136" w:author="Administrator" w:date="2015-12-31T22:51:36Z">
              <w:r>
                <w:rPr>
                  <w:rFonts w:hint="eastAsia" w:ascii="Calibri" w:hAnsi="Calibri" w:cs="Calibri"/>
                  <w:rPrChange w:id="2137" w:author="Administrator" w:date="2015-12-31T22:51:36Z">
                    <w:rPr>
                      <w:rFonts w:hint="eastAsia"/>
                    </w:rPr>
                  </w:rPrChange>
                </w:rPr>
                <w:t>/**</w:t>
              </w:r>
            </w:ins>
          </w:p>
          <w:p>
            <w:pPr>
              <w:rPr>
                <w:ins w:id="2139" w:author="Administrator" w:date="2015-12-31T22:51:36Z"/>
                <w:rFonts w:hint="eastAsia" w:ascii="Calibri" w:hAnsi="Calibri" w:cs="Calibri"/>
                <w:rPrChange w:id="2140" w:author="Administrator" w:date="2015-12-31T22:51:36Z">
                  <w:rPr>
                    <w:ins w:id="2141" w:author="Administrator" w:date="2015-12-31T22:51:36Z"/>
                    <w:rFonts w:hint="eastAsia"/>
                  </w:rPr>
                </w:rPrChange>
              </w:rPr>
            </w:pPr>
            <w:ins w:id="2142" w:author="Administrator" w:date="2015-12-31T22:51:36Z">
              <w:r>
                <w:rPr>
                  <w:rFonts w:hint="eastAsia" w:ascii="Calibri" w:hAnsi="Calibri" w:cs="Calibri"/>
                  <w:rPrChange w:id="2143" w:author="Administrator" w:date="2015-12-31T22:51:36Z">
                    <w:rPr>
                      <w:rFonts w:hint="eastAsia"/>
                    </w:rPr>
                  </w:rPrChange>
                </w:rPr>
                <w:tab/>
              </w:r>
            </w:ins>
            <w:ins w:id="2145" w:author="Administrator" w:date="2015-12-31T22:51:36Z">
              <w:r>
                <w:rPr>
                  <w:rFonts w:hint="eastAsia" w:ascii="Calibri" w:hAnsi="Calibri" w:cs="Calibri"/>
                  <w:rPrChange w:id="2146" w:author="Administrator" w:date="2015-12-31T22:51:36Z">
                    <w:rPr>
                      <w:rFonts w:hint="eastAsia"/>
                    </w:rPr>
                  </w:rPrChange>
                </w:rPr>
                <w:t xml:space="preserve"> * 更新一个TruckPO</w:t>
              </w:r>
            </w:ins>
          </w:p>
          <w:p>
            <w:pPr>
              <w:rPr>
                <w:ins w:id="2148" w:author="Administrator" w:date="2015-12-31T22:51:36Z"/>
                <w:rFonts w:hint="eastAsia" w:ascii="Calibri" w:hAnsi="Calibri" w:cs="Calibri"/>
                <w:rPrChange w:id="2149" w:author="Administrator" w:date="2015-12-31T22:51:36Z">
                  <w:rPr>
                    <w:ins w:id="2150" w:author="Administrator" w:date="2015-12-31T22:51:36Z"/>
                    <w:rFonts w:hint="eastAsia"/>
                  </w:rPr>
                </w:rPrChange>
              </w:rPr>
            </w:pPr>
            <w:ins w:id="2151" w:author="Administrator" w:date="2015-12-31T22:51:36Z">
              <w:r>
                <w:rPr>
                  <w:rFonts w:hint="eastAsia" w:ascii="Calibri" w:hAnsi="Calibri" w:cs="Calibri"/>
                  <w:rPrChange w:id="2152" w:author="Administrator" w:date="2015-12-31T22:51:36Z">
                    <w:rPr>
                      <w:rFonts w:hint="eastAsia"/>
                    </w:rPr>
                  </w:rPrChange>
                </w:rPr>
                <w:tab/>
              </w:r>
            </w:ins>
            <w:ins w:id="2154" w:author="Administrator" w:date="2015-12-31T22:51:36Z">
              <w:r>
                <w:rPr>
                  <w:rFonts w:hint="eastAsia" w:ascii="Calibri" w:hAnsi="Calibri" w:cs="Calibri"/>
                  <w:rPrChange w:id="2155" w:author="Administrator" w:date="2015-12-31T22:51:36Z">
                    <w:rPr>
                      <w:rFonts w:hint="eastAsia"/>
                    </w:rPr>
                  </w:rPrChange>
                </w:rPr>
                <w:t xml:space="preserve"> * @param id</w:t>
              </w:r>
            </w:ins>
          </w:p>
          <w:p>
            <w:pPr>
              <w:rPr>
                <w:ins w:id="2157" w:author="Administrator" w:date="2015-12-31T22:51:36Z"/>
                <w:rFonts w:hint="eastAsia" w:ascii="Calibri" w:hAnsi="Calibri" w:cs="Calibri"/>
                <w:rPrChange w:id="2158" w:author="Administrator" w:date="2015-12-31T22:51:36Z">
                  <w:rPr>
                    <w:ins w:id="2159" w:author="Administrator" w:date="2015-12-31T22:51:36Z"/>
                    <w:rFonts w:hint="eastAsia"/>
                  </w:rPr>
                </w:rPrChange>
              </w:rPr>
            </w:pPr>
            <w:ins w:id="2160" w:author="Administrator" w:date="2015-12-31T22:51:36Z">
              <w:r>
                <w:rPr>
                  <w:rFonts w:hint="eastAsia" w:ascii="Calibri" w:hAnsi="Calibri" w:cs="Calibri"/>
                  <w:rPrChange w:id="2161" w:author="Administrator" w:date="2015-12-31T22:51:36Z">
                    <w:rPr>
                      <w:rFonts w:hint="eastAsia"/>
                    </w:rPr>
                  </w:rPrChange>
                </w:rPr>
                <w:tab/>
              </w:r>
            </w:ins>
            <w:ins w:id="2163" w:author="Administrator" w:date="2015-12-31T22:51:36Z">
              <w:r>
                <w:rPr>
                  <w:rFonts w:hint="eastAsia" w:ascii="Calibri" w:hAnsi="Calibri" w:cs="Calibri"/>
                  <w:rPrChange w:id="2164" w:author="Administrator" w:date="2015-12-31T22:51:36Z">
                    <w:rPr>
                      <w:rFonts w:hint="eastAsia"/>
                    </w:rPr>
                  </w:rPrChange>
                </w:rPr>
                <w:t xml:space="preserve"> * @param tpo</w:t>
              </w:r>
            </w:ins>
          </w:p>
          <w:p>
            <w:pPr>
              <w:rPr>
                <w:ins w:id="2166" w:author="Administrator" w:date="2015-12-31T22:51:36Z"/>
                <w:rFonts w:hint="eastAsia" w:ascii="Calibri" w:hAnsi="Calibri" w:cs="Calibri"/>
                <w:rPrChange w:id="2167" w:author="Administrator" w:date="2015-12-31T22:51:36Z">
                  <w:rPr>
                    <w:ins w:id="2168" w:author="Administrator" w:date="2015-12-31T22:51:36Z"/>
                    <w:rFonts w:hint="eastAsia"/>
                  </w:rPr>
                </w:rPrChange>
              </w:rPr>
            </w:pPr>
            <w:ins w:id="2169" w:author="Administrator" w:date="2015-12-31T22:51:36Z">
              <w:r>
                <w:rPr>
                  <w:rFonts w:hint="eastAsia" w:ascii="Calibri" w:hAnsi="Calibri" w:cs="Calibri"/>
                  <w:rPrChange w:id="2170" w:author="Administrator" w:date="2015-12-31T22:51:36Z">
                    <w:rPr>
                      <w:rFonts w:hint="eastAsia"/>
                    </w:rPr>
                  </w:rPrChange>
                </w:rPr>
                <w:tab/>
              </w:r>
            </w:ins>
            <w:ins w:id="2172" w:author="Administrator" w:date="2015-12-31T22:51:36Z">
              <w:r>
                <w:rPr>
                  <w:rFonts w:hint="eastAsia" w:ascii="Calibri" w:hAnsi="Calibri" w:cs="Calibri"/>
                  <w:rPrChange w:id="2173" w:author="Administrator" w:date="2015-12-31T22:51:36Z">
                    <w:rPr>
                      <w:rFonts w:hint="eastAsia"/>
                    </w:rPr>
                  </w:rPrChange>
                </w:rPr>
                <w:t xml:space="preserve"> * @throws RemoteException</w:t>
              </w:r>
            </w:ins>
          </w:p>
          <w:p>
            <w:pPr>
              <w:rPr>
                <w:ins w:id="2175" w:author="Administrator" w:date="2015-12-31T22:51:36Z"/>
                <w:rFonts w:hint="eastAsia" w:ascii="Calibri" w:hAnsi="Calibri" w:cs="Calibri"/>
                <w:rPrChange w:id="2176" w:author="Administrator" w:date="2015-12-31T22:51:36Z">
                  <w:rPr>
                    <w:ins w:id="2177" w:author="Administrator" w:date="2015-12-31T22:51:36Z"/>
                    <w:rFonts w:hint="eastAsia"/>
                  </w:rPr>
                </w:rPrChange>
              </w:rPr>
            </w:pPr>
            <w:ins w:id="2178" w:author="Administrator" w:date="2015-12-31T22:51:36Z">
              <w:r>
                <w:rPr>
                  <w:rFonts w:hint="eastAsia" w:ascii="Calibri" w:hAnsi="Calibri" w:cs="Calibri"/>
                  <w:rPrChange w:id="2179" w:author="Administrator" w:date="2015-12-31T22:51:36Z">
                    <w:rPr>
                      <w:rFonts w:hint="eastAsia"/>
                    </w:rPr>
                  </w:rPrChange>
                </w:rPr>
                <w:tab/>
              </w:r>
            </w:ins>
            <w:ins w:id="2181" w:author="Administrator" w:date="2015-12-31T22:51:36Z">
              <w:r>
                <w:rPr>
                  <w:rFonts w:hint="eastAsia" w:ascii="Calibri" w:hAnsi="Calibri" w:cs="Calibri"/>
                  <w:rPrChange w:id="2182" w:author="Administrator" w:date="2015-12-31T22:51:36Z">
                    <w:rPr>
                      <w:rFonts w:hint="eastAsia"/>
                    </w:rPr>
                  </w:rPrChange>
                </w:rPr>
                <w:t xml:space="preserve"> */</w:t>
              </w:r>
            </w:ins>
          </w:p>
          <w:p>
            <w:pPr>
              <w:rPr>
                <w:ins w:id="2184" w:author="Administrator" w:date="2015-12-31T22:51:36Z"/>
                <w:rFonts w:hint="eastAsia" w:ascii="Calibri" w:hAnsi="Calibri" w:cs="Calibri"/>
                <w:rPrChange w:id="2185" w:author="Administrator" w:date="2015-12-31T22:51:36Z">
                  <w:rPr>
                    <w:ins w:id="2186" w:author="Administrator" w:date="2015-12-31T22:51:36Z"/>
                    <w:rFonts w:hint="eastAsia"/>
                  </w:rPr>
                </w:rPrChange>
              </w:rPr>
            </w:pPr>
            <w:ins w:id="2187" w:author="Administrator" w:date="2015-12-31T22:51:36Z">
              <w:r>
                <w:rPr>
                  <w:rFonts w:hint="eastAsia" w:ascii="Calibri" w:hAnsi="Calibri" w:cs="Calibri"/>
                  <w:rPrChange w:id="2188" w:author="Administrator" w:date="2015-12-31T22:51:36Z">
                    <w:rPr>
                      <w:rFonts w:hint="eastAsia"/>
                    </w:rPr>
                  </w:rPrChange>
                </w:rPr>
                <w:tab/>
              </w:r>
            </w:ins>
            <w:ins w:id="2190" w:author="Administrator" w:date="2015-12-31T22:51:36Z">
              <w:r>
                <w:rPr>
                  <w:rFonts w:hint="eastAsia" w:ascii="Calibri" w:hAnsi="Calibri" w:cs="Calibri"/>
                  <w:rPrChange w:id="2191" w:author="Administrator" w:date="2015-12-31T22:51:36Z">
                    <w:rPr>
                      <w:rFonts w:hint="eastAsia"/>
                    </w:rPr>
                  </w:rPrChange>
                </w:rPr>
                <w:t>public void update(String id,TruckPO tpo) throws RemoteException;</w:t>
              </w:r>
            </w:ins>
          </w:p>
          <w:p>
            <w:pPr>
              <w:rPr>
                <w:ins w:id="2193" w:author="Administrator" w:date="2015-12-31T22:51:36Z"/>
                <w:rFonts w:hint="eastAsia" w:ascii="Calibri" w:hAnsi="Calibri" w:cs="Calibri"/>
                <w:rPrChange w:id="2194" w:author="Administrator" w:date="2015-12-31T22:51:36Z">
                  <w:rPr>
                    <w:ins w:id="2195" w:author="Administrator" w:date="2015-12-31T22:51:36Z"/>
                    <w:rFonts w:hint="eastAsia"/>
                  </w:rPr>
                </w:rPrChange>
              </w:rPr>
            </w:pPr>
            <w:ins w:id="2196" w:author="Administrator" w:date="2015-12-31T22:51:36Z">
              <w:r>
                <w:rPr>
                  <w:rFonts w:hint="eastAsia" w:ascii="Calibri" w:hAnsi="Calibri" w:cs="Calibri"/>
                  <w:rPrChange w:id="2197" w:author="Administrator" w:date="2015-12-31T22:51:36Z">
                    <w:rPr>
                      <w:rFonts w:hint="eastAsia"/>
                    </w:rPr>
                  </w:rPrChange>
                </w:rPr>
                <w:tab/>
              </w:r>
            </w:ins>
          </w:p>
          <w:p>
            <w:pPr>
              <w:rPr>
                <w:ins w:id="2199" w:author="Administrator" w:date="2015-12-31T22:51:36Z"/>
                <w:rFonts w:hint="eastAsia" w:ascii="Calibri" w:hAnsi="Calibri" w:cs="Calibri"/>
                <w:rPrChange w:id="2200" w:author="Administrator" w:date="2015-12-31T22:51:36Z">
                  <w:rPr>
                    <w:ins w:id="2201" w:author="Administrator" w:date="2015-12-31T22:51:36Z"/>
                    <w:rFonts w:hint="eastAsia"/>
                  </w:rPr>
                </w:rPrChange>
              </w:rPr>
            </w:pPr>
            <w:ins w:id="2202" w:author="Administrator" w:date="2015-12-31T22:51:36Z">
              <w:r>
                <w:rPr>
                  <w:rFonts w:hint="eastAsia" w:ascii="Calibri" w:hAnsi="Calibri" w:cs="Calibri"/>
                  <w:rPrChange w:id="2203" w:author="Administrator" w:date="2015-12-31T22:51:36Z">
                    <w:rPr>
                      <w:rFonts w:hint="eastAsia"/>
                    </w:rPr>
                  </w:rPrChange>
                </w:rPr>
                <w:tab/>
              </w:r>
            </w:ins>
            <w:ins w:id="2205" w:author="Administrator" w:date="2015-12-31T22:51:36Z">
              <w:r>
                <w:rPr>
                  <w:rFonts w:hint="eastAsia" w:ascii="Calibri" w:hAnsi="Calibri" w:cs="Calibri"/>
                  <w:rPrChange w:id="2206" w:author="Administrator" w:date="2015-12-31T22:51:36Z">
                    <w:rPr>
                      <w:rFonts w:hint="eastAsia"/>
                    </w:rPr>
                  </w:rPrChange>
                </w:rPr>
                <w:t>/**</w:t>
              </w:r>
            </w:ins>
          </w:p>
          <w:p>
            <w:pPr>
              <w:rPr>
                <w:ins w:id="2208" w:author="Administrator" w:date="2015-12-31T22:51:36Z"/>
                <w:rFonts w:hint="eastAsia" w:ascii="Calibri" w:hAnsi="Calibri" w:cs="Calibri"/>
                <w:rPrChange w:id="2209" w:author="Administrator" w:date="2015-12-31T22:51:36Z">
                  <w:rPr>
                    <w:ins w:id="2210" w:author="Administrator" w:date="2015-12-31T22:51:36Z"/>
                    <w:rFonts w:hint="eastAsia"/>
                  </w:rPr>
                </w:rPrChange>
              </w:rPr>
            </w:pPr>
            <w:ins w:id="2211" w:author="Administrator" w:date="2015-12-31T22:51:36Z">
              <w:r>
                <w:rPr>
                  <w:rFonts w:hint="eastAsia" w:ascii="Calibri" w:hAnsi="Calibri" w:cs="Calibri"/>
                  <w:rPrChange w:id="2212" w:author="Administrator" w:date="2015-12-31T22:51:36Z">
                    <w:rPr>
                      <w:rFonts w:hint="eastAsia"/>
                    </w:rPr>
                  </w:rPrChange>
                </w:rPr>
                <w:tab/>
              </w:r>
            </w:ins>
            <w:ins w:id="2214" w:author="Administrator" w:date="2015-12-31T22:51:36Z">
              <w:r>
                <w:rPr>
                  <w:rFonts w:hint="eastAsia" w:ascii="Calibri" w:hAnsi="Calibri" w:cs="Calibri"/>
                  <w:rPrChange w:id="2215" w:author="Administrator" w:date="2015-12-31T22:51:36Z">
                    <w:rPr>
                      <w:rFonts w:hint="eastAsia"/>
                    </w:rPr>
                  </w:rPrChange>
                </w:rPr>
                <w:t xml:space="preserve"> * 删除一个TruckPO</w:t>
              </w:r>
            </w:ins>
          </w:p>
          <w:p>
            <w:pPr>
              <w:rPr>
                <w:ins w:id="2217" w:author="Administrator" w:date="2015-12-31T22:51:36Z"/>
                <w:rFonts w:hint="eastAsia" w:ascii="Calibri" w:hAnsi="Calibri" w:cs="Calibri"/>
                <w:rPrChange w:id="2218" w:author="Administrator" w:date="2015-12-31T22:51:36Z">
                  <w:rPr>
                    <w:ins w:id="2219" w:author="Administrator" w:date="2015-12-31T22:51:36Z"/>
                    <w:rFonts w:hint="eastAsia"/>
                  </w:rPr>
                </w:rPrChange>
              </w:rPr>
            </w:pPr>
            <w:ins w:id="2220" w:author="Administrator" w:date="2015-12-31T22:51:36Z">
              <w:r>
                <w:rPr>
                  <w:rFonts w:hint="eastAsia" w:ascii="Calibri" w:hAnsi="Calibri" w:cs="Calibri"/>
                  <w:rPrChange w:id="2221" w:author="Administrator" w:date="2015-12-31T22:51:36Z">
                    <w:rPr>
                      <w:rFonts w:hint="eastAsia"/>
                    </w:rPr>
                  </w:rPrChange>
                </w:rPr>
                <w:tab/>
              </w:r>
            </w:ins>
            <w:ins w:id="2223" w:author="Administrator" w:date="2015-12-31T22:51:36Z">
              <w:r>
                <w:rPr>
                  <w:rFonts w:hint="eastAsia" w:ascii="Calibri" w:hAnsi="Calibri" w:cs="Calibri"/>
                  <w:rPrChange w:id="2224" w:author="Administrator" w:date="2015-12-31T22:51:36Z">
                    <w:rPr>
                      <w:rFonts w:hint="eastAsia"/>
                    </w:rPr>
                  </w:rPrChange>
                </w:rPr>
                <w:t xml:space="preserve"> * @param id</w:t>
              </w:r>
            </w:ins>
          </w:p>
          <w:p>
            <w:pPr>
              <w:rPr>
                <w:ins w:id="2226" w:author="Administrator" w:date="2015-12-31T22:51:36Z"/>
                <w:rFonts w:hint="eastAsia" w:ascii="Calibri" w:hAnsi="Calibri" w:cs="Calibri"/>
                <w:rPrChange w:id="2227" w:author="Administrator" w:date="2015-12-31T22:51:36Z">
                  <w:rPr>
                    <w:ins w:id="2228" w:author="Administrator" w:date="2015-12-31T22:51:36Z"/>
                    <w:rFonts w:hint="eastAsia"/>
                  </w:rPr>
                </w:rPrChange>
              </w:rPr>
            </w:pPr>
            <w:ins w:id="2229" w:author="Administrator" w:date="2015-12-31T22:51:36Z">
              <w:r>
                <w:rPr>
                  <w:rFonts w:hint="eastAsia" w:ascii="Calibri" w:hAnsi="Calibri" w:cs="Calibri"/>
                  <w:rPrChange w:id="2230" w:author="Administrator" w:date="2015-12-31T22:51:36Z">
                    <w:rPr>
                      <w:rFonts w:hint="eastAsia"/>
                    </w:rPr>
                  </w:rPrChange>
                </w:rPr>
                <w:tab/>
              </w:r>
            </w:ins>
            <w:ins w:id="2232" w:author="Administrator" w:date="2015-12-31T22:51:36Z">
              <w:r>
                <w:rPr>
                  <w:rFonts w:hint="eastAsia" w:ascii="Calibri" w:hAnsi="Calibri" w:cs="Calibri"/>
                  <w:rPrChange w:id="2233" w:author="Administrator" w:date="2015-12-31T22:51:36Z">
                    <w:rPr>
                      <w:rFonts w:hint="eastAsia"/>
                    </w:rPr>
                  </w:rPrChange>
                </w:rPr>
                <w:t xml:space="preserve"> * @throws RemoteException</w:t>
              </w:r>
            </w:ins>
          </w:p>
          <w:p>
            <w:pPr>
              <w:rPr>
                <w:ins w:id="2235" w:author="Administrator" w:date="2015-12-31T22:51:36Z"/>
                <w:rFonts w:hint="eastAsia" w:ascii="Calibri" w:hAnsi="Calibri" w:cs="Calibri"/>
                <w:rPrChange w:id="2236" w:author="Administrator" w:date="2015-12-31T22:51:36Z">
                  <w:rPr>
                    <w:ins w:id="2237" w:author="Administrator" w:date="2015-12-31T22:51:36Z"/>
                    <w:rFonts w:hint="eastAsia"/>
                  </w:rPr>
                </w:rPrChange>
              </w:rPr>
            </w:pPr>
            <w:ins w:id="2238" w:author="Administrator" w:date="2015-12-31T22:51:36Z">
              <w:r>
                <w:rPr>
                  <w:rFonts w:hint="eastAsia" w:ascii="Calibri" w:hAnsi="Calibri" w:cs="Calibri"/>
                  <w:rPrChange w:id="2239" w:author="Administrator" w:date="2015-12-31T22:51:36Z">
                    <w:rPr>
                      <w:rFonts w:hint="eastAsia"/>
                    </w:rPr>
                  </w:rPrChange>
                </w:rPr>
                <w:tab/>
              </w:r>
            </w:ins>
            <w:ins w:id="2241" w:author="Administrator" w:date="2015-12-31T22:51:36Z">
              <w:r>
                <w:rPr>
                  <w:rFonts w:hint="eastAsia" w:ascii="Calibri" w:hAnsi="Calibri" w:cs="Calibri"/>
                  <w:rPrChange w:id="2242" w:author="Administrator" w:date="2015-12-31T22:51:36Z">
                    <w:rPr>
                      <w:rFonts w:hint="eastAsia"/>
                    </w:rPr>
                  </w:rPrChange>
                </w:rPr>
                <w:t xml:space="preserve"> */</w:t>
              </w:r>
            </w:ins>
          </w:p>
          <w:p>
            <w:pPr>
              <w:rPr>
                <w:ins w:id="2244" w:author="Administrator" w:date="2015-12-31T22:51:36Z"/>
                <w:rFonts w:hint="eastAsia" w:ascii="Calibri" w:hAnsi="Calibri" w:cs="Calibri"/>
                <w:rPrChange w:id="2245" w:author="Administrator" w:date="2015-12-31T22:51:36Z">
                  <w:rPr>
                    <w:ins w:id="2246" w:author="Administrator" w:date="2015-12-31T22:51:36Z"/>
                    <w:rFonts w:hint="eastAsia"/>
                  </w:rPr>
                </w:rPrChange>
              </w:rPr>
            </w:pPr>
            <w:ins w:id="2247" w:author="Administrator" w:date="2015-12-31T22:51:36Z">
              <w:r>
                <w:rPr>
                  <w:rFonts w:hint="eastAsia" w:ascii="Calibri" w:hAnsi="Calibri" w:cs="Calibri"/>
                  <w:rPrChange w:id="2248" w:author="Administrator" w:date="2015-12-31T22:51:36Z">
                    <w:rPr>
                      <w:rFonts w:hint="eastAsia"/>
                    </w:rPr>
                  </w:rPrChange>
                </w:rPr>
                <w:tab/>
              </w:r>
            </w:ins>
            <w:ins w:id="2250" w:author="Administrator" w:date="2015-12-31T22:51:36Z">
              <w:r>
                <w:rPr>
                  <w:rFonts w:hint="eastAsia" w:ascii="Calibri" w:hAnsi="Calibri" w:cs="Calibri"/>
                  <w:rPrChange w:id="2251" w:author="Administrator" w:date="2015-12-31T22:51:36Z">
                    <w:rPr>
                      <w:rFonts w:hint="eastAsia"/>
                    </w:rPr>
                  </w:rPrChange>
                </w:rPr>
                <w:t>public void deleteTruckPO(String id) throws RemoteException;</w:t>
              </w:r>
            </w:ins>
          </w:p>
          <w:p>
            <w:pPr>
              <w:rPr>
                <w:ins w:id="2253" w:author="Administrator" w:date="2015-12-31T22:51:36Z"/>
                <w:rFonts w:hint="eastAsia" w:ascii="Calibri" w:hAnsi="Calibri" w:cs="Calibri"/>
                <w:rPrChange w:id="2254" w:author="Administrator" w:date="2015-12-31T22:51:36Z">
                  <w:rPr>
                    <w:ins w:id="2255" w:author="Administrator" w:date="2015-12-31T22:51:36Z"/>
                    <w:rFonts w:hint="eastAsia"/>
                  </w:rPr>
                </w:rPrChange>
              </w:rPr>
            </w:pPr>
            <w:ins w:id="2256" w:author="Administrator" w:date="2015-12-31T22:51:36Z">
              <w:r>
                <w:rPr>
                  <w:rFonts w:hint="eastAsia" w:ascii="Calibri" w:hAnsi="Calibri" w:cs="Calibri"/>
                  <w:rPrChange w:id="2257" w:author="Administrator" w:date="2015-12-31T22:51:36Z">
                    <w:rPr>
                      <w:rFonts w:hint="eastAsia"/>
                    </w:rPr>
                  </w:rPrChange>
                </w:rPr>
                <w:tab/>
              </w:r>
            </w:ins>
          </w:p>
          <w:p>
            <w:pPr>
              <w:rPr>
                <w:ins w:id="2259" w:author="Administrator" w:date="2015-12-31T22:51:36Z"/>
                <w:rFonts w:hint="eastAsia" w:ascii="Calibri" w:hAnsi="Calibri" w:cs="Calibri"/>
                <w:rPrChange w:id="2260" w:author="Administrator" w:date="2015-12-31T22:51:36Z">
                  <w:rPr>
                    <w:ins w:id="2261" w:author="Administrator" w:date="2015-12-31T22:51:36Z"/>
                    <w:rFonts w:hint="eastAsia"/>
                  </w:rPr>
                </w:rPrChange>
              </w:rPr>
            </w:pPr>
            <w:ins w:id="2262" w:author="Administrator" w:date="2015-12-31T22:51:36Z">
              <w:r>
                <w:rPr>
                  <w:rFonts w:hint="eastAsia" w:ascii="Calibri" w:hAnsi="Calibri" w:cs="Calibri"/>
                  <w:rPrChange w:id="2263" w:author="Administrator" w:date="2015-12-31T22:51:36Z">
                    <w:rPr>
                      <w:rFonts w:hint="eastAsia"/>
                    </w:rPr>
                  </w:rPrChange>
                </w:rPr>
                <w:tab/>
              </w:r>
            </w:ins>
            <w:ins w:id="2265" w:author="Administrator" w:date="2015-12-31T22:51:36Z">
              <w:r>
                <w:rPr>
                  <w:rFonts w:hint="eastAsia" w:ascii="Calibri" w:hAnsi="Calibri" w:cs="Calibri"/>
                  <w:rPrChange w:id="2266" w:author="Administrator" w:date="2015-12-31T22:51:36Z">
                    <w:rPr>
                      <w:rFonts w:hint="eastAsia"/>
                    </w:rPr>
                  </w:rPrChange>
                </w:rPr>
                <w:t>/**</w:t>
              </w:r>
            </w:ins>
          </w:p>
          <w:p>
            <w:pPr>
              <w:rPr>
                <w:ins w:id="2268" w:author="Administrator" w:date="2015-12-31T22:51:36Z"/>
                <w:rFonts w:hint="eastAsia" w:ascii="Calibri" w:hAnsi="Calibri" w:cs="Calibri"/>
                <w:rPrChange w:id="2269" w:author="Administrator" w:date="2015-12-31T22:51:36Z">
                  <w:rPr>
                    <w:ins w:id="2270" w:author="Administrator" w:date="2015-12-31T22:51:36Z"/>
                    <w:rFonts w:hint="eastAsia"/>
                  </w:rPr>
                </w:rPrChange>
              </w:rPr>
            </w:pPr>
            <w:ins w:id="2271" w:author="Administrator" w:date="2015-12-31T22:51:36Z">
              <w:r>
                <w:rPr>
                  <w:rFonts w:hint="eastAsia" w:ascii="Calibri" w:hAnsi="Calibri" w:cs="Calibri"/>
                  <w:rPrChange w:id="2272" w:author="Administrator" w:date="2015-12-31T22:51:36Z">
                    <w:rPr>
                      <w:rFonts w:hint="eastAsia"/>
                    </w:rPr>
                  </w:rPrChange>
                </w:rPr>
                <w:tab/>
              </w:r>
            </w:ins>
            <w:ins w:id="2274" w:author="Administrator" w:date="2015-12-31T22:51:36Z">
              <w:r>
                <w:rPr>
                  <w:rFonts w:hint="eastAsia" w:ascii="Calibri" w:hAnsi="Calibri" w:cs="Calibri"/>
                  <w:rPrChange w:id="2275" w:author="Administrator" w:date="2015-12-31T22:51:36Z">
                    <w:rPr>
                      <w:rFonts w:hint="eastAsia"/>
                    </w:rPr>
                  </w:rPrChange>
                </w:rPr>
                <w:t xml:space="preserve"> * 结束持久化数据库的使用</w:t>
              </w:r>
            </w:ins>
          </w:p>
          <w:p>
            <w:pPr>
              <w:rPr>
                <w:ins w:id="2277" w:author="Administrator" w:date="2015-12-31T22:51:36Z"/>
                <w:rFonts w:hint="eastAsia" w:ascii="Calibri" w:hAnsi="Calibri" w:cs="Calibri"/>
                <w:rPrChange w:id="2278" w:author="Administrator" w:date="2015-12-31T22:51:36Z">
                  <w:rPr>
                    <w:ins w:id="2279" w:author="Administrator" w:date="2015-12-31T22:51:36Z"/>
                    <w:rFonts w:hint="eastAsia"/>
                  </w:rPr>
                </w:rPrChange>
              </w:rPr>
            </w:pPr>
            <w:ins w:id="2280" w:author="Administrator" w:date="2015-12-31T22:51:36Z">
              <w:r>
                <w:rPr>
                  <w:rFonts w:hint="eastAsia" w:ascii="Calibri" w:hAnsi="Calibri" w:cs="Calibri"/>
                  <w:rPrChange w:id="2281" w:author="Administrator" w:date="2015-12-31T22:51:36Z">
                    <w:rPr>
                      <w:rFonts w:hint="eastAsia"/>
                    </w:rPr>
                  </w:rPrChange>
                </w:rPr>
                <w:tab/>
              </w:r>
            </w:ins>
            <w:ins w:id="2283" w:author="Administrator" w:date="2015-12-31T22:51:36Z">
              <w:r>
                <w:rPr>
                  <w:rFonts w:hint="eastAsia" w:ascii="Calibri" w:hAnsi="Calibri" w:cs="Calibri"/>
                  <w:rPrChange w:id="2284" w:author="Administrator" w:date="2015-12-31T22:51:36Z">
                    <w:rPr>
                      <w:rFonts w:hint="eastAsia"/>
                    </w:rPr>
                  </w:rPrChange>
                </w:rPr>
                <w:t xml:space="preserve"> * @throws RemoteException</w:t>
              </w:r>
            </w:ins>
          </w:p>
          <w:p>
            <w:pPr>
              <w:rPr>
                <w:ins w:id="2286" w:author="Administrator" w:date="2015-12-31T22:51:36Z"/>
                <w:rFonts w:hint="eastAsia" w:ascii="Calibri" w:hAnsi="Calibri" w:cs="Calibri"/>
                <w:rPrChange w:id="2287" w:author="Administrator" w:date="2015-12-31T22:51:36Z">
                  <w:rPr>
                    <w:ins w:id="2288" w:author="Administrator" w:date="2015-12-31T22:51:36Z"/>
                    <w:rFonts w:hint="eastAsia"/>
                  </w:rPr>
                </w:rPrChange>
              </w:rPr>
            </w:pPr>
            <w:ins w:id="2289" w:author="Administrator" w:date="2015-12-31T22:51:36Z">
              <w:r>
                <w:rPr>
                  <w:rFonts w:hint="eastAsia" w:ascii="Calibri" w:hAnsi="Calibri" w:cs="Calibri"/>
                  <w:rPrChange w:id="2290" w:author="Administrator" w:date="2015-12-31T22:51:36Z">
                    <w:rPr>
                      <w:rFonts w:hint="eastAsia"/>
                    </w:rPr>
                  </w:rPrChange>
                </w:rPr>
                <w:tab/>
              </w:r>
            </w:ins>
            <w:ins w:id="2292" w:author="Administrator" w:date="2015-12-31T22:51:36Z">
              <w:r>
                <w:rPr>
                  <w:rFonts w:hint="eastAsia" w:ascii="Calibri" w:hAnsi="Calibri" w:cs="Calibri"/>
                  <w:rPrChange w:id="2293" w:author="Administrator" w:date="2015-12-31T22:51:36Z">
                    <w:rPr>
                      <w:rFonts w:hint="eastAsia"/>
                    </w:rPr>
                  </w:rPrChange>
                </w:rPr>
                <w:t xml:space="preserve"> */</w:t>
              </w:r>
            </w:ins>
          </w:p>
          <w:p>
            <w:pPr>
              <w:rPr>
                <w:ins w:id="2295" w:author="Administrator" w:date="2015-12-31T22:51:50Z"/>
                <w:rFonts w:hint="eastAsia" w:ascii="Calibri" w:hAnsi="Calibri" w:cs="Calibri"/>
              </w:rPr>
            </w:pPr>
            <w:ins w:id="2296" w:author="Administrator" w:date="2015-12-31T22:51:36Z">
              <w:r>
                <w:rPr>
                  <w:rFonts w:hint="eastAsia" w:ascii="Calibri" w:hAnsi="Calibri" w:cs="Calibri"/>
                  <w:rPrChange w:id="2297" w:author="Administrator" w:date="2015-12-31T22:51:36Z">
                    <w:rPr>
                      <w:rFonts w:hint="eastAsia"/>
                    </w:rPr>
                  </w:rPrChange>
                </w:rPr>
                <w:tab/>
              </w:r>
            </w:ins>
            <w:ins w:id="2299" w:author="Administrator" w:date="2015-12-31T22:51:36Z">
              <w:r>
                <w:rPr>
                  <w:rFonts w:hint="eastAsia" w:ascii="Calibri" w:hAnsi="Calibri" w:cs="Calibri"/>
                  <w:rPrChange w:id="2300" w:author="Administrator" w:date="2015-12-31T22:51:36Z">
                    <w:rPr>
                      <w:rFonts w:hint="eastAsia"/>
                    </w:rPr>
                  </w:rPrChange>
                </w:rPr>
                <w:t>public void finish() throws RemoteException;</w:t>
              </w:r>
            </w:ins>
          </w:p>
          <w:p>
            <w:pPr>
              <w:rPr>
                <w:ins w:id="2302" w:author="Administrator" w:date="2015-12-31T22:51:51Z"/>
                <w:rFonts w:hint="eastAsia" w:ascii="Calibri" w:hAnsi="Calibri" w:cs="Calibri"/>
                <w:rPrChange w:id="2303" w:author="Administrator" w:date="2015-12-31T22:51:51Z">
                  <w:rPr>
                    <w:ins w:id="2304" w:author="Administrator" w:date="2015-12-31T22:51:51Z"/>
                    <w:rFonts w:hint="eastAsia"/>
                  </w:rPr>
                </w:rPrChange>
              </w:rPr>
            </w:pPr>
            <w:ins w:id="2305" w:author="Administrator" w:date="2015-12-31T22:51:51Z">
              <w:r>
                <w:rPr>
                  <w:rFonts w:hint="eastAsia" w:ascii="Calibri" w:hAnsi="Calibri" w:cs="Calibri"/>
                  <w:rPrChange w:id="2306" w:author="Administrator" w:date="2015-12-31T22:51:51Z">
                    <w:rPr>
                      <w:rFonts w:hint="eastAsia"/>
                    </w:rPr>
                  </w:rPrChange>
                </w:rPr>
                <w:t>/**</w:t>
              </w:r>
            </w:ins>
          </w:p>
          <w:p>
            <w:pPr>
              <w:rPr>
                <w:ins w:id="2308" w:author="Administrator" w:date="2015-12-31T22:51:51Z"/>
                <w:rFonts w:hint="eastAsia" w:ascii="Calibri" w:hAnsi="Calibri" w:cs="Calibri"/>
                <w:rPrChange w:id="2309" w:author="Administrator" w:date="2015-12-31T22:51:51Z">
                  <w:rPr>
                    <w:ins w:id="2310" w:author="Administrator" w:date="2015-12-31T22:51:51Z"/>
                    <w:rFonts w:hint="eastAsia"/>
                  </w:rPr>
                </w:rPrChange>
              </w:rPr>
            </w:pPr>
            <w:ins w:id="2311" w:author="Administrator" w:date="2015-12-31T22:51:51Z">
              <w:r>
                <w:rPr>
                  <w:rFonts w:hint="eastAsia" w:ascii="Calibri" w:hAnsi="Calibri" w:cs="Calibri"/>
                  <w:rPrChange w:id="2312" w:author="Administrator" w:date="2015-12-31T22:51:51Z">
                    <w:rPr>
                      <w:rFonts w:hint="eastAsia"/>
                    </w:rPr>
                  </w:rPrChange>
                </w:rPr>
                <w:tab/>
              </w:r>
            </w:ins>
            <w:ins w:id="2314" w:author="Administrator" w:date="2015-12-31T22:51:51Z">
              <w:r>
                <w:rPr>
                  <w:rFonts w:hint="eastAsia" w:ascii="Calibri" w:hAnsi="Calibri" w:cs="Calibri"/>
                  <w:rPrChange w:id="2315" w:author="Administrator" w:date="2015-12-31T22:51:51Z">
                    <w:rPr>
                      <w:rFonts w:hint="eastAsia"/>
                    </w:rPr>
                  </w:rPrChange>
                </w:rPr>
                <w:t xml:space="preserve"> * 根据id返回IntermediateCenterPO</w:t>
              </w:r>
            </w:ins>
          </w:p>
          <w:p>
            <w:pPr>
              <w:rPr>
                <w:ins w:id="2317" w:author="Administrator" w:date="2015-12-31T22:51:51Z"/>
                <w:rFonts w:hint="eastAsia" w:ascii="Calibri" w:hAnsi="Calibri" w:cs="Calibri"/>
                <w:rPrChange w:id="2318" w:author="Administrator" w:date="2015-12-31T22:51:51Z">
                  <w:rPr>
                    <w:ins w:id="2319" w:author="Administrator" w:date="2015-12-31T22:51:51Z"/>
                    <w:rFonts w:hint="eastAsia"/>
                  </w:rPr>
                </w:rPrChange>
              </w:rPr>
            </w:pPr>
            <w:ins w:id="2320" w:author="Administrator" w:date="2015-12-31T22:51:51Z">
              <w:r>
                <w:rPr>
                  <w:rFonts w:hint="eastAsia" w:ascii="Calibri" w:hAnsi="Calibri" w:cs="Calibri"/>
                  <w:rPrChange w:id="2321" w:author="Administrator" w:date="2015-12-31T22:51:51Z">
                    <w:rPr>
                      <w:rFonts w:hint="eastAsia"/>
                    </w:rPr>
                  </w:rPrChange>
                </w:rPr>
                <w:tab/>
              </w:r>
            </w:ins>
            <w:ins w:id="2323" w:author="Administrator" w:date="2015-12-31T22:51:51Z">
              <w:r>
                <w:rPr>
                  <w:rFonts w:hint="eastAsia" w:ascii="Calibri" w:hAnsi="Calibri" w:cs="Calibri"/>
                  <w:rPrChange w:id="2324" w:author="Administrator" w:date="2015-12-31T22:51:51Z">
                    <w:rPr>
                      <w:rFonts w:hint="eastAsia"/>
                    </w:rPr>
                  </w:rPrChange>
                </w:rPr>
                <w:t xml:space="preserve"> * @param id</w:t>
              </w:r>
            </w:ins>
          </w:p>
          <w:p>
            <w:pPr>
              <w:rPr>
                <w:ins w:id="2326" w:author="Administrator" w:date="2015-12-31T22:51:51Z"/>
                <w:rFonts w:hint="eastAsia" w:ascii="Calibri" w:hAnsi="Calibri" w:cs="Calibri"/>
                <w:rPrChange w:id="2327" w:author="Administrator" w:date="2015-12-31T22:51:51Z">
                  <w:rPr>
                    <w:ins w:id="2328" w:author="Administrator" w:date="2015-12-31T22:51:51Z"/>
                    <w:rFonts w:hint="eastAsia"/>
                  </w:rPr>
                </w:rPrChange>
              </w:rPr>
            </w:pPr>
            <w:ins w:id="2329" w:author="Administrator" w:date="2015-12-31T22:51:51Z">
              <w:r>
                <w:rPr>
                  <w:rFonts w:hint="eastAsia" w:ascii="Calibri" w:hAnsi="Calibri" w:cs="Calibri"/>
                  <w:rPrChange w:id="2330" w:author="Administrator" w:date="2015-12-31T22:51:51Z">
                    <w:rPr>
                      <w:rFonts w:hint="eastAsia"/>
                    </w:rPr>
                  </w:rPrChange>
                </w:rPr>
                <w:tab/>
              </w:r>
            </w:ins>
            <w:ins w:id="2332" w:author="Administrator" w:date="2015-12-31T22:51:51Z">
              <w:r>
                <w:rPr>
                  <w:rFonts w:hint="eastAsia" w:ascii="Calibri" w:hAnsi="Calibri" w:cs="Calibri"/>
                  <w:rPrChange w:id="2333" w:author="Administrator" w:date="2015-12-31T22:51:51Z">
                    <w:rPr>
                      <w:rFonts w:hint="eastAsia"/>
                    </w:rPr>
                  </w:rPrChange>
                </w:rPr>
                <w:t xml:space="preserve"> * @return</w:t>
              </w:r>
            </w:ins>
          </w:p>
          <w:p>
            <w:pPr>
              <w:rPr>
                <w:ins w:id="2335" w:author="Administrator" w:date="2015-12-31T22:51:51Z"/>
                <w:rFonts w:hint="eastAsia" w:ascii="Calibri" w:hAnsi="Calibri" w:cs="Calibri"/>
                <w:rPrChange w:id="2336" w:author="Administrator" w:date="2015-12-31T22:51:51Z">
                  <w:rPr>
                    <w:ins w:id="2337" w:author="Administrator" w:date="2015-12-31T22:51:51Z"/>
                    <w:rFonts w:hint="eastAsia"/>
                  </w:rPr>
                </w:rPrChange>
              </w:rPr>
            </w:pPr>
            <w:ins w:id="2338" w:author="Administrator" w:date="2015-12-31T22:51:51Z">
              <w:r>
                <w:rPr>
                  <w:rFonts w:hint="eastAsia" w:ascii="Calibri" w:hAnsi="Calibri" w:cs="Calibri"/>
                  <w:rPrChange w:id="2339" w:author="Administrator" w:date="2015-12-31T22:51:51Z">
                    <w:rPr>
                      <w:rFonts w:hint="eastAsia"/>
                    </w:rPr>
                  </w:rPrChange>
                </w:rPr>
                <w:tab/>
              </w:r>
            </w:ins>
            <w:ins w:id="2341" w:author="Administrator" w:date="2015-12-31T22:51:51Z">
              <w:r>
                <w:rPr>
                  <w:rFonts w:hint="eastAsia" w:ascii="Calibri" w:hAnsi="Calibri" w:cs="Calibri"/>
                  <w:rPrChange w:id="2342" w:author="Administrator" w:date="2015-12-31T22:51:51Z">
                    <w:rPr>
                      <w:rFonts w:hint="eastAsia"/>
                    </w:rPr>
                  </w:rPrChange>
                </w:rPr>
                <w:t xml:space="preserve"> * @throws RemoteException</w:t>
              </w:r>
            </w:ins>
          </w:p>
          <w:p>
            <w:pPr>
              <w:rPr>
                <w:ins w:id="2344" w:author="Administrator" w:date="2015-12-31T22:51:51Z"/>
                <w:rFonts w:hint="eastAsia" w:ascii="Calibri" w:hAnsi="Calibri" w:cs="Calibri"/>
                <w:rPrChange w:id="2345" w:author="Administrator" w:date="2015-12-31T22:51:51Z">
                  <w:rPr>
                    <w:ins w:id="2346" w:author="Administrator" w:date="2015-12-31T22:51:51Z"/>
                    <w:rFonts w:hint="eastAsia"/>
                  </w:rPr>
                </w:rPrChange>
              </w:rPr>
            </w:pPr>
            <w:ins w:id="2347" w:author="Administrator" w:date="2015-12-31T22:51:51Z">
              <w:r>
                <w:rPr>
                  <w:rFonts w:hint="eastAsia" w:ascii="Calibri" w:hAnsi="Calibri" w:cs="Calibri"/>
                  <w:rPrChange w:id="2348" w:author="Administrator" w:date="2015-12-31T22:51:51Z">
                    <w:rPr>
                      <w:rFonts w:hint="eastAsia"/>
                    </w:rPr>
                  </w:rPrChange>
                </w:rPr>
                <w:tab/>
              </w:r>
            </w:ins>
            <w:ins w:id="2350" w:author="Administrator" w:date="2015-12-31T22:51:51Z">
              <w:r>
                <w:rPr>
                  <w:rFonts w:hint="eastAsia" w:ascii="Calibri" w:hAnsi="Calibri" w:cs="Calibri"/>
                  <w:rPrChange w:id="2351" w:author="Administrator" w:date="2015-12-31T22:51:51Z">
                    <w:rPr>
                      <w:rFonts w:hint="eastAsia"/>
                    </w:rPr>
                  </w:rPrChange>
                </w:rPr>
                <w:t xml:space="preserve"> */</w:t>
              </w:r>
            </w:ins>
          </w:p>
          <w:p>
            <w:pPr>
              <w:rPr>
                <w:ins w:id="2353" w:author="Administrator" w:date="2015-12-31T22:51:51Z"/>
                <w:rFonts w:hint="eastAsia" w:ascii="Calibri" w:hAnsi="Calibri" w:cs="Calibri"/>
                <w:rPrChange w:id="2354" w:author="Administrator" w:date="2015-12-31T22:51:51Z">
                  <w:rPr>
                    <w:ins w:id="2355" w:author="Administrator" w:date="2015-12-31T22:51:51Z"/>
                    <w:rFonts w:hint="eastAsia"/>
                  </w:rPr>
                </w:rPrChange>
              </w:rPr>
            </w:pPr>
            <w:ins w:id="2356" w:author="Administrator" w:date="2015-12-31T22:51:51Z">
              <w:r>
                <w:rPr>
                  <w:rFonts w:hint="eastAsia" w:ascii="Calibri" w:hAnsi="Calibri" w:cs="Calibri"/>
                  <w:rPrChange w:id="2357" w:author="Administrator" w:date="2015-12-31T22:51:51Z">
                    <w:rPr>
                      <w:rFonts w:hint="eastAsia"/>
                    </w:rPr>
                  </w:rPrChange>
                </w:rPr>
                <w:tab/>
              </w:r>
            </w:ins>
            <w:ins w:id="2359" w:author="Administrator" w:date="2015-12-31T22:51:51Z">
              <w:r>
                <w:rPr>
                  <w:rFonts w:hint="eastAsia" w:ascii="Calibri" w:hAnsi="Calibri" w:cs="Calibri"/>
                  <w:rPrChange w:id="2360" w:author="Administrator" w:date="2015-12-31T22:51:51Z">
                    <w:rPr>
                      <w:rFonts w:hint="eastAsia"/>
                    </w:rPr>
                  </w:rPrChange>
                </w:rPr>
                <w:t>public IntermediateCenterPO findIntermediateCenterPO(String id) throws RemoteException;</w:t>
              </w:r>
            </w:ins>
          </w:p>
          <w:p>
            <w:pPr>
              <w:rPr>
                <w:ins w:id="2362" w:author="Administrator" w:date="2015-12-31T22:51:51Z"/>
                <w:rFonts w:hint="eastAsia" w:ascii="Calibri" w:hAnsi="Calibri" w:cs="Calibri"/>
                <w:rPrChange w:id="2363" w:author="Administrator" w:date="2015-12-31T22:51:51Z">
                  <w:rPr>
                    <w:ins w:id="2364" w:author="Administrator" w:date="2015-12-31T22:51:51Z"/>
                    <w:rFonts w:hint="eastAsia"/>
                  </w:rPr>
                </w:rPrChange>
              </w:rPr>
            </w:pPr>
            <w:ins w:id="2365" w:author="Administrator" w:date="2015-12-31T22:51:51Z">
              <w:r>
                <w:rPr>
                  <w:rFonts w:hint="eastAsia" w:ascii="Calibri" w:hAnsi="Calibri" w:cs="Calibri"/>
                  <w:rPrChange w:id="2366" w:author="Administrator" w:date="2015-12-31T22:51:51Z">
                    <w:rPr>
                      <w:rFonts w:hint="eastAsia"/>
                    </w:rPr>
                  </w:rPrChange>
                </w:rPr>
                <w:tab/>
              </w:r>
            </w:ins>
          </w:p>
          <w:p>
            <w:pPr>
              <w:rPr>
                <w:ins w:id="2368" w:author="Administrator" w:date="2015-12-31T22:51:51Z"/>
                <w:rFonts w:hint="eastAsia" w:ascii="Calibri" w:hAnsi="Calibri" w:cs="Calibri"/>
                <w:rPrChange w:id="2369" w:author="Administrator" w:date="2015-12-31T22:51:51Z">
                  <w:rPr>
                    <w:ins w:id="2370" w:author="Administrator" w:date="2015-12-31T22:51:51Z"/>
                    <w:rFonts w:hint="eastAsia"/>
                  </w:rPr>
                </w:rPrChange>
              </w:rPr>
            </w:pPr>
            <w:ins w:id="2371" w:author="Administrator" w:date="2015-12-31T22:51:51Z">
              <w:r>
                <w:rPr>
                  <w:rFonts w:hint="eastAsia" w:ascii="Calibri" w:hAnsi="Calibri" w:cs="Calibri"/>
                  <w:rPrChange w:id="2372" w:author="Administrator" w:date="2015-12-31T22:51:51Z">
                    <w:rPr>
                      <w:rFonts w:hint="eastAsia"/>
                    </w:rPr>
                  </w:rPrChange>
                </w:rPr>
                <w:tab/>
              </w:r>
            </w:ins>
            <w:ins w:id="2374" w:author="Administrator" w:date="2015-12-31T22:51:51Z">
              <w:r>
                <w:rPr>
                  <w:rFonts w:hint="eastAsia" w:ascii="Calibri" w:hAnsi="Calibri" w:cs="Calibri"/>
                  <w:rPrChange w:id="2375" w:author="Administrator" w:date="2015-12-31T22:51:51Z">
                    <w:rPr>
                      <w:rFonts w:hint="eastAsia"/>
                    </w:rPr>
                  </w:rPrChange>
                </w:rPr>
                <w:t>/**</w:t>
              </w:r>
            </w:ins>
          </w:p>
          <w:p>
            <w:pPr>
              <w:rPr>
                <w:ins w:id="2377" w:author="Administrator" w:date="2015-12-31T22:51:51Z"/>
                <w:rFonts w:hint="eastAsia" w:ascii="Calibri" w:hAnsi="Calibri" w:cs="Calibri"/>
                <w:rPrChange w:id="2378" w:author="Administrator" w:date="2015-12-31T22:51:51Z">
                  <w:rPr>
                    <w:ins w:id="2379" w:author="Administrator" w:date="2015-12-31T22:51:51Z"/>
                    <w:rFonts w:hint="eastAsia"/>
                  </w:rPr>
                </w:rPrChange>
              </w:rPr>
            </w:pPr>
            <w:ins w:id="2380" w:author="Administrator" w:date="2015-12-31T22:51:51Z">
              <w:r>
                <w:rPr>
                  <w:rFonts w:hint="eastAsia" w:ascii="Calibri" w:hAnsi="Calibri" w:cs="Calibri"/>
                  <w:rPrChange w:id="2381" w:author="Administrator" w:date="2015-12-31T22:51:51Z">
                    <w:rPr>
                      <w:rFonts w:hint="eastAsia"/>
                    </w:rPr>
                  </w:rPrChange>
                </w:rPr>
                <w:tab/>
              </w:r>
            </w:ins>
            <w:ins w:id="2383" w:author="Administrator" w:date="2015-12-31T22:51:51Z">
              <w:r>
                <w:rPr>
                  <w:rFonts w:hint="eastAsia" w:ascii="Calibri" w:hAnsi="Calibri" w:cs="Calibri"/>
                  <w:rPrChange w:id="2384" w:author="Administrator" w:date="2015-12-31T22:51:51Z">
                    <w:rPr>
                      <w:rFonts w:hint="eastAsia"/>
                    </w:rPr>
                  </w:rPrChange>
                </w:rPr>
                <w:t xml:space="preserve"> * 返回所有IntermediateCenterPO</w:t>
              </w:r>
            </w:ins>
          </w:p>
          <w:p>
            <w:pPr>
              <w:rPr>
                <w:ins w:id="2386" w:author="Administrator" w:date="2015-12-31T22:51:51Z"/>
                <w:rFonts w:hint="eastAsia" w:ascii="Calibri" w:hAnsi="Calibri" w:cs="Calibri"/>
                <w:rPrChange w:id="2387" w:author="Administrator" w:date="2015-12-31T22:51:51Z">
                  <w:rPr>
                    <w:ins w:id="2388" w:author="Administrator" w:date="2015-12-31T22:51:51Z"/>
                    <w:rFonts w:hint="eastAsia"/>
                  </w:rPr>
                </w:rPrChange>
              </w:rPr>
            </w:pPr>
            <w:ins w:id="2389" w:author="Administrator" w:date="2015-12-31T22:51:51Z">
              <w:r>
                <w:rPr>
                  <w:rFonts w:hint="eastAsia" w:ascii="Calibri" w:hAnsi="Calibri" w:cs="Calibri"/>
                  <w:rPrChange w:id="2390" w:author="Administrator" w:date="2015-12-31T22:51:51Z">
                    <w:rPr>
                      <w:rFonts w:hint="eastAsia"/>
                    </w:rPr>
                  </w:rPrChange>
                </w:rPr>
                <w:tab/>
              </w:r>
            </w:ins>
            <w:ins w:id="2392" w:author="Administrator" w:date="2015-12-31T22:51:51Z">
              <w:r>
                <w:rPr>
                  <w:rFonts w:hint="eastAsia" w:ascii="Calibri" w:hAnsi="Calibri" w:cs="Calibri"/>
                  <w:rPrChange w:id="2393" w:author="Administrator" w:date="2015-12-31T22:51:51Z">
                    <w:rPr>
                      <w:rFonts w:hint="eastAsia"/>
                    </w:rPr>
                  </w:rPrChange>
                </w:rPr>
                <w:t xml:space="preserve"> * @return</w:t>
              </w:r>
            </w:ins>
          </w:p>
          <w:p>
            <w:pPr>
              <w:rPr>
                <w:ins w:id="2395" w:author="Administrator" w:date="2015-12-31T22:51:51Z"/>
                <w:rFonts w:hint="eastAsia" w:ascii="Calibri" w:hAnsi="Calibri" w:cs="Calibri"/>
                <w:rPrChange w:id="2396" w:author="Administrator" w:date="2015-12-31T22:51:51Z">
                  <w:rPr>
                    <w:ins w:id="2397" w:author="Administrator" w:date="2015-12-31T22:51:51Z"/>
                    <w:rFonts w:hint="eastAsia"/>
                  </w:rPr>
                </w:rPrChange>
              </w:rPr>
            </w:pPr>
            <w:ins w:id="2398" w:author="Administrator" w:date="2015-12-31T22:51:51Z">
              <w:r>
                <w:rPr>
                  <w:rFonts w:hint="eastAsia" w:ascii="Calibri" w:hAnsi="Calibri" w:cs="Calibri"/>
                  <w:rPrChange w:id="2399" w:author="Administrator" w:date="2015-12-31T22:51:51Z">
                    <w:rPr>
                      <w:rFonts w:hint="eastAsia"/>
                    </w:rPr>
                  </w:rPrChange>
                </w:rPr>
                <w:tab/>
              </w:r>
            </w:ins>
            <w:ins w:id="2401" w:author="Administrator" w:date="2015-12-31T22:51:51Z">
              <w:r>
                <w:rPr>
                  <w:rFonts w:hint="eastAsia" w:ascii="Calibri" w:hAnsi="Calibri" w:cs="Calibri"/>
                  <w:rPrChange w:id="2402" w:author="Administrator" w:date="2015-12-31T22:51:51Z">
                    <w:rPr>
                      <w:rFonts w:hint="eastAsia"/>
                    </w:rPr>
                  </w:rPrChange>
                </w:rPr>
                <w:t xml:space="preserve"> * @throws RemoteException</w:t>
              </w:r>
            </w:ins>
          </w:p>
          <w:p>
            <w:pPr>
              <w:rPr>
                <w:ins w:id="2404" w:author="Administrator" w:date="2015-12-31T22:51:51Z"/>
                <w:rFonts w:hint="eastAsia" w:ascii="Calibri" w:hAnsi="Calibri" w:cs="Calibri"/>
                <w:rPrChange w:id="2405" w:author="Administrator" w:date="2015-12-31T22:51:51Z">
                  <w:rPr>
                    <w:ins w:id="2406" w:author="Administrator" w:date="2015-12-31T22:51:51Z"/>
                    <w:rFonts w:hint="eastAsia"/>
                  </w:rPr>
                </w:rPrChange>
              </w:rPr>
            </w:pPr>
            <w:ins w:id="2407" w:author="Administrator" w:date="2015-12-31T22:51:51Z">
              <w:r>
                <w:rPr>
                  <w:rFonts w:hint="eastAsia" w:ascii="Calibri" w:hAnsi="Calibri" w:cs="Calibri"/>
                  <w:rPrChange w:id="2408" w:author="Administrator" w:date="2015-12-31T22:51:51Z">
                    <w:rPr>
                      <w:rFonts w:hint="eastAsia"/>
                    </w:rPr>
                  </w:rPrChange>
                </w:rPr>
                <w:tab/>
              </w:r>
            </w:ins>
            <w:ins w:id="2410" w:author="Administrator" w:date="2015-12-31T22:51:51Z">
              <w:r>
                <w:rPr>
                  <w:rFonts w:hint="eastAsia" w:ascii="Calibri" w:hAnsi="Calibri" w:cs="Calibri"/>
                  <w:rPrChange w:id="2411" w:author="Administrator" w:date="2015-12-31T22:51:51Z">
                    <w:rPr>
                      <w:rFonts w:hint="eastAsia"/>
                    </w:rPr>
                  </w:rPrChange>
                </w:rPr>
                <w:t xml:space="preserve"> */</w:t>
              </w:r>
            </w:ins>
          </w:p>
          <w:p>
            <w:pPr>
              <w:rPr>
                <w:ins w:id="2413" w:author="Administrator" w:date="2015-12-31T22:51:51Z"/>
                <w:rFonts w:hint="eastAsia" w:ascii="Calibri" w:hAnsi="Calibri" w:cs="Calibri"/>
                <w:rPrChange w:id="2414" w:author="Administrator" w:date="2015-12-31T22:51:51Z">
                  <w:rPr>
                    <w:ins w:id="2415" w:author="Administrator" w:date="2015-12-31T22:51:51Z"/>
                    <w:rFonts w:hint="eastAsia"/>
                  </w:rPr>
                </w:rPrChange>
              </w:rPr>
            </w:pPr>
            <w:ins w:id="2416" w:author="Administrator" w:date="2015-12-31T22:51:51Z">
              <w:r>
                <w:rPr>
                  <w:rFonts w:hint="eastAsia" w:ascii="Calibri" w:hAnsi="Calibri" w:cs="Calibri"/>
                  <w:rPrChange w:id="2417" w:author="Administrator" w:date="2015-12-31T22:51:51Z">
                    <w:rPr>
                      <w:rFonts w:hint="eastAsia"/>
                    </w:rPr>
                  </w:rPrChange>
                </w:rPr>
                <w:tab/>
              </w:r>
            </w:ins>
            <w:ins w:id="2419" w:author="Administrator" w:date="2015-12-31T22:51:51Z">
              <w:r>
                <w:rPr>
                  <w:rFonts w:hint="eastAsia" w:ascii="Calibri" w:hAnsi="Calibri" w:cs="Calibri"/>
                  <w:rPrChange w:id="2420" w:author="Administrator" w:date="2015-12-31T22:51:51Z">
                    <w:rPr>
                      <w:rFonts w:hint="eastAsia"/>
                    </w:rPr>
                  </w:rPrChange>
                </w:rPr>
                <w:t>public ArrayList&lt;IntermediateCenterPO&gt; findsIntermediateCenterPO() throws RemoteException;</w:t>
              </w:r>
            </w:ins>
          </w:p>
          <w:p>
            <w:pPr>
              <w:rPr>
                <w:ins w:id="2422" w:author="Administrator" w:date="2015-12-31T22:51:51Z"/>
                <w:rFonts w:hint="eastAsia" w:ascii="Calibri" w:hAnsi="Calibri" w:cs="Calibri"/>
                <w:rPrChange w:id="2423" w:author="Administrator" w:date="2015-12-31T22:51:51Z">
                  <w:rPr>
                    <w:ins w:id="2424" w:author="Administrator" w:date="2015-12-31T22:51:51Z"/>
                    <w:rFonts w:hint="eastAsia"/>
                  </w:rPr>
                </w:rPrChange>
              </w:rPr>
            </w:pPr>
            <w:ins w:id="2425" w:author="Administrator" w:date="2015-12-31T22:51:51Z">
              <w:r>
                <w:rPr>
                  <w:rFonts w:hint="eastAsia" w:ascii="Calibri" w:hAnsi="Calibri" w:cs="Calibri"/>
                  <w:rPrChange w:id="2426" w:author="Administrator" w:date="2015-12-31T22:51:51Z">
                    <w:rPr>
                      <w:rFonts w:hint="eastAsia"/>
                    </w:rPr>
                  </w:rPrChange>
                </w:rPr>
                <w:tab/>
              </w:r>
            </w:ins>
          </w:p>
          <w:p>
            <w:pPr>
              <w:rPr>
                <w:ins w:id="2428" w:author="Administrator" w:date="2015-12-31T22:51:51Z"/>
                <w:rFonts w:hint="eastAsia" w:ascii="Calibri" w:hAnsi="Calibri" w:cs="Calibri"/>
                <w:rPrChange w:id="2429" w:author="Administrator" w:date="2015-12-31T22:51:51Z">
                  <w:rPr>
                    <w:ins w:id="2430" w:author="Administrator" w:date="2015-12-31T22:51:51Z"/>
                    <w:rFonts w:hint="eastAsia"/>
                  </w:rPr>
                </w:rPrChange>
              </w:rPr>
            </w:pPr>
            <w:ins w:id="2431" w:author="Administrator" w:date="2015-12-31T22:51:51Z">
              <w:r>
                <w:rPr>
                  <w:rFonts w:hint="eastAsia" w:ascii="Calibri" w:hAnsi="Calibri" w:cs="Calibri"/>
                  <w:rPrChange w:id="2432" w:author="Administrator" w:date="2015-12-31T22:51:51Z">
                    <w:rPr>
                      <w:rFonts w:hint="eastAsia"/>
                    </w:rPr>
                  </w:rPrChange>
                </w:rPr>
                <w:tab/>
              </w:r>
            </w:ins>
            <w:ins w:id="2434" w:author="Administrator" w:date="2015-12-31T22:51:51Z">
              <w:r>
                <w:rPr>
                  <w:rFonts w:hint="eastAsia" w:ascii="Calibri" w:hAnsi="Calibri" w:cs="Calibri"/>
                  <w:rPrChange w:id="2435" w:author="Administrator" w:date="2015-12-31T22:51:51Z">
                    <w:rPr>
                      <w:rFonts w:hint="eastAsia"/>
                    </w:rPr>
                  </w:rPrChange>
                </w:rPr>
                <w:t>/**</w:t>
              </w:r>
            </w:ins>
          </w:p>
          <w:p>
            <w:pPr>
              <w:rPr>
                <w:ins w:id="2437" w:author="Administrator" w:date="2015-12-31T22:51:51Z"/>
                <w:rFonts w:hint="eastAsia" w:ascii="Calibri" w:hAnsi="Calibri" w:cs="Calibri"/>
                <w:rPrChange w:id="2438" w:author="Administrator" w:date="2015-12-31T22:51:51Z">
                  <w:rPr>
                    <w:ins w:id="2439" w:author="Administrator" w:date="2015-12-31T22:51:51Z"/>
                    <w:rFonts w:hint="eastAsia"/>
                  </w:rPr>
                </w:rPrChange>
              </w:rPr>
            </w:pPr>
            <w:ins w:id="2440" w:author="Administrator" w:date="2015-12-31T22:51:51Z">
              <w:r>
                <w:rPr>
                  <w:rFonts w:hint="eastAsia" w:ascii="Calibri" w:hAnsi="Calibri" w:cs="Calibri"/>
                  <w:rPrChange w:id="2441" w:author="Administrator" w:date="2015-12-31T22:51:51Z">
                    <w:rPr>
                      <w:rFonts w:hint="eastAsia"/>
                    </w:rPr>
                  </w:rPrChange>
                </w:rPr>
                <w:tab/>
              </w:r>
            </w:ins>
            <w:ins w:id="2443" w:author="Administrator" w:date="2015-12-31T22:51:51Z">
              <w:r>
                <w:rPr>
                  <w:rFonts w:hint="eastAsia" w:ascii="Calibri" w:hAnsi="Calibri" w:cs="Calibri"/>
                  <w:rPrChange w:id="2444" w:author="Administrator" w:date="2015-12-31T22:51:51Z">
                    <w:rPr>
                      <w:rFonts w:hint="eastAsia"/>
                    </w:rPr>
                  </w:rPrChange>
                </w:rPr>
                <w:t xml:space="preserve"> * 在数据库中增加一个IntermediateCenterPO记录</w:t>
              </w:r>
            </w:ins>
          </w:p>
          <w:p>
            <w:pPr>
              <w:rPr>
                <w:ins w:id="2446" w:author="Administrator" w:date="2015-12-31T22:51:51Z"/>
                <w:rFonts w:hint="eastAsia" w:ascii="Calibri" w:hAnsi="Calibri" w:cs="Calibri"/>
                <w:rPrChange w:id="2447" w:author="Administrator" w:date="2015-12-31T22:51:51Z">
                  <w:rPr>
                    <w:ins w:id="2448" w:author="Administrator" w:date="2015-12-31T22:51:51Z"/>
                    <w:rFonts w:hint="eastAsia"/>
                  </w:rPr>
                </w:rPrChange>
              </w:rPr>
            </w:pPr>
            <w:ins w:id="2449" w:author="Administrator" w:date="2015-12-31T22:51:51Z">
              <w:r>
                <w:rPr>
                  <w:rFonts w:hint="eastAsia" w:ascii="Calibri" w:hAnsi="Calibri" w:cs="Calibri"/>
                  <w:rPrChange w:id="2450" w:author="Administrator" w:date="2015-12-31T22:51:51Z">
                    <w:rPr>
                      <w:rFonts w:hint="eastAsia"/>
                    </w:rPr>
                  </w:rPrChange>
                </w:rPr>
                <w:tab/>
              </w:r>
            </w:ins>
            <w:ins w:id="2452" w:author="Administrator" w:date="2015-12-31T22:51:51Z">
              <w:r>
                <w:rPr>
                  <w:rFonts w:hint="eastAsia" w:ascii="Calibri" w:hAnsi="Calibri" w:cs="Calibri"/>
                  <w:rPrChange w:id="2453" w:author="Administrator" w:date="2015-12-31T22:51:51Z">
                    <w:rPr>
                      <w:rFonts w:hint="eastAsia"/>
                    </w:rPr>
                  </w:rPrChange>
                </w:rPr>
                <w:t xml:space="preserve"> * @param tpo</w:t>
              </w:r>
            </w:ins>
          </w:p>
          <w:p>
            <w:pPr>
              <w:rPr>
                <w:ins w:id="2455" w:author="Administrator" w:date="2015-12-31T22:51:51Z"/>
                <w:rFonts w:hint="eastAsia" w:ascii="Calibri" w:hAnsi="Calibri" w:cs="Calibri"/>
                <w:rPrChange w:id="2456" w:author="Administrator" w:date="2015-12-31T22:51:51Z">
                  <w:rPr>
                    <w:ins w:id="2457" w:author="Administrator" w:date="2015-12-31T22:51:51Z"/>
                    <w:rFonts w:hint="eastAsia"/>
                  </w:rPr>
                </w:rPrChange>
              </w:rPr>
            </w:pPr>
            <w:ins w:id="2458" w:author="Administrator" w:date="2015-12-31T22:51:51Z">
              <w:r>
                <w:rPr>
                  <w:rFonts w:hint="eastAsia" w:ascii="Calibri" w:hAnsi="Calibri" w:cs="Calibri"/>
                  <w:rPrChange w:id="2459" w:author="Administrator" w:date="2015-12-31T22:51:51Z">
                    <w:rPr>
                      <w:rFonts w:hint="eastAsia"/>
                    </w:rPr>
                  </w:rPrChange>
                </w:rPr>
                <w:tab/>
              </w:r>
            </w:ins>
            <w:ins w:id="2461" w:author="Administrator" w:date="2015-12-31T22:51:51Z">
              <w:r>
                <w:rPr>
                  <w:rFonts w:hint="eastAsia" w:ascii="Calibri" w:hAnsi="Calibri" w:cs="Calibri"/>
                  <w:rPrChange w:id="2462" w:author="Administrator" w:date="2015-12-31T22:51:51Z">
                    <w:rPr>
                      <w:rFonts w:hint="eastAsia"/>
                    </w:rPr>
                  </w:rPrChange>
                </w:rPr>
                <w:t xml:space="preserve"> * @throws RemoteException</w:t>
              </w:r>
            </w:ins>
          </w:p>
          <w:p>
            <w:pPr>
              <w:rPr>
                <w:ins w:id="2464" w:author="Administrator" w:date="2015-12-31T22:51:51Z"/>
                <w:rFonts w:hint="eastAsia" w:ascii="Calibri" w:hAnsi="Calibri" w:cs="Calibri"/>
                <w:rPrChange w:id="2465" w:author="Administrator" w:date="2015-12-31T22:51:51Z">
                  <w:rPr>
                    <w:ins w:id="2466" w:author="Administrator" w:date="2015-12-31T22:51:51Z"/>
                    <w:rFonts w:hint="eastAsia"/>
                  </w:rPr>
                </w:rPrChange>
              </w:rPr>
            </w:pPr>
            <w:ins w:id="2467" w:author="Administrator" w:date="2015-12-31T22:51:51Z">
              <w:r>
                <w:rPr>
                  <w:rFonts w:hint="eastAsia" w:ascii="Calibri" w:hAnsi="Calibri" w:cs="Calibri"/>
                  <w:rPrChange w:id="2468" w:author="Administrator" w:date="2015-12-31T22:51:51Z">
                    <w:rPr>
                      <w:rFonts w:hint="eastAsia"/>
                    </w:rPr>
                  </w:rPrChange>
                </w:rPr>
                <w:tab/>
              </w:r>
            </w:ins>
            <w:ins w:id="2470" w:author="Administrator" w:date="2015-12-31T22:51:51Z">
              <w:r>
                <w:rPr>
                  <w:rFonts w:hint="eastAsia" w:ascii="Calibri" w:hAnsi="Calibri" w:cs="Calibri"/>
                  <w:rPrChange w:id="2471" w:author="Administrator" w:date="2015-12-31T22:51:51Z">
                    <w:rPr>
                      <w:rFonts w:hint="eastAsia"/>
                    </w:rPr>
                  </w:rPrChange>
                </w:rPr>
                <w:t xml:space="preserve"> */</w:t>
              </w:r>
            </w:ins>
          </w:p>
          <w:p>
            <w:pPr>
              <w:rPr>
                <w:ins w:id="2473" w:author="Administrator" w:date="2015-12-31T22:51:51Z"/>
                <w:rFonts w:hint="eastAsia" w:ascii="Calibri" w:hAnsi="Calibri" w:cs="Calibri"/>
                <w:rPrChange w:id="2474" w:author="Administrator" w:date="2015-12-31T22:51:51Z">
                  <w:rPr>
                    <w:ins w:id="2475" w:author="Administrator" w:date="2015-12-31T22:51:51Z"/>
                    <w:rFonts w:hint="eastAsia"/>
                  </w:rPr>
                </w:rPrChange>
              </w:rPr>
            </w:pPr>
            <w:ins w:id="2476" w:author="Administrator" w:date="2015-12-31T22:51:51Z">
              <w:r>
                <w:rPr>
                  <w:rFonts w:hint="eastAsia" w:ascii="Calibri" w:hAnsi="Calibri" w:cs="Calibri"/>
                  <w:rPrChange w:id="2477" w:author="Administrator" w:date="2015-12-31T22:51:51Z">
                    <w:rPr>
                      <w:rFonts w:hint="eastAsia"/>
                    </w:rPr>
                  </w:rPrChange>
                </w:rPr>
                <w:tab/>
              </w:r>
            </w:ins>
            <w:ins w:id="2479" w:author="Administrator" w:date="2015-12-31T22:51:51Z">
              <w:r>
                <w:rPr>
                  <w:rFonts w:hint="eastAsia" w:ascii="Calibri" w:hAnsi="Calibri" w:cs="Calibri"/>
                  <w:rPrChange w:id="2480" w:author="Administrator" w:date="2015-12-31T22:51:51Z">
                    <w:rPr>
                      <w:rFonts w:hint="eastAsia"/>
                    </w:rPr>
                  </w:rPrChange>
                </w:rPr>
                <w:t>public void insert(IntermediateCenterPO ipo) throws RemoteException;</w:t>
              </w:r>
            </w:ins>
          </w:p>
          <w:p>
            <w:pPr>
              <w:rPr>
                <w:ins w:id="2482" w:author="Administrator" w:date="2015-12-31T22:51:51Z"/>
                <w:rFonts w:hint="eastAsia" w:ascii="Calibri" w:hAnsi="Calibri" w:cs="Calibri"/>
                <w:rPrChange w:id="2483" w:author="Administrator" w:date="2015-12-31T22:51:51Z">
                  <w:rPr>
                    <w:ins w:id="2484" w:author="Administrator" w:date="2015-12-31T22:51:51Z"/>
                    <w:rFonts w:hint="eastAsia"/>
                  </w:rPr>
                </w:rPrChange>
              </w:rPr>
            </w:pPr>
            <w:ins w:id="2485" w:author="Administrator" w:date="2015-12-31T22:51:51Z">
              <w:r>
                <w:rPr>
                  <w:rFonts w:hint="eastAsia" w:ascii="Calibri" w:hAnsi="Calibri" w:cs="Calibri"/>
                  <w:rPrChange w:id="2486" w:author="Administrator" w:date="2015-12-31T22:51:51Z">
                    <w:rPr>
                      <w:rFonts w:hint="eastAsia"/>
                    </w:rPr>
                  </w:rPrChange>
                </w:rPr>
                <w:tab/>
              </w:r>
            </w:ins>
          </w:p>
          <w:p>
            <w:pPr>
              <w:rPr>
                <w:ins w:id="2488" w:author="Administrator" w:date="2015-12-31T22:51:51Z"/>
                <w:rFonts w:hint="eastAsia" w:ascii="Calibri" w:hAnsi="Calibri" w:cs="Calibri"/>
                <w:rPrChange w:id="2489" w:author="Administrator" w:date="2015-12-31T22:51:51Z">
                  <w:rPr>
                    <w:ins w:id="2490" w:author="Administrator" w:date="2015-12-31T22:51:51Z"/>
                    <w:rFonts w:hint="eastAsia"/>
                  </w:rPr>
                </w:rPrChange>
              </w:rPr>
            </w:pPr>
            <w:ins w:id="2491" w:author="Administrator" w:date="2015-12-31T22:51:51Z">
              <w:r>
                <w:rPr>
                  <w:rFonts w:hint="eastAsia" w:ascii="Calibri" w:hAnsi="Calibri" w:cs="Calibri"/>
                  <w:rPrChange w:id="2492" w:author="Administrator" w:date="2015-12-31T22:51:51Z">
                    <w:rPr>
                      <w:rFonts w:hint="eastAsia"/>
                    </w:rPr>
                  </w:rPrChange>
                </w:rPr>
                <w:tab/>
              </w:r>
            </w:ins>
            <w:ins w:id="2494" w:author="Administrator" w:date="2015-12-31T22:51:51Z">
              <w:r>
                <w:rPr>
                  <w:rFonts w:hint="eastAsia" w:ascii="Calibri" w:hAnsi="Calibri" w:cs="Calibri"/>
                  <w:rPrChange w:id="2495" w:author="Administrator" w:date="2015-12-31T22:51:51Z">
                    <w:rPr>
                      <w:rFonts w:hint="eastAsia"/>
                    </w:rPr>
                  </w:rPrChange>
                </w:rPr>
                <w:t>/**</w:t>
              </w:r>
            </w:ins>
          </w:p>
          <w:p>
            <w:pPr>
              <w:rPr>
                <w:ins w:id="2497" w:author="Administrator" w:date="2015-12-31T22:51:51Z"/>
                <w:rFonts w:hint="eastAsia" w:ascii="Calibri" w:hAnsi="Calibri" w:cs="Calibri"/>
                <w:rPrChange w:id="2498" w:author="Administrator" w:date="2015-12-31T22:51:51Z">
                  <w:rPr>
                    <w:ins w:id="2499" w:author="Administrator" w:date="2015-12-31T22:51:51Z"/>
                    <w:rFonts w:hint="eastAsia"/>
                  </w:rPr>
                </w:rPrChange>
              </w:rPr>
            </w:pPr>
            <w:ins w:id="2500" w:author="Administrator" w:date="2015-12-31T22:51:51Z">
              <w:r>
                <w:rPr>
                  <w:rFonts w:hint="eastAsia" w:ascii="Calibri" w:hAnsi="Calibri" w:cs="Calibri"/>
                  <w:rPrChange w:id="2501" w:author="Administrator" w:date="2015-12-31T22:51:51Z">
                    <w:rPr>
                      <w:rFonts w:hint="eastAsia"/>
                    </w:rPr>
                  </w:rPrChange>
                </w:rPr>
                <w:tab/>
              </w:r>
            </w:ins>
            <w:ins w:id="2503" w:author="Administrator" w:date="2015-12-31T22:51:51Z">
              <w:r>
                <w:rPr>
                  <w:rFonts w:hint="eastAsia" w:ascii="Calibri" w:hAnsi="Calibri" w:cs="Calibri"/>
                  <w:rPrChange w:id="2504" w:author="Administrator" w:date="2015-12-31T22:51:51Z">
                    <w:rPr>
                      <w:rFonts w:hint="eastAsia"/>
                    </w:rPr>
                  </w:rPrChange>
                </w:rPr>
                <w:t xml:space="preserve"> * 更新一个IntermediateCenterPO</w:t>
              </w:r>
            </w:ins>
          </w:p>
          <w:p>
            <w:pPr>
              <w:rPr>
                <w:ins w:id="2506" w:author="Administrator" w:date="2015-12-31T22:51:51Z"/>
                <w:rFonts w:hint="eastAsia" w:ascii="Calibri" w:hAnsi="Calibri" w:cs="Calibri"/>
                <w:rPrChange w:id="2507" w:author="Administrator" w:date="2015-12-31T22:51:51Z">
                  <w:rPr>
                    <w:ins w:id="2508" w:author="Administrator" w:date="2015-12-31T22:51:51Z"/>
                    <w:rFonts w:hint="eastAsia"/>
                  </w:rPr>
                </w:rPrChange>
              </w:rPr>
            </w:pPr>
            <w:ins w:id="2509" w:author="Administrator" w:date="2015-12-31T22:51:51Z">
              <w:r>
                <w:rPr>
                  <w:rFonts w:hint="eastAsia" w:ascii="Calibri" w:hAnsi="Calibri" w:cs="Calibri"/>
                  <w:rPrChange w:id="2510" w:author="Administrator" w:date="2015-12-31T22:51:51Z">
                    <w:rPr>
                      <w:rFonts w:hint="eastAsia"/>
                    </w:rPr>
                  </w:rPrChange>
                </w:rPr>
                <w:tab/>
              </w:r>
            </w:ins>
            <w:ins w:id="2512" w:author="Administrator" w:date="2015-12-31T22:51:51Z">
              <w:r>
                <w:rPr>
                  <w:rFonts w:hint="eastAsia" w:ascii="Calibri" w:hAnsi="Calibri" w:cs="Calibri"/>
                  <w:rPrChange w:id="2513" w:author="Administrator" w:date="2015-12-31T22:51:51Z">
                    <w:rPr>
                      <w:rFonts w:hint="eastAsia"/>
                    </w:rPr>
                  </w:rPrChange>
                </w:rPr>
                <w:t xml:space="preserve"> * @param id</w:t>
              </w:r>
            </w:ins>
          </w:p>
          <w:p>
            <w:pPr>
              <w:rPr>
                <w:ins w:id="2515" w:author="Administrator" w:date="2015-12-31T22:51:51Z"/>
                <w:rFonts w:hint="eastAsia" w:ascii="Calibri" w:hAnsi="Calibri" w:cs="Calibri"/>
                <w:rPrChange w:id="2516" w:author="Administrator" w:date="2015-12-31T22:51:51Z">
                  <w:rPr>
                    <w:ins w:id="2517" w:author="Administrator" w:date="2015-12-31T22:51:51Z"/>
                    <w:rFonts w:hint="eastAsia"/>
                  </w:rPr>
                </w:rPrChange>
              </w:rPr>
            </w:pPr>
            <w:ins w:id="2518" w:author="Administrator" w:date="2015-12-31T22:51:51Z">
              <w:r>
                <w:rPr>
                  <w:rFonts w:hint="eastAsia" w:ascii="Calibri" w:hAnsi="Calibri" w:cs="Calibri"/>
                  <w:rPrChange w:id="2519" w:author="Administrator" w:date="2015-12-31T22:51:51Z">
                    <w:rPr>
                      <w:rFonts w:hint="eastAsia"/>
                    </w:rPr>
                  </w:rPrChange>
                </w:rPr>
                <w:tab/>
              </w:r>
            </w:ins>
            <w:ins w:id="2521" w:author="Administrator" w:date="2015-12-31T22:51:51Z">
              <w:r>
                <w:rPr>
                  <w:rFonts w:hint="eastAsia" w:ascii="Calibri" w:hAnsi="Calibri" w:cs="Calibri"/>
                  <w:rPrChange w:id="2522" w:author="Administrator" w:date="2015-12-31T22:51:51Z">
                    <w:rPr>
                      <w:rFonts w:hint="eastAsia"/>
                    </w:rPr>
                  </w:rPrChange>
                </w:rPr>
                <w:t xml:space="preserve"> * @param ipo</w:t>
              </w:r>
            </w:ins>
          </w:p>
          <w:p>
            <w:pPr>
              <w:rPr>
                <w:ins w:id="2524" w:author="Administrator" w:date="2015-12-31T22:51:51Z"/>
                <w:rFonts w:hint="eastAsia" w:ascii="Calibri" w:hAnsi="Calibri" w:cs="Calibri"/>
                <w:rPrChange w:id="2525" w:author="Administrator" w:date="2015-12-31T22:51:51Z">
                  <w:rPr>
                    <w:ins w:id="2526" w:author="Administrator" w:date="2015-12-31T22:51:51Z"/>
                    <w:rFonts w:hint="eastAsia"/>
                  </w:rPr>
                </w:rPrChange>
              </w:rPr>
            </w:pPr>
            <w:ins w:id="2527" w:author="Administrator" w:date="2015-12-31T22:51:51Z">
              <w:r>
                <w:rPr>
                  <w:rFonts w:hint="eastAsia" w:ascii="Calibri" w:hAnsi="Calibri" w:cs="Calibri"/>
                  <w:rPrChange w:id="2528" w:author="Administrator" w:date="2015-12-31T22:51:51Z">
                    <w:rPr>
                      <w:rFonts w:hint="eastAsia"/>
                    </w:rPr>
                  </w:rPrChange>
                </w:rPr>
                <w:tab/>
              </w:r>
            </w:ins>
            <w:ins w:id="2530" w:author="Administrator" w:date="2015-12-31T22:51:51Z">
              <w:r>
                <w:rPr>
                  <w:rFonts w:hint="eastAsia" w:ascii="Calibri" w:hAnsi="Calibri" w:cs="Calibri"/>
                  <w:rPrChange w:id="2531" w:author="Administrator" w:date="2015-12-31T22:51:51Z">
                    <w:rPr>
                      <w:rFonts w:hint="eastAsia"/>
                    </w:rPr>
                  </w:rPrChange>
                </w:rPr>
                <w:t xml:space="preserve"> * @throws RemoteException</w:t>
              </w:r>
            </w:ins>
          </w:p>
          <w:p>
            <w:pPr>
              <w:rPr>
                <w:ins w:id="2533" w:author="Administrator" w:date="2015-12-31T22:51:51Z"/>
                <w:rFonts w:hint="eastAsia" w:ascii="Calibri" w:hAnsi="Calibri" w:cs="Calibri"/>
                <w:rPrChange w:id="2534" w:author="Administrator" w:date="2015-12-31T22:51:51Z">
                  <w:rPr>
                    <w:ins w:id="2535" w:author="Administrator" w:date="2015-12-31T22:51:51Z"/>
                    <w:rFonts w:hint="eastAsia"/>
                  </w:rPr>
                </w:rPrChange>
              </w:rPr>
            </w:pPr>
            <w:ins w:id="2536" w:author="Administrator" w:date="2015-12-31T22:51:51Z">
              <w:r>
                <w:rPr>
                  <w:rFonts w:hint="eastAsia" w:ascii="Calibri" w:hAnsi="Calibri" w:cs="Calibri"/>
                  <w:rPrChange w:id="2537" w:author="Administrator" w:date="2015-12-31T22:51:51Z">
                    <w:rPr>
                      <w:rFonts w:hint="eastAsia"/>
                    </w:rPr>
                  </w:rPrChange>
                </w:rPr>
                <w:tab/>
              </w:r>
            </w:ins>
            <w:ins w:id="2539" w:author="Administrator" w:date="2015-12-31T22:51:51Z">
              <w:r>
                <w:rPr>
                  <w:rFonts w:hint="eastAsia" w:ascii="Calibri" w:hAnsi="Calibri" w:cs="Calibri"/>
                  <w:rPrChange w:id="2540" w:author="Administrator" w:date="2015-12-31T22:51:51Z">
                    <w:rPr>
                      <w:rFonts w:hint="eastAsia"/>
                    </w:rPr>
                  </w:rPrChange>
                </w:rPr>
                <w:t xml:space="preserve"> */</w:t>
              </w:r>
            </w:ins>
          </w:p>
          <w:p>
            <w:pPr>
              <w:rPr>
                <w:ins w:id="2542" w:author="Administrator" w:date="2015-12-31T22:51:51Z"/>
                <w:rFonts w:hint="eastAsia" w:ascii="Calibri" w:hAnsi="Calibri" w:cs="Calibri"/>
                <w:rPrChange w:id="2543" w:author="Administrator" w:date="2015-12-31T22:51:51Z">
                  <w:rPr>
                    <w:ins w:id="2544" w:author="Administrator" w:date="2015-12-31T22:51:51Z"/>
                    <w:rFonts w:hint="eastAsia"/>
                  </w:rPr>
                </w:rPrChange>
              </w:rPr>
            </w:pPr>
            <w:ins w:id="2545" w:author="Administrator" w:date="2015-12-31T22:51:51Z">
              <w:r>
                <w:rPr>
                  <w:rFonts w:hint="eastAsia" w:ascii="Calibri" w:hAnsi="Calibri" w:cs="Calibri"/>
                  <w:rPrChange w:id="2546" w:author="Administrator" w:date="2015-12-31T22:51:51Z">
                    <w:rPr>
                      <w:rFonts w:hint="eastAsia"/>
                    </w:rPr>
                  </w:rPrChange>
                </w:rPr>
                <w:tab/>
              </w:r>
            </w:ins>
            <w:ins w:id="2548" w:author="Administrator" w:date="2015-12-31T22:51:51Z">
              <w:r>
                <w:rPr>
                  <w:rFonts w:hint="eastAsia" w:ascii="Calibri" w:hAnsi="Calibri" w:cs="Calibri"/>
                  <w:rPrChange w:id="2549" w:author="Administrator" w:date="2015-12-31T22:51:51Z">
                    <w:rPr>
                      <w:rFonts w:hint="eastAsia"/>
                    </w:rPr>
                  </w:rPrChange>
                </w:rPr>
                <w:t>public void update(String id,IntermediateCenterPO ipo) throws RemoteException;</w:t>
              </w:r>
            </w:ins>
          </w:p>
          <w:p>
            <w:pPr>
              <w:rPr>
                <w:ins w:id="2551" w:author="Administrator" w:date="2015-12-31T22:51:51Z"/>
                <w:rFonts w:hint="eastAsia" w:ascii="Calibri" w:hAnsi="Calibri" w:cs="Calibri"/>
                <w:rPrChange w:id="2552" w:author="Administrator" w:date="2015-12-31T22:51:51Z">
                  <w:rPr>
                    <w:ins w:id="2553" w:author="Administrator" w:date="2015-12-31T22:51:51Z"/>
                    <w:rFonts w:hint="eastAsia"/>
                  </w:rPr>
                </w:rPrChange>
              </w:rPr>
            </w:pPr>
            <w:ins w:id="2554" w:author="Administrator" w:date="2015-12-31T22:51:51Z">
              <w:r>
                <w:rPr>
                  <w:rFonts w:hint="eastAsia" w:ascii="Calibri" w:hAnsi="Calibri" w:cs="Calibri"/>
                  <w:rPrChange w:id="2555" w:author="Administrator" w:date="2015-12-31T22:51:51Z">
                    <w:rPr>
                      <w:rFonts w:hint="eastAsia"/>
                    </w:rPr>
                  </w:rPrChange>
                </w:rPr>
                <w:tab/>
              </w:r>
            </w:ins>
          </w:p>
          <w:p>
            <w:pPr>
              <w:rPr>
                <w:ins w:id="2557" w:author="Administrator" w:date="2015-12-31T22:51:51Z"/>
                <w:rFonts w:hint="eastAsia" w:ascii="Calibri" w:hAnsi="Calibri" w:cs="Calibri"/>
                <w:rPrChange w:id="2558" w:author="Administrator" w:date="2015-12-31T22:51:51Z">
                  <w:rPr>
                    <w:ins w:id="2559" w:author="Administrator" w:date="2015-12-31T22:51:51Z"/>
                    <w:rFonts w:hint="eastAsia"/>
                  </w:rPr>
                </w:rPrChange>
              </w:rPr>
            </w:pPr>
            <w:ins w:id="2560" w:author="Administrator" w:date="2015-12-31T22:51:51Z">
              <w:r>
                <w:rPr>
                  <w:rFonts w:hint="eastAsia" w:ascii="Calibri" w:hAnsi="Calibri" w:cs="Calibri"/>
                  <w:rPrChange w:id="2561" w:author="Administrator" w:date="2015-12-31T22:51:51Z">
                    <w:rPr>
                      <w:rFonts w:hint="eastAsia"/>
                    </w:rPr>
                  </w:rPrChange>
                </w:rPr>
                <w:tab/>
              </w:r>
            </w:ins>
            <w:ins w:id="2563" w:author="Administrator" w:date="2015-12-31T22:51:51Z">
              <w:r>
                <w:rPr>
                  <w:rFonts w:hint="eastAsia" w:ascii="Calibri" w:hAnsi="Calibri" w:cs="Calibri"/>
                  <w:rPrChange w:id="2564" w:author="Administrator" w:date="2015-12-31T22:51:51Z">
                    <w:rPr>
                      <w:rFonts w:hint="eastAsia"/>
                    </w:rPr>
                  </w:rPrChange>
                </w:rPr>
                <w:t>/**</w:t>
              </w:r>
            </w:ins>
          </w:p>
          <w:p>
            <w:pPr>
              <w:rPr>
                <w:ins w:id="2566" w:author="Administrator" w:date="2015-12-31T22:51:51Z"/>
                <w:rFonts w:hint="eastAsia" w:ascii="Calibri" w:hAnsi="Calibri" w:cs="Calibri"/>
                <w:rPrChange w:id="2567" w:author="Administrator" w:date="2015-12-31T22:51:51Z">
                  <w:rPr>
                    <w:ins w:id="2568" w:author="Administrator" w:date="2015-12-31T22:51:51Z"/>
                    <w:rFonts w:hint="eastAsia"/>
                  </w:rPr>
                </w:rPrChange>
              </w:rPr>
            </w:pPr>
            <w:ins w:id="2569" w:author="Administrator" w:date="2015-12-31T22:51:51Z">
              <w:r>
                <w:rPr>
                  <w:rFonts w:hint="eastAsia" w:ascii="Calibri" w:hAnsi="Calibri" w:cs="Calibri"/>
                  <w:rPrChange w:id="2570" w:author="Administrator" w:date="2015-12-31T22:51:51Z">
                    <w:rPr>
                      <w:rFonts w:hint="eastAsia"/>
                    </w:rPr>
                  </w:rPrChange>
                </w:rPr>
                <w:tab/>
              </w:r>
            </w:ins>
            <w:ins w:id="2572" w:author="Administrator" w:date="2015-12-31T22:51:51Z">
              <w:r>
                <w:rPr>
                  <w:rFonts w:hint="eastAsia" w:ascii="Calibri" w:hAnsi="Calibri" w:cs="Calibri"/>
                  <w:rPrChange w:id="2573" w:author="Administrator" w:date="2015-12-31T22:51:51Z">
                    <w:rPr>
                      <w:rFonts w:hint="eastAsia"/>
                    </w:rPr>
                  </w:rPrChange>
                </w:rPr>
                <w:t xml:space="preserve"> * 删除一个IntermediateCenterPO</w:t>
              </w:r>
            </w:ins>
          </w:p>
          <w:p>
            <w:pPr>
              <w:rPr>
                <w:ins w:id="2575" w:author="Administrator" w:date="2015-12-31T22:51:51Z"/>
                <w:rFonts w:hint="eastAsia" w:ascii="Calibri" w:hAnsi="Calibri" w:cs="Calibri"/>
                <w:rPrChange w:id="2576" w:author="Administrator" w:date="2015-12-31T22:51:51Z">
                  <w:rPr>
                    <w:ins w:id="2577" w:author="Administrator" w:date="2015-12-31T22:51:51Z"/>
                    <w:rFonts w:hint="eastAsia"/>
                  </w:rPr>
                </w:rPrChange>
              </w:rPr>
            </w:pPr>
            <w:ins w:id="2578" w:author="Administrator" w:date="2015-12-31T22:51:51Z">
              <w:r>
                <w:rPr>
                  <w:rFonts w:hint="eastAsia" w:ascii="Calibri" w:hAnsi="Calibri" w:cs="Calibri"/>
                  <w:rPrChange w:id="2579" w:author="Administrator" w:date="2015-12-31T22:51:51Z">
                    <w:rPr>
                      <w:rFonts w:hint="eastAsia"/>
                    </w:rPr>
                  </w:rPrChange>
                </w:rPr>
                <w:tab/>
              </w:r>
            </w:ins>
            <w:ins w:id="2581" w:author="Administrator" w:date="2015-12-31T22:51:51Z">
              <w:r>
                <w:rPr>
                  <w:rFonts w:hint="eastAsia" w:ascii="Calibri" w:hAnsi="Calibri" w:cs="Calibri"/>
                  <w:rPrChange w:id="2582" w:author="Administrator" w:date="2015-12-31T22:51:51Z">
                    <w:rPr>
                      <w:rFonts w:hint="eastAsia"/>
                    </w:rPr>
                  </w:rPrChange>
                </w:rPr>
                <w:t xml:space="preserve"> * @param id</w:t>
              </w:r>
            </w:ins>
          </w:p>
          <w:p>
            <w:pPr>
              <w:rPr>
                <w:ins w:id="2584" w:author="Administrator" w:date="2015-12-31T22:51:51Z"/>
                <w:rFonts w:hint="eastAsia" w:ascii="Calibri" w:hAnsi="Calibri" w:cs="Calibri"/>
                <w:rPrChange w:id="2585" w:author="Administrator" w:date="2015-12-31T22:51:51Z">
                  <w:rPr>
                    <w:ins w:id="2586" w:author="Administrator" w:date="2015-12-31T22:51:51Z"/>
                    <w:rFonts w:hint="eastAsia"/>
                  </w:rPr>
                </w:rPrChange>
              </w:rPr>
            </w:pPr>
            <w:ins w:id="2587" w:author="Administrator" w:date="2015-12-31T22:51:51Z">
              <w:r>
                <w:rPr>
                  <w:rFonts w:hint="eastAsia" w:ascii="Calibri" w:hAnsi="Calibri" w:cs="Calibri"/>
                  <w:rPrChange w:id="2588" w:author="Administrator" w:date="2015-12-31T22:51:51Z">
                    <w:rPr>
                      <w:rFonts w:hint="eastAsia"/>
                    </w:rPr>
                  </w:rPrChange>
                </w:rPr>
                <w:tab/>
              </w:r>
            </w:ins>
            <w:ins w:id="2590" w:author="Administrator" w:date="2015-12-31T22:51:51Z">
              <w:r>
                <w:rPr>
                  <w:rFonts w:hint="eastAsia" w:ascii="Calibri" w:hAnsi="Calibri" w:cs="Calibri"/>
                  <w:rPrChange w:id="2591" w:author="Administrator" w:date="2015-12-31T22:51:51Z">
                    <w:rPr>
                      <w:rFonts w:hint="eastAsia"/>
                    </w:rPr>
                  </w:rPrChange>
                </w:rPr>
                <w:t xml:space="preserve"> * @throws RemoteException</w:t>
              </w:r>
            </w:ins>
          </w:p>
          <w:p>
            <w:pPr>
              <w:rPr>
                <w:ins w:id="2593" w:author="Administrator" w:date="2015-12-31T22:51:51Z"/>
                <w:rFonts w:hint="eastAsia" w:ascii="Calibri" w:hAnsi="Calibri" w:cs="Calibri"/>
                <w:rPrChange w:id="2594" w:author="Administrator" w:date="2015-12-31T22:51:51Z">
                  <w:rPr>
                    <w:ins w:id="2595" w:author="Administrator" w:date="2015-12-31T22:51:51Z"/>
                    <w:rFonts w:hint="eastAsia"/>
                  </w:rPr>
                </w:rPrChange>
              </w:rPr>
            </w:pPr>
            <w:ins w:id="2596" w:author="Administrator" w:date="2015-12-31T22:51:51Z">
              <w:r>
                <w:rPr>
                  <w:rFonts w:hint="eastAsia" w:ascii="Calibri" w:hAnsi="Calibri" w:cs="Calibri"/>
                  <w:rPrChange w:id="2597" w:author="Administrator" w:date="2015-12-31T22:51:51Z">
                    <w:rPr>
                      <w:rFonts w:hint="eastAsia"/>
                    </w:rPr>
                  </w:rPrChange>
                </w:rPr>
                <w:tab/>
              </w:r>
            </w:ins>
            <w:ins w:id="2599" w:author="Administrator" w:date="2015-12-31T22:51:51Z">
              <w:r>
                <w:rPr>
                  <w:rFonts w:hint="eastAsia" w:ascii="Calibri" w:hAnsi="Calibri" w:cs="Calibri"/>
                  <w:rPrChange w:id="2600" w:author="Administrator" w:date="2015-12-31T22:51:51Z">
                    <w:rPr>
                      <w:rFonts w:hint="eastAsia"/>
                    </w:rPr>
                  </w:rPrChange>
                </w:rPr>
                <w:t xml:space="preserve"> */</w:t>
              </w:r>
            </w:ins>
          </w:p>
          <w:p>
            <w:pPr>
              <w:rPr>
                <w:ins w:id="2602" w:author="Administrator" w:date="2015-12-31T22:51:51Z"/>
                <w:rFonts w:hint="eastAsia" w:ascii="Calibri" w:hAnsi="Calibri" w:cs="Calibri"/>
                <w:rPrChange w:id="2603" w:author="Administrator" w:date="2015-12-31T22:51:51Z">
                  <w:rPr>
                    <w:ins w:id="2604" w:author="Administrator" w:date="2015-12-31T22:51:51Z"/>
                    <w:rFonts w:hint="eastAsia"/>
                  </w:rPr>
                </w:rPrChange>
              </w:rPr>
            </w:pPr>
            <w:ins w:id="2605" w:author="Administrator" w:date="2015-12-31T22:51:51Z">
              <w:r>
                <w:rPr>
                  <w:rFonts w:hint="eastAsia" w:ascii="Calibri" w:hAnsi="Calibri" w:cs="Calibri"/>
                  <w:rPrChange w:id="2606" w:author="Administrator" w:date="2015-12-31T22:51:51Z">
                    <w:rPr>
                      <w:rFonts w:hint="eastAsia"/>
                    </w:rPr>
                  </w:rPrChange>
                </w:rPr>
                <w:tab/>
              </w:r>
            </w:ins>
            <w:ins w:id="2608" w:author="Administrator" w:date="2015-12-31T22:51:51Z">
              <w:r>
                <w:rPr>
                  <w:rFonts w:hint="eastAsia" w:ascii="Calibri" w:hAnsi="Calibri" w:cs="Calibri"/>
                  <w:rPrChange w:id="2609" w:author="Administrator" w:date="2015-12-31T22:51:51Z">
                    <w:rPr>
                      <w:rFonts w:hint="eastAsia"/>
                    </w:rPr>
                  </w:rPrChange>
                </w:rPr>
                <w:t>public void deleteIntermediateCenterPO(String id) throws RemoteException;</w:t>
              </w:r>
            </w:ins>
          </w:p>
          <w:p>
            <w:pPr>
              <w:rPr>
                <w:ins w:id="2611" w:author="Administrator" w:date="2015-12-31T22:51:51Z"/>
                <w:rFonts w:hint="eastAsia" w:ascii="Calibri" w:hAnsi="Calibri" w:cs="Calibri"/>
                <w:rPrChange w:id="2612" w:author="Administrator" w:date="2015-12-31T22:51:51Z">
                  <w:rPr>
                    <w:ins w:id="2613" w:author="Administrator" w:date="2015-12-31T22:51:51Z"/>
                    <w:rFonts w:hint="eastAsia"/>
                  </w:rPr>
                </w:rPrChange>
              </w:rPr>
            </w:pPr>
            <w:ins w:id="2614" w:author="Administrator" w:date="2015-12-31T22:51:51Z">
              <w:r>
                <w:rPr>
                  <w:rFonts w:hint="eastAsia" w:ascii="Calibri" w:hAnsi="Calibri" w:cs="Calibri"/>
                  <w:rPrChange w:id="2615" w:author="Administrator" w:date="2015-12-31T22:51:51Z">
                    <w:rPr>
                      <w:rFonts w:hint="eastAsia"/>
                    </w:rPr>
                  </w:rPrChange>
                </w:rPr>
                <w:tab/>
              </w:r>
            </w:ins>
          </w:p>
          <w:p>
            <w:pPr>
              <w:rPr>
                <w:ins w:id="2617" w:author="Administrator" w:date="2015-12-31T22:51:51Z"/>
                <w:rFonts w:hint="eastAsia" w:ascii="Calibri" w:hAnsi="Calibri" w:cs="Calibri"/>
                <w:rPrChange w:id="2618" w:author="Administrator" w:date="2015-12-31T22:51:51Z">
                  <w:rPr>
                    <w:ins w:id="2619" w:author="Administrator" w:date="2015-12-31T22:51:51Z"/>
                    <w:rFonts w:hint="eastAsia"/>
                  </w:rPr>
                </w:rPrChange>
              </w:rPr>
            </w:pPr>
            <w:ins w:id="2620" w:author="Administrator" w:date="2015-12-31T22:51:51Z">
              <w:r>
                <w:rPr>
                  <w:rFonts w:hint="eastAsia" w:ascii="Calibri" w:hAnsi="Calibri" w:cs="Calibri"/>
                  <w:rPrChange w:id="2621" w:author="Administrator" w:date="2015-12-31T22:51:51Z">
                    <w:rPr>
                      <w:rFonts w:hint="eastAsia"/>
                    </w:rPr>
                  </w:rPrChange>
                </w:rPr>
                <w:tab/>
              </w:r>
            </w:ins>
            <w:ins w:id="2623" w:author="Administrator" w:date="2015-12-31T22:51:51Z">
              <w:r>
                <w:rPr>
                  <w:rFonts w:hint="eastAsia" w:ascii="Calibri" w:hAnsi="Calibri" w:cs="Calibri"/>
                  <w:rPrChange w:id="2624" w:author="Administrator" w:date="2015-12-31T22:51:51Z">
                    <w:rPr>
                      <w:rFonts w:hint="eastAsia"/>
                    </w:rPr>
                  </w:rPrChange>
                </w:rPr>
                <w:t>/**</w:t>
              </w:r>
            </w:ins>
          </w:p>
          <w:p>
            <w:pPr>
              <w:rPr>
                <w:ins w:id="2626" w:author="Administrator" w:date="2015-12-31T22:51:51Z"/>
                <w:rFonts w:hint="eastAsia" w:ascii="Calibri" w:hAnsi="Calibri" w:cs="Calibri"/>
                <w:rPrChange w:id="2627" w:author="Administrator" w:date="2015-12-31T22:51:51Z">
                  <w:rPr>
                    <w:ins w:id="2628" w:author="Administrator" w:date="2015-12-31T22:51:51Z"/>
                    <w:rFonts w:hint="eastAsia"/>
                  </w:rPr>
                </w:rPrChange>
              </w:rPr>
            </w:pPr>
            <w:ins w:id="2629" w:author="Administrator" w:date="2015-12-31T22:51:51Z">
              <w:r>
                <w:rPr>
                  <w:rFonts w:hint="eastAsia" w:ascii="Calibri" w:hAnsi="Calibri" w:cs="Calibri"/>
                  <w:rPrChange w:id="2630" w:author="Administrator" w:date="2015-12-31T22:51:51Z">
                    <w:rPr>
                      <w:rFonts w:hint="eastAsia"/>
                    </w:rPr>
                  </w:rPrChange>
                </w:rPr>
                <w:tab/>
              </w:r>
            </w:ins>
            <w:ins w:id="2632" w:author="Administrator" w:date="2015-12-31T22:51:51Z">
              <w:r>
                <w:rPr>
                  <w:rFonts w:hint="eastAsia" w:ascii="Calibri" w:hAnsi="Calibri" w:cs="Calibri"/>
                  <w:rPrChange w:id="2633" w:author="Administrator" w:date="2015-12-31T22:51:51Z">
                    <w:rPr>
                      <w:rFonts w:hint="eastAsia"/>
                    </w:rPr>
                  </w:rPrChange>
                </w:rPr>
                <w:t xml:space="preserve"> * 结束持久化数据库的使用</w:t>
              </w:r>
            </w:ins>
          </w:p>
          <w:p>
            <w:pPr>
              <w:rPr>
                <w:ins w:id="2635" w:author="Administrator" w:date="2015-12-31T22:51:51Z"/>
                <w:rFonts w:hint="eastAsia" w:ascii="Calibri" w:hAnsi="Calibri" w:cs="Calibri"/>
                <w:rPrChange w:id="2636" w:author="Administrator" w:date="2015-12-31T22:51:51Z">
                  <w:rPr>
                    <w:ins w:id="2637" w:author="Administrator" w:date="2015-12-31T22:51:51Z"/>
                    <w:rFonts w:hint="eastAsia"/>
                  </w:rPr>
                </w:rPrChange>
              </w:rPr>
            </w:pPr>
            <w:ins w:id="2638" w:author="Administrator" w:date="2015-12-31T22:51:51Z">
              <w:r>
                <w:rPr>
                  <w:rFonts w:hint="eastAsia" w:ascii="Calibri" w:hAnsi="Calibri" w:cs="Calibri"/>
                  <w:rPrChange w:id="2639" w:author="Administrator" w:date="2015-12-31T22:51:51Z">
                    <w:rPr>
                      <w:rFonts w:hint="eastAsia"/>
                    </w:rPr>
                  </w:rPrChange>
                </w:rPr>
                <w:tab/>
              </w:r>
            </w:ins>
            <w:ins w:id="2641" w:author="Administrator" w:date="2015-12-31T22:51:51Z">
              <w:r>
                <w:rPr>
                  <w:rFonts w:hint="eastAsia" w:ascii="Calibri" w:hAnsi="Calibri" w:cs="Calibri"/>
                  <w:rPrChange w:id="2642" w:author="Administrator" w:date="2015-12-31T22:51:51Z">
                    <w:rPr>
                      <w:rFonts w:hint="eastAsia"/>
                    </w:rPr>
                  </w:rPrChange>
                </w:rPr>
                <w:t xml:space="preserve"> * @throws RemoteException</w:t>
              </w:r>
            </w:ins>
          </w:p>
          <w:p>
            <w:pPr>
              <w:rPr>
                <w:ins w:id="2644" w:author="Administrator" w:date="2015-12-31T22:51:51Z"/>
                <w:rFonts w:hint="eastAsia" w:ascii="Calibri" w:hAnsi="Calibri" w:cs="Calibri"/>
                <w:rPrChange w:id="2645" w:author="Administrator" w:date="2015-12-31T22:51:51Z">
                  <w:rPr>
                    <w:ins w:id="2646" w:author="Administrator" w:date="2015-12-31T22:51:51Z"/>
                    <w:rFonts w:hint="eastAsia"/>
                  </w:rPr>
                </w:rPrChange>
              </w:rPr>
            </w:pPr>
            <w:ins w:id="2647" w:author="Administrator" w:date="2015-12-31T22:51:51Z">
              <w:r>
                <w:rPr>
                  <w:rFonts w:hint="eastAsia" w:ascii="Calibri" w:hAnsi="Calibri" w:cs="Calibri"/>
                  <w:rPrChange w:id="2648" w:author="Administrator" w:date="2015-12-31T22:51:51Z">
                    <w:rPr>
                      <w:rFonts w:hint="eastAsia"/>
                    </w:rPr>
                  </w:rPrChange>
                </w:rPr>
                <w:tab/>
              </w:r>
            </w:ins>
            <w:ins w:id="2650" w:author="Administrator" w:date="2015-12-31T22:51:51Z">
              <w:r>
                <w:rPr>
                  <w:rFonts w:hint="eastAsia" w:ascii="Calibri" w:hAnsi="Calibri" w:cs="Calibri"/>
                  <w:rPrChange w:id="2651" w:author="Administrator" w:date="2015-12-31T22:51:51Z">
                    <w:rPr>
                      <w:rFonts w:hint="eastAsia"/>
                    </w:rPr>
                  </w:rPrChange>
                </w:rPr>
                <w:t xml:space="preserve"> */</w:t>
              </w:r>
            </w:ins>
          </w:p>
          <w:p>
            <w:pPr>
              <w:rPr>
                <w:del w:id="2653" w:author="Administrator" w:date="2015-12-31T22:50:44Z"/>
                <w:rFonts w:ascii="Calibri" w:hAnsi="Calibri" w:cs="Calibri"/>
              </w:rPr>
            </w:pPr>
            <w:ins w:id="2654" w:author="Administrator" w:date="2015-12-31T22:51:51Z">
              <w:r>
                <w:rPr>
                  <w:rFonts w:hint="eastAsia" w:ascii="Calibri" w:hAnsi="Calibri" w:cs="Calibri"/>
                  <w:rPrChange w:id="2655" w:author="Administrator" w:date="2015-12-31T22:51:51Z">
                    <w:rPr>
                      <w:rFonts w:hint="eastAsia"/>
                    </w:rPr>
                  </w:rPrChange>
                </w:rPr>
                <w:tab/>
              </w:r>
            </w:ins>
            <w:ins w:id="2657" w:author="Administrator" w:date="2015-12-31T22:51:51Z">
              <w:r>
                <w:rPr>
                  <w:rFonts w:hint="eastAsia" w:ascii="Calibri" w:hAnsi="Calibri" w:cs="Calibri"/>
                  <w:rPrChange w:id="2658" w:author="Administrator" w:date="2015-12-31T22:51:51Z">
                    <w:rPr>
                      <w:rFonts w:hint="eastAsia"/>
                    </w:rPr>
                  </w:rPrChange>
                </w:rPr>
                <w:t>public void finish() throws RemoteException;</w:t>
              </w:r>
            </w:ins>
            <w:del w:id="2660" w:author="Administrator" w:date="2015-12-31T22:50:44Z">
              <w:r>
                <w:rPr>
                  <w:rFonts w:ascii="Calibri" w:hAnsi="Calibri" w:cs="Calibri"/>
                </w:rPr>
                <w:delText>/**</w:delText>
              </w:r>
            </w:del>
          </w:p>
          <w:p>
            <w:pPr>
              <w:rPr>
                <w:del w:id="2661" w:author="Administrator" w:date="2015-12-31T22:50:44Z"/>
                <w:rFonts w:ascii="Calibri" w:hAnsi="Calibri" w:cs="Calibri"/>
              </w:rPr>
            </w:pPr>
            <w:del w:id="2662" w:author="Administrator" w:date="2015-12-31T22:50:44Z">
              <w:r>
                <w:rPr>
                  <w:rFonts w:ascii="Calibri" w:hAnsi="Calibri" w:cs="Calibri"/>
                </w:rPr>
                <w:tab/>
              </w:r>
            </w:del>
            <w:del w:id="2663" w:author="Administrator" w:date="2015-12-31T22:50:44Z">
              <w:r>
                <w:rPr>
                  <w:rFonts w:ascii="Calibri" w:hAnsi="Calibri" w:cs="Calibri"/>
                </w:rPr>
                <w:delText xml:space="preserve"> * </w:delText>
              </w:r>
            </w:del>
            <w:del w:id="2664" w:author="Administrator" w:date="2015-12-31T22:50:44Z">
              <w:r>
                <w:rPr>
                  <w:rFonts w:hint="eastAsia" w:ascii="Calibri" w:hAnsi="Calibri" w:cs="宋体"/>
                </w:rPr>
                <w:delText>根据</w:delText>
              </w:r>
            </w:del>
            <w:del w:id="2665" w:author="Administrator" w:date="2015-12-31T22:50:44Z">
              <w:r>
                <w:rPr>
                  <w:rFonts w:ascii="Calibri" w:hAnsi="Calibri" w:cs="Calibri"/>
                </w:rPr>
                <w:delText>id</w:delText>
              </w:r>
            </w:del>
            <w:del w:id="2666" w:author="Administrator" w:date="2015-12-31T22:50:44Z">
              <w:r>
                <w:rPr>
                  <w:rFonts w:hint="eastAsia" w:ascii="Calibri" w:hAnsi="Calibri" w:cs="宋体"/>
                </w:rPr>
                <w:delText>返回</w:delText>
              </w:r>
            </w:del>
            <w:del w:id="2667" w:author="Administrator" w:date="2015-12-31T22:50:44Z">
              <w:r>
                <w:rPr>
                  <w:rFonts w:ascii="Calibri" w:hAnsi="Calibri" w:cs="Calibri"/>
                </w:rPr>
                <w:delText>TruckPO</w:delText>
              </w:r>
            </w:del>
          </w:p>
          <w:p>
            <w:pPr>
              <w:rPr>
                <w:del w:id="2668" w:author="Administrator" w:date="2015-12-31T22:50:44Z"/>
                <w:rFonts w:ascii="Calibri" w:hAnsi="Calibri" w:cs="Calibri"/>
              </w:rPr>
            </w:pPr>
            <w:del w:id="2669" w:author="Administrator" w:date="2015-12-31T22:50:44Z">
              <w:r>
                <w:rPr>
                  <w:rFonts w:ascii="Calibri" w:hAnsi="Calibri" w:cs="Calibri"/>
                </w:rPr>
                <w:tab/>
              </w:r>
            </w:del>
            <w:del w:id="2670" w:author="Administrator" w:date="2015-12-31T22:50:44Z">
              <w:r>
                <w:rPr>
                  <w:rFonts w:ascii="Calibri" w:hAnsi="Calibri" w:cs="Calibri"/>
                </w:rPr>
                <w:delText xml:space="preserve"> * @param id</w:delText>
              </w:r>
            </w:del>
          </w:p>
          <w:p>
            <w:pPr>
              <w:rPr>
                <w:del w:id="2671" w:author="Administrator" w:date="2015-12-31T22:50:44Z"/>
                <w:rFonts w:ascii="Calibri" w:hAnsi="Calibri" w:cs="Calibri"/>
              </w:rPr>
            </w:pPr>
            <w:del w:id="2672" w:author="Administrator" w:date="2015-12-31T22:50:44Z">
              <w:r>
                <w:rPr>
                  <w:rFonts w:ascii="Calibri" w:hAnsi="Calibri" w:cs="Calibri"/>
                </w:rPr>
                <w:tab/>
              </w:r>
            </w:del>
            <w:del w:id="2673" w:author="Administrator" w:date="2015-12-31T22:50:44Z">
              <w:r>
                <w:rPr>
                  <w:rFonts w:ascii="Calibri" w:hAnsi="Calibri" w:cs="Calibri"/>
                </w:rPr>
                <w:delText xml:space="preserve"> * @return</w:delText>
              </w:r>
            </w:del>
          </w:p>
          <w:p>
            <w:pPr>
              <w:rPr>
                <w:del w:id="2674" w:author="Administrator" w:date="2015-12-31T22:50:44Z"/>
                <w:rFonts w:ascii="Calibri" w:hAnsi="Calibri" w:cs="Calibri"/>
              </w:rPr>
            </w:pPr>
            <w:del w:id="2675" w:author="Administrator" w:date="2015-12-31T22:50:44Z">
              <w:r>
                <w:rPr>
                  <w:rFonts w:ascii="Calibri" w:hAnsi="Calibri" w:cs="Calibri"/>
                </w:rPr>
                <w:tab/>
              </w:r>
            </w:del>
            <w:del w:id="2676" w:author="Administrator" w:date="2015-12-31T22:50:44Z">
              <w:r>
                <w:rPr>
                  <w:rFonts w:ascii="Calibri" w:hAnsi="Calibri" w:cs="Calibri"/>
                </w:rPr>
                <w:delText xml:space="preserve"> * @throws RemoteException</w:delText>
              </w:r>
            </w:del>
          </w:p>
          <w:p>
            <w:pPr>
              <w:rPr>
                <w:del w:id="2677" w:author="Administrator" w:date="2015-12-31T22:50:44Z"/>
                <w:rFonts w:ascii="Calibri" w:hAnsi="Calibri" w:cs="Calibri"/>
              </w:rPr>
            </w:pPr>
            <w:del w:id="2678" w:author="Administrator" w:date="2015-12-31T22:50:44Z">
              <w:r>
                <w:rPr>
                  <w:rFonts w:ascii="Calibri" w:hAnsi="Calibri" w:cs="Calibri"/>
                </w:rPr>
                <w:tab/>
              </w:r>
            </w:del>
            <w:del w:id="2679" w:author="Administrator" w:date="2015-12-31T22:50:44Z">
              <w:r>
                <w:rPr>
                  <w:rFonts w:ascii="Calibri" w:hAnsi="Calibri" w:cs="Calibri"/>
                </w:rPr>
                <w:delText xml:space="preserve"> */</w:delText>
              </w:r>
            </w:del>
          </w:p>
          <w:p>
            <w:pPr>
              <w:rPr>
                <w:del w:id="2680" w:author="Administrator" w:date="2015-12-31T22:50:44Z"/>
                <w:rFonts w:ascii="Calibri" w:hAnsi="Calibri" w:cs="Calibri"/>
              </w:rPr>
            </w:pPr>
            <w:del w:id="2681" w:author="Administrator" w:date="2015-12-31T22:50:44Z">
              <w:r>
                <w:rPr>
                  <w:rFonts w:ascii="Calibri" w:hAnsi="Calibri" w:cs="Calibri"/>
                </w:rPr>
                <w:tab/>
              </w:r>
            </w:del>
            <w:del w:id="2682" w:author="Administrator" w:date="2015-12-31T22:50:44Z">
              <w:r>
                <w:rPr>
                  <w:rFonts w:ascii="Calibri" w:hAnsi="Calibri" w:cs="Calibri"/>
                </w:rPr>
                <w:delText>public TruckPO findTruckPO(long id) throws RemoteException;</w:delText>
              </w:r>
            </w:del>
          </w:p>
          <w:p>
            <w:pPr>
              <w:rPr>
                <w:del w:id="2683" w:author="Administrator" w:date="2015-12-31T22:50:44Z"/>
                <w:rFonts w:ascii="Calibri" w:hAnsi="Calibri" w:cs="Calibri"/>
              </w:rPr>
            </w:pPr>
            <w:del w:id="2684" w:author="Administrator" w:date="2015-12-31T22:50:44Z">
              <w:r>
                <w:rPr>
                  <w:rFonts w:ascii="Calibri" w:hAnsi="Calibri" w:cs="Calibri"/>
                </w:rPr>
                <w:tab/>
              </w:r>
            </w:del>
          </w:p>
          <w:p>
            <w:pPr>
              <w:rPr>
                <w:del w:id="2685" w:author="Administrator" w:date="2015-12-31T22:50:44Z"/>
                <w:rFonts w:ascii="Calibri" w:hAnsi="Calibri" w:cs="Calibri"/>
              </w:rPr>
            </w:pPr>
            <w:del w:id="2686" w:author="Administrator" w:date="2015-12-31T22:50:44Z">
              <w:r>
                <w:rPr>
                  <w:rFonts w:ascii="Calibri" w:hAnsi="Calibri" w:cs="Calibri"/>
                </w:rPr>
                <w:tab/>
              </w:r>
            </w:del>
            <w:del w:id="2687" w:author="Administrator" w:date="2015-12-31T22:50:44Z">
              <w:r>
                <w:rPr>
                  <w:rFonts w:ascii="Calibri" w:hAnsi="Calibri" w:cs="Calibri"/>
                </w:rPr>
                <w:delText>/**</w:delText>
              </w:r>
            </w:del>
          </w:p>
          <w:p>
            <w:pPr>
              <w:rPr>
                <w:del w:id="2688" w:author="Administrator" w:date="2015-12-31T22:50:44Z"/>
                <w:rFonts w:ascii="Calibri" w:hAnsi="Calibri" w:cs="Calibri"/>
              </w:rPr>
            </w:pPr>
            <w:del w:id="2689" w:author="Administrator" w:date="2015-12-31T22:50:44Z">
              <w:r>
                <w:rPr>
                  <w:rFonts w:ascii="Calibri" w:hAnsi="Calibri" w:cs="Calibri"/>
                </w:rPr>
                <w:tab/>
              </w:r>
            </w:del>
            <w:del w:id="2690" w:author="Administrator" w:date="2015-12-31T22:50:44Z">
              <w:r>
                <w:rPr>
                  <w:rFonts w:ascii="Calibri" w:hAnsi="Calibri" w:cs="Calibri"/>
                </w:rPr>
                <w:delText xml:space="preserve"> * </w:delText>
              </w:r>
            </w:del>
            <w:del w:id="2691" w:author="Administrator" w:date="2015-12-31T22:50:44Z">
              <w:r>
                <w:rPr>
                  <w:rFonts w:hint="eastAsia" w:ascii="Calibri" w:hAnsi="Calibri" w:cs="宋体"/>
                </w:rPr>
                <w:delText>根据</w:delText>
              </w:r>
            </w:del>
            <w:del w:id="2692" w:author="Administrator" w:date="2015-12-31T22:50:44Z">
              <w:r>
                <w:rPr>
                  <w:rFonts w:ascii="Calibri" w:hAnsi="Calibri" w:cs="Calibri"/>
                </w:rPr>
                <w:delText>id</w:delText>
              </w:r>
            </w:del>
            <w:del w:id="2693" w:author="Administrator" w:date="2015-12-31T22:50:44Z">
              <w:r>
                <w:rPr>
                  <w:rFonts w:hint="eastAsia" w:ascii="Calibri" w:hAnsi="Calibri" w:cs="宋体"/>
                </w:rPr>
                <w:delText>返回</w:delText>
              </w:r>
            </w:del>
            <w:del w:id="2694" w:author="Administrator" w:date="2015-12-31T22:50:44Z">
              <w:r>
                <w:rPr>
                  <w:rFonts w:ascii="Calibri" w:hAnsi="Calibri" w:cs="Calibri"/>
                </w:rPr>
                <w:delText>DriverPO</w:delText>
              </w:r>
            </w:del>
          </w:p>
          <w:p>
            <w:pPr>
              <w:rPr>
                <w:del w:id="2695" w:author="Administrator" w:date="2015-12-31T22:50:44Z"/>
                <w:rFonts w:ascii="Calibri" w:hAnsi="Calibri" w:cs="Calibri"/>
              </w:rPr>
            </w:pPr>
            <w:del w:id="2696" w:author="Administrator" w:date="2015-12-31T22:50:44Z">
              <w:r>
                <w:rPr>
                  <w:rFonts w:ascii="Calibri" w:hAnsi="Calibri" w:cs="Calibri"/>
                </w:rPr>
                <w:tab/>
              </w:r>
            </w:del>
            <w:del w:id="2697" w:author="Administrator" w:date="2015-12-31T22:50:44Z">
              <w:r>
                <w:rPr>
                  <w:rFonts w:ascii="Calibri" w:hAnsi="Calibri" w:cs="Calibri"/>
                </w:rPr>
                <w:delText xml:space="preserve"> * @param id</w:delText>
              </w:r>
            </w:del>
          </w:p>
          <w:p>
            <w:pPr>
              <w:rPr>
                <w:del w:id="2698" w:author="Administrator" w:date="2015-12-31T22:50:44Z"/>
                <w:rFonts w:ascii="Calibri" w:hAnsi="Calibri" w:cs="Calibri"/>
              </w:rPr>
            </w:pPr>
            <w:del w:id="2699" w:author="Administrator" w:date="2015-12-31T22:50:44Z">
              <w:r>
                <w:rPr>
                  <w:rFonts w:ascii="Calibri" w:hAnsi="Calibri" w:cs="Calibri"/>
                </w:rPr>
                <w:tab/>
              </w:r>
            </w:del>
            <w:del w:id="2700" w:author="Administrator" w:date="2015-12-31T22:50:44Z">
              <w:r>
                <w:rPr>
                  <w:rFonts w:ascii="Calibri" w:hAnsi="Calibri" w:cs="Calibri"/>
                </w:rPr>
                <w:delText xml:space="preserve"> * @return</w:delText>
              </w:r>
            </w:del>
          </w:p>
          <w:p>
            <w:pPr>
              <w:rPr>
                <w:del w:id="2701" w:author="Administrator" w:date="2015-12-31T22:50:44Z"/>
                <w:rFonts w:ascii="Calibri" w:hAnsi="Calibri" w:cs="Calibri"/>
              </w:rPr>
            </w:pPr>
            <w:del w:id="2702" w:author="Administrator" w:date="2015-12-31T22:50:44Z">
              <w:r>
                <w:rPr>
                  <w:rFonts w:ascii="Calibri" w:hAnsi="Calibri" w:cs="Calibri"/>
                </w:rPr>
                <w:tab/>
              </w:r>
            </w:del>
            <w:del w:id="2703" w:author="Administrator" w:date="2015-12-31T22:50:44Z">
              <w:r>
                <w:rPr>
                  <w:rFonts w:ascii="Calibri" w:hAnsi="Calibri" w:cs="Calibri"/>
                </w:rPr>
                <w:delText xml:space="preserve"> * @throws RemoteException</w:delText>
              </w:r>
            </w:del>
          </w:p>
          <w:p>
            <w:pPr>
              <w:rPr>
                <w:del w:id="2704" w:author="Administrator" w:date="2015-12-31T22:50:44Z"/>
                <w:rFonts w:ascii="Calibri" w:hAnsi="Calibri" w:cs="Calibri"/>
              </w:rPr>
            </w:pPr>
            <w:del w:id="2705" w:author="Administrator" w:date="2015-12-31T22:50:44Z">
              <w:r>
                <w:rPr>
                  <w:rFonts w:ascii="Calibri" w:hAnsi="Calibri" w:cs="Calibri"/>
                </w:rPr>
                <w:tab/>
              </w:r>
            </w:del>
            <w:del w:id="2706" w:author="Administrator" w:date="2015-12-31T22:50:44Z">
              <w:r>
                <w:rPr>
                  <w:rFonts w:ascii="Calibri" w:hAnsi="Calibri" w:cs="Calibri"/>
                </w:rPr>
                <w:delText xml:space="preserve"> */</w:delText>
              </w:r>
            </w:del>
          </w:p>
          <w:p>
            <w:pPr>
              <w:rPr>
                <w:del w:id="2707" w:author="Administrator" w:date="2015-12-31T22:50:44Z"/>
                <w:rFonts w:ascii="Calibri" w:hAnsi="Calibri" w:cs="Calibri"/>
              </w:rPr>
            </w:pPr>
            <w:del w:id="2708" w:author="Administrator" w:date="2015-12-31T22:50:44Z">
              <w:r>
                <w:rPr>
                  <w:rFonts w:ascii="Calibri" w:hAnsi="Calibri" w:cs="Calibri"/>
                </w:rPr>
                <w:tab/>
              </w:r>
            </w:del>
            <w:del w:id="2709" w:author="Administrator" w:date="2015-12-31T22:50:44Z">
              <w:r>
                <w:rPr>
                  <w:rFonts w:ascii="Calibri" w:hAnsi="Calibri" w:cs="Calibri"/>
                </w:rPr>
                <w:delText>public DriverPO findDriverPO(long id) throws RemoteException;</w:delText>
              </w:r>
            </w:del>
          </w:p>
          <w:p>
            <w:pPr>
              <w:rPr>
                <w:del w:id="2710" w:author="Administrator" w:date="2015-12-31T22:50:44Z"/>
                <w:rFonts w:ascii="Calibri" w:hAnsi="Calibri" w:cs="Calibri"/>
              </w:rPr>
            </w:pPr>
            <w:del w:id="2711" w:author="Administrator" w:date="2015-12-31T22:50:44Z">
              <w:r>
                <w:rPr>
                  <w:rFonts w:ascii="Calibri" w:hAnsi="Calibri" w:cs="Calibri"/>
                </w:rPr>
                <w:tab/>
              </w:r>
            </w:del>
          </w:p>
          <w:p>
            <w:pPr>
              <w:rPr>
                <w:del w:id="2712" w:author="Administrator" w:date="2015-12-31T22:50:44Z"/>
                <w:rFonts w:ascii="Calibri" w:hAnsi="Calibri" w:cs="Calibri"/>
              </w:rPr>
            </w:pPr>
            <w:del w:id="2713" w:author="Administrator" w:date="2015-12-31T22:50:44Z">
              <w:r>
                <w:rPr>
                  <w:rFonts w:ascii="Calibri" w:hAnsi="Calibri" w:cs="Calibri"/>
                </w:rPr>
                <w:tab/>
              </w:r>
            </w:del>
            <w:del w:id="2714" w:author="Administrator" w:date="2015-12-31T22:50:44Z">
              <w:r>
                <w:rPr>
                  <w:rFonts w:ascii="Calibri" w:hAnsi="Calibri" w:cs="Calibri"/>
                </w:rPr>
                <w:delText>/**</w:delText>
              </w:r>
            </w:del>
          </w:p>
          <w:p>
            <w:pPr>
              <w:rPr>
                <w:del w:id="2715" w:author="Administrator" w:date="2015-12-31T22:50:44Z"/>
                <w:rFonts w:ascii="Calibri" w:hAnsi="Calibri" w:cs="Calibri"/>
              </w:rPr>
            </w:pPr>
            <w:del w:id="2716" w:author="Administrator" w:date="2015-12-31T22:50:44Z">
              <w:r>
                <w:rPr>
                  <w:rFonts w:ascii="Calibri" w:hAnsi="Calibri" w:cs="Calibri"/>
                </w:rPr>
                <w:tab/>
              </w:r>
            </w:del>
            <w:del w:id="2717" w:author="Administrator" w:date="2015-12-31T22:50:44Z">
              <w:r>
                <w:rPr>
                  <w:rFonts w:ascii="Calibri" w:hAnsi="Calibri" w:cs="Calibri"/>
                </w:rPr>
                <w:delText xml:space="preserve"> * </w:delText>
              </w:r>
            </w:del>
            <w:del w:id="2718" w:author="Administrator" w:date="2015-12-31T22:50:44Z">
              <w:r>
                <w:rPr>
                  <w:rFonts w:hint="eastAsia" w:ascii="Calibri" w:hAnsi="Calibri" w:cs="宋体"/>
                </w:rPr>
                <w:delText>根据</w:delText>
              </w:r>
            </w:del>
            <w:del w:id="2719" w:author="Administrator" w:date="2015-12-31T22:50:44Z">
              <w:r>
                <w:rPr>
                  <w:rFonts w:ascii="Calibri" w:hAnsi="Calibri" w:cs="Calibri"/>
                </w:rPr>
                <w:delText>id</w:delText>
              </w:r>
            </w:del>
            <w:del w:id="2720" w:author="Administrator" w:date="2015-12-31T22:50:44Z">
              <w:r>
                <w:rPr>
                  <w:rFonts w:hint="eastAsia" w:ascii="Calibri" w:hAnsi="Calibri" w:cs="宋体"/>
                </w:rPr>
                <w:delText>返回</w:delText>
              </w:r>
            </w:del>
            <w:del w:id="2721" w:author="Administrator" w:date="2015-12-31T22:50:44Z">
              <w:r>
                <w:rPr>
                  <w:rFonts w:ascii="Calibri" w:hAnsi="Calibri" w:cs="Calibri"/>
                </w:rPr>
                <w:delText>BussinessHallPO</w:delText>
              </w:r>
            </w:del>
          </w:p>
          <w:p>
            <w:pPr>
              <w:rPr>
                <w:del w:id="2722" w:author="Administrator" w:date="2015-12-31T22:50:44Z"/>
                <w:rFonts w:ascii="Calibri" w:hAnsi="Calibri" w:cs="Calibri"/>
              </w:rPr>
            </w:pPr>
            <w:del w:id="2723" w:author="Administrator" w:date="2015-12-31T22:50:44Z">
              <w:r>
                <w:rPr>
                  <w:rFonts w:ascii="Calibri" w:hAnsi="Calibri" w:cs="Calibri"/>
                </w:rPr>
                <w:tab/>
              </w:r>
            </w:del>
            <w:del w:id="2724" w:author="Administrator" w:date="2015-12-31T22:50:44Z">
              <w:r>
                <w:rPr>
                  <w:rFonts w:ascii="Calibri" w:hAnsi="Calibri" w:cs="Calibri"/>
                </w:rPr>
                <w:delText xml:space="preserve"> * @param id</w:delText>
              </w:r>
            </w:del>
          </w:p>
          <w:p>
            <w:pPr>
              <w:rPr>
                <w:del w:id="2725" w:author="Administrator" w:date="2015-12-31T22:50:44Z"/>
                <w:rFonts w:ascii="Calibri" w:hAnsi="Calibri" w:cs="Calibri"/>
              </w:rPr>
            </w:pPr>
            <w:del w:id="2726" w:author="Administrator" w:date="2015-12-31T22:50:44Z">
              <w:r>
                <w:rPr>
                  <w:rFonts w:ascii="Calibri" w:hAnsi="Calibri" w:cs="Calibri"/>
                </w:rPr>
                <w:tab/>
              </w:r>
            </w:del>
            <w:del w:id="2727" w:author="Administrator" w:date="2015-12-31T22:50:44Z">
              <w:r>
                <w:rPr>
                  <w:rFonts w:ascii="Calibri" w:hAnsi="Calibri" w:cs="Calibri"/>
                </w:rPr>
                <w:delText xml:space="preserve"> * @return</w:delText>
              </w:r>
            </w:del>
          </w:p>
          <w:p>
            <w:pPr>
              <w:rPr>
                <w:del w:id="2728" w:author="Administrator" w:date="2015-12-31T22:50:44Z"/>
                <w:rFonts w:ascii="Calibri" w:hAnsi="Calibri" w:cs="Calibri"/>
              </w:rPr>
            </w:pPr>
            <w:del w:id="2729" w:author="Administrator" w:date="2015-12-31T22:50:44Z">
              <w:r>
                <w:rPr>
                  <w:rFonts w:ascii="Calibri" w:hAnsi="Calibri" w:cs="Calibri"/>
                </w:rPr>
                <w:tab/>
              </w:r>
            </w:del>
            <w:del w:id="2730" w:author="Administrator" w:date="2015-12-31T22:50:44Z">
              <w:r>
                <w:rPr>
                  <w:rFonts w:ascii="Calibri" w:hAnsi="Calibri" w:cs="Calibri"/>
                </w:rPr>
                <w:delText xml:space="preserve"> * @throws RemoteException</w:delText>
              </w:r>
            </w:del>
          </w:p>
          <w:p>
            <w:pPr>
              <w:rPr>
                <w:del w:id="2731" w:author="Administrator" w:date="2015-12-31T22:50:44Z"/>
                <w:rFonts w:ascii="Calibri" w:hAnsi="Calibri" w:cs="Calibri"/>
              </w:rPr>
            </w:pPr>
            <w:del w:id="2732" w:author="Administrator" w:date="2015-12-31T22:50:44Z">
              <w:r>
                <w:rPr>
                  <w:rFonts w:ascii="Calibri" w:hAnsi="Calibri" w:cs="Calibri"/>
                </w:rPr>
                <w:tab/>
              </w:r>
            </w:del>
            <w:del w:id="2733" w:author="Administrator" w:date="2015-12-31T22:50:44Z">
              <w:r>
                <w:rPr>
                  <w:rFonts w:ascii="Calibri" w:hAnsi="Calibri" w:cs="Calibri"/>
                </w:rPr>
                <w:delText xml:space="preserve"> */</w:delText>
              </w:r>
            </w:del>
          </w:p>
          <w:p>
            <w:pPr>
              <w:rPr>
                <w:del w:id="2734" w:author="Administrator" w:date="2015-12-31T22:50:44Z"/>
                <w:rFonts w:ascii="Calibri" w:hAnsi="Calibri" w:cs="Calibri"/>
              </w:rPr>
            </w:pPr>
            <w:del w:id="2735" w:author="Administrator" w:date="2015-12-31T22:50:44Z">
              <w:r>
                <w:rPr>
                  <w:rFonts w:ascii="Calibri" w:hAnsi="Calibri" w:cs="Calibri"/>
                </w:rPr>
                <w:tab/>
              </w:r>
            </w:del>
            <w:del w:id="2736" w:author="Administrator" w:date="2015-12-31T22:50:44Z">
              <w:r>
                <w:rPr>
                  <w:rFonts w:ascii="Calibri" w:hAnsi="Calibri" w:cs="Calibri"/>
                </w:rPr>
                <w:delText>public BussinessHallPO findBussinessHallPO(long id) throws RemoteException;</w:delText>
              </w:r>
            </w:del>
          </w:p>
          <w:p>
            <w:pPr>
              <w:rPr>
                <w:del w:id="2737" w:author="Administrator" w:date="2015-12-31T22:50:44Z"/>
                <w:rFonts w:ascii="Calibri" w:hAnsi="Calibri" w:cs="Calibri"/>
              </w:rPr>
            </w:pPr>
            <w:del w:id="2738" w:author="Administrator" w:date="2015-12-31T22:50:44Z">
              <w:r>
                <w:rPr>
                  <w:rFonts w:ascii="Calibri" w:hAnsi="Calibri" w:cs="Calibri"/>
                </w:rPr>
                <w:tab/>
              </w:r>
            </w:del>
          </w:p>
          <w:p>
            <w:pPr>
              <w:rPr>
                <w:del w:id="2739" w:author="Administrator" w:date="2015-12-31T22:50:44Z"/>
                <w:rFonts w:ascii="Calibri" w:hAnsi="Calibri" w:cs="Calibri"/>
              </w:rPr>
            </w:pPr>
            <w:del w:id="2740" w:author="Administrator" w:date="2015-12-31T22:50:44Z">
              <w:r>
                <w:rPr>
                  <w:rFonts w:ascii="Calibri" w:hAnsi="Calibri" w:cs="Calibri"/>
                </w:rPr>
                <w:tab/>
              </w:r>
            </w:del>
            <w:del w:id="2741" w:author="Administrator" w:date="2015-12-31T22:50:44Z">
              <w:r>
                <w:rPr>
                  <w:rFonts w:ascii="Calibri" w:hAnsi="Calibri" w:cs="Calibri"/>
                </w:rPr>
                <w:delText>/**</w:delText>
              </w:r>
            </w:del>
          </w:p>
          <w:p>
            <w:pPr>
              <w:rPr>
                <w:del w:id="2742" w:author="Administrator" w:date="2015-12-31T22:50:44Z"/>
                <w:rFonts w:ascii="Calibri" w:hAnsi="Calibri" w:cs="Calibri"/>
              </w:rPr>
            </w:pPr>
            <w:del w:id="2743" w:author="Administrator" w:date="2015-12-31T22:50:44Z">
              <w:r>
                <w:rPr>
                  <w:rFonts w:ascii="Calibri" w:hAnsi="Calibri" w:cs="Calibri"/>
                </w:rPr>
                <w:tab/>
              </w:r>
            </w:del>
            <w:del w:id="2744" w:author="Administrator" w:date="2015-12-31T22:50:44Z">
              <w:r>
                <w:rPr>
                  <w:rFonts w:ascii="Calibri" w:hAnsi="Calibri" w:cs="Calibri"/>
                </w:rPr>
                <w:delText xml:space="preserve"> * </w:delText>
              </w:r>
            </w:del>
            <w:del w:id="2745" w:author="Administrator" w:date="2015-12-31T22:50:44Z">
              <w:r>
                <w:rPr>
                  <w:rFonts w:hint="eastAsia" w:ascii="Calibri" w:hAnsi="Calibri" w:cs="宋体"/>
                </w:rPr>
                <w:delText>返回所有</w:delText>
              </w:r>
            </w:del>
            <w:del w:id="2746" w:author="Administrator" w:date="2015-12-31T22:50:44Z">
              <w:r>
                <w:rPr>
                  <w:rFonts w:ascii="Calibri" w:hAnsi="Calibri" w:cs="Calibri"/>
                </w:rPr>
                <w:delText>TruckPO</w:delText>
              </w:r>
            </w:del>
          </w:p>
          <w:p>
            <w:pPr>
              <w:rPr>
                <w:del w:id="2747" w:author="Administrator" w:date="2015-12-31T22:50:44Z"/>
                <w:rFonts w:ascii="Calibri" w:hAnsi="Calibri" w:cs="Calibri"/>
              </w:rPr>
            </w:pPr>
            <w:del w:id="2748" w:author="Administrator" w:date="2015-12-31T22:50:44Z">
              <w:r>
                <w:rPr>
                  <w:rFonts w:ascii="Calibri" w:hAnsi="Calibri" w:cs="Calibri"/>
                </w:rPr>
                <w:tab/>
              </w:r>
            </w:del>
            <w:del w:id="2749" w:author="Administrator" w:date="2015-12-31T22:50:44Z">
              <w:r>
                <w:rPr>
                  <w:rFonts w:ascii="Calibri" w:hAnsi="Calibri" w:cs="Calibri"/>
                </w:rPr>
                <w:delText xml:space="preserve"> * @return</w:delText>
              </w:r>
            </w:del>
          </w:p>
          <w:p>
            <w:pPr>
              <w:rPr>
                <w:del w:id="2750" w:author="Administrator" w:date="2015-12-31T22:50:44Z"/>
                <w:rFonts w:ascii="Calibri" w:hAnsi="Calibri" w:cs="Calibri"/>
              </w:rPr>
            </w:pPr>
            <w:del w:id="2751" w:author="Administrator" w:date="2015-12-31T22:50:44Z">
              <w:r>
                <w:rPr>
                  <w:rFonts w:ascii="Calibri" w:hAnsi="Calibri" w:cs="Calibri"/>
                </w:rPr>
                <w:tab/>
              </w:r>
            </w:del>
            <w:del w:id="2752" w:author="Administrator" w:date="2015-12-31T22:50:44Z">
              <w:r>
                <w:rPr>
                  <w:rFonts w:ascii="Calibri" w:hAnsi="Calibri" w:cs="Calibri"/>
                </w:rPr>
                <w:delText xml:space="preserve"> * @throws RemoteException</w:delText>
              </w:r>
            </w:del>
          </w:p>
          <w:p>
            <w:pPr>
              <w:rPr>
                <w:del w:id="2753" w:author="Administrator" w:date="2015-12-31T22:50:44Z"/>
                <w:rFonts w:ascii="Calibri" w:hAnsi="Calibri" w:cs="Calibri"/>
              </w:rPr>
            </w:pPr>
            <w:del w:id="2754" w:author="Administrator" w:date="2015-12-31T22:50:44Z">
              <w:r>
                <w:rPr>
                  <w:rFonts w:ascii="Calibri" w:hAnsi="Calibri" w:cs="Calibri"/>
                </w:rPr>
                <w:tab/>
              </w:r>
            </w:del>
            <w:del w:id="2755" w:author="Administrator" w:date="2015-12-31T22:50:44Z">
              <w:r>
                <w:rPr>
                  <w:rFonts w:ascii="Calibri" w:hAnsi="Calibri" w:cs="Calibri"/>
                </w:rPr>
                <w:delText xml:space="preserve"> */</w:delText>
              </w:r>
            </w:del>
          </w:p>
          <w:p>
            <w:pPr>
              <w:rPr>
                <w:del w:id="2756" w:author="Administrator" w:date="2015-12-31T22:50:44Z"/>
                <w:rFonts w:ascii="Calibri" w:hAnsi="Calibri" w:cs="Calibri"/>
              </w:rPr>
            </w:pPr>
            <w:del w:id="2757" w:author="Administrator" w:date="2015-12-31T22:50:44Z">
              <w:r>
                <w:rPr>
                  <w:rFonts w:ascii="Calibri" w:hAnsi="Calibri" w:cs="Calibri"/>
                </w:rPr>
                <w:tab/>
              </w:r>
            </w:del>
            <w:del w:id="2758" w:author="Administrator" w:date="2015-12-31T22:50:44Z">
              <w:r>
                <w:rPr>
                  <w:rFonts w:ascii="Calibri" w:hAnsi="Calibri" w:cs="Calibri"/>
                </w:rPr>
                <w:delText>public ArrayList&lt;TruckPO&gt; findsTruckPO() throws RemoteException;</w:delText>
              </w:r>
            </w:del>
          </w:p>
          <w:p>
            <w:pPr>
              <w:rPr>
                <w:del w:id="2759" w:author="Administrator" w:date="2015-12-31T22:50:44Z"/>
                <w:rFonts w:ascii="Calibri" w:hAnsi="Calibri" w:cs="Calibri"/>
              </w:rPr>
            </w:pPr>
            <w:del w:id="2760" w:author="Administrator" w:date="2015-12-31T22:50:44Z">
              <w:r>
                <w:rPr>
                  <w:rFonts w:ascii="Calibri" w:hAnsi="Calibri" w:cs="Calibri"/>
                </w:rPr>
                <w:tab/>
              </w:r>
            </w:del>
          </w:p>
          <w:p>
            <w:pPr>
              <w:rPr>
                <w:del w:id="2761" w:author="Administrator" w:date="2015-12-31T22:50:44Z"/>
                <w:rFonts w:ascii="Calibri" w:hAnsi="Calibri" w:cs="Calibri"/>
              </w:rPr>
            </w:pPr>
            <w:del w:id="2762" w:author="Administrator" w:date="2015-12-31T22:50:44Z">
              <w:r>
                <w:rPr>
                  <w:rFonts w:ascii="Calibri" w:hAnsi="Calibri" w:cs="Calibri"/>
                </w:rPr>
                <w:tab/>
              </w:r>
            </w:del>
            <w:del w:id="2763" w:author="Administrator" w:date="2015-12-31T22:50:44Z">
              <w:r>
                <w:rPr>
                  <w:rFonts w:ascii="Calibri" w:hAnsi="Calibri" w:cs="Calibri"/>
                </w:rPr>
                <w:delText>/**</w:delText>
              </w:r>
            </w:del>
          </w:p>
          <w:p>
            <w:pPr>
              <w:rPr>
                <w:del w:id="2764" w:author="Administrator" w:date="2015-12-31T22:50:44Z"/>
                <w:rFonts w:ascii="Calibri" w:hAnsi="Calibri" w:cs="Calibri"/>
              </w:rPr>
            </w:pPr>
            <w:del w:id="2765" w:author="Administrator" w:date="2015-12-31T22:50:44Z">
              <w:r>
                <w:rPr>
                  <w:rFonts w:ascii="Calibri" w:hAnsi="Calibri" w:cs="Calibri"/>
                </w:rPr>
                <w:tab/>
              </w:r>
            </w:del>
            <w:del w:id="2766" w:author="Administrator" w:date="2015-12-31T22:50:44Z">
              <w:r>
                <w:rPr>
                  <w:rFonts w:ascii="Calibri" w:hAnsi="Calibri" w:cs="Calibri"/>
                </w:rPr>
                <w:delText xml:space="preserve"> * </w:delText>
              </w:r>
            </w:del>
            <w:del w:id="2767" w:author="Administrator" w:date="2015-12-31T22:50:44Z">
              <w:r>
                <w:rPr>
                  <w:rFonts w:hint="eastAsia" w:ascii="Calibri" w:hAnsi="Calibri" w:cs="宋体"/>
                </w:rPr>
                <w:delText>返回所有</w:delText>
              </w:r>
            </w:del>
            <w:del w:id="2768" w:author="Administrator" w:date="2015-12-31T22:50:44Z">
              <w:r>
                <w:rPr>
                  <w:rFonts w:ascii="Calibri" w:hAnsi="Calibri" w:cs="Calibri"/>
                </w:rPr>
                <w:delText>DriverPO</w:delText>
              </w:r>
            </w:del>
          </w:p>
          <w:p>
            <w:pPr>
              <w:rPr>
                <w:del w:id="2769" w:author="Administrator" w:date="2015-12-31T22:50:44Z"/>
                <w:rFonts w:ascii="Calibri" w:hAnsi="Calibri" w:cs="Calibri"/>
              </w:rPr>
            </w:pPr>
            <w:del w:id="2770" w:author="Administrator" w:date="2015-12-31T22:50:44Z">
              <w:r>
                <w:rPr>
                  <w:rFonts w:ascii="Calibri" w:hAnsi="Calibri" w:cs="Calibri"/>
                </w:rPr>
                <w:tab/>
              </w:r>
            </w:del>
            <w:del w:id="2771" w:author="Administrator" w:date="2015-12-31T22:50:44Z">
              <w:r>
                <w:rPr>
                  <w:rFonts w:ascii="Calibri" w:hAnsi="Calibri" w:cs="Calibri"/>
                </w:rPr>
                <w:delText xml:space="preserve"> * @return</w:delText>
              </w:r>
            </w:del>
          </w:p>
          <w:p>
            <w:pPr>
              <w:rPr>
                <w:del w:id="2772" w:author="Administrator" w:date="2015-12-31T22:50:44Z"/>
                <w:rFonts w:ascii="Calibri" w:hAnsi="Calibri" w:cs="Calibri"/>
              </w:rPr>
            </w:pPr>
            <w:del w:id="2773" w:author="Administrator" w:date="2015-12-31T22:50:44Z">
              <w:r>
                <w:rPr>
                  <w:rFonts w:ascii="Calibri" w:hAnsi="Calibri" w:cs="Calibri"/>
                </w:rPr>
                <w:tab/>
              </w:r>
            </w:del>
            <w:del w:id="2774" w:author="Administrator" w:date="2015-12-31T22:50:44Z">
              <w:r>
                <w:rPr>
                  <w:rFonts w:ascii="Calibri" w:hAnsi="Calibri" w:cs="Calibri"/>
                </w:rPr>
                <w:delText xml:space="preserve"> * @throws RemoteException</w:delText>
              </w:r>
            </w:del>
          </w:p>
          <w:p>
            <w:pPr>
              <w:rPr>
                <w:del w:id="2775" w:author="Administrator" w:date="2015-12-31T22:50:44Z"/>
                <w:rFonts w:ascii="Calibri" w:hAnsi="Calibri" w:cs="Calibri"/>
              </w:rPr>
            </w:pPr>
            <w:del w:id="2776" w:author="Administrator" w:date="2015-12-31T22:50:44Z">
              <w:r>
                <w:rPr>
                  <w:rFonts w:ascii="Calibri" w:hAnsi="Calibri" w:cs="Calibri"/>
                </w:rPr>
                <w:tab/>
              </w:r>
            </w:del>
            <w:del w:id="2777" w:author="Administrator" w:date="2015-12-31T22:50:44Z">
              <w:r>
                <w:rPr>
                  <w:rFonts w:ascii="Calibri" w:hAnsi="Calibri" w:cs="Calibri"/>
                </w:rPr>
                <w:delText xml:space="preserve"> */</w:delText>
              </w:r>
            </w:del>
          </w:p>
          <w:p>
            <w:pPr>
              <w:rPr>
                <w:del w:id="2778" w:author="Administrator" w:date="2015-12-31T22:50:44Z"/>
                <w:rFonts w:ascii="Calibri" w:hAnsi="Calibri" w:cs="Calibri"/>
              </w:rPr>
            </w:pPr>
            <w:del w:id="2779" w:author="Administrator" w:date="2015-12-31T22:50:44Z">
              <w:r>
                <w:rPr>
                  <w:rFonts w:ascii="Calibri" w:hAnsi="Calibri" w:cs="Calibri"/>
                </w:rPr>
                <w:tab/>
              </w:r>
            </w:del>
            <w:del w:id="2780" w:author="Administrator" w:date="2015-12-31T22:50:44Z">
              <w:r>
                <w:rPr>
                  <w:rFonts w:ascii="Calibri" w:hAnsi="Calibri" w:cs="Calibri"/>
                </w:rPr>
                <w:delText>public ArrayList&lt;DriverPO&gt; findsDriverPO() throws RemoteException;</w:delText>
              </w:r>
            </w:del>
          </w:p>
          <w:p>
            <w:pPr>
              <w:rPr>
                <w:del w:id="2781" w:author="Administrator" w:date="2015-12-31T22:50:44Z"/>
                <w:rFonts w:ascii="Calibri" w:hAnsi="Calibri" w:cs="Calibri"/>
              </w:rPr>
            </w:pPr>
            <w:del w:id="2782" w:author="Administrator" w:date="2015-12-31T22:50:44Z">
              <w:r>
                <w:rPr>
                  <w:rFonts w:ascii="Calibri" w:hAnsi="Calibri" w:cs="Calibri"/>
                </w:rPr>
                <w:tab/>
              </w:r>
            </w:del>
          </w:p>
          <w:p>
            <w:pPr>
              <w:rPr>
                <w:del w:id="2783" w:author="Administrator" w:date="2015-12-31T22:50:44Z"/>
                <w:rFonts w:ascii="Calibri" w:hAnsi="Calibri" w:cs="Calibri"/>
              </w:rPr>
            </w:pPr>
            <w:del w:id="2784" w:author="Administrator" w:date="2015-12-31T22:50:44Z">
              <w:r>
                <w:rPr>
                  <w:rFonts w:ascii="Calibri" w:hAnsi="Calibri" w:cs="Calibri"/>
                </w:rPr>
                <w:tab/>
              </w:r>
            </w:del>
            <w:del w:id="2785" w:author="Administrator" w:date="2015-12-31T22:50:44Z">
              <w:r>
                <w:rPr>
                  <w:rFonts w:ascii="Calibri" w:hAnsi="Calibri" w:cs="Calibri"/>
                </w:rPr>
                <w:delText>/**</w:delText>
              </w:r>
            </w:del>
          </w:p>
          <w:p>
            <w:pPr>
              <w:rPr>
                <w:del w:id="2786" w:author="Administrator" w:date="2015-12-31T22:50:44Z"/>
                <w:rFonts w:ascii="Calibri" w:hAnsi="Calibri" w:cs="Calibri"/>
              </w:rPr>
            </w:pPr>
            <w:del w:id="2787" w:author="Administrator" w:date="2015-12-31T22:50:44Z">
              <w:r>
                <w:rPr>
                  <w:rFonts w:ascii="Calibri" w:hAnsi="Calibri" w:cs="Calibri"/>
                </w:rPr>
                <w:tab/>
              </w:r>
            </w:del>
            <w:del w:id="2788" w:author="Administrator" w:date="2015-12-31T22:50:44Z">
              <w:r>
                <w:rPr>
                  <w:rFonts w:ascii="Calibri" w:hAnsi="Calibri" w:cs="Calibri"/>
                </w:rPr>
                <w:delText xml:space="preserve"> * </w:delText>
              </w:r>
            </w:del>
            <w:del w:id="2789" w:author="Administrator" w:date="2015-12-31T22:50:44Z">
              <w:r>
                <w:rPr>
                  <w:rFonts w:hint="eastAsia" w:ascii="Calibri" w:hAnsi="Calibri" w:cs="宋体"/>
                </w:rPr>
                <w:delText>返回所有</w:delText>
              </w:r>
            </w:del>
            <w:del w:id="2790" w:author="Administrator" w:date="2015-12-31T22:50:44Z">
              <w:r>
                <w:rPr>
                  <w:rFonts w:ascii="Calibri" w:hAnsi="Calibri" w:cs="Calibri"/>
                </w:rPr>
                <w:delText>BussinessHallPO</w:delText>
              </w:r>
            </w:del>
          </w:p>
          <w:p>
            <w:pPr>
              <w:rPr>
                <w:del w:id="2791" w:author="Administrator" w:date="2015-12-31T22:50:44Z"/>
                <w:rFonts w:ascii="Calibri" w:hAnsi="Calibri" w:cs="Calibri"/>
              </w:rPr>
            </w:pPr>
            <w:del w:id="2792" w:author="Administrator" w:date="2015-12-31T22:50:44Z">
              <w:r>
                <w:rPr>
                  <w:rFonts w:ascii="Calibri" w:hAnsi="Calibri" w:cs="Calibri"/>
                </w:rPr>
                <w:tab/>
              </w:r>
            </w:del>
            <w:del w:id="2793" w:author="Administrator" w:date="2015-12-31T22:50:44Z">
              <w:r>
                <w:rPr>
                  <w:rFonts w:ascii="Calibri" w:hAnsi="Calibri" w:cs="Calibri"/>
                </w:rPr>
                <w:delText xml:space="preserve"> * @return</w:delText>
              </w:r>
            </w:del>
          </w:p>
          <w:p>
            <w:pPr>
              <w:rPr>
                <w:del w:id="2794" w:author="Administrator" w:date="2015-12-31T22:50:44Z"/>
                <w:rFonts w:ascii="Calibri" w:hAnsi="Calibri" w:cs="Calibri"/>
              </w:rPr>
            </w:pPr>
            <w:del w:id="2795" w:author="Administrator" w:date="2015-12-31T22:50:44Z">
              <w:r>
                <w:rPr>
                  <w:rFonts w:ascii="Calibri" w:hAnsi="Calibri" w:cs="Calibri"/>
                </w:rPr>
                <w:tab/>
              </w:r>
            </w:del>
            <w:del w:id="2796" w:author="Administrator" w:date="2015-12-31T22:50:44Z">
              <w:r>
                <w:rPr>
                  <w:rFonts w:ascii="Calibri" w:hAnsi="Calibri" w:cs="Calibri"/>
                </w:rPr>
                <w:delText xml:space="preserve"> * @throws RemoteException</w:delText>
              </w:r>
            </w:del>
          </w:p>
          <w:p>
            <w:pPr>
              <w:rPr>
                <w:del w:id="2797" w:author="Administrator" w:date="2015-12-31T22:50:44Z"/>
                <w:rFonts w:ascii="Calibri" w:hAnsi="Calibri" w:cs="Calibri"/>
              </w:rPr>
            </w:pPr>
            <w:del w:id="2798" w:author="Administrator" w:date="2015-12-31T22:50:44Z">
              <w:r>
                <w:rPr>
                  <w:rFonts w:ascii="Calibri" w:hAnsi="Calibri" w:cs="Calibri"/>
                </w:rPr>
                <w:tab/>
              </w:r>
            </w:del>
            <w:del w:id="2799" w:author="Administrator" w:date="2015-12-31T22:50:44Z">
              <w:r>
                <w:rPr>
                  <w:rFonts w:ascii="Calibri" w:hAnsi="Calibri" w:cs="Calibri"/>
                </w:rPr>
                <w:delText xml:space="preserve"> */</w:delText>
              </w:r>
            </w:del>
          </w:p>
          <w:p>
            <w:pPr>
              <w:rPr>
                <w:del w:id="2800" w:author="Administrator" w:date="2015-12-31T22:50:44Z"/>
                <w:rFonts w:ascii="Calibri" w:hAnsi="Calibri" w:cs="Calibri"/>
              </w:rPr>
            </w:pPr>
            <w:del w:id="2801" w:author="Administrator" w:date="2015-12-31T22:50:44Z">
              <w:r>
                <w:rPr>
                  <w:rFonts w:ascii="Calibri" w:hAnsi="Calibri" w:cs="Calibri"/>
                </w:rPr>
                <w:tab/>
              </w:r>
            </w:del>
            <w:del w:id="2802" w:author="Administrator" w:date="2015-12-31T22:50:44Z">
              <w:r>
                <w:rPr>
                  <w:rFonts w:ascii="Calibri" w:hAnsi="Calibri" w:cs="Calibri"/>
                </w:rPr>
                <w:delText>public ArrayList&lt;BussinessHallPO&gt; findsBussinessHallPO() throws RemoteException;</w:delText>
              </w:r>
            </w:del>
          </w:p>
          <w:p>
            <w:pPr>
              <w:rPr>
                <w:del w:id="2803" w:author="Administrator" w:date="2015-12-31T22:50:44Z"/>
                <w:rFonts w:ascii="Calibri" w:hAnsi="Calibri" w:cs="Calibri"/>
              </w:rPr>
            </w:pPr>
            <w:del w:id="2804" w:author="Administrator" w:date="2015-12-31T22:50:44Z">
              <w:r>
                <w:rPr>
                  <w:rFonts w:ascii="Calibri" w:hAnsi="Calibri" w:cs="Calibri"/>
                </w:rPr>
                <w:tab/>
              </w:r>
            </w:del>
          </w:p>
          <w:p>
            <w:pPr>
              <w:rPr>
                <w:del w:id="2805" w:author="Administrator" w:date="2015-12-31T22:50:44Z"/>
                <w:rFonts w:ascii="Calibri" w:hAnsi="Calibri" w:cs="Calibri"/>
              </w:rPr>
            </w:pPr>
            <w:del w:id="2806" w:author="Administrator" w:date="2015-12-31T22:50:44Z">
              <w:r>
                <w:rPr>
                  <w:rFonts w:ascii="Calibri" w:hAnsi="Calibri" w:cs="Calibri"/>
                </w:rPr>
                <w:tab/>
              </w:r>
            </w:del>
            <w:del w:id="2807" w:author="Administrator" w:date="2015-12-31T22:50:44Z">
              <w:r>
                <w:rPr>
                  <w:rFonts w:ascii="Calibri" w:hAnsi="Calibri" w:cs="Calibri"/>
                </w:rPr>
                <w:delText>/**</w:delText>
              </w:r>
            </w:del>
          </w:p>
          <w:p>
            <w:pPr>
              <w:rPr>
                <w:del w:id="2808" w:author="Administrator" w:date="2015-12-31T22:50:44Z"/>
                <w:rFonts w:ascii="Calibri" w:hAnsi="Calibri" w:cs="Calibri"/>
              </w:rPr>
            </w:pPr>
            <w:del w:id="2809" w:author="Administrator" w:date="2015-12-31T22:50:44Z">
              <w:r>
                <w:rPr>
                  <w:rFonts w:ascii="Calibri" w:hAnsi="Calibri" w:cs="Calibri"/>
                </w:rPr>
                <w:tab/>
              </w:r>
            </w:del>
            <w:del w:id="2810" w:author="Administrator" w:date="2015-12-31T22:50:44Z">
              <w:r>
                <w:rPr>
                  <w:rFonts w:ascii="Calibri" w:hAnsi="Calibri" w:cs="Calibri"/>
                </w:rPr>
                <w:delText xml:space="preserve"> * </w:delText>
              </w:r>
            </w:del>
            <w:del w:id="2811" w:author="Administrator" w:date="2015-12-31T22:50:44Z">
              <w:r>
                <w:rPr>
                  <w:rFonts w:hint="eastAsia" w:ascii="Calibri" w:hAnsi="Calibri" w:cs="宋体"/>
                </w:rPr>
                <w:delText>在数据库中增加一个</w:delText>
              </w:r>
            </w:del>
            <w:del w:id="2812" w:author="Administrator" w:date="2015-12-31T22:50:44Z">
              <w:r>
                <w:rPr>
                  <w:rFonts w:ascii="Calibri" w:hAnsi="Calibri" w:cs="Calibri"/>
                </w:rPr>
                <w:delText>BussinessHallPO</w:delText>
              </w:r>
            </w:del>
            <w:del w:id="2813" w:author="Administrator" w:date="2015-12-31T22:50:44Z">
              <w:r>
                <w:rPr>
                  <w:rFonts w:hint="eastAsia" w:ascii="Calibri" w:hAnsi="Calibri" w:cs="宋体"/>
                </w:rPr>
                <w:delText>记录</w:delText>
              </w:r>
            </w:del>
          </w:p>
          <w:p>
            <w:pPr>
              <w:rPr>
                <w:del w:id="2814" w:author="Administrator" w:date="2015-12-31T22:50:44Z"/>
                <w:rFonts w:ascii="Calibri" w:hAnsi="Calibri" w:cs="Calibri"/>
              </w:rPr>
            </w:pPr>
            <w:del w:id="2815" w:author="Administrator" w:date="2015-12-31T22:50:44Z">
              <w:r>
                <w:rPr>
                  <w:rFonts w:ascii="Calibri" w:hAnsi="Calibri" w:cs="Calibri"/>
                </w:rPr>
                <w:tab/>
              </w:r>
            </w:del>
            <w:del w:id="2816" w:author="Administrator" w:date="2015-12-31T22:50:44Z">
              <w:r>
                <w:rPr>
                  <w:rFonts w:ascii="Calibri" w:hAnsi="Calibri" w:cs="Calibri"/>
                </w:rPr>
                <w:delText xml:space="preserve"> * @param tpo</w:delText>
              </w:r>
            </w:del>
          </w:p>
          <w:p>
            <w:pPr>
              <w:rPr>
                <w:del w:id="2817" w:author="Administrator" w:date="2015-12-31T22:50:44Z"/>
                <w:rFonts w:ascii="Calibri" w:hAnsi="Calibri" w:cs="Calibri"/>
              </w:rPr>
            </w:pPr>
            <w:del w:id="2818" w:author="Administrator" w:date="2015-12-31T22:50:44Z">
              <w:r>
                <w:rPr>
                  <w:rFonts w:ascii="Calibri" w:hAnsi="Calibri" w:cs="Calibri"/>
                </w:rPr>
                <w:tab/>
              </w:r>
            </w:del>
            <w:del w:id="2819" w:author="Administrator" w:date="2015-12-31T22:50:44Z">
              <w:r>
                <w:rPr>
                  <w:rFonts w:ascii="Calibri" w:hAnsi="Calibri" w:cs="Calibri"/>
                </w:rPr>
                <w:delText xml:space="preserve"> * @throws RemoteException</w:delText>
              </w:r>
            </w:del>
          </w:p>
          <w:p>
            <w:pPr>
              <w:rPr>
                <w:del w:id="2820" w:author="Administrator" w:date="2015-12-31T22:50:44Z"/>
                <w:rFonts w:ascii="Calibri" w:hAnsi="Calibri" w:cs="Calibri"/>
              </w:rPr>
            </w:pPr>
            <w:del w:id="2821" w:author="Administrator" w:date="2015-12-31T22:50:44Z">
              <w:r>
                <w:rPr>
                  <w:rFonts w:ascii="Calibri" w:hAnsi="Calibri" w:cs="Calibri"/>
                </w:rPr>
                <w:tab/>
              </w:r>
            </w:del>
            <w:del w:id="2822" w:author="Administrator" w:date="2015-12-31T22:50:44Z">
              <w:r>
                <w:rPr>
                  <w:rFonts w:ascii="Calibri" w:hAnsi="Calibri" w:cs="Calibri"/>
                </w:rPr>
                <w:delText xml:space="preserve"> */</w:delText>
              </w:r>
            </w:del>
          </w:p>
          <w:p>
            <w:pPr>
              <w:rPr>
                <w:del w:id="2823" w:author="Administrator" w:date="2015-12-31T22:50:44Z"/>
                <w:rFonts w:ascii="Calibri" w:hAnsi="Calibri" w:cs="Calibri"/>
              </w:rPr>
            </w:pPr>
            <w:del w:id="2824" w:author="Administrator" w:date="2015-12-31T22:50:44Z">
              <w:r>
                <w:rPr>
                  <w:rFonts w:ascii="Calibri" w:hAnsi="Calibri" w:cs="Calibri"/>
                </w:rPr>
                <w:tab/>
              </w:r>
            </w:del>
            <w:del w:id="2825" w:author="Administrator" w:date="2015-12-31T22:50:44Z">
              <w:r>
                <w:rPr>
                  <w:rFonts w:ascii="Calibri" w:hAnsi="Calibri" w:cs="Calibri"/>
                </w:rPr>
                <w:delText>public void insert(BussinessHallPO bpo) throws RemoteException;</w:delText>
              </w:r>
            </w:del>
          </w:p>
          <w:p>
            <w:pPr>
              <w:rPr>
                <w:del w:id="2826" w:author="Administrator" w:date="2015-12-31T22:50:44Z"/>
                <w:rFonts w:ascii="Calibri" w:hAnsi="Calibri" w:cs="Calibri"/>
              </w:rPr>
            </w:pPr>
            <w:del w:id="2827" w:author="Administrator" w:date="2015-12-31T22:50:44Z">
              <w:r>
                <w:rPr>
                  <w:rFonts w:ascii="Calibri" w:hAnsi="Calibri" w:cs="Calibri"/>
                </w:rPr>
                <w:tab/>
              </w:r>
            </w:del>
          </w:p>
          <w:p>
            <w:pPr>
              <w:rPr>
                <w:del w:id="2828" w:author="Administrator" w:date="2015-12-31T22:50:44Z"/>
                <w:rFonts w:ascii="Calibri" w:hAnsi="Calibri" w:cs="Calibri"/>
              </w:rPr>
            </w:pPr>
            <w:del w:id="2829" w:author="Administrator" w:date="2015-12-31T22:50:44Z">
              <w:r>
                <w:rPr>
                  <w:rFonts w:ascii="Calibri" w:hAnsi="Calibri" w:cs="Calibri"/>
                </w:rPr>
                <w:tab/>
              </w:r>
            </w:del>
            <w:del w:id="2830" w:author="Administrator" w:date="2015-12-31T22:50:44Z">
              <w:r>
                <w:rPr>
                  <w:rFonts w:ascii="Calibri" w:hAnsi="Calibri" w:cs="Calibri"/>
                </w:rPr>
                <w:delText>/**</w:delText>
              </w:r>
            </w:del>
          </w:p>
          <w:p>
            <w:pPr>
              <w:rPr>
                <w:del w:id="2831" w:author="Administrator" w:date="2015-12-31T22:50:44Z"/>
                <w:rFonts w:ascii="Calibri" w:hAnsi="Calibri" w:cs="Calibri"/>
              </w:rPr>
            </w:pPr>
            <w:del w:id="2832" w:author="Administrator" w:date="2015-12-31T22:50:44Z">
              <w:r>
                <w:rPr>
                  <w:rFonts w:ascii="Calibri" w:hAnsi="Calibri" w:cs="Calibri"/>
                </w:rPr>
                <w:tab/>
              </w:r>
            </w:del>
            <w:del w:id="2833" w:author="Administrator" w:date="2015-12-31T22:50:44Z">
              <w:r>
                <w:rPr>
                  <w:rFonts w:ascii="Calibri" w:hAnsi="Calibri" w:cs="Calibri"/>
                </w:rPr>
                <w:delText xml:space="preserve"> * </w:delText>
              </w:r>
            </w:del>
            <w:del w:id="2834" w:author="Administrator" w:date="2015-12-31T22:50:44Z">
              <w:r>
                <w:rPr>
                  <w:rFonts w:hint="eastAsia" w:ascii="Calibri" w:hAnsi="Calibri" w:cs="宋体"/>
                </w:rPr>
                <w:delText>在数据库中增加一个</w:delText>
              </w:r>
            </w:del>
            <w:del w:id="2835" w:author="Administrator" w:date="2015-12-31T22:50:44Z">
              <w:r>
                <w:rPr>
                  <w:rFonts w:ascii="Calibri" w:hAnsi="Calibri" w:cs="Calibri"/>
                </w:rPr>
                <w:delText>DriverPO</w:delText>
              </w:r>
            </w:del>
            <w:del w:id="2836" w:author="Administrator" w:date="2015-12-31T22:50:44Z">
              <w:r>
                <w:rPr>
                  <w:rFonts w:hint="eastAsia" w:ascii="Calibri" w:hAnsi="Calibri" w:cs="宋体"/>
                </w:rPr>
                <w:delText>记录</w:delText>
              </w:r>
            </w:del>
          </w:p>
          <w:p>
            <w:pPr>
              <w:rPr>
                <w:del w:id="2837" w:author="Administrator" w:date="2015-12-31T22:50:44Z"/>
                <w:rFonts w:ascii="Calibri" w:hAnsi="Calibri" w:cs="Calibri"/>
              </w:rPr>
            </w:pPr>
            <w:del w:id="2838" w:author="Administrator" w:date="2015-12-31T22:50:44Z">
              <w:r>
                <w:rPr>
                  <w:rFonts w:ascii="Calibri" w:hAnsi="Calibri" w:cs="Calibri"/>
                </w:rPr>
                <w:tab/>
              </w:r>
            </w:del>
            <w:del w:id="2839" w:author="Administrator" w:date="2015-12-31T22:50:44Z">
              <w:r>
                <w:rPr>
                  <w:rFonts w:ascii="Calibri" w:hAnsi="Calibri" w:cs="Calibri"/>
                </w:rPr>
                <w:delText xml:space="preserve"> * @param dpo</w:delText>
              </w:r>
            </w:del>
          </w:p>
          <w:p>
            <w:pPr>
              <w:rPr>
                <w:del w:id="2840" w:author="Administrator" w:date="2015-12-31T22:50:44Z"/>
                <w:rFonts w:ascii="Calibri" w:hAnsi="Calibri" w:cs="Calibri"/>
              </w:rPr>
            </w:pPr>
            <w:del w:id="2841" w:author="Administrator" w:date="2015-12-31T22:50:44Z">
              <w:r>
                <w:rPr>
                  <w:rFonts w:ascii="Calibri" w:hAnsi="Calibri" w:cs="Calibri"/>
                </w:rPr>
                <w:tab/>
              </w:r>
            </w:del>
            <w:del w:id="2842" w:author="Administrator" w:date="2015-12-31T22:50:44Z">
              <w:r>
                <w:rPr>
                  <w:rFonts w:ascii="Calibri" w:hAnsi="Calibri" w:cs="Calibri"/>
                </w:rPr>
                <w:delText xml:space="preserve"> * @throws RemoteException</w:delText>
              </w:r>
            </w:del>
          </w:p>
          <w:p>
            <w:pPr>
              <w:rPr>
                <w:del w:id="2843" w:author="Administrator" w:date="2015-12-31T22:50:44Z"/>
                <w:rFonts w:ascii="Calibri" w:hAnsi="Calibri" w:cs="Calibri"/>
              </w:rPr>
            </w:pPr>
            <w:del w:id="2844" w:author="Administrator" w:date="2015-12-31T22:50:44Z">
              <w:r>
                <w:rPr>
                  <w:rFonts w:ascii="Calibri" w:hAnsi="Calibri" w:cs="Calibri"/>
                </w:rPr>
                <w:tab/>
              </w:r>
            </w:del>
            <w:del w:id="2845" w:author="Administrator" w:date="2015-12-31T22:50:44Z">
              <w:r>
                <w:rPr>
                  <w:rFonts w:ascii="Calibri" w:hAnsi="Calibri" w:cs="Calibri"/>
                </w:rPr>
                <w:delText xml:space="preserve"> */</w:delText>
              </w:r>
            </w:del>
          </w:p>
          <w:p>
            <w:pPr>
              <w:rPr>
                <w:del w:id="2846" w:author="Administrator" w:date="2015-12-31T22:50:44Z"/>
                <w:rFonts w:ascii="Calibri" w:hAnsi="Calibri" w:cs="Calibri"/>
              </w:rPr>
            </w:pPr>
            <w:del w:id="2847" w:author="Administrator" w:date="2015-12-31T22:50:44Z">
              <w:r>
                <w:rPr>
                  <w:rFonts w:ascii="Calibri" w:hAnsi="Calibri" w:cs="Calibri"/>
                </w:rPr>
                <w:tab/>
              </w:r>
            </w:del>
            <w:del w:id="2848" w:author="Administrator" w:date="2015-12-31T22:50:44Z">
              <w:r>
                <w:rPr>
                  <w:rFonts w:ascii="Calibri" w:hAnsi="Calibri" w:cs="Calibri"/>
                </w:rPr>
                <w:delText>public void insert(DriverPO dpo) throws RemoteException;</w:delText>
              </w:r>
            </w:del>
          </w:p>
          <w:p>
            <w:pPr>
              <w:rPr>
                <w:del w:id="2849" w:author="Administrator" w:date="2015-12-31T22:50:44Z"/>
                <w:rFonts w:ascii="Calibri" w:hAnsi="Calibri" w:cs="Calibri"/>
              </w:rPr>
            </w:pPr>
            <w:del w:id="2850" w:author="Administrator" w:date="2015-12-31T22:50:44Z">
              <w:r>
                <w:rPr>
                  <w:rFonts w:ascii="Calibri" w:hAnsi="Calibri" w:cs="Calibri"/>
                </w:rPr>
                <w:tab/>
              </w:r>
            </w:del>
          </w:p>
          <w:p>
            <w:pPr>
              <w:rPr>
                <w:del w:id="2851" w:author="Administrator" w:date="2015-12-31T22:50:44Z"/>
                <w:rFonts w:ascii="Calibri" w:hAnsi="Calibri" w:cs="Calibri"/>
              </w:rPr>
            </w:pPr>
            <w:del w:id="2852" w:author="Administrator" w:date="2015-12-31T22:50:44Z">
              <w:r>
                <w:rPr>
                  <w:rFonts w:ascii="Calibri" w:hAnsi="Calibri" w:cs="Calibri"/>
                </w:rPr>
                <w:tab/>
              </w:r>
            </w:del>
            <w:del w:id="2853" w:author="Administrator" w:date="2015-12-31T22:50:44Z">
              <w:r>
                <w:rPr>
                  <w:rFonts w:ascii="Calibri" w:hAnsi="Calibri" w:cs="Calibri"/>
                </w:rPr>
                <w:delText>/**</w:delText>
              </w:r>
            </w:del>
          </w:p>
          <w:p>
            <w:pPr>
              <w:rPr>
                <w:del w:id="2854" w:author="Administrator" w:date="2015-12-31T22:50:44Z"/>
                <w:rFonts w:ascii="Calibri" w:hAnsi="Calibri" w:cs="Calibri"/>
              </w:rPr>
            </w:pPr>
            <w:del w:id="2855" w:author="Administrator" w:date="2015-12-31T22:50:44Z">
              <w:r>
                <w:rPr>
                  <w:rFonts w:ascii="Calibri" w:hAnsi="Calibri" w:cs="Calibri"/>
                </w:rPr>
                <w:tab/>
              </w:r>
            </w:del>
            <w:del w:id="2856" w:author="Administrator" w:date="2015-12-31T22:50:44Z">
              <w:r>
                <w:rPr>
                  <w:rFonts w:ascii="Calibri" w:hAnsi="Calibri" w:cs="Calibri"/>
                </w:rPr>
                <w:delText xml:space="preserve"> * </w:delText>
              </w:r>
            </w:del>
            <w:del w:id="2857" w:author="Administrator" w:date="2015-12-31T22:50:44Z">
              <w:r>
                <w:rPr>
                  <w:rFonts w:hint="eastAsia" w:ascii="Calibri" w:hAnsi="Calibri" w:cs="宋体"/>
                </w:rPr>
                <w:delText>在数据库中增加一个</w:delText>
              </w:r>
            </w:del>
            <w:del w:id="2858" w:author="Administrator" w:date="2015-12-31T22:50:44Z">
              <w:r>
                <w:rPr>
                  <w:rFonts w:ascii="Calibri" w:hAnsi="Calibri" w:cs="Calibri"/>
                </w:rPr>
                <w:delText>TruckPO</w:delText>
              </w:r>
            </w:del>
            <w:del w:id="2859" w:author="Administrator" w:date="2015-12-31T22:50:44Z">
              <w:r>
                <w:rPr>
                  <w:rFonts w:hint="eastAsia" w:ascii="Calibri" w:hAnsi="Calibri" w:cs="宋体"/>
                </w:rPr>
                <w:delText>记录</w:delText>
              </w:r>
            </w:del>
          </w:p>
          <w:p>
            <w:pPr>
              <w:rPr>
                <w:del w:id="2860" w:author="Administrator" w:date="2015-12-31T22:50:44Z"/>
                <w:rFonts w:ascii="Calibri" w:hAnsi="Calibri" w:cs="Calibri"/>
              </w:rPr>
            </w:pPr>
            <w:del w:id="2861" w:author="Administrator" w:date="2015-12-31T22:50:44Z">
              <w:r>
                <w:rPr>
                  <w:rFonts w:ascii="Calibri" w:hAnsi="Calibri" w:cs="Calibri"/>
                </w:rPr>
                <w:tab/>
              </w:r>
            </w:del>
            <w:del w:id="2862" w:author="Administrator" w:date="2015-12-31T22:50:44Z">
              <w:r>
                <w:rPr>
                  <w:rFonts w:ascii="Calibri" w:hAnsi="Calibri" w:cs="Calibri"/>
                </w:rPr>
                <w:delText xml:space="preserve"> * @param tpo</w:delText>
              </w:r>
            </w:del>
          </w:p>
          <w:p>
            <w:pPr>
              <w:rPr>
                <w:del w:id="2863" w:author="Administrator" w:date="2015-12-31T22:50:44Z"/>
                <w:rFonts w:ascii="Calibri" w:hAnsi="Calibri" w:cs="Calibri"/>
              </w:rPr>
            </w:pPr>
            <w:del w:id="2864" w:author="Administrator" w:date="2015-12-31T22:50:44Z">
              <w:r>
                <w:rPr>
                  <w:rFonts w:ascii="Calibri" w:hAnsi="Calibri" w:cs="Calibri"/>
                </w:rPr>
                <w:tab/>
              </w:r>
            </w:del>
            <w:del w:id="2865" w:author="Administrator" w:date="2015-12-31T22:50:44Z">
              <w:r>
                <w:rPr>
                  <w:rFonts w:ascii="Calibri" w:hAnsi="Calibri" w:cs="Calibri"/>
                </w:rPr>
                <w:delText xml:space="preserve"> * @throws RemoteException</w:delText>
              </w:r>
            </w:del>
          </w:p>
          <w:p>
            <w:pPr>
              <w:rPr>
                <w:del w:id="2866" w:author="Administrator" w:date="2015-12-31T22:50:44Z"/>
                <w:rFonts w:ascii="Calibri" w:hAnsi="Calibri" w:cs="Calibri"/>
              </w:rPr>
            </w:pPr>
            <w:del w:id="2867" w:author="Administrator" w:date="2015-12-31T22:50:44Z">
              <w:r>
                <w:rPr>
                  <w:rFonts w:ascii="Calibri" w:hAnsi="Calibri" w:cs="Calibri"/>
                </w:rPr>
                <w:tab/>
              </w:r>
            </w:del>
            <w:del w:id="2868" w:author="Administrator" w:date="2015-12-31T22:50:44Z">
              <w:r>
                <w:rPr>
                  <w:rFonts w:ascii="Calibri" w:hAnsi="Calibri" w:cs="Calibri"/>
                </w:rPr>
                <w:delText xml:space="preserve"> */</w:delText>
              </w:r>
            </w:del>
          </w:p>
          <w:p>
            <w:pPr>
              <w:rPr>
                <w:del w:id="2869" w:author="Administrator" w:date="2015-12-31T22:50:44Z"/>
                <w:rFonts w:ascii="Calibri" w:hAnsi="Calibri" w:cs="Calibri"/>
              </w:rPr>
            </w:pPr>
            <w:del w:id="2870" w:author="Administrator" w:date="2015-12-31T22:50:44Z">
              <w:r>
                <w:rPr>
                  <w:rFonts w:ascii="Calibri" w:hAnsi="Calibri" w:cs="Calibri"/>
                </w:rPr>
                <w:tab/>
              </w:r>
            </w:del>
            <w:del w:id="2871" w:author="Administrator" w:date="2015-12-31T22:50:44Z">
              <w:r>
                <w:rPr>
                  <w:rFonts w:ascii="Calibri" w:hAnsi="Calibri" w:cs="Calibri"/>
                </w:rPr>
                <w:delText>public void insert(TruckPO tpo) throws RemoteException;</w:delText>
              </w:r>
            </w:del>
          </w:p>
          <w:p>
            <w:pPr>
              <w:rPr>
                <w:del w:id="2872" w:author="Administrator" w:date="2015-12-31T22:50:44Z"/>
                <w:rFonts w:ascii="Calibri" w:hAnsi="Calibri" w:cs="Calibri"/>
              </w:rPr>
            </w:pPr>
            <w:del w:id="2873" w:author="Administrator" w:date="2015-12-31T22:50:44Z">
              <w:r>
                <w:rPr>
                  <w:rFonts w:ascii="Calibri" w:hAnsi="Calibri" w:cs="Calibri"/>
                </w:rPr>
                <w:tab/>
              </w:r>
            </w:del>
          </w:p>
          <w:p>
            <w:pPr>
              <w:rPr>
                <w:del w:id="2874" w:author="Administrator" w:date="2015-12-31T22:50:44Z"/>
                <w:rFonts w:ascii="Calibri" w:hAnsi="Calibri" w:cs="Calibri"/>
              </w:rPr>
            </w:pPr>
            <w:del w:id="2875" w:author="Administrator" w:date="2015-12-31T22:50:44Z">
              <w:r>
                <w:rPr>
                  <w:rFonts w:ascii="Calibri" w:hAnsi="Calibri" w:cs="Calibri"/>
                </w:rPr>
                <w:tab/>
              </w:r>
            </w:del>
            <w:del w:id="2876" w:author="Administrator" w:date="2015-12-31T22:50:44Z">
              <w:r>
                <w:rPr>
                  <w:rFonts w:ascii="Calibri" w:hAnsi="Calibri" w:cs="Calibri"/>
                </w:rPr>
                <w:delText>/**</w:delText>
              </w:r>
            </w:del>
          </w:p>
          <w:p>
            <w:pPr>
              <w:rPr>
                <w:del w:id="2877" w:author="Administrator" w:date="2015-12-31T22:50:44Z"/>
                <w:rFonts w:ascii="Calibri" w:hAnsi="Calibri" w:cs="Calibri"/>
              </w:rPr>
            </w:pPr>
            <w:del w:id="2878" w:author="Administrator" w:date="2015-12-31T22:50:44Z">
              <w:r>
                <w:rPr>
                  <w:rFonts w:ascii="Calibri" w:hAnsi="Calibri" w:cs="Calibri"/>
                </w:rPr>
                <w:tab/>
              </w:r>
            </w:del>
            <w:del w:id="2879" w:author="Administrator" w:date="2015-12-31T22:50:44Z">
              <w:r>
                <w:rPr>
                  <w:rFonts w:ascii="Calibri" w:hAnsi="Calibri" w:cs="Calibri"/>
                </w:rPr>
                <w:delText xml:space="preserve"> * </w:delText>
              </w:r>
            </w:del>
            <w:del w:id="2880" w:author="Administrator" w:date="2015-12-31T22:50:44Z">
              <w:r>
                <w:rPr>
                  <w:rFonts w:hint="eastAsia" w:ascii="Calibri" w:hAnsi="Calibri" w:cs="宋体"/>
                </w:rPr>
                <w:delText>更新一个</w:delText>
              </w:r>
            </w:del>
            <w:del w:id="2881" w:author="Administrator" w:date="2015-12-31T22:50:44Z">
              <w:r>
                <w:rPr>
                  <w:rFonts w:ascii="Calibri" w:hAnsi="Calibri" w:cs="Calibri"/>
                </w:rPr>
                <w:delText>TruckPO</w:delText>
              </w:r>
            </w:del>
          </w:p>
          <w:p>
            <w:pPr>
              <w:rPr>
                <w:del w:id="2882" w:author="Administrator" w:date="2015-12-31T22:50:44Z"/>
                <w:rFonts w:ascii="Calibri" w:hAnsi="Calibri" w:cs="Calibri"/>
              </w:rPr>
            </w:pPr>
            <w:del w:id="2883" w:author="Administrator" w:date="2015-12-31T22:50:44Z">
              <w:r>
                <w:rPr>
                  <w:rFonts w:ascii="Calibri" w:hAnsi="Calibri" w:cs="Calibri"/>
                </w:rPr>
                <w:tab/>
              </w:r>
            </w:del>
            <w:del w:id="2884" w:author="Administrator" w:date="2015-12-31T22:50:44Z">
              <w:r>
                <w:rPr>
                  <w:rFonts w:ascii="Calibri" w:hAnsi="Calibri" w:cs="Calibri"/>
                </w:rPr>
                <w:delText xml:space="preserve"> * @param tpo</w:delText>
              </w:r>
            </w:del>
          </w:p>
          <w:p>
            <w:pPr>
              <w:rPr>
                <w:del w:id="2885" w:author="Administrator" w:date="2015-12-31T22:50:44Z"/>
                <w:rFonts w:ascii="Calibri" w:hAnsi="Calibri" w:cs="Calibri"/>
              </w:rPr>
            </w:pPr>
            <w:del w:id="2886" w:author="Administrator" w:date="2015-12-31T22:50:44Z">
              <w:r>
                <w:rPr>
                  <w:rFonts w:ascii="Calibri" w:hAnsi="Calibri" w:cs="Calibri"/>
                </w:rPr>
                <w:tab/>
              </w:r>
            </w:del>
            <w:del w:id="2887" w:author="Administrator" w:date="2015-12-31T22:50:44Z">
              <w:r>
                <w:rPr>
                  <w:rFonts w:ascii="Calibri" w:hAnsi="Calibri" w:cs="Calibri"/>
                </w:rPr>
                <w:delText xml:space="preserve"> * @throws RemoteException</w:delText>
              </w:r>
            </w:del>
          </w:p>
          <w:p>
            <w:pPr>
              <w:rPr>
                <w:del w:id="2888" w:author="Administrator" w:date="2015-12-31T22:50:44Z"/>
                <w:rFonts w:ascii="Calibri" w:hAnsi="Calibri" w:cs="Calibri"/>
              </w:rPr>
            </w:pPr>
            <w:del w:id="2889" w:author="Administrator" w:date="2015-12-31T22:50:44Z">
              <w:r>
                <w:rPr>
                  <w:rFonts w:ascii="Calibri" w:hAnsi="Calibri" w:cs="Calibri"/>
                </w:rPr>
                <w:tab/>
              </w:r>
            </w:del>
            <w:del w:id="2890" w:author="Administrator" w:date="2015-12-31T22:50:44Z">
              <w:r>
                <w:rPr>
                  <w:rFonts w:ascii="Calibri" w:hAnsi="Calibri" w:cs="Calibri"/>
                </w:rPr>
                <w:delText xml:space="preserve"> */</w:delText>
              </w:r>
            </w:del>
          </w:p>
          <w:p>
            <w:pPr>
              <w:rPr>
                <w:del w:id="2891" w:author="Administrator" w:date="2015-12-31T22:50:44Z"/>
                <w:rFonts w:ascii="Calibri" w:hAnsi="Calibri" w:cs="Calibri"/>
              </w:rPr>
            </w:pPr>
            <w:del w:id="2892" w:author="Administrator" w:date="2015-12-31T22:50:44Z">
              <w:r>
                <w:rPr>
                  <w:rFonts w:ascii="Calibri" w:hAnsi="Calibri" w:cs="Calibri"/>
                </w:rPr>
                <w:tab/>
              </w:r>
            </w:del>
            <w:del w:id="2893" w:author="Administrator" w:date="2015-12-31T22:50:44Z">
              <w:r>
                <w:rPr>
                  <w:rFonts w:ascii="Calibri" w:hAnsi="Calibri" w:cs="Calibri"/>
                </w:rPr>
                <w:delText>public void update(TruckPO tpo) throws RemoteException;</w:delText>
              </w:r>
            </w:del>
          </w:p>
          <w:p>
            <w:pPr>
              <w:rPr>
                <w:del w:id="2894" w:author="Administrator" w:date="2015-12-31T22:50:44Z"/>
                <w:rFonts w:ascii="Calibri" w:hAnsi="Calibri" w:cs="Calibri"/>
              </w:rPr>
            </w:pPr>
            <w:del w:id="2895" w:author="Administrator" w:date="2015-12-31T22:50:44Z">
              <w:r>
                <w:rPr>
                  <w:rFonts w:ascii="Calibri" w:hAnsi="Calibri" w:cs="Calibri"/>
                </w:rPr>
                <w:tab/>
              </w:r>
            </w:del>
          </w:p>
          <w:p>
            <w:pPr>
              <w:rPr>
                <w:del w:id="2896" w:author="Administrator" w:date="2015-12-31T22:50:44Z"/>
                <w:rFonts w:ascii="Calibri" w:hAnsi="Calibri" w:cs="Calibri"/>
              </w:rPr>
            </w:pPr>
            <w:del w:id="2897" w:author="Administrator" w:date="2015-12-31T22:50:44Z">
              <w:r>
                <w:rPr>
                  <w:rFonts w:ascii="Calibri" w:hAnsi="Calibri" w:cs="Calibri"/>
                </w:rPr>
                <w:tab/>
              </w:r>
            </w:del>
            <w:del w:id="2898" w:author="Administrator" w:date="2015-12-31T22:50:44Z">
              <w:r>
                <w:rPr>
                  <w:rFonts w:ascii="Calibri" w:hAnsi="Calibri" w:cs="Calibri"/>
                </w:rPr>
                <w:delText>/**</w:delText>
              </w:r>
            </w:del>
          </w:p>
          <w:p>
            <w:pPr>
              <w:rPr>
                <w:del w:id="2899" w:author="Administrator" w:date="2015-12-31T22:50:44Z"/>
                <w:rFonts w:ascii="Calibri" w:hAnsi="Calibri" w:cs="Calibri"/>
              </w:rPr>
            </w:pPr>
            <w:del w:id="2900" w:author="Administrator" w:date="2015-12-31T22:50:44Z">
              <w:r>
                <w:rPr>
                  <w:rFonts w:ascii="Calibri" w:hAnsi="Calibri" w:cs="Calibri"/>
                </w:rPr>
                <w:tab/>
              </w:r>
            </w:del>
            <w:del w:id="2901" w:author="Administrator" w:date="2015-12-31T22:50:44Z">
              <w:r>
                <w:rPr>
                  <w:rFonts w:ascii="Calibri" w:hAnsi="Calibri" w:cs="Calibri"/>
                </w:rPr>
                <w:delText xml:space="preserve"> * </w:delText>
              </w:r>
            </w:del>
            <w:del w:id="2902" w:author="Administrator" w:date="2015-12-31T22:50:44Z">
              <w:r>
                <w:rPr>
                  <w:rFonts w:hint="eastAsia" w:ascii="Calibri" w:hAnsi="Calibri" w:cs="宋体"/>
                </w:rPr>
                <w:delText>更新一个</w:delText>
              </w:r>
            </w:del>
            <w:del w:id="2903" w:author="Administrator" w:date="2015-12-31T22:50:44Z">
              <w:r>
                <w:rPr>
                  <w:rFonts w:ascii="Calibri" w:hAnsi="Calibri" w:cs="Calibri"/>
                </w:rPr>
                <w:delText>DriverPO</w:delText>
              </w:r>
            </w:del>
          </w:p>
          <w:p>
            <w:pPr>
              <w:rPr>
                <w:del w:id="2904" w:author="Administrator" w:date="2015-12-31T22:50:44Z"/>
                <w:rFonts w:ascii="Calibri" w:hAnsi="Calibri" w:cs="Calibri"/>
              </w:rPr>
            </w:pPr>
            <w:del w:id="2905" w:author="Administrator" w:date="2015-12-31T22:50:44Z">
              <w:r>
                <w:rPr>
                  <w:rFonts w:ascii="Calibri" w:hAnsi="Calibri" w:cs="Calibri"/>
                </w:rPr>
                <w:tab/>
              </w:r>
            </w:del>
            <w:del w:id="2906" w:author="Administrator" w:date="2015-12-31T22:50:44Z">
              <w:r>
                <w:rPr>
                  <w:rFonts w:ascii="Calibri" w:hAnsi="Calibri" w:cs="Calibri"/>
                </w:rPr>
                <w:delText xml:space="preserve"> * @param dpo</w:delText>
              </w:r>
            </w:del>
          </w:p>
          <w:p>
            <w:pPr>
              <w:rPr>
                <w:del w:id="2907" w:author="Administrator" w:date="2015-12-31T22:50:44Z"/>
                <w:rFonts w:ascii="Calibri" w:hAnsi="Calibri" w:cs="Calibri"/>
              </w:rPr>
            </w:pPr>
            <w:del w:id="2908" w:author="Administrator" w:date="2015-12-31T22:50:44Z">
              <w:r>
                <w:rPr>
                  <w:rFonts w:ascii="Calibri" w:hAnsi="Calibri" w:cs="Calibri"/>
                </w:rPr>
                <w:tab/>
              </w:r>
            </w:del>
            <w:del w:id="2909" w:author="Administrator" w:date="2015-12-31T22:50:44Z">
              <w:r>
                <w:rPr>
                  <w:rFonts w:ascii="Calibri" w:hAnsi="Calibri" w:cs="Calibri"/>
                </w:rPr>
                <w:delText xml:space="preserve"> * @throws RemoteException</w:delText>
              </w:r>
            </w:del>
          </w:p>
          <w:p>
            <w:pPr>
              <w:rPr>
                <w:del w:id="2910" w:author="Administrator" w:date="2015-12-31T22:50:44Z"/>
                <w:rFonts w:ascii="Calibri" w:hAnsi="Calibri" w:cs="Calibri"/>
              </w:rPr>
            </w:pPr>
            <w:del w:id="2911" w:author="Administrator" w:date="2015-12-31T22:50:44Z">
              <w:r>
                <w:rPr>
                  <w:rFonts w:ascii="Calibri" w:hAnsi="Calibri" w:cs="Calibri"/>
                </w:rPr>
                <w:tab/>
              </w:r>
            </w:del>
            <w:del w:id="2912" w:author="Administrator" w:date="2015-12-31T22:50:44Z">
              <w:r>
                <w:rPr>
                  <w:rFonts w:ascii="Calibri" w:hAnsi="Calibri" w:cs="Calibri"/>
                </w:rPr>
                <w:delText xml:space="preserve"> */</w:delText>
              </w:r>
            </w:del>
          </w:p>
          <w:p>
            <w:pPr>
              <w:rPr>
                <w:del w:id="2913" w:author="Administrator" w:date="2015-12-31T22:50:44Z"/>
                <w:rFonts w:ascii="Calibri" w:hAnsi="Calibri" w:cs="Calibri"/>
              </w:rPr>
            </w:pPr>
            <w:del w:id="2914" w:author="Administrator" w:date="2015-12-31T22:50:44Z">
              <w:r>
                <w:rPr>
                  <w:rFonts w:ascii="Calibri" w:hAnsi="Calibri" w:cs="Calibri"/>
                </w:rPr>
                <w:tab/>
              </w:r>
            </w:del>
            <w:del w:id="2915" w:author="Administrator" w:date="2015-12-31T22:50:44Z">
              <w:r>
                <w:rPr>
                  <w:rFonts w:ascii="Calibri" w:hAnsi="Calibri" w:cs="Calibri"/>
                </w:rPr>
                <w:delText>public void update(DriverPO dpo) throws RemoteException;</w:delText>
              </w:r>
            </w:del>
          </w:p>
          <w:p>
            <w:pPr>
              <w:rPr>
                <w:del w:id="2916" w:author="Administrator" w:date="2015-12-31T22:50:44Z"/>
                <w:rFonts w:ascii="Calibri" w:hAnsi="Calibri" w:cs="Calibri"/>
              </w:rPr>
            </w:pPr>
            <w:del w:id="2917" w:author="Administrator" w:date="2015-12-31T22:50:44Z">
              <w:r>
                <w:rPr>
                  <w:rFonts w:ascii="Calibri" w:hAnsi="Calibri" w:cs="Calibri"/>
                </w:rPr>
                <w:tab/>
              </w:r>
            </w:del>
          </w:p>
          <w:p>
            <w:pPr>
              <w:rPr>
                <w:del w:id="2918" w:author="Administrator" w:date="2015-12-31T22:50:44Z"/>
                <w:rFonts w:ascii="Calibri" w:hAnsi="Calibri" w:cs="Calibri"/>
              </w:rPr>
            </w:pPr>
            <w:del w:id="2919" w:author="Administrator" w:date="2015-12-31T22:50:44Z">
              <w:r>
                <w:rPr>
                  <w:rFonts w:ascii="Calibri" w:hAnsi="Calibri" w:cs="Calibri"/>
                </w:rPr>
                <w:tab/>
              </w:r>
            </w:del>
            <w:del w:id="2920" w:author="Administrator" w:date="2015-12-31T22:50:44Z">
              <w:r>
                <w:rPr>
                  <w:rFonts w:ascii="Calibri" w:hAnsi="Calibri" w:cs="Calibri"/>
                </w:rPr>
                <w:delText>/**</w:delText>
              </w:r>
            </w:del>
          </w:p>
          <w:p>
            <w:pPr>
              <w:rPr>
                <w:del w:id="2921" w:author="Administrator" w:date="2015-12-31T22:50:44Z"/>
                <w:rFonts w:ascii="Calibri" w:hAnsi="Calibri" w:cs="Calibri"/>
              </w:rPr>
            </w:pPr>
            <w:del w:id="2922" w:author="Administrator" w:date="2015-12-31T22:50:44Z">
              <w:r>
                <w:rPr>
                  <w:rFonts w:ascii="Calibri" w:hAnsi="Calibri" w:cs="Calibri"/>
                </w:rPr>
                <w:tab/>
              </w:r>
            </w:del>
            <w:del w:id="2923" w:author="Administrator" w:date="2015-12-31T22:50:44Z">
              <w:r>
                <w:rPr>
                  <w:rFonts w:ascii="Calibri" w:hAnsi="Calibri" w:cs="Calibri"/>
                </w:rPr>
                <w:delText xml:space="preserve"> * </w:delText>
              </w:r>
            </w:del>
            <w:del w:id="2924" w:author="Administrator" w:date="2015-12-31T22:50:44Z">
              <w:r>
                <w:rPr>
                  <w:rFonts w:hint="eastAsia" w:ascii="Calibri" w:hAnsi="Calibri" w:cs="宋体"/>
                </w:rPr>
                <w:delText>删除一个</w:delText>
              </w:r>
            </w:del>
            <w:del w:id="2925" w:author="Administrator" w:date="2015-12-31T22:50:44Z">
              <w:r>
                <w:rPr>
                  <w:rFonts w:ascii="Calibri" w:hAnsi="Calibri" w:cs="Calibri"/>
                </w:rPr>
                <w:delText>TruckPO</w:delText>
              </w:r>
            </w:del>
          </w:p>
          <w:p>
            <w:pPr>
              <w:rPr>
                <w:del w:id="2926" w:author="Administrator" w:date="2015-12-31T22:50:44Z"/>
                <w:rFonts w:ascii="Calibri" w:hAnsi="Calibri" w:cs="Calibri"/>
              </w:rPr>
            </w:pPr>
            <w:del w:id="2927" w:author="Administrator" w:date="2015-12-31T22:50:44Z">
              <w:r>
                <w:rPr>
                  <w:rFonts w:ascii="Calibri" w:hAnsi="Calibri" w:cs="Calibri"/>
                </w:rPr>
                <w:tab/>
              </w:r>
            </w:del>
            <w:del w:id="2928" w:author="Administrator" w:date="2015-12-31T22:50:44Z">
              <w:r>
                <w:rPr>
                  <w:rFonts w:ascii="Calibri" w:hAnsi="Calibri" w:cs="Calibri"/>
                </w:rPr>
                <w:delText xml:space="preserve"> * @param id</w:delText>
              </w:r>
            </w:del>
          </w:p>
          <w:p>
            <w:pPr>
              <w:rPr>
                <w:del w:id="2929" w:author="Administrator" w:date="2015-12-31T22:50:44Z"/>
                <w:rFonts w:ascii="Calibri" w:hAnsi="Calibri" w:cs="Calibri"/>
              </w:rPr>
            </w:pPr>
            <w:del w:id="2930" w:author="Administrator" w:date="2015-12-31T22:50:44Z">
              <w:r>
                <w:rPr>
                  <w:rFonts w:ascii="Calibri" w:hAnsi="Calibri" w:cs="Calibri"/>
                </w:rPr>
                <w:tab/>
              </w:r>
            </w:del>
            <w:del w:id="2931" w:author="Administrator" w:date="2015-12-31T22:50:44Z">
              <w:r>
                <w:rPr>
                  <w:rFonts w:ascii="Calibri" w:hAnsi="Calibri" w:cs="Calibri"/>
                </w:rPr>
                <w:delText xml:space="preserve"> * @throws RemoteException</w:delText>
              </w:r>
            </w:del>
          </w:p>
          <w:p>
            <w:pPr>
              <w:rPr>
                <w:del w:id="2932" w:author="Administrator" w:date="2015-12-31T22:50:44Z"/>
                <w:rFonts w:ascii="Calibri" w:hAnsi="Calibri" w:cs="Calibri"/>
              </w:rPr>
            </w:pPr>
            <w:del w:id="2933" w:author="Administrator" w:date="2015-12-31T22:50:44Z">
              <w:r>
                <w:rPr>
                  <w:rFonts w:ascii="Calibri" w:hAnsi="Calibri" w:cs="Calibri"/>
                </w:rPr>
                <w:tab/>
              </w:r>
            </w:del>
            <w:del w:id="2934" w:author="Administrator" w:date="2015-12-31T22:50:44Z">
              <w:r>
                <w:rPr>
                  <w:rFonts w:ascii="Calibri" w:hAnsi="Calibri" w:cs="Calibri"/>
                </w:rPr>
                <w:delText xml:space="preserve"> */</w:delText>
              </w:r>
            </w:del>
          </w:p>
          <w:p>
            <w:pPr>
              <w:rPr>
                <w:del w:id="2935" w:author="Administrator" w:date="2015-12-31T22:50:44Z"/>
                <w:rFonts w:ascii="Calibri" w:hAnsi="Calibri" w:cs="Calibri"/>
              </w:rPr>
            </w:pPr>
            <w:del w:id="2936" w:author="Administrator" w:date="2015-12-31T22:50:44Z">
              <w:r>
                <w:rPr>
                  <w:rFonts w:ascii="Calibri" w:hAnsi="Calibri" w:cs="Calibri"/>
                </w:rPr>
                <w:tab/>
              </w:r>
            </w:del>
            <w:del w:id="2937" w:author="Administrator" w:date="2015-12-31T22:50:44Z">
              <w:r>
                <w:rPr>
                  <w:rFonts w:ascii="Calibri" w:hAnsi="Calibri" w:cs="Calibri"/>
                </w:rPr>
                <w:delText>public void deleteTruckPO(long id) throws RemoteException;</w:delText>
              </w:r>
            </w:del>
          </w:p>
          <w:p>
            <w:pPr>
              <w:rPr>
                <w:del w:id="2938" w:author="Administrator" w:date="2015-12-31T22:50:44Z"/>
                <w:rFonts w:ascii="Calibri" w:hAnsi="Calibri" w:cs="Calibri"/>
              </w:rPr>
            </w:pPr>
            <w:del w:id="2939" w:author="Administrator" w:date="2015-12-31T22:50:44Z">
              <w:r>
                <w:rPr>
                  <w:rFonts w:ascii="Calibri" w:hAnsi="Calibri" w:cs="Calibri"/>
                </w:rPr>
                <w:tab/>
              </w:r>
            </w:del>
          </w:p>
          <w:p>
            <w:pPr>
              <w:rPr>
                <w:del w:id="2940" w:author="Administrator" w:date="2015-12-31T22:50:44Z"/>
                <w:rFonts w:ascii="Calibri" w:hAnsi="Calibri" w:cs="Calibri"/>
              </w:rPr>
            </w:pPr>
            <w:del w:id="2941" w:author="Administrator" w:date="2015-12-31T22:50:44Z">
              <w:r>
                <w:rPr>
                  <w:rFonts w:ascii="Calibri" w:hAnsi="Calibri" w:cs="Calibri"/>
                </w:rPr>
                <w:tab/>
              </w:r>
            </w:del>
            <w:del w:id="2942" w:author="Administrator" w:date="2015-12-31T22:50:44Z">
              <w:r>
                <w:rPr>
                  <w:rFonts w:ascii="Calibri" w:hAnsi="Calibri" w:cs="Calibri"/>
                </w:rPr>
                <w:delText>/**</w:delText>
              </w:r>
            </w:del>
          </w:p>
          <w:p>
            <w:pPr>
              <w:rPr>
                <w:del w:id="2943" w:author="Administrator" w:date="2015-12-31T22:50:44Z"/>
                <w:rFonts w:ascii="Calibri" w:hAnsi="Calibri" w:cs="Calibri"/>
              </w:rPr>
            </w:pPr>
            <w:del w:id="2944" w:author="Administrator" w:date="2015-12-31T22:50:44Z">
              <w:r>
                <w:rPr>
                  <w:rFonts w:ascii="Calibri" w:hAnsi="Calibri" w:cs="Calibri"/>
                </w:rPr>
                <w:tab/>
              </w:r>
            </w:del>
            <w:del w:id="2945" w:author="Administrator" w:date="2015-12-31T22:50:44Z">
              <w:r>
                <w:rPr>
                  <w:rFonts w:ascii="Calibri" w:hAnsi="Calibri" w:cs="Calibri"/>
                </w:rPr>
                <w:delText xml:space="preserve"> * </w:delText>
              </w:r>
            </w:del>
            <w:del w:id="2946" w:author="Administrator" w:date="2015-12-31T22:50:44Z">
              <w:r>
                <w:rPr>
                  <w:rFonts w:hint="eastAsia" w:ascii="Calibri" w:hAnsi="Calibri" w:cs="宋体"/>
                </w:rPr>
                <w:delText>删除一个</w:delText>
              </w:r>
            </w:del>
            <w:del w:id="2947" w:author="Administrator" w:date="2015-12-31T22:50:44Z">
              <w:r>
                <w:rPr>
                  <w:rFonts w:ascii="Calibri" w:hAnsi="Calibri" w:cs="Calibri"/>
                </w:rPr>
                <w:delText>DriverPO</w:delText>
              </w:r>
            </w:del>
          </w:p>
          <w:p>
            <w:pPr>
              <w:rPr>
                <w:del w:id="2948" w:author="Administrator" w:date="2015-12-31T22:50:44Z"/>
                <w:rFonts w:ascii="Calibri" w:hAnsi="Calibri" w:cs="Calibri"/>
              </w:rPr>
            </w:pPr>
            <w:del w:id="2949" w:author="Administrator" w:date="2015-12-31T22:50:44Z">
              <w:r>
                <w:rPr>
                  <w:rFonts w:ascii="Calibri" w:hAnsi="Calibri" w:cs="Calibri"/>
                </w:rPr>
                <w:tab/>
              </w:r>
            </w:del>
            <w:del w:id="2950" w:author="Administrator" w:date="2015-12-31T22:50:44Z">
              <w:r>
                <w:rPr>
                  <w:rFonts w:ascii="Calibri" w:hAnsi="Calibri" w:cs="Calibri"/>
                </w:rPr>
                <w:delText xml:space="preserve"> * @param id</w:delText>
              </w:r>
            </w:del>
          </w:p>
          <w:p>
            <w:pPr>
              <w:rPr>
                <w:del w:id="2951" w:author="Administrator" w:date="2015-12-31T22:50:44Z"/>
                <w:rFonts w:ascii="Calibri" w:hAnsi="Calibri" w:cs="Calibri"/>
              </w:rPr>
            </w:pPr>
            <w:del w:id="2952" w:author="Administrator" w:date="2015-12-31T22:50:44Z">
              <w:r>
                <w:rPr>
                  <w:rFonts w:ascii="Calibri" w:hAnsi="Calibri" w:cs="Calibri"/>
                </w:rPr>
                <w:tab/>
              </w:r>
            </w:del>
            <w:del w:id="2953" w:author="Administrator" w:date="2015-12-31T22:50:44Z">
              <w:r>
                <w:rPr>
                  <w:rFonts w:ascii="Calibri" w:hAnsi="Calibri" w:cs="Calibri"/>
                </w:rPr>
                <w:delText xml:space="preserve"> * @throws RemoteException</w:delText>
              </w:r>
            </w:del>
          </w:p>
          <w:p>
            <w:pPr>
              <w:rPr>
                <w:del w:id="2954" w:author="Administrator" w:date="2015-12-31T22:50:44Z"/>
                <w:rFonts w:ascii="Calibri" w:hAnsi="Calibri" w:cs="Calibri"/>
              </w:rPr>
            </w:pPr>
            <w:del w:id="2955" w:author="Administrator" w:date="2015-12-31T22:50:44Z">
              <w:r>
                <w:rPr>
                  <w:rFonts w:ascii="Calibri" w:hAnsi="Calibri" w:cs="Calibri"/>
                </w:rPr>
                <w:tab/>
              </w:r>
            </w:del>
            <w:del w:id="2956" w:author="Administrator" w:date="2015-12-31T22:50:44Z">
              <w:r>
                <w:rPr>
                  <w:rFonts w:ascii="Calibri" w:hAnsi="Calibri" w:cs="Calibri"/>
                </w:rPr>
                <w:delText xml:space="preserve"> */</w:delText>
              </w:r>
            </w:del>
          </w:p>
          <w:p>
            <w:pPr>
              <w:rPr>
                <w:del w:id="2957" w:author="Administrator" w:date="2015-12-31T22:50:44Z"/>
                <w:rFonts w:ascii="Calibri" w:hAnsi="Calibri" w:cs="Calibri"/>
              </w:rPr>
            </w:pPr>
            <w:del w:id="2958" w:author="Administrator" w:date="2015-12-31T22:50:44Z">
              <w:r>
                <w:rPr>
                  <w:rFonts w:ascii="Calibri" w:hAnsi="Calibri" w:cs="Calibri"/>
                </w:rPr>
                <w:tab/>
              </w:r>
            </w:del>
            <w:del w:id="2959" w:author="Administrator" w:date="2015-12-31T22:50:44Z">
              <w:r>
                <w:rPr>
                  <w:rFonts w:ascii="Calibri" w:hAnsi="Calibri" w:cs="Calibri"/>
                </w:rPr>
                <w:delText>public void deleteDriverPO(long id) throws RemoteException;</w:delText>
              </w:r>
            </w:del>
          </w:p>
          <w:p>
            <w:pPr>
              <w:rPr>
                <w:del w:id="2960" w:author="Administrator" w:date="2015-12-31T22:50:44Z"/>
                <w:rFonts w:ascii="Calibri" w:hAnsi="Calibri" w:cs="Calibri"/>
              </w:rPr>
            </w:pPr>
            <w:del w:id="2961" w:author="Administrator" w:date="2015-12-31T22:50:44Z">
              <w:r>
                <w:rPr>
                  <w:rFonts w:ascii="Calibri" w:hAnsi="Calibri" w:cs="Calibri"/>
                </w:rPr>
                <w:tab/>
              </w:r>
            </w:del>
          </w:p>
          <w:p>
            <w:pPr>
              <w:rPr>
                <w:del w:id="2962" w:author="Administrator" w:date="2015-12-31T22:50:44Z"/>
                <w:rFonts w:ascii="Calibri" w:hAnsi="Calibri" w:cs="Calibri"/>
              </w:rPr>
            </w:pPr>
            <w:del w:id="2963" w:author="Administrator" w:date="2015-12-31T22:50:44Z">
              <w:r>
                <w:rPr>
                  <w:rFonts w:ascii="Calibri" w:hAnsi="Calibri" w:cs="Calibri"/>
                </w:rPr>
                <w:tab/>
              </w:r>
            </w:del>
            <w:del w:id="2964" w:author="Administrator" w:date="2015-12-31T22:50:44Z">
              <w:r>
                <w:rPr>
                  <w:rFonts w:ascii="Calibri" w:hAnsi="Calibri" w:cs="Calibri"/>
                </w:rPr>
                <w:delText>/**</w:delText>
              </w:r>
            </w:del>
          </w:p>
          <w:p>
            <w:pPr>
              <w:rPr>
                <w:del w:id="2965" w:author="Administrator" w:date="2015-12-31T22:50:44Z"/>
                <w:rFonts w:ascii="Calibri" w:hAnsi="Calibri" w:cs="Calibri"/>
              </w:rPr>
            </w:pPr>
            <w:del w:id="2966" w:author="Administrator" w:date="2015-12-31T22:50:44Z">
              <w:r>
                <w:rPr>
                  <w:rFonts w:ascii="Calibri" w:hAnsi="Calibri" w:cs="Calibri"/>
                </w:rPr>
                <w:tab/>
              </w:r>
            </w:del>
            <w:del w:id="2967" w:author="Administrator" w:date="2015-12-31T22:50:44Z">
              <w:r>
                <w:rPr>
                  <w:rFonts w:ascii="Calibri" w:hAnsi="Calibri" w:cs="Calibri"/>
                </w:rPr>
                <w:delText xml:space="preserve"> * </w:delText>
              </w:r>
            </w:del>
            <w:del w:id="2968" w:author="Administrator" w:date="2015-12-31T22:50:44Z">
              <w:r>
                <w:rPr>
                  <w:rFonts w:hint="eastAsia" w:ascii="Calibri" w:hAnsi="Calibri" w:cs="宋体"/>
                </w:rPr>
                <w:delText>删除一个</w:delText>
              </w:r>
            </w:del>
            <w:del w:id="2969" w:author="Administrator" w:date="2015-12-31T22:50:44Z">
              <w:r>
                <w:rPr>
                  <w:rFonts w:ascii="Calibri" w:hAnsi="Calibri" w:cs="Calibri"/>
                </w:rPr>
                <w:delText>BussinessHallPO</w:delText>
              </w:r>
            </w:del>
          </w:p>
          <w:p>
            <w:pPr>
              <w:rPr>
                <w:del w:id="2970" w:author="Administrator" w:date="2015-12-31T22:50:44Z"/>
                <w:rFonts w:ascii="Calibri" w:hAnsi="Calibri" w:cs="Calibri"/>
              </w:rPr>
            </w:pPr>
            <w:del w:id="2971" w:author="Administrator" w:date="2015-12-31T22:50:44Z">
              <w:r>
                <w:rPr>
                  <w:rFonts w:ascii="Calibri" w:hAnsi="Calibri" w:cs="Calibri"/>
                </w:rPr>
                <w:tab/>
              </w:r>
            </w:del>
            <w:del w:id="2972" w:author="Administrator" w:date="2015-12-31T22:50:44Z">
              <w:r>
                <w:rPr>
                  <w:rFonts w:ascii="Calibri" w:hAnsi="Calibri" w:cs="Calibri"/>
                </w:rPr>
                <w:delText xml:space="preserve"> * @param id</w:delText>
              </w:r>
            </w:del>
          </w:p>
          <w:p>
            <w:pPr>
              <w:rPr>
                <w:del w:id="2973" w:author="Administrator" w:date="2015-12-31T22:50:44Z"/>
                <w:rFonts w:ascii="Calibri" w:hAnsi="Calibri" w:cs="Calibri"/>
              </w:rPr>
            </w:pPr>
            <w:del w:id="2974" w:author="Administrator" w:date="2015-12-31T22:50:44Z">
              <w:r>
                <w:rPr>
                  <w:rFonts w:ascii="Calibri" w:hAnsi="Calibri" w:cs="Calibri"/>
                </w:rPr>
                <w:tab/>
              </w:r>
            </w:del>
            <w:del w:id="2975" w:author="Administrator" w:date="2015-12-31T22:50:44Z">
              <w:r>
                <w:rPr>
                  <w:rFonts w:ascii="Calibri" w:hAnsi="Calibri" w:cs="Calibri"/>
                </w:rPr>
                <w:delText xml:space="preserve"> * @throws RemoteException</w:delText>
              </w:r>
            </w:del>
          </w:p>
          <w:p>
            <w:pPr>
              <w:rPr>
                <w:del w:id="2976" w:author="Administrator" w:date="2015-12-31T22:50:44Z"/>
                <w:rFonts w:ascii="Calibri" w:hAnsi="Calibri" w:cs="Calibri"/>
              </w:rPr>
            </w:pPr>
            <w:del w:id="2977" w:author="Administrator" w:date="2015-12-31T22:50:44Z">
              <w:r>
                <w:rPr>
                  <w:rFonts w:ascii="Calibri" w:hAnsi="Calibri" w:cs="Calibri"/>
                </w:rPr>
                <w:tab/>
              </w:r>
            </w:del>
            <w:del w:id="2978" w:author="Administrator" w:date="2015-12-31T22:50:44Z">
              <w:r>
                <w:rPr>
                  <w:rFonts w:ascii="Calibri" w:hAnsi="Calibri" w:cs="Calibri"/>
                </w:rPr>
                <w:delText xml:space="preserve"> */</w:delText>
              </w:r>
            </w:del>
          </w:p>
          <w:p>
            <w:pPr>
              <w:rPr>
                <w:del w:id="2979" w:author="Administrator" w:date="2015-12-31T22:50:44Z"/>
                <w:rFonts w:ascii="Calibri" w:hAnsi="Calibri" w:cs="Calibri"/>
              </w:rPr>
            </w:pPr>
            <w:del w:id="2980" w:author="Administrator" w:date="2015-12-31T22:50:44Z">
              <w:r>
                <w:rPr>
                  <w:rFonts w:ascii="Calibri" w:hAnsi="Calibri" w:cs="Calibri"/>
                </w:rPr>
                <w:tab/>
              </w:r>
            </w:del>
            <w:del w:id="2981" w:author="Administrator" w:date="2015-12-31T22:50:44Z">
              <w:r>
                <w:rPr>
                  <w:rFonts w:ascii="Calibri" w:hAnsi="Calibri" w:cs="Calibri"/>
                </w:rPr>
                <w:delText>public void deleteBussinessHallPO(long id) throws RemoteException;</w:delText>
              </w:r>
            </w:del>
          </w:p>
          <w:p>
            <w:pPr>
              <w:rPr>
                <w:del w:id="2982" w:author="Administrator" w:date="2015-12-31T22:50:44Z"/>
                <w:rFonts w:ascii="Calibri" w:hAnsi="Calibri" w:cs="Calibri"/>
              </w:rPr>
            </w:pPr>
            <w:del w:id="2983" w:author="Administrator" w:date="2015-12-31T22:50:44Z">
              <w:r>
                <w:rPr>
                  <w:rFonts w:ascii="Calibri" w:hAnsi="Calibri" w:cs="Calibri"/>
                </w:rPr>
                <w:tab/>
              </w:r>
            </w:del>
          </w:p>
          <w:p>
            <w:pPr>
              <w:rPr>
                <w:del w:id="2984" w:author="Administrator" w:date="2015-12-31T22:50:44Z"/>
                <w:rFonts w:ascii="Calibri" w:hAnsi="Calibri" w:cs="Calibri"/>
              </w:rPr>
            </w:pPr>
            <w:del w:id="2985" w:author="Administrator" w:date="2015-12-31T22:50:44Z">
              <w:r>
                <w:rPr>
                  <w:rFonts w:ascii="Calibri" w:hAnsi="Calibri" w:cs="Calibri"/>
                </w:rPr>
                <w:tab/>
              </w:r>
            </w:del>
            <w:del w:id="2986" w:author="Administrator" w:date="2015-12-31T22:50:44Z">
              <w:r>
                <w:rPr>
                  <w:rFonts w:ascii="Calibri" w:hAnsi="Calibri" w:cs="Calibri"/>
                </w:rPr>
                <w:delText>/**</w:delText>
              </w:r>
            </w:del>
          </w:p>
          <w:p>
            <w:pPr>
              <w:rPr>
                <w:del w:id="2987" w:author="Administrator" w:date="2015-12-31T22:50:44Z"/>
                <w:rFonts w:ascii="Calibri" w:hAnsi="Calibri" w:cs="Calibri"/>
              </w:rPr>
            </w:pPr>
            <w:del w:id="2988" w:author="Administrator" w:date="2015-12-31T22:50:44Z">
              <w:r>
                <w:rPr>
                  <w:rFonts w:ascii="Calibri" w:hAnsi="Calibri" w:cs="Calibri"/>
                </w:rPr>
                <w:tab/>
              </w:r>
            </w:del>
            <w:del w:id="2989" w:author="Administrator" w:date="2015-12-31T22:50:44Z">
              <w:r>
                <w:rPr>
                  <w:rFonts w:ascii="Calibri" w:hAnsi="Calibri" w:cs="Calibri"/>
                </w:rPr>
                <w:delText xml:space="preserve"> * </w:delText>
              </w:r>
            </w:del>
            <w:del w:id="2990" w:author="Administrator" w:date="2015-12-31T22:50:44Z">
              <w:r>
                <w:rPr>
                  <w:rFonts w:hint="eastAsia" w:ascii="Calibri" w:hAnsi="Calibri" w:cs="宋体"/>
                </w:rPr>
                <w:delText>结束持久化数据库的使用</w:delText>
              </w:r>
            </w:del>
          </w:p>
          <w:p>
            <w:pPr>
              <w:rPr>
                <w:del w:id="2991" w:author="Administrator" w:date="2015-12-31T22:50:44Z"/>
                <w:rFonts w:ascii="Calibri" w:hAnsi="Calibri" w:cs="Calibri"/>
              </w:rPr>
            </w:pPr>
            <w:del w:id="2992" w:author="Administrator" w:date="2015-12-31T22:50:44Z">
              <w:r>
                <w:rPr>
                  <w:rFonts w:ascii="Calibri" w:hAnsi="Calibri" w:cs="Calibri"/>
                </w:rPr>
                <w:tab/>
              </w:r>
            </w:del>
            <w:del w:id="2993" w:author="Administrator" w:date="2015-12-31T22:50:44Z">
              <w:r>
                <w:rPr>
                  <w:rFonts w:ascii="Calibri" w:hAnsi="Calibri" w:cs="Calibri"/>
                </w:rPr>
                <w:delText xml:space="preserve"> * @throws RemoteException</w:delText>
              </w:r>
            </w:del>
          </w:p>
          <w:p>
            <w:pPr>
              <w:rPr>
                <w:del w:id="2994" w:author="Administrator" w:date="2015-12-31T22:50:44Z"/>
                <w:rFonts w:ascii="Calibri" w:hAnsi="Calibri" w:cs="Calibri"/>
              </w:rPr>
            </w:pPr>
            <w:del w:id="2995" w:author="Administrator" w:date="2015-12-31T22:50:44Z">
              <w:r>
                <w:rPr>
                  <w:rFonts w:ascii="Calibri" w:hAnsi="Calibri" w:cs="Calibri"/>
                </w:rPr>
                <w:tab/>
              </w:r>
            </w:del>
            <w:del w:id="2996" w:author="Administrator" w:date="2015-12-31T22:50:44Z">
              <w:r>
                <w:rPr>
                  <w:rFonts w:ascii="Calibri" w:hAnsi="Calibri" w:cs="Calibri"/>
                </w:rPr>
                <w:delText xml:space="preserve"> */</w:delText>
              </w:r>
            </w:del>
          </w:p>
          <w:p>
            <w:pPr>
              <w:rPr>
                <w:rFonts w:ascii="Calibri" w:hAnsi="Calibri" w:cs="Calibri"/>
              </w:rPr>
            </w:pPr>
            <w:del w:id="2997" w:author="Administrator" w:date="2015-12-31T22:50:44Z">
              <w:r>
                <w:rPr>
                  <w:rFonts w:ascii="Calibri" w:hAnsi="Calibri" w:cs="Calibri"/>
                </w:rPr>
                <w:tab/>
              </w:r>
            </w:del>
            <w:del w:id="2998" w:author="Administrator" w:date="2015-12-31T22:50:44Z">
              <w:r>
                <w:rPr>
                  <w:rFonts w:ascii="Calibri" w:hAnsi="Calibri" w:cs="Calibri"/>
                </w:rPr>
                <w:delText>public void finish() throws RemoteException;</w:delText>
              </w:r>
            </w:del>
          </w:p>
          <w:p>
            <w:pPr>
              <w:rPr>
                <w:rFonts w:ascii="Calibri" w:hAnsi="Calibri" w:cs="Calibri"/>
              </w:rPr>
            </w:pPr>
          </w:p>
          <w:p>
            <w:pPr>
              <w:rPr>
                <w:rFonts w:ascii="Calibri" w:hAnsi="Calibri" w:cs="Calibri"/>
              </w:rPr>
            </w:pPr>
            <w:r>
              <w:rPr>
                <w:rFonts w:ascii="Calibri" w:hAnsi="Calibri" w:cs="Calibr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rFonts w:ascii="Calibri" w:hAnsi="Calibri" w:cs="Calibri"/>
              </w:rPr>
            </w:pPr>
            <w:r>
              <w:rPr>
                <w:rFonts w:hint="eastAsia" w:ascii="宋体" w:hAnsi="宋体" w:cs="宋体"/>
              </w:rPr>
              <w:t>输出</w:t>
            </w:r>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rFonts w:ascii="Calibri" w:hAnsi="Calibri" w:cs="Calibri"/>
              </w:rPr>
            </w:pPr>
            <w:r>
              <w:rPr>
                <w:rFonts w:hint="eastAsia" w:ascii="宋体" w:hAnsi="宋体" w:cs="宋体"/>
              </w:rPr>
              <w:t>类图</w:t>
            </w:r>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rFonts w:ascii="Calibri" w:hAnsi="Calibri" w:cs="Calibri"/>
              </w:rPr>
            </w:pPr>
            <w:r>
              <w:rPr>
                <w:rFonts w:ascii="Calibri" w:hAnsi="Calibri" w:cs="Calibri"/>
              </w:rPr>
              <w:drawing>
                <wp:inline distT="0" distB="0" distL="114300" distR="114300">
                  <wp:extent cx="4438650" cy="2571750"/>
                  <wp:effectExtent l="0" t="0" r="0" b="0"/>
                  <wp:docPr id="66" name="图片 66" descr="非用户信息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非用户信息详细设计类图"/>
                          <pic:cNvPicPr>
                            <a:picLocks noChangeAspect="1"/>
                          </pic:cNvPicPr>
                        </pic:nvPicPr>
                        <pic:blipFill>
                          <a:blip r:embed="rId10" r:link="rId5" cstate="print"/>
                          <a:srcRect/>
                          <a:stretch>
                            <a:fillRect/>
                          </a:stretch>
                        </pic:blipFill>
                        <pic:spPr>
                          <a:xfrm>
                            <a:off x="0" y="0"/>
                            <a:ext cx="4438650" cy="2571750"/>
                          </a:xfrm>
                          <a:prstGeom prst="rect">
                            <a:avLst/>
                          </a:prstGeom>
                          <a:noFill/>
                          <a:ln w="9525">
                            <a:noFill/>
                            <a:miter/>
                          </a:ln>
                        </pic:spPr>
                      </pic:pic>
                    </a:graphicData>
                  </a:graphic>
                </wp:inline>
              </w:drawing>
            </w:r>
          </w:p>
        </w:tc>
      </w:tr>
    </w:tbl>
    <w:p>
      <w:pPr/>
    </w:p>
    <w:p>
      <w:pPr/>
    </w:p>
    <w:p>
      <w:pPr/>
      <w:r>
        <w:rPr>
          <w:rFonts w:hint="eastAsia" w:cs="宋体"/>
          <w:szCs w:val="20"/>
        </w:rPr>
        <w:t>（</w:t>
      </w:r>
      <w:r>
        <w:rPr>
          <w:szCs w:val="20"/>
        </w:rPr>
        <w:t>3</w:t>
      </w:r>
      <w:r>
        <w:rPr>
          <w:rFonts w:hint="eastAsia" w:cs="宋体"/>
          <w:szCs w:val="20"/>
        </w:rPr>
        <w:t>）模块内部类的接口规范</w:t>
      </w:r>
    </w:p>
    <w:p>
      <w:pPr>
        <w:jc w:val="center"/>
        <w:rPr>
          <w:rFonts w:ascii="黑体" w:hAnsi="宋体" w:eastAsia="黑体" w:cs="黑体"/>
          <w:b/>
          <w:bCs/>
        </w:rPr>
      </w:pPr>
      <w:r>
        <w:rPr>
          <w:rFonts w:hint="eastAsia" w:ascii="宋体" w:hAnsi="宋体" w:cs="宋体"/>
          <w:b/>
          <w:bCs/>
        </w:rPr>
        <w:t>表18 NonUserController模块的接口规范</w:t>
      </w:r>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ascii="宋体" w:hAnsi="宋体" w:cs="宋体"/>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szCs w:val="20"/>
              </w:rPr>
              <w:t xml:space="preserve"> </w:t>
            </w:r>
            <w:r>
              <w:rPr>
                <w:rFonts w:hint="eastAsia"/>
                <w:color w:val="000000"/>
              </w:rPr>
              <w:t>getTruckInfo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eastAsia="Times New Roman"/>
                <w:color w:val="000000"/>
              </w:rPr>
              <w:t>public Truck</w:t>
            </w:r>
            <w:del w:id="2999" w:author="Administrator" w:date="2015-12-31T22:55:42Z">
              <w:r>
                <w:rPr>
                  <w:rFonts w:eastAsia="Times New Roman"/>
                  <w:color w:val="000000"/>
                </w:rPr>
                <w:delText>PO</w:delText>
              </w:r>
            </w:del>
            <w:ins w:id="3000" w:author="Administrator" w:date="2015-12-31T22:55:42Z">
              <w:r>
                <w:rPr>
                  <w:rFonts w:hint="eastAsia" w:eastAsia="宋体"/>
                  <w:color w:val="000000"/>
                  <w:lang w:eastAsia="zh-CN"/>
                </w:rPr>
                <w:t>VO</w:t>
              </w:r>
            </w:ins>
            <w:r>
              <w:rPr>
                <w:rFonts w:eastAsia="Times New Roman"/>
                <w:color w:val="000000"/>
              </w:rPr>
              <w:t xml:space="preserve"> findTruck</w:t>
            </w:r>
            <w:del w:id="3001" w:author="Administrator" w:date="2015-12-31T22:55:42Z">
              <w:r>
                <w:rPr>
                  <w:rFonts w:eastAsia="Times New Roman"/>
                  <w:color w:val="000000"/>
                </w:rPr>
                <w:delText>PO</w:delText>
              </w:r>
            </w:del>
            <w:ins w:id="3002" w:author="Administrator" w:date="2015-12-31T22:55:42Z">
              <w:r>
                <w:rPr>
                  <w:rFonts w:hint="eastAsia" w:eastAsia="宋体"/>
                  <w:color w:val="000000"/>
                  <w:lang w:eastAsia="zh-CN"/>
                </w:rPr>
                <w:t>VO</w:t>
              </w:r>
            </w:ins>
            <w:r>
              <w:rPr>
                <w:rFonts w:eastAsia="Times New Roman"/>
                <w:color w:val="000000"/>
              </w:rPr>
              <w:t>(long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调用nonuser领域对象的</w:t>
            </w:r>
            <w:r>
              <w:rPr>
                <w:rFonts w:hint="eastAsia"/>
                <w:color w:val="000000"/>
              </w:rPr>
              <w:t>getTruckInfo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003" w:author="Administrator" w:date="2015-12-31T22:53:49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3004" w:author="Administrator" w:date="2015-12-31T22:53:49Z"/>
                <w:color w:val="000000"/>
              </w:rPr>
            </w:pPr>
            <w:ins w:id="3005" w:author="Administrator" w:date="2015-12-31T22:53:49Z">
              <w:r>
                <w:rPr>
                  <w:rFonts w:eastAsia="Times New Roman"/>
                  <w:color w:val="000000"/>
                </w:rPr>
                <w:t>NonUser</w:t>
              </w:r>
            </w:ins>
            <w:ins w:id="3006" w:author="Administrator" w:date="2015-12-31T22:53:49Z">
              <w:r>
                <w:rPr>
                  <w:rFonts w:hint="eastAsia" w:ascii="宋体" w:hAnsi="宋体" w:cs="宋体"/>
                  <w:b/>
                  <w:bCs/>
                </w:rPr>
                <w:t>Controller</w:t>
              </w:r>
            </w:ins>
            <w:ins w:id="3007" w:author="Administrator" w:date="2015-12-31T22:53:49Z">
              <w:r>
                <w:rPr>
                  <w:rFonts w:eastAsia="Times New Roman"/>
                  <w:color w:val="000000"/>
                </w:rPr>
                <w:t>.</w:t>
              </w:r>
            </w:ins>
            <w:ins w:id="3008" w:author="Administrator" w:date="2015-12-31T22:53:49Z">
              <w:r>
                <w:rPr>
                  <w:color w:val="000000"/>
                  <w:szCs w:val="20"/>
                </w:rPr>
                <w:t xml:space="preserve"> </w:t>
              </w:r>
            </w:ins>
            <w:ins w:id="3009" w:author="Administrator" w:date="2015-12-31T22:53:49Z">
              <w:r>
                <w:rPr>
                  <w:rFonts w:hint="eastAsia"/>
                  <w:color w:val="000000"/>
                </w:rPr>
                <w:t>getTruckInfo</w:t>
              </w:r>
            </w:ins>
            <w:ins w:id="3010" w:author="Administrator" w:date="2015-12-31T22:54:04Z">
              <w:r>
                <w:rPr>
                  <w:rFonts w:hint="eastAsia"/>
                  <w:color w:val="000000"/>
                  <w:lang w:val="en-US" w:eastAsia="zh-CN"/>
                </w:rPr>
                <w:t>By</w:t>
              </w:r>
            </w:ins>
            <w:ins w:id="3011" w:author="Administrator" w:date="2015-12-31T22:54:07Z">
              <w:r>
                <w:rPr>
                  <w:rFonts w:hint="eastAsia"/>
                  <w:color w:val="000000"/>
                  <w:lang w:val="en-US" w:eastAsia="zh-CN"/>
                </w:rPr>
                <w:t>Bus</w:t>
              </w:r>
            </w:ins>
            <w:ins w:id="3012" w:author="Administrator" w:date="2015-12-31T22:54:08Z">
              <w:r>
                <w:rPr>
                  <w:rFonts w:hint="eastAsia"/>
                  <w:color w:val="000000"/>
                  <w:lang w:val="en-US" w:eastAsia="zh-CN"/>
                </w:rPr>
                <w:t>in</w:t>
              </w:r>
            </w:ins>
            <w:ins w:id="3013" w:author="Administrator" w:date="2015-12-31T22:54:09Z">
              <w:r>
                <w:rPr>
                  <w:rFonts w:hint="eastAsia"/>
                  <w:color w:val="000000"/>
                  <w:lang w:val="en-US" w:eastAsia="zh-CN"/>
                </w:rPr>
                <w:t>ess</w:t>
              </w:r>
            </w:ins>
            <w:ins w:id="3014" w:author="Administrator" w:date="2015-12-31T22:54:10Z">
              <w:r>
                <w:rPr>
                  <w:rFonts w:hint="eastAsia"/>
                  <w:color w:val="000000"/>
                  <w:lang w:val="en-US" w:eastAsia="zh-CN"/>
                </w:rPr>
                <w:t>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15" w:author="Administrator" w:date="2015-12-31T22:53:49Z"/>
                <w:color w:val="000000"/>
              </w:rPr>
            </w:pPr>
            <w:ins w:id="3016" w:author="Administrator" w:date="2015-12-31T22:53:49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17" w:author="Administrator" w:date="2015-12-31T22:53:49Z"/>
                <w:color w:val="000000"/>
              </w:rPr>
            </w:pPr>
            <w:ins w:id="3018" w:author="Administrator" w:date="2015-12-31T22:53:49Z">
              <w:r>
                <w:rPr>
                  <w:rFonts w:eastAsia="Times New Roman"/>
                  <w:color w:val="000000"/>
                </w:rPr>
                <w:t>public Truck</w:t>
              </w:r>
            </w:ins>
            <w:ins w:id="3019" w:author="Administrator" w:date="2015-12-31T22:55:42Z">
              <w:r>
                <w:rPr>
                  <w:rFonts w:hint="eastAsia" w:eastAsia="宋体"/>
                  <w:color w:val="000000"/>
                  <w:lang w:eastAsia="zh-CN"/>
                </w:rPr>
                <w:t>VO</w:t>
              </w:r>
            </w:ins>
            <w:ins w:id="3020" w:author="Administrator" w:date="2015-12-31T22:53:49Z">
              <w:r>
                <w:rPr>
                  <w:rFonts w:eastAsia="Times New Roman"/>
                  <w:color w:val="000000"/>
                </w:rPr>
                <w:t xml:space="preserve"> findTruck</w:t>
              </w:r>
            </w:ins>
            <w:ins w:id="3021" w:author="Administrator" w:date="2015-12-31T22:55:42Z">
              <w:r>
                <w:rPr>
                  <w:rFonts w:hint="eastAsia" w:eastAsia="宋体"/>
                  <w:color w:val="000000"/>
                  <w:lang w:eastAsia="zh-CN"/>
                </w:rPr>
                <w:t>VO</w:t>
              </w:r>
            </w:ins>
            <w:ins w:id="3022" w:author="Administrator" w:date="2015-12-31T22:56:20Z">
              <w:r>
                <w:rPr>
                  <w:rFonts w:hint="eastAsia"/>
                  <w:color w:val="000000"/>
                  <w:lang w:val="en-US" w:eastAsia="zh-CN"/>
                </w:rPr>
                <w:t>ByBusinessHall</w:t>
              </w:r>
            </w:ins>
            <w:ins w:id="3023" w:author="Administrator" w:date="2015-12-31T22:53:49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024" w:author="Administrator" w:date="2015-12-31T22:53:49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3025" w:author="Administrator" w:date="2015-12-31T22:53:49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26" w:author="Administrator" w:date="2015-12-31T22:53:49Z"/>
                <w:color w:val="000000"/>
              </w:rPr>
            </w:pPr>
            <w:ins w:id="3027" w:author="Administrator" w:date="2015-12-31T22:53:49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28" w:author="Administrator" w:date="2015-12-31T22:53:49Z"/>
                <w:color w:val="000000"/>
              </w:rPr>
            </w:pPr>
            <w:ins w:id="3029" w:author="Administrator" w:date="2015-12-31T22:53:49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030" w:author="Administrator" w:date="2015-12-31T22:53:49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3031" w:author="Administrator" w:date="2015-12-31T22:53:49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32" w:author="Administrator" w:date="2015-12-31T22:53:49Z"/>
                <w:color w:val="000000"/>
              </w:rPr>
            </w:pPr>
            <w:ins w:id="3033" w:author="Administrator" w:date="2015-12-31T22:53:49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34" w:author="Administrator" w:date="2015-12-31T22:53:49Z"/>
                <w:color w:val="000000"/>
              </w:rPr>
            </w:pPr>
            <w:ins w:id="3035" w:author="Administrator" w:date="2015-12-31T22:53:49Z">
              <w:r>
                <w:rPr>
                  <w:rFonts w:hint="eastAsia" w:ascii="宋体" w:hAnsi="宋体" w:cs="宋体"/>
                  <w:color w:val="000000"/>
                </w:rPr>
                <w:t>调用nonuser领域对象的</w:t>
              </w:r>
            </w:ins>
            <w:ins w:id="3036" w:author="Administrator" w:date="2015-12-31T22:53:49Z">
              <w:r>
                <w:rPr>
                  <w:rFonts w:hint="eastAsia"/>
                  <w:color w:val="000000"/>
                </w:rPr>
                <w:t>getTruckInfo</w:t>
              </w:r>
            </w:ins>
            <w:ins w:id="3037" w:author="Administrator" w:date="2015-12-31T22:53:49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szCs w:val="20"/>
              </w:rPr>
              <w:t xml:space="preserve"> </w:t>
            </w:r>
            <w:r>
              <w:rPr>
                <w:rFonts w:hint="eastAsia"/>
                <w:color w:val="000000"/>
              </w:rPr>
              <w:t>getAllTruckInfo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eastAsia="Times New Roman"/>
                <w:color w:val="000000"/>
              </w:rPr>
              <w:t>public Driver</w:t>
            </w:r>
            <w:del w:id="3038" w:author="Administrator" w:date="2015-12-31T22:55:42Z">
              <w:r>
                <w:rPr>
                  <w:rFonts w:eastAsia="Times New Roman"/>
                  <w:color w:val="000000"/>
                </w:rPr>
                <w:delText>PO</w:delText>
              </w:r>
            </w:del>
            <w:ins w:id="3039" w:author="Administrator" w:date="2015-12-31T22:55:42Z">
              <w:r>
                <w:rPr>
                  <w:rFonts w:hint="eastAsia" w:eastAsia="宋体"/>
                  <w:color w:val="000000"/>
                  <w:lang w:eastAsia="zh-CN"/>
                </w:rPr>
                <w:t>VO</w:t>
              </w:r>
            </w:ins>
            <w:r>
              <w:rPr>
                <w:rFonts w:eastAsia="Times New Roman"/>
                <w:color w:val="000000"/>
              </w:rPr>
              <w:t xml:space="preserve"> findDriver</w:t>
            </w:r>
            <w:del w:id="3040" w:author="Administrator" w:date="2015-12-31T22:55:42Z">
              <w:r>
                <w:rPr>
                  <w:rFonts w:eastAsia="Times New Roman"/>
                  <w:color w:val="000000"/>
                </w:rPr>
                <w:delText>PO</w:delText>
              </w:r>
            </w:del>
            <w:ins w:id="3041" w:author="Administrator" w:date="2015-12-31T22:55:42Z">
              <w:r>
                <w:rPr>
                  <w:rFonts w:hint="eastAsia" w:eastAsia="宋体"/>
                  <w:color w:val="000000"/>
                  <w:lang w:eastAsia="zh-CN"/>
                </w:rPr>
                <w:t>VO</w:t>
              </w:r>
            </w:ins>
            <w:r>
              <w:rPr>
                <w:rFonts w:eastAsia="Times New Roman"/>
                <w:color w:val="000000"/>
              </w:rPr>
              <w:t>(long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调用nonuser领域对象的</w:t>
            </w:r>
            <w:r>
              <w:rPr>
                <w:rFonts w:hint="eastAsia"/>
                <w:color w:val="000000"/>
              </w:rPr>
              <w:t>getAllTruckInfo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szCs w:val="20"/>
              </w:rPr>
              <w:t xml:space="preserve"> </w:t>
            </w:r>
            <w:r>
              <w:rPr>
                <w:rFonts w:hint="eastAsia"/>
                <w:color w:val="000000"/>
              </w:rPr>
              <w:t>addTruckInfo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public BussinessHall</w:t>
            </w:r>
            <w:del w:id="3042" w:author="Administrator" w:date="2015-12-31T22:55:42Z">
              <w:r>
                <w:rPr>
                  <w:rFonts w:eastAsia="Times New Roman"/>
                  <w:color w:val="000000"/>
                </w:rPr>
                <w:delText>PO</w:delText>
              </w:r>
            </w:del>
            <w:ins w:id="3043" w:author="Administrator" w:date="2015-12-31T22:55:42Z">
              <w:r>
                <w:rPr>
                  <w:rFonts w:hint="eastAsia" w:eastAsia="宋体"/>
                  <w:color w:val="000000"/>
                  <w:lang w:eastAsia="zh-CN"/>
                </w:rPr>
                <w:t>VO</w:t>
              </w:r>
            </w:ins>
            <w:r>
              <w:rPr>
                <w:rFonts w:eastAsia="Times New Roman"/>
                <w:color w:val="000000"/>
              </w:rPr>
              <w:t xml:space="preserve"> findBussinessHall</w:t>
            </w:r>
            <w:del w:id="3044" w:author="Administrator" w:date="2015-12-31T22:55:42Z">
              <w:r>
                <w:rPr>
                  <w:rFonts w:eastAsia="Times New Roman"/>
                  <w:color w:val="000000"/>
                </w:rPr>
                <w:delText>PO</w:delText>
              </w:r>
            </w:del>
            <w:ins w:id="3045" w:author="Administrator" w:date="2015-12-31T22:55:42Z">
              <w:r>
                <w:rPr>
                  <w:rFonts w:hint="eastAsia" w:eastAsia="宋体"/>
                  <w:color w:val="000000"/>
                  <w:lang w:eastAsia="zh-CN"/>
                </w:rPr>
                <w:t>VO</w:t>
              </w:r>
            </w:ins>
            <w:r>
              <w:rPr>
                <w:rFonts w:eastAsia="Times New Roman"/>
                <w:color w:val="000000"/>
              </w:rPr>
              <w:t>(long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调用nonuser领域对象的</w:t>
            </w:r>
            <w:r>
              <w:rPr>
                <w:rFonts w:hint="eastAsia"/>
                <w:color w:val="000000"/>
              </w:rPr>
              <w:t>addTruckInfo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szCs w:val="20"/>
              </w:rPr>
              <w:t xml:space="preserve"> </w:t>
            </w:r>
            <w:r>
              <w:rPr>
                <w:rFonts w:hint="eastAsia"/>
                <w:color w:val="000000"/>
              </w:rPr>
              <w:t>deleteTruckInfo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ArrayList&lt;Truck</w:t>
            </w:r>
            <w:del w:id="3046" w:author="Administrator" w:date="2015-12-31T22:55:42Z">
              <w:r>
                <w:rPr>
                  <w:color w:val="000000"/>
                </w:rPr>
                <w:delText>PO</w:delText>
              </w:r>
            </w:del>
            <w:ins w:id="3047" w:author="Administrator" w:date="2015-12-31T22:55:42Z">
              <w:r>
                <w:rPr>
                  <w:rFonts w:hint="eastAsia"/>
                  <w:color w:val="000000"/>
                  <w:lang w:eastAsia="zh-CN"/>
                </w:rPr>
                <w:t>VO</w:t>
              </w:r>
            </w:ins>
            <w:r>
              <w:rPr>
                <w:color w:val="000000"/>
              </w:rPr>
              <w:t>&gt; findsTruck</w:t>
            </w:r>
            <w:del w:id="3048" w:author="Administrator" w:date="2015-12-31T22:55:42Z">
              <w:r>
                <w:rPr>
                  <w:color w:val="000000"/>
                </w:rPr>
                <w:delText>PO</w:delText>
              </w:r>
            </w:del>
            <w:ins w:id="3049" w:author="Administrator" w:date="2015-12-31T22:55:42Z">
              <w:r>
                <w:rPr>
                  <w:rFonts w:hint="eastAsia"/>
                  <w:color w:val="000000"/>
                  <w:lang w:eastAsia="zh-CN"/>
                </w:rPr>
                <w:t>VO</w:t>
              </w:r>
            </w:ins>
            <w:r>
              <w:rPr>
                <w:color w:val="000000"/>
              </w:rPr>
              <w: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调用nonuser领域对象的</w:t>
            </w:r>
            <w:r>
              <w:rPr>
                <w:rFonts w:hint="eastAsia"/>
                <w:color w:val="000000"/>
              </w:rPr>
              <w:t>deleteTruckInfo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szCs w:val="20"/>
              </w:rPr>
              <w:t xml:space="preserve"> </w:t>
            </w:r>
            <w:r>
              <w:rPr>
                <w:rFonts w:hint="eastAsia"/>
                <w:color w:val="000000"/>
              </w:rPr>
              <w:t>changeTruckInfo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ArrayList&lt;Driver</w:t>
            </w:r>
            <w:del w:id="3050" w:author="Administrator" w:date="2015-12-31T22:55:42Z">
              <w:r>
                <w:rPr>
                  <w:color w:val="000000"/>
                </w:rPr>
                <w:delText>PO</w:delText>
              </w:r>
            </w:del>
            <w:ins w:id="3051" w:author="Administrator" w:date="2015-12-31T22:55:42Z">
              <w:r>
                <w:rPr>
                  <w:rFonts w:hint="eastAsia"/>
                  <w:color w:val="000000"/>
                  <w:lang w:eastAsia="zh-CN"/>
                </w:rPr>
                <w:t>VO</w:t>
              </w:r>
            </w:ins>
            <w:r>
              <w:rPr>
                <w:color w:val="000000"/>
              </w:rPr>
              <w:t>&gt; findsDriver</w:t>
            </w:r>
            <w:del w:id="3052" w:author="Administrator" w:date="2015-12-31T22:55:42Z">
              <w:r>
                <w:rPr>
                  <w:color w:val="000000"/>
                </w:rPr>
                <w:delText>PO</w:delText>
              </w:r>
            </w:del>
            <w:ins w:id="3053" w:author="Administrator" w:date="2015-12-31T22:55:42Z">
              <w:r>
                <w:rPr>
                  <w:rFonts w:hint="eastAsia"/>
                  <w:color w:val="000000"/>
                  <w:lang w:eastAsia="zh-CN"/>
                </w:rPr>
                <w:t>VO</w:t>
              </w:r>
            </w:ins>
            <w:r>
              <w:rPr>
                <w:color w:val="000000"/>
              </w:rPr>
              <w: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已创建一个nonuser领域对象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rFonts w:ascii="Calibri" w:hAnsi="Calibri" w:cs="宋体"/>
                <w:color w:val="000000"/>
              </w:rPr>
            </w:pPr>
            <w:r>
              <w:rPr>
                <w:rFonts w:hint="eastAsia" w:ascii="宋体" w:hAnsi="宋体" w:cs="宋体"/>
                <w:color w:val="000000"/>
              </w:rPr>
              <w:t>调用nonuser领域对象的</w:t>
            </w:r>
            <w:r>
              <w:rPr>
                <w:rFonts w:hint="eastAsia"/>
                <w:color w:val="000000"/>
              </w:rPr>
              <w:t>changeTruckInfo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rFonts w:hint="eastAsia"/>
                <w:color w:val="000000"/>
              </w:rPr>
              <w:t>getDriverInfo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ArrayList&lt;BussinessHall</w:t>
            </w:r>
            <w:del w:id="3054" w:author="Administrator" w:date="2015-12-31T22:55:42Z">
              <w:r>
                <w:rPr>
                  <w:color w:val="000000"/>
                </w:rPr>
                <w:delText>PO</w:delText>
              </w:r>
            </w:del>
            <w:ins w:id="3055" w:author="Administrator" w:date="2015-12-31T22:55:42Z">
              <w:r>
                <w:rPr>
                  <w:rFonts w:hint="eastAsia"/>
                  <w:color w:val="000000"/>
                  <w:lang w:eastAsia="zh-CN"/>
                </w:rPr>
                <w:t>VO</w:t>
              </w:r>
            </w:ins>
            <w:r>
              <w:rPr>
                <w:color w:val="000000"/>
              </w:rPr>
              <w:t>&gt; findsBussinessHall</w:t>
            </w:r>
            <w:del w:id="3056" w:author="Administrator" w:date="2015-12-31T22:55:42Z">
              <w:r>
                <w:rPr>
                  <w:color w:val="000000"/>
                </w:rPr>
                <w:delText>PO</w:delText>
              </w:r>
            </w:del>
            <w:ins w:id="3057" w:author="Administrator" w:date="2015-12-31T22:55:42Z">
              <w:r>
                <w:rPr>
                  <w:rFonts w:hint="eastAsia"/>
                  <w:color w:val="000000"/>
                  <w:lang w:eastAsia="zh-CN"/>
                </w:rPr>
                <w:t>VO</w:t>
              </w:r>
            </w:ins>
            <w:r>
              <w:rPr>
                <w:color w:val="000000"/>
              </w:rPr>
              <w: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rFonts w:ascii="Calibri" w:hAnsi="Calibri" w:cs="宋体"/>
                <w:color w:val="000000"/>
              </w:rPr>
            </w:pPr>
            <w:r>
              <w:rPr>
                <w:rFonts w:hint="eastAsia" w:ascii="宋体" w:hAnsi="宋体" w:cs="宋体"/>
                <w:color w:val="000000"/>
              </w:rPr>
              <w:t>调用nonuser领域对象的</w:t>
            </w:r>
            <w:r>
              <w:rPr>
                <w:rFonts w:hint="eastAsia"/>
                <w:color w:val="000000"/>
              </w:rPr>
              <w:t>getDriverInfo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58" w:author="Administrator" w:date="2015-12-31T22:56:31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59" w:author="Administrator" w:date="2015-12-31T22:56:31Z"/>
                <w:color w:val="000000"/>
              </w:rPr>
            </w:pPr>
            <w:ins w:id="3060" w:author="Administrator" w:date="2015-12-31T22:56:31Z">
              <w:r>
                <w:rPr>
                  <w:rFonts w:eastAsia="Times New Roman"/>
                  <w:color w:val="000000"/>
                </w:rPr>
                <w:t>NonUser</w:t>
              </w:r>
            </w:ins>
            <w:ins w:id="3061" w:author="Administrator" w:date="2015-12-31T22:56:31Z">
              <w:r>
                <w:rPr>
                  <w:rFonts w:hint="eastAsia" w:ascii="宋体" w:hAnsi="宋体" w:cs="宋体"/>
                  <w:b/>
                  <w:bCs/>
                </w:rPr>
                <w:t>Controller</w:t>
              </w:r>
            </w:ins>
            <w:ins w:id="3062" w:author="Administrator" w:date="2015-12-31T22:56:31Z">
              <w:r>
                <w:rPr>
                  <w:rFonts w:eastAsia="Times New Roman"/>
                  <w:color w:val="000000"/>
                </w:rPr>
                <w:t>.</w:t>
              </w:r>
            </w:ins>
            <w:ins w:id="3063" w:author="Administrator" w:date="2015-12-31T22:56:31Z">
              <w:r>
                <w:rPr>
                  <w:rFonts w:hint="eastAsia"/>
                  <w:color w:val="000000"/>
                </w:rPr>
                <w:t>getDriverInfo</w:t>
              </w:r>
            </w:ins>
            <w:ins w:id="3064" w:author="Administrator" w:date="2015-12-31T22:56:47Z">
              <w:r>
                <w:rPr>
                  <w:rFonts w:hint="eastAsia"/>
                  <w:color w:val="000000"/>
                  <w:lang w:val="en-US" w:eastAsia="zh-CN"/>
                </w:rPr>
                <w:t>By</w:t>
              </w:r>
            </w:ins>
            <w:ins w:id="3065" w:author="Administrator" w:date="2015-12-31T22:56:48Z">
              <w:r>
                <w:rPr>
                  <w:rFonts w:hint="eastAsia"/>
                  <w:color w:val="000000"/>
                  <w:lang w:val="en-US" w:eastAsia="zh-CN"/>
                </w:rPr>
                <w:t>B</w:t>
              </w:r>
            </w:ins>
            <w:ins w:id="3066" w:author="Administrator" w:date="2015-12-31T22:56:49Z">
              <w:r>
                <w:rPr>
                  <w:rFonts w:hint="eastAsia"/>
                  <w:color w:val="000000"/>
                  <w:lang w:val="en-US" w:eastAsia="zh-CN"/>
                </w:rPr>
                <w:t>usine</w:t>
              </w:r>
            </w:ins>
            <w:ins w:id="3067" w:author="Administrator" w:date="2015-12-31T22:56:50Z">
              <w:r>
                <w:rPr>
                  <w:rFonts w:hint="eastAsia"/>
                  <w:color w:val="000000"/>
                  <w:lang w:val="en-US" w:eastAsia="zh-CN"/>
                </w:rPr>
                <w:t>ssH</w:t>
              </w:r>
            </w:ins>
            <w:ins w:id="3068" w:author="Administrator" w:date="2015-12-31T22:56:51Z">
              <w:r>
                <w:rPr>
                  <w:rFonts w:hint="eastAsia"/>
                  <w:color w:val="000000"/>
                  <w:lang w:val="en-US" w:eastAsia="zh-CN"/>
                </w:rPr>
                <w:t>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69" w:author="Administrator" w:date="2015-12-31T22:56:31Z"/>
                <w:color w:val="000000"/>
              </w:rPr>
            </w:pPr>
            <w:ins w:id="3070" w:author="Administrator" w:date="2015-12-31T22:56:31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71" w:author="Administrator" w:date="2015-12-31T22:56:31Z"/>
                <w:color w:val="000000"/>
              </w:rPr>
            </w:pPr>
            <w:ins w:id="3072" w:author="Administrator" w:date="2015-12-31T22:56:31Z">
              <w:r>
                <w:rPr>
                  <w:color w:val="000000"/>
                </w:rPr>
                <w:t>Public ArrayList&lt;BussinessHall</w:t>
              </w:r>
            </w:ins>
            <w:ins w:id="3073" w:author="Administrator" w:date="2015-12-31T22:56:31Z">
              <w:r>
                <w:rPr>
                  <w:rFonts w:hint="eastAsia"/>
                  <w:color w:val="000000"/>
                  <w:lang w:eastAsia="zh-CN"/>
                </w:rPr>
                <w:t>VO</w:t>
              </w:r>
            </w:ins>
            <w:ins w:id="3074" w:author="Administrator" w:date="2015-12-31T22:56:31Z">
              <w:r>
                <w:rPr>
                  <w:color w:val="000000"/>
                </w:rPr>
                <w:t>&gt; findsBussinessHall</w:t>
              </w:r>
            </w:ins>
            <w:ins w:id="3075" w:author="Administrator" w:date="2015-12-31T22:56:31Z">
              <w:r>
                <w:rPr>
                  <w:rFonts w:hint="eastAsia"/>
                  <w:color w:val="000000"/>
                  <w:lang w:eastAsia="zh-CN"/>
                </w:rPr>
                <w:t>VO</w:t>
              </w:r>
            </w:ins>
            <w:ins w:id="3076" w:author="Administrator" w:date="2015-12-31T22:57:00Z">
              <w:r>
                <w:rPr>
                  <w:rFonts w:hint="eastAsia"/>
                  <w:color w:val="000000"/>
                  <w:lang w:val="en-US" w:eastAsia="zh-CN"/>
                </w:rPr>
                <w:t>BusinessHall</w:t>
              </w:r>
            </w:ins>
            <w:ins w:id="3077" w:author="Administrator" w:date="2015-12-31T22:56:31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78" w:author="Administrator" w:date="2015-12-31T22:56:31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79" w:author="Administrator" w:date="2015-12-31T22:56:31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80" w:author="Administrator" w:date="2015-12-31T22:56:31Z"/>
                <w:color w:val="000000"/>
              </w:rPr>
            </w:pPr>
            <w:ins w:id="3081" w:author="Administrator" w:date="2015-12-31T22:56:31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82" w:author="Administrator" w:date="2015-12-31T22:56:31Z"/>
                <w:color w:val="000000"/>
              </w:rPr>
            </w:pPr>
            <w:ins w:id="3083" w:author="Administrator" w:date="2015-12-31T22:56:31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84" w:author="Administrator" w:date="2015-12-31T22:56:31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85" w:author="Administrator" w:date="2015-12-31T22:56:31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86" w:author="Administrator" w:date="2015-12-31T22:56:31Z"/>
                <w:color w:val="000000"/>
              </w:rPr>
            </w:pPr>
            <w:ins w:id="3087" w:author="Administrator" w:date="2015-12-31T22:56:31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3088" w:author="Administrator" w:date="2015-12-31T22:56:31Z"/>
                <w:rFonts w:ascii="Calibri" w:hAnsi="Calibri" w:cs="宋体"/>
                <w:color w:val="000000"/>
              </w:rPr>
            </w:pPr>
            <w:ins w:id="3089" w:author="Administrator" w:date="2015-12-31T22:56:31Z">
              <w:r>
                <w:rPr>
                  <w:rFonts w:hint="eastAsia" w:ascii="宋体" w:hAnsi="宋体" w:cs="宋体"/>
                  <w:color w:val="000000"/>
                </w:rPr>
                <w:t>调用nonuser领域对象的</w:t>
              </w:r>
            </w:ins>
            <w:ins w:id="3090" w:author="Administrator" w:date="2015-12-31T22:56:31Z">
              <w:r>
                <w:rPr>
                  <w:rFonts w:hint="eastAsia"/>
                  <w:color w:val="000000"/>
                </w:rPr>
                <w:t>getDriverInfo</w:t>
              </w:r>
            </w:ins>
            <w:ins w:id="3091" w:author="Administrator" w:date="2015-12-31T22:56:31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szCs w:val="20"/>
              </w:rPr>
              <w:t xml:space="preserve"> </w:t>
            </w:r>
            <w:r>
              <w:rPr>
                <w:rFonts w:hint="eastAsia"/>
                <w:color w:val="000000"/>
              </w:rPr>
              <w:t>getAllDriverInfo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insert(BussinessHall</w:t>
            </w:r>
            <w:del w:id="3092" w:author="Administrator" w:date="2015-12-31T22:55:42Z">
              <w:r>
                <w:rPr>
                  <w:color w:val="000000"/>
                </w:rPr>
                <w:delText>PO</w:delText>
              </w:r>
            </w:del>
            <w:ins w:id="3093" w:author="Administrator" w:date="2015-12-31T22:55:42Z">
              <w:r>
                <w:rPr>
                  <w:rFonts w:hint="eastAsia"/>
                  <w:color w:val="000000"/>
                  <w:lang w:eastAsia="zh-CN"/>
                </w:rPr>
                <w:t>VO</w:t>
              </w:r>
            </w:ins>
            <w:r>
              <w:rPr>
                <w:color w:val="000000"/>
              </w:rPr>
              <w:t xml:space="preserve"> b</w:t>
            </w:r>
            <w:del w:id="3094" w:author="Administrator" w:date="2015-12-31T22:55:42Z">
              <w:r>
                <w:rPr>
                  <w:color w:val="000000"/>
                </w:rPr>
                <w:delText>po</w:delText>
              </w:r>
            </w:del>
            <w:ins w:id="3095" w:author="Administrator" w:date="2015-12-31T22:55:42Z">
              <w:r>
                <w:rPr>
                  <w:rFonts w:hint="eastAsia"/>
                  <w:color w:val="000000"/>
                  <w:lang w:eastAsia="zh-CN"/>
                </w:rPr>
                <w:t>VO</w:t>
              </w:r>
            </w:ins>
            <w:r>
              <w:rPr>
                <w:color w:val="000000"/>
              </w:rPr>
              <w: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调用nonuser领域对象的</w:t>
            </w:r>
            <w:r>
              <w:rPr>
                <w:rFonts w:hint="eastAsia"/>
                <w:color w:val="000000"/>
              </w:rPr>
              <w:t>getAllDriverInfo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rFonts w:hint="eastAsia"/>
                <w:color w:val="000000"/>
              </w:rPr>
              <w:t>addDriverInfo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insert(Driver</w:t>
            </w:r>
            <w:del w:id="3096" w:author="Administrator" w:date="2015-12-31T22:55:42Z">
              <w:r>
                <w:rPr>
                  <w:color w:val="000000"/>
                </w:rPr>
                <w:delText>PO</w:delText>
              </w:r>
            </w:del>
            <w:ins w:id="3097" w:author="Administrator" w:date="2015-12-31T22:55:42Z">
              <w:r>
                <w:rPr>
                  <w:rFonts w:hint="eastAsia"/>
                  <w:color w:val="000000"/>
                  <w:lang w:eastAsia="zh-CN"/>
                </w:rPr>
                <w:t>VO</w:t>
              </w:r>
            </w:ins>
            <w:r>
              <w:rPr>
                <w:color w:val="000000"/>
              </w:rPr>
              <w:t xml:space="preserve"> d</w:t>
            </w:r>
            <w:del w:id="3098" w:author="Administrator" w:date="2015-12-31T22:55:42Z">
              <w:r>
                <w:rPr>
                  <w:color w:val="000000"/>
                </w:rPr>
                <w:delText>po</w:delText>
              </w:r>
            </w:del>
            <w:ins w:id="3099" w:author="Administrator" w:date="2015-12-31T22:55:42Z">
              <w:r>
                <w:rPr>
                  <w:rFonts w:hint="eastAsia"/>
                  <w:color w:val="000000"/>
                  <w:lang w:eastAsia="zh-CN"/>
                </w:rPr>
                <w:t>VO</w:t>
              </w:r>
            </w:ins>
            <w:r>
              <w:rPr>
                <w:color w:val="000000"/>
              </w:rPr>
              <w: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调用nonuser领域对象的</w:t>
            </w:r>
            <w:r>
              <w:rPr>
                <w:rFonts w:hint="eastAsia"/>
                <w:color w:val="000000"/>
              </w:rPr>
              <w:t>addDriverInfo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rPr>
              <w:t xml:space="preserve"> </w:t>
            </w:r>
            <w:r>
              <w:rPr>
                <w:rFonts w:hint="eastAsia"/>
                <w:color w:val="000000"/>
              </w:rPr>
              <w:t>deleteDriverInfo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insert(Truck</w:t>
            </w:r>
            <w:del w:id="3100" w:author="Administrator" w:date="2015-12-31T22:55:42Z">
              <w:r>
                <w:rPr>
                  <w:color w:val="000000"/>
                </w:rPr>
                <w:delText>PO</w:delText>
              </w:r>
            </w:del>
            <w:ins w:id="3101" w:author="Administrator" w:date="2015-12-31T22:55:42Z">
              <w:r>
                <w:rPr>
                  <w:rFonts w:hint="eastAsia"/>
                  <w:color w:val="000000"/>
                  <w:lang w:eastAsia="zh-CN"/>
                </w:rPr>
                <w:t>VO</w:t>
              </w:r>
            </w:ins>
            <w:r>
              <w:rPr>
                <w:color w:val="000000"/>
              </w:rPr>
              <w:t xml:space="preserve"> t</w:t>
            </w:r>
            <w:del w:id="3102" w:author="Administrator" w:date="2015-12-31T22:55:42Z">
              <w:r>
                <w:rPr>
                  <w:color w:val="000000"/>
                </w:rPr>
                <w:delText>po</w:delText>
              </w:r>
            </w:del>
            <w:ins w:id="3103" w:author="Administrator" w:date="2015-12-31T22:55:42Z">
              <w:r>
                <w:rPr>
                  <w:rFonts w:hint="eastAsia"/>
                  <w:color w:val="000000"/>
                  <w:lang w:eastAsia="zh-CN"/>
                </w:rPr>
                <w:t>VO</w:t>
              </w:r>
            </w:ins>
            <w:r>
              <w:rPr>
                <w:color w:val="000000"/>
              </w:rPr>
              <w: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调用nonuser领域对象的</w:t>
            </w:r>
            <w:r>
              <w:rPr>
                <w:rFonts w:hint="eastAsia"/>
                <w:color w:val="000000"/>
              </w:rPr>
              <w:t>addDriverInfo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szCs w:val="20"/>
              </w:rPr>
              <w:t xml:space="preserve"> </w:t>
            </w:r>
            <w:r>
              <w:rPr>
                <w:rFonts w:hint="eastAsia"/>
                <w:color w:val="000000"/>
              </w:rPr>
              <w:t>changeDriverInfo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update(Truck</w:t>
            </w:r>
            <w:del w:id="3104" w:author="Administrator" w:date="2015-12-31T22:55:42Z">
              <w:r>
                <w:rPr>
                  <w:color w:val="000000"/>
                </w:rPr>
                <w:delText>PO</w:delText>
              </w:r>
            </w:del>
            <w:ins w:id="3105" w:author="Administrator" w:date="2015-12-31T22:55:42Z">
              <w:r>
                <w:rPr>
                  <w:rFonts w:hint="eastAsia"/>
                  <w:color w:val="000000"/>
                  <w:lang w:eastAsia="zh-CN"/>
                </w:rPr>
                <w:t>VO</w:t>
              </w:r>
            </w:ins>
            <w:r>
              <w:rPr>
                <w:color w:val="000000"/>
              </w:rPr>
              <w:t xml:space="preserve"> t</w:t>
            </w:r>
            <w:del w:id="3106" w:author="Administrator" w:date="2015-12-31T22:55:42Z">
              <w:r>
                <w:rPr>
                  <w:color w:val="000000"/>
                </w:rPr>
                <w:delText>po</w:delText>
              </w:r>
            </w:del>
            <w:ins w:id="3107" w:author="Administrator" w:date="2015-12-31T22:55:42Z">
              <w:r>
                <w:rPr>
                  <w:rFonts w:hint="eastAsia"/>
                  <w:color w:val="000000"/>
                  <w:lang w:eastAsia="zh-CN"/>
                </w:rPr>
                <w:t>VO</w:t>
              </w:r>
            </w:ins>
            <w:r>
              <w:rPr>
                <w:color w:val="000000"/>
              </w:rPr>
              <w: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调用nonuser领域对象的</w:t>
            </w:r>
            <w:r>
              <w:rPr>
                <w:rFonts w:hint="eastAsia"/>
                <w:color w:val="000000"/>
              </w:rPr>
              <w:t>changeDriverInfo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szCs w:val="20"/>
              </w:rPr>
              <w:t xml:space="preserve"> </w:t>
            </w:r>
            <w:r>
              <w:rPr>
                <w:rFonts w:hint="eastAsia"/>
                <w:color w:val="000000"/>
              </w:rPr>
              <w:t>getBussinessHallInfo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 xml:space="preserve">public void </w:t>
            </w:r>
            <w:ins w:id="3108" w:author="Administrator" w:date="2015-12-31T22:57:52Z">
              <w:r>
                <w:rPr>
                  <w:rFonts w:hint="eastAsia"/>
                  <w:color w:val="000000"/>
                </w:rPr>
                <w:t>getBussinessHallInfo</w:t>
              </w:r>
            </w:ins>
            <w:del w:id="3109" w:author="Administrator" w:date="2015-12-31T22:57:52Z">
              <w:r>
                <w:rPr>
                  <w:color w:val="000000"/>
                </w:rPr>
                <w:delText>update</w:delText>
              </w:r>
            </w:del>
            <w:r>
              <w:rPr>
                <w:color w:val="000000"/>
              </w:rPr>
              <w:t>(Driver</w:t>
            </w:r>
            <w:del w:id="3110" w:author="Administrator" w:date="2015-12-31T22:55:42Z">
              <w:r>
                <w:rPr>
                  <w:color w:val="000000"/>
                </w:rPr>
                <w:delText>PO</w:delText>
              </w:r>
            </w:del>
            <w:ins w:id="3111" w:author="Administrator" w:date="2015-12-31T22:55:42Z">
              <w:r>
                <w:rPr>
                  <w:rFonts w:hint="eastAsia"/>
                  <w:color w:val="000000"/>
                  <w:lang w:eastAsia="zh-CN"/>
                </w:rPr>
                <w:t>VO</w:t>
              </w:r>
            </w:ins>
            <w:r>
              <w:rPr>
                <w:color w:val="000000"/>
              </w:rPr>
              <w:t xml:space="preserve"> d</w:t>
            </w:r>
            <w:del w:id="3112" w:author="Administrator" w:date="2015-12-31T22:55:42Z">
              <w:r>
                <w:rPr>
                  <w:color w:val="000000"/>
                </w:rPr>
                <w:delText>po</w:delText>
              </w:r>
            </w:del>
            <w:ins w:id="3113" w:author="Administrator" w:date="2015-12-31T22:55:42Z">
              <w:r>
                <w:rPr>
                  <w:rFonts w:hint="eastAsia"/>
                  <w:color w:val="000000"/>
                  <w:lang w:eastAsia="zh-CN"/>
                </w:rPr>
                <w:t>VO</w:t>
              </w:r>
            </w:ins>
            <w:r>
              <w:rPr>
                <w:color w:val="000000"/>
              </w:rPr>
              <w: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调用nonuser领域对象的</w:t>
            </w:r>
            <w:r>
              <w:rPr>
                <w:rFonts w:hint="eastAsia"/>
                <w:color w:val="000000"/>
              </w:rPr>
              <w:t>getBussinessHallInfo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14" w:author="Administrator" w:date="2015-12-31T22:57:14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15" w:author="Administrator" w:date="2015-12-31T22:57:14Z"/>
                <w:color w:val="000000"/>
              </w:rPr>
            </w:pPr>
            <w:ins w:id="3116" w:author="Administrator" w:date="2015-12-31T22:57:14Z">
              <w:r>
                <w:rPr>
                  <w:rFonts w:eastAsia="Times New Roman"/>
                  <w:color w:val="000000"/>
                </w:rPr>
                <w:t>NonUser</w:t>
              </w:r>
            </w:ins>
            <w:ins w:id="3117" w:author="Administrator" w:date="2015-12-31T22:57:14Z">
              <w:r>
                <w:rPr>
                  <w:rFonts w:hint="eastAsia" w:ascii="宋体" w:hAnsi="宋体" w:cs="宋体"/>
                  <w:b/>
                  <w:bCs/>
                </w:rPr>
                <w:t>Controller</w:t>
              </w:r>
            </w:ins>
            <w:ins w:id="3118" w:author="Administrator" w:date="2015-12-31T22:57:14Z">
              <w:r>
                <w:rPr>
                  <w:rFonts w:eastAsia="Times New Roman"/>
                  <w:color w:val="000000"/>
                </w:rPr>
                <w:t>.</w:t>
              </w:r>
            </w:ins>
            <w:ins w:id="3119" w:author="Administrator" w:date="2015-12-31T22:57:14Z">
              <w:r>
                <w:rPr>
                  <w:color w:val="000000"/>
                  <w:szCs w:val="20"/>
                </w:rPr>
                <w:t xml:space="preserve"> </w:t>
              </w:r>
            </w:ins>
            <w:ins w:id="3120" w:author="Administrator" w:date="2015-12-31T22:57:14Z">
              <w:r>
                <w:rPr>
                  <w:rFonts w:hint="eastAsia"/>
                  <w:color w:val="000000"/>
                </w:rPr>
                <w:t>getBussinessHallInfo</w:t>
              </w:r>
            </w:ins>
            <w:ins w:id="3121" w:author="Administrator" w:date="2015-12-31T22:57:26Z">
              <w:r>
                <w:rPr>
                  <w:rFonts w:hint="eastAsia"/>
                  <w:color w:val="000000"/>
                  <w:lang w:val="en-US" w:eastAsia="zh-CN"/>
                </w:rPr>
                <w:t>By</w:t>
              </w:r>
            </w:ins>
            <w:ins w:id="3122" w:author="Administrator" w:date="2015-12-31T22:57:27Z">
              <w:r>
                <w:rPr>
                  <w:rFonts w:hint="eastAsia"/>
                  <w:color w:val="000000"/>
                  <w:lang w:val="en-US" w:eastAsia="zh-CN"/>
                </w:rPr>
                <w:t>Cit</w:t>
              </w:r>
            </w:ins>
            <w:ins w:id="3123" w:author="Administrator" w:date="2015-12-31T22:57:28Z">
              <w:r>
                <w:rPr>
                  <w:rFonts w:hint="eastAsia"/>
                  <w:color w:val="000000"/>
                  <w:lang w:val="en-US" w:eastAsia="zh-CN"/>
                </w:rPr>
                <w:t>y</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24" w:author="Administrator" w:date="2015-12-31T22:57:14Z"/>
                <w:color w:val="000000"/>
              </w:rPr>
            </w:pPr>
            <w:ins w:id="3125" w:author="Administrator" w:date="2015-12-31T22:57:14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26" w:author="Administrator" w:date="2015-12-31T22:57:14Z"/>
                <w:color w:val="000000"/>
              </w:rPr>
            </w:pPr>
            <w:ins w:id="3127" w:author="Administrator" w:date="2015-12-31T22:57:14Z">
              <w:r>
                <w:rPr>
                  <w:color w:val="000000"/>
                </w:rPr>
                <w:t xml:space="preserve">public void </w:t>
              </w:r>
            </w:ins>
            <w:ins w:id="3128" w:author="Administrator" w:date="2015-12-31T22:57:59Z">
              <w:r>
                <w:rPr>
                  <w:rFonts w:hint="eastAsia"/>
                  <w:color w:val="000000"/>
                </w:rPr>
                <w:t>getBussinessHallInfo</w:t>
              </w:r>
            </w:ins>
            <w:ins w:id="3129" w:author="Administrator" w:date="2015-12-31T22:57:59Z">
              <w:r>
                <w:rPr>
                  <w:rFonts w:hint="eastAsia"/>
                  <w:color w:val="000000"/>
                  <w:lang w:val="en-US" w:eastAsia="zh-CN"/>
                </w:rPr>
                <w:t>ByCity</w:t>
              </w:r>
            </w:ins>
            <w:ins w:id="3130" w:author="Administrator" w:date="2015-12-31T22:57:14Z">
              <w:r>
                <w:rPr>
                  <w:color w:val="000000"/>
                </w:rPr>
                <w:t>(Driver</w:t>
              </w:r>
            </w:ins>
            <w:ins w:id="3131" w:author="Administrator" w:date="2015-12-31T22:57:14Z">
              <w:r>
                <w:rPr>
                  <w:rFonts w:hint="eastAsia"/>
                  <w:color w:val="000000"/>
                  <w:lang w:eastAsia="zh-CN"/>
                </w:rPr>
                <w:t>VO</w:t>
              </w:r>
            </w:ins>
            <w:ins w:id="3132" w:author="Administrator" w:date="2015-12-31T22:57:14Z">
              <w:r>
                <w:rPr>
                  <w:color w:val="000000"/>
                </w:rPr>
                <w:t xml:space="preserve"> d</w:t>
              </w:r>
            </w:ins>
            <w:ins w:id="3133" w:author="Administrator" w:date="2015-12-31T22:57:14Z">
              <w:r>
                <w:rPr>
                  <w:rFonts w:hint="eastAsia"/>
                  <w:color w:val="000000"/>
                  <w:lang w:eastAsia="zh-CN"/>
                </w:rPr>
                <w:t>VO</w:t>
              </w:r>
            </w:ins>
            <w:ins w:id="3134" w:author="Administrator" w:date="2015-12-31T22:57:14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35" w:author="Administrator" w:date="2015-12-31T22:57:14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3136" w:author="Administrator" w:date="2015-12-31T22:57:14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37" w:author="Administrator" w:date="2015-12-31T22:57:14Z"/>
                <w:color w:val="000000"/>
              </w:rPr>
            </w:pPr>
            <w:ins w:id="3138" w:author="Administrator" w:date="2015-12-31T22:57:14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39" w:author="Administrator" w:date="2015-12-31T22:57:14Z"/>
                <w:color w:val="000000"/>
              </w:rPr>
            </w:pPr>
            <w:ins w:id="3140" w:author="Administrator" w:date="2015-12-31T22:57:14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41" w:author="Administrator" w:date="2015-12-31T22:57:14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3142" w:author="Administrator" w:date="2015-12-31T22:57:14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43" w:author="Administrator" w:date="2015-12-31T22:57:14Z"/>
                <w:color w:val="000000"/>
              </w:rPr>
            </w:pPr>
            <w:ins w:id="3144" w:author="Administrator" w:date="2015-12-31T22:57:14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45" w:author="Administrator" w:date="2015-12-31T22:57:14Z"/>
                <w:color w:val="000000"/>
              </w:rPr>
            </w:pPr>
            <w:ins w:id="3146" w:author="Administrator" w:date="2015-12-31T22:57:14Z">
              <w:r>
                <w:rPr>
                  <w:rFonts w:hint="eastAsia" w:ascii="宋体" w:hAnsi="宋体" w:cs="宋体"/>
                  <w:color w:val="000000"/>
                </w:rPr>
                <w:t>调用nonuser领域对象的</w:t>
              </w:r>
            </w:ins>
            <w:ins w:id="3147" w:author="Administrator" w:date="2015-12-31T22:57:14Z">
              <w:r>
                <w:rPr>
                  <w:rFonts w:hint="eastAsia"/>
                  <w:color w:val="000000"/>
                </w:rPr>
                <w:t>getBussinessHallInfo</w:t>
              </w:r>
            </w:ins>
            <w:ins w:id="3148" w:author="Administrator" w:date="2015-12-31T22:57:14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szCs w:val="20"/>
              </w:rPr>
              <w:t xml:space="preserve"> </w:t>
            </w:r>
            <w:r>
              <w:rPr>
                <w:rFonts w:hint="eastAsia"/>
                <w:color w:val="000000"/>
              </w:rPr>
              <w:t>getAllBussinessHallInfo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deleteTruck</w:t>
            </w:r>
            <w:del w:id="3149" w:author="Administrator" w:date="2015-12-31T22:55:42Z">
              <w:r>
                <w:rPr>
                  <w:color w:val="000000"/>
                </w:rPr>
                <w:delText>PO</w:delText>
              </w:r>
            </w:del>
            <w:ins w:id="3150" w:author="Administrator" w:date="2015-12-31T22:55:42Z">
              <w:r>
                <w:rPr>
                  <w:rFonts w:hint="eastAsia"/>
                  <w:color w:val="000000"/>
                  <w:lang w:eastAsia="zh-CN"/>
                </w:rPr>
                <w:t>VO</w:t>
              </w:r>
            </w:ins>
            <w:r>
              <w:rPr>
                <w:color w:val="000000"/>
              </w:rPr>
              <w:t>(long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调用nonuser领域对象的</w:t>
            </w:r>
            <w:r>
              <w:rPr>
                <w:rFonts w:hint="eastAsia"/>
                <w:color w:val="000000"/>
              </w:rPr>
              <w:t>getAllBussinessHallInfo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color w:val="000000"/>
                <w:szCs w:val="20"/>
              </w:rPr>
              <w:t xml:space="preserve"> </w:t>
            </w:r>
            <w:r>
              <w:rPr>
                <w:rFonts w:hint="eastAsia"/>
                <w:color w:val="000000"/>
                <w:szCs w:val="20"/>
              </w:rPr>
              <w:t>addBussinessHallInfo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deleteDriver</w:t>
            </w:r>
            <w:del w:id="3151" w:author="Administrator" w:date="2015-12-31T22:55:42Z">
              <w:r>
                <w:rPr>
                  <w:color w:val="000000"/>
                </w:rPr>
                <w:delText>PO</w:delText>
              </w:r>
            </w:del>
            <w:ins w:id="3152" w:author="Administrator" w:date="2015-12-31T22:55:42Z">
              <w:r>
                <w:rPr>
                  <w:rFonts w:hint="eastAsia"/>
                  <w:color w:val="000000"/>
                  <w:lang w:eastAsia="zh-CN"/>
                </w:rPr>
                <w:t>VO</w:t>
              </w:r>
            </w:ins>
            <w:r>
              <w:rPr>
                <w:color w:val="000000"/>
              </w:rPr>
              <w:t>(long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调用nonuser领域对象的</w:t>
            </w:r>
            <w:r>
              <w:rPr>
                <w:rFonts w:hint="eastAsia"/>
                <w:color w:val="000000"/>
                <w:szCs w:val="20"/>
              </w:rPr>
              <w:t>addBussinessHallInfo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rFonts w:hint="eastAsia"/>
                <w:color w:val="000000"/>
              </w:rPr>
              <w:t>deleteBussinessHallInfo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deleteBussinessHall</w:t>
            </w:r>
            <w:del w:id="3153" w:author="Administrator" w:date="2015-12-31T22:55:42Z">
              <w:r>
                <w:rPr>
                  <w:color w:val="000000"/>
                </w:rPr>
                <w:delText>PO</w:delText>
              </w:r>
            </w:del>
            <w:ins w:id="3154" w:author="Administrator" w:date="2015-12-31T22:55:42Z">
              <w:r>
                <w:rPr>
                  <w:rFonts w:hint="eastAsia"/>
                  <w:color w:val="000000"/>
                  <w:lang w:eastAsia="zh-CN"/>
                </w:rPr>
                <w:t>VO</w:t>
              </w:r>
            </w:ins>
            <w:r>
              <w:rPr>
                <w:color w:val="000000"/>
              </w:rPr>
              <w:t>(long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调用nonuser领域对象的</w:t>
            </w:r>
            <w:r>
              <w:rPr>
                <w:color w:val="000000"/>
              </w:rPr>
              <w:t>deleteBussinessHall</w:t>
            </w:r>
            <w:del w:id="3155" w:author="Administrator" w:date="2015-12-31T22:55:42Z">
              <w:r>
                <w:rPr>
                  <w:color w:val="000000"/>
                </w:rPr>
                <w:delText>PO</w:delText>
              </w:r>
            </w:del>
            <w:ins w:id="3156" w:author="Administrator" w:date="2015-12-31T22:55:42Z">
              <w:r>
                <w:rPr>
                  <w:rFonts w:hint="eastAsia"/>
                  <w:color w:val="000000"/>
                  <w:lang w:eastAsia="zh-CN"/>
                </w:rPr>
                <w:t>VO</w:t>
              </w:r>
            </w:ins>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ascii="宋体" w:hAnsi="宋体" w:cs="宋体"/>
                <w:b/>
                <w:bCs/>
              </w:rPr>
              <w:t>Controller</w:t>
            </w:r>
            <w:r>
              <w:rPr>
                <w:rFonts w:eastAsia="Times New Roman"/>
                <w:color w:val="000000"/>
              </w:rPr>
              <w:t>.</w:t>
            </w:r>
            <w:r>
              <w:rPr>
                <w:rFonts w:hint="eastAsia"/>
                <w:color w:val="000000"/>
                <w:szCs w:val="20"/>
              </w:rPr>
              <w:t>changeLogisticsState</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finish()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已创建一个nonuser领域对象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调用nonuser领域对象的</w:t>
            </w:r>
            <w:r>
              <w:rPr>
                <w:rFonts w:hint="eastAsia"/>
                <w:color w:val="000000"/>
                <w:szCs w:val="20"/>
              </w:rPr>
              <w:t>changeLogisticsState</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r>
              <w:rPr>
                <w:rFonts w:eastAsia="Times New Roman"/>
                <w:color w:val="000000"/>
              </w:rPr>
              <w:t>NonUser</w:t>
            </w:r>
            <w:r>
              <w:rPr>
                <w:rFonts w:hint="eastAsia" w:ascii="宋体" w:hAnsi="宋体" w:cs="宋体"/>
                <w:b/>
                <w:bCs/>
              </w:rPr>
              <w:t>Controller</w:t>
            </w:r>
            <w:r>
              <w:rPr>
                <w:rFonts w:eastAsia="Times New Roman"/>
                <w:color w:val="000000"/>
              </w:rPr>
              <w:t>.</w:t>
            </w:r>
            <w:r>
              <w:rPr>
                <w:rFonts w:hint="eastAsia"/>
                <w:color w:val="000000"/>
                <w:szCs w:val="20"/>
              </w:rPr>
              <w:t>initTruck</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rFonts w:ascii="宋体" w:hAnsi="宋体" w:cs="宋体"/>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rFonts w:ascii="宋体" w:hAnsi="宋体" w:cs="宋体"/>
                <w:color w:val="000000"/>
              </w:rPr>
            </w:pPr>
            <w:r>
              <w:rPr>
                <w:color w:val="000000"/>
              </w:rPr>
              <w:t>public void finish()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rFonts w:ascii="宋体" w:hAnsi="宋体" w:cs="宋体"/>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rFonts w:ascii="宋体" w:hAnsi="宋体" w:cs="宋体"/>
                <w:color w:val="000000"/>
              </w:rPr>
            </w:pPr>
            <w:r>
              <w:rPr>
                <w:rFonts w:hint="eastAsia" w:ascii="宋体" w:hAnsi="宋体" w:cs="宋体"/>
                <w:color w:val="000000"/>
              </w:rPr>
              <w:t>已创建一个nonuser领域对象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pPr>
            <w:r>
              <w:rPr>
                <w:rFonts w:hint="eastAsia" w:ascii="宋体" w:hAnsi="宋体" w:cs="宋体"/>
                <w:color w:val="000000"/>
              </w:rPr>
              <w:t>调用nonuser领域对象的</w:t>
            </w:r>
            <w:r>
              <w:rPr>
                <w:rFonts w:hint="eastAsia"/>
                <w:color w:val="000000"/>
                <w:szCs w:val="20"/>
              </w:rPr>
              <w:t>initTruck</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FFFFFF"/>
              </w:rPr>
            </w:pPr>
            <w:r>
              <w:rPr>
                <w:rFonts w:eastAsia="Times New Roman"/>
                <w:color w:val="000000"/>
              </w:rPr>
              <w:t>NonUser</w:t>
            </w:r>
            <w:r>
              <w:rPr>
                <w:rFonts w:hint="eastAsia" w:ascii="宋体" w:hAnsi="宋体" w:cs="宋体"/>
                <w:b/>
                <w:bCs/>
              </w:rPr>
              <w:t>Controller</w:t>
            </w:r>
            <w:r>
              <w:rPr>
                <w:rFonts w:eastAsia="Times New Roman"/>
                <w:color w:val="000000"/>
              </w:rPr>
              <w:t>.</w:t>
            </w:r>
            <w:r>
              <w:rPr>
                <w:rFonts w:hint="eastAsia"/>
                <w:color w:val="000000"/>
                <w:szCs w:val="20"/>
              </w:rPr>
              <w:t>initDriver</w:t>
            </w: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rPr>
                <w:rFonts w:ascii="宋体" w:hAnsi="宋体" w:cs="宋体"/>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rFonts w:ascii="宋体" w:hAnsi="宋体" w:cs="宋体"/>
                <w:color w:val="000000"/>
              </w:rPr>
            </w:pPr>
            <w:r>
              <w:rPr>
                <w:color w:val="000000"/>
              </w:rPr>
              <w:t>public void finish()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rFonts w:ascii="宋体" w:hAnsi="宋体" w:cs="宋体"/>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rFonts w:ascii="宋体" w:hAnsi="宋体" w:cs="宋体"/>
                <w:color w:val="000000"/>
              </w:rPr>
            </w:pPr>
            <w:r>
              <w:rPr>
                <w:rFonts w:hint="eastAsia" w:ascii="宋体" w:hAnsi="宋体" w:cs="宋体"/>
                <w:color w:val="000000"/>
              </w:rPr>
              <w:t>已创建一个nonuser领域对象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rFonts w:ascii="宋体" w:hAnsi="宋体" w:cs="宋体"/>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rFonts w:ascii="宋体" w:hAnsi="宋体" w:cs="宋体"/>
                <w:color w:val="000000"/>
              </w:rPr>
            </w:pPr>
            <w:r>
              <w:rPr>
                <w:rFonts w:hint="eastAsia" w:ascii="宋体" w:hAnsi="宋体" w:cs="宋体"/>
                <w:color w:val="000000"/>
              </w:rPr>
              <w:t>调用nonuser领域对象的</w:t>
            </w:r>
            <w:r>
              <w:rPr>
                <w:rFonts w:hint="eastAsia"/>
                <w:color w:val="000000"/>
                <w:szCs w:val="20"/>
              </w:rPr>
              <w:t>initDriver</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color w:val="000000"/>
              </w:rPr>
            </w:pPr>
            <w:r>
              <w:rPr>
                <w:rFonts w:hint="eastAsia" w:ascii="宋体" w:hAnsi="宋体" w:cs="宋体"/>
                <w:color w:val="000000"/>
              </w:rPr>
              <w:t>服务名</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color w:val="000000"/>
              </w:rPr>
            </w:pPr>
            <w:r>
              <w:rPr>
                <w:rFonts w:hint="eastAsia" w:ascii="宋体" w:hAnsi="宋体" w:cs="宋体"/>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NonUserDataService.find(</w:t>
            </w:r>
            <w:r>
              <w:rPr>
                <w:color w:val="000000"/>
              </w:rPr>
              <w:t xml:space="preserve">long </w:t>
            </w:r>
            <w:r>
              <w:rPr>
                <w:rFonts w:eastAsia="Times New Roman"/>
                <w:color w:val="000000"/>
              </w:rPr>
              <w:t>id)</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根据</w:t>
            </w:r>
            <w:r>
              <w:rPr>
                <w:rFonts w:eastAsia="Times New Roman" w:cs="Calibri"/>
                <w:color w:val="000000"/>
              </w:rPr>
              <w:t>ID</w:t>
            </w:r>
            <w:r>
              <w:rPr>
                <w:rFonts w:hint="eastAsia" w:ascii="宋体" w:hAnsi="宋体" w:eastAsia="Times New Roman" w:cs="宋体"/>
                <w:color w:val="000000"/>
              </w:rPr>
              <w:t>进行</w:t>
            </w:r>
            <w:r>
              <w:rPr>
                <w:rFonts w:hint="eastAsia" w:ascii="宋体" w:hAnsi="宋体" w:cs="宋体"/>
                <w:color w:val="000000"/>
              </w:rPr>
              <w:t>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NonUserDataService.finds(GoodsType type)</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根据字段名和值进行查找多个持久化对象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NonUserDataService.insert(Goods</w:t>
            </w:r>
            <w:del w:id="3157" w:author="Administrator" w:date="2015-12-31T22:55:42Z">
              <w:r>
                <w:rPr>
                  <w:rFonts w:eastAsia="Times New Roman"/>
                  <w:color w:val="000000"/>
                </w:rPr>
                <w:delText>PO</w:delText>
              </w:r>
            </w:del>
            <w:ins w:id="3158" w:author="Administrator" w:date="2015-12-31T22:55:42Z">
              <w:r>
                <w:rPr>
                  <w:rFonts w:hint="eastAsia" w:eastAsia="宋体"/>
                  <w:color w:val="000000"/>
                  <w:lang w:eastAsia="zh-CN"/>
                </w:rPr>
                <w:t>VO</w:t>
              </w:r>
            </w:ins>
            <w:r>
              <w:rPr>
                <w:rFonts w:eastAsia="Times New Roman"/>
                <w:color w:val="000000"/>
              </w:rPr>
              <w:t xml:space="preserve"> g</w:t>
            </w:r>
            <w:del w:id="3159" w:author="Administrator" w:date="2015-12-31T22:55:42Z">
              <w:r>
                <w:rPr>
                  <w:rFonts w:eastAsia="Times New Roman"/>
                  <w:color w:val="000000"/>
                </w:rPr>
                <w:delText>po</w:delText>
              </w:r>
            </w:del>
            <w:ins w:id="3160" w:author="Administrator" w:date="2015-12-31T22:55:42Z">
              <w:r>
                <w:rPr>
                  <w:rFonts w:hint="eastAsia" w:eastAsia="宋体"/>
                  <w:color w:val="000000"/>
                  <w:lang w:eastAsia="zh-CN"/>
                </w:rPr>
                <w:t>VO</w:t>
              </w:r>
            </w:ins>
            <w:r>
              <w:rPr>
                <w:rFonts w:eastAsia="Times New Roman"/>
                <w:color w:val="000000"/>
              </w:rPr>
              <w:t>)</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NonUserDataService.update(Goods</w:t>
            </w:r>
            <w:del w:id="3161" w:author="Administrator" w:date="2015-12-31T22:55:42Z">
              <w:r>
                <w:rPr>
                  <w:rFonts w:eastAsia="Times New Roman"/>
                  <w:color w:val="000000"/>
                </w:rPr>
                <w:delText>PO</w:delText>
              </w:r>
            </w:del>
            <w:ins w:id="3162" w:author="Administrator" w:date="2015-12-31T22:55:42Z">
              <w:r>
                <w:rPr>
                  <w:rFonts w:hint="eastAsia" w:eastAsia="宋体"/>
                  <w:color w:val="000000"/>
                  <w:lang w:eastAsia="zh-CN"/>
                </w:rPr>
                <w:t>VO</w:t>
              </w:r>
            </w:ins>
            <w:r>
              <w:rPr>
                <w:rFonts w:eastAsia="Times New Roman"/>
                <w:color w:val="000000"/>
              </w:rPr>
              <w:t xml:space="preserve"> g</w:t>
            </w:r>
            <w:del w:id="3163" w:author="Administrator" w:date="2015-12-31T22:55:42Z">
              <w:r>
                <w:rPr>
                  <w:rFonts w:eastAsia="Times New Roman"/>
                  <w:color w:val="000000"/>
                </w:rPr>
                <w:delText>po</w:delText>
              </w:r>
            </w:del>
            <w:ins w:id="3164" w:author="Administrator" w:date="2015-12-31T22:55:42Z">
              <w:r>
                <w:rPr>
                  <w:rFonts w:hint="eastAsia" w:eastAsia="宋体"/>
                  <w:color w:val="000000"/>
                  <w:lang w:eastAsia="zh-CN"/>
                </w:rPr>
                <w:t>VO</w:t>
              </w:r>
            </w:ins>
            <w:r>
              <w:rPr>
                <w:rFonts w:eastAsia="Times New Roman"/>
                <w:color w:val="000000"/>
              </w:rPr>
              <w:t>)</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更新单一持久化对象</w:t>
            </w:r>
          </w:p>
        </w:tc>
      </w:tr>
    </w:tbl>
    <w:p>
      <w:pPr/>
    </w:p>
    <w:p>
      <w:pPr/>
    </w:p>
    <w:p>
      <w:pPr>
        <w:jc w:val="center"/>
        <w:rPr>
          <w:rFonts w:ascii="宋体" w:hAnsi="宋体" w:cs="宋体"/>
          <w:b/>
          <w:sz w:val="22"/>
          <w:szCs w:val="20"/>
        </w:rPr>
      </w:pPr>
      <w:r>
        <w:rPr>
          <w:rFonts w:hint="eastAsia" w:ascii="宋体" w:hAnsi="宋体" w:cs="宋体"/>
          <w:b/>
          <w:sz w:val="22"/>
          <w:szCs w:val="20"/>
        </w:rPr>
        <w:t>表19 NonUserbl模块的接口规范</w:t>
      </w:r>
    </w:p>
    <w:p>
      <w:pPr>
        <w:rPr>
          <w:rFonts w:ascii="黑体" w:hAnsi="宋体" w:eastAsia="黑体" w:cs="黑体"/>
          <w:sz w:val="22"/>
          <w:szCs w:val="20"/>
        </w:rPr>
      </w:pPr>
      <w:r>
        <w:rPr>
          <w:rFonts w:hint="eastAsia" w:ascii="黑体" w:hAnsi="宋体" w:eastAsia="黑体" w:cs="黑体"/>
          <w:sz w:val="22"/>
          <w:szCs w:val="20"/>
        </w:rPr>
        <w:t xml:space="preserve"> </w:t>
      </w:r>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ascii="宋体" w:hAnsi="宋体" w:cs="宋体"/>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color w:val="000000"/>
              </w:rPr>
            </w:pPr>
            <w:r>
              <w:rPr>
                <w:rFonts w:eastAsia="Times New Roman"/>
                <w:color w:val="000000"/>
              </w:rPr>
              <w:t>NonUser.</w:t>
            </w:r>
            <w:r>
              <w:rPr>
                <w:color w:val="000000"/>
                <w:szCs w:val="20"/>
              </w:rPr>
              <w:t xml:space="preserve"> </w:t>
            </w:r>
            <w:r>
              <w:rPr>
                <w:rFonts w:hint="eastAsia"/>
                <w:color w:val="000000"/>
              </w:rPr>
              <w:t>getTruckInfo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eastAsia="Times New Roman"/>
                <w:color w:val="000000"/>
              </w:rPr>
              <w:t>public TruckInfoVO getTruckInfo(long truckId);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启动一个得到</w:t>
            </w:r>
            <w:r>
              <w:rPr>
                <w:rFonts w:hint="eastAsia"/>
                <w:color w:val="000000"/>
              </w:rPr>
              <w:t>车辆信息</w:t>
            </w:r>
            <w:r>
              <w:rPr>
                <w:rFonts w:hint="eastAsia" w:ascii="宋体" w:hAnsi="宋体" w:cs="宋体"/>
                <w:color w:val="000000"/>
              </w:rPr>
              <w:t>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在一个得到</w:t>
            </w:r>
            <w:r>
              <w:rPr>
                <w:rFonts w:hint="eastAsia"/>
                <w:color w:val="000000"/>
              </w:rPr>
              <w:t>车辆信息</w:t>
            </w:r>
            <w:r>
              <w:rPr>
                <w:rFonts w:hint="eastAsia" w:ascii="宋体" w:hAnsi="宋体" w:cs="宋体"/>
                <w:color w:val="000000"/>
              </w:rPr>
              <w:t>的回合中，返回</w:t>
            </w:r>
            <w:r>
              <w:rPr>
                <w:rFonts w:hint="eastAsia"/>
                <w:color w:val="000000"/>
              </w:rPr>
              <w:t>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color w:val="000000"/>
              </w:rPr>
            </w:pPr>
            <w:r>
              <w:rPr>
                <w:rFonts w:eastAsia="Times New Roman"/>
                <w:color w:val="000000"/>
              </w:rPr>
              <w:t>NonUser.</w:t>
            </w:r>
            <w:r>
              <w:rPr>
                <w:color w:val="000000"/>
                <w:szCs w:val="20"/>
              </w:rPr>
              <w:t xml:space="preserve"> </w:t>
            </w:r>
            <w:r>
              <w:rPr>
                <w:rFonts w:hint="eastAsia"/>
                <w:color w:val="000000"/>
              </w:rPr>
              <w:t>getAllTruckInfo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eastAsia="Times New Roman"/>
                <w:color w:val="000000"/>
              </w:rPr>
              <w:t>public ArrayList&lt;TruckInfoVO&gt; getAllTruckInfo();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启动一个得到所有</w:t>
            </w:r>
            <w:r>
              <w:rPr>
                <w:rFonts w:hint="eastAsia"/>
                <w:color w:val="000000"/>
              </w:rPr>
              <w:t>车辆信息</w:t>
            </w:r>
            <w:r>
              <w:rPr>
                <w:rFonts w:hint="eastAsia" w:ascii="宋体" w:hAnsi="宋体" w:cs="宋体"/>
                <w:color w:val="000000"/>
              </w:rPr>
              <w:t>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在一个得到所有</w:t>
            </w:r>
            <w:r>
              <w:rPr>
                <w:rFonts w:hint="eastAsia"/>
                <w:color w:val="000000"/>
              </w:rPr>
              <w:t>车辆信息</w:t>
            </w:r>
            <w:r>
              <w:rPr>
                <w:rFonts w:hint="eastAsia" w:cs="宋体"/>
                <w:color w:val="000000"/>
              </w:rPr>
              <w:t>的</w:t>
            </w:r>
            <w:r>
              <w:rPr>
                <w:rFonts w:hint="eastAsia" w:ascii="宋体" w:hAnsi="宋体" w:cs="宋体"/>
                <w:color w:val="000000"/>
              </w:rPr>
              <w:t>回合中，返回所有</w:t>
            </w:r>
            <w:r>
              <w:rPr>
                <w:rFonts w:hint="eastAsia"/>
                <w:color w:val="000000"/>
              </w:rPr>
              <w:t>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165" w:author="Administrator" w:date="2015-12-31T22:58:14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3166" w:author="Administrator" w:date="2015-12-31T22:58:14Z"/>
                <w:color w:val="000000"/>
              </w:rPr>
            </w:pPr>
            <w:ins w:id="3167" w:author="Administrator" w:date="2015-12-31T22:58:14Z">
              <w:r>
                <w:rPr>
                  <w:rFonts w:eastAsia="Times New Roman"/>
                  <w:color w:val="000000"/>
                </w:rPr>
                <w:t>NonUser.</w:t>
              </w:r>
            </w:ins>
            <w:ins w:id="3168" w:author="Administrator" w:date="2015-12-31T22:58:14Z">
              <w:r>
                <w:rPr>
                  <w:color w:val="000000"/>
                  <w:szCs w:val="20"/>
                </w:rPr>
                <w:t xml:space="preserve"> </w:t>
              </w:r>
            </w:ins>
            <w:ins w:id="3169" w:author="Administrator" w:date="2015-12-31T22:58:14Z">
              <w:r>
                <w:rPr>
                  <w:rFonts w:hint="eastAsia"/>
                  <w:color w:val="000000"/>
                </w:rPr>
                <w:t>getAllTruckInfo</w:t>
              </w:r>
            </w:ins>
            <w:ins w:id="3170" w:author="Administrator" w:date="2015-12-31T22:58:24Z">
              <w:r>
                <w:rPr>
                  <w:rFonts w:hint="eastAsia"/>
                  <w:color w:val="000000"/>
                  <w:lang w:val="en-US" w:eastAsia="zh-CN"/>
                </w:rPr>
                <w:t>ByB</w:t>
              </w:r>
            </w:ins>
            <w:ins w:id="3171" w:author="Administrator" w:date="2015-12-31T22:58:25Z">
              <w:r>
                <w:rPr>
                  <w:rFonts w:hint="eastAsia"/>
                  <w:color w:val="000000"/>
                  <w:lang w:val="en-US" w:eastAsia="zh-CN"/>
                </w:rPr>
                <w:t>usin</w:t>
              </w:r>
            </w:ins>
            <w:ins w:id="3172" w:author="Administrator" w:date="2015-12-31T22:58:26Z">
              <w:r>
                <w:rPr>
                  <w:rFonts w:hint="eastAsia"/>
                  <w:color w:val="000000"/>
                  <w:lang w:val="en-US" w:eastAsia="zh-CN"/>
                </w:rPr>
                <w:t>essH</w:t>
              </w:r>
            </w:ins>
            <w:ins w:id="3173" w:author="Administrator" w:date="2015-12-31T22:58:27Z">
              <w:r>
                <w:rPr>
                  <w:rFonts w:hint="eastAsia"/>
                  <w:color w:val="000000"/>
                  <w:lang w:val="en-US" w:eastAsia="zh-CN"/>
                </w:rPr>
                <w:t>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74" w:author="Administrator" w:date="2015-12-31T22:58:14Z"/>
                <w:color w:val="000000"/>
              </w:rPr>
            </w:pPr>
            <w:ins w:id="3175" w:author="Administrator" w:date="2015-12-31T22:58:14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76" w:author="Administrator" w:date="2015-12-31T22:58:14Z"/>
                <w:color w:val="000000"/>
              </w:rPr>
            </w:pPr>
            <w:ins w:id="3177" w:author="Administrator" w:date="2015-12-31T22:58:14Z">
              <w:r>
                <w:rPr>
                  <w:rFonts w:hint="eastAsia" w:eastAsia="Times New Roman"/>
                  <w:color w:val="000000"/>
                </w:rPr>
                <w:t>public ArrayList&lt;TruckInfoVO&gt; getAllTruckInfo</w:t>
              </w:r>
            </w:ins>
            <w:ins w:id="3178" w:author="Administrator" w:date="2015-12-31T22:58:35Z">
              <w:r>
                <w:rPr>
                  <w:rFonts w:hint="eastAsia"/>
                  <w:color w:val="000000"/>
                  <w:lang w:val="en-US" w:eastAsia="zh-CN"/>
                </w:rPr>
                <w:t>ByBusinessHall</w:t>
              </w:r>
            </w:ins>
            <w:ins w:id="3179" w:author="Administrator" w:date="2015-12-31T22:58:14Z">
              <w:r>
                <w:rPr>
                  <w:rFonts w:hint="eastAsia"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180" w:author="Administrator" w:date="2015-12-31T22:58:14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81" w:author="Administrator" w:date="2015-12-31T22:58:14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82" w:author="Administrator" w:date="2015-12-31T22:58:14Z"/>
                <w:color w:val="000000"/>
              </w:rPr>
            </w:pPr>
            <w:ins w:id="3183" w:author="Administrator" w:date="2015-12-31T22:58:14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84" w:author="Administrator" w:date="2015-12-31T22:58:14Z"/>
                <w:color w:val="000000"/>
              </w:rPr>
            </w:pPr>
            <w:ins w:id="3185" w:author="Administrator" w:date="2015-12-31T22:58:14Z">
              <w:r>
                <w:rPr>
                  <w:rFonts w:hint="eastAsia" w:ascii="宋体" w:hAnsi="宋体" w:cs="宋体"/>
                  <w:color w:val="000000"/>
                </w:rPr>
                <w:t>启动一个得到</w:t>
              </w:r>
            </w:ins>
            <w:ins w:id="3186" w:author="Administrator" w:date="2015-12-31T22:59:24Z">
              <w:r>
                <w:rPr>
                  <w:rFonts w:hint="eastAsia" w:ascii="宋体" w:hAnsi="宋体" w:cs="宋体"/>
                  <w:color w:val="000000"/>
                  <w:lang w:eastAsia="zh-CN"/>
                </w:rPr>
                <w:t>营业厅</w:t>
              </w:r>
            </w:ins>
            <w:ins w:id="3187" w:author="Administrator" w:date="2015-12-31T22:59:28Z">
              <w:r>
                <w:rPr>
                  <w:rFonts w:hint="eastAsia" w:ascii="宋体" w:hAnsi="宋体" w:cs="宋体"/>
                  <w:color w:val="000000"/>
                  <w:lang w:eastAsia="zh-CN"/>
                </w:rPr>
                <w:t>所属</w:t>
              </w:r>
            </w:ins>
            <w:ins w:id="3188" w:author="Administrator" w:date="2015-12-31T22:58:14Z">
              <w:r>
                <w:rPr>
                  <w:rFonts w:hint="eastAsia"/>
                  <w:color w:val="000000"/>
                </w:rPr>
                <w:t>车辆信息</w:t>
              </w:r>
            </w:ins>
            <w:ins w:id="3189" w:author="Administrator" w:date="2015-12-31T22:58:14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190" w:author="Administrator" w:date="2015-12-31T22:58:14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91" w:author="Administrator" w:date="2015-12-31T22:58:14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92" w:author="Administrator" w:date="2015-12-31T22:58:14Z"/>
                <w:color w:val="000000"/>
              </w:rPr>
            </w:pPr>
            <w:ins w:id="3193" w:author="Administrator" w:date="2015-12-31T22:58:14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94" w:author="Administrator" w:date="2015-12-31T22:58:14Z"/>
                <w:color w:val="000000"/>
              </w:rPr>
            </w:pPr>
            <w:ins w:id="3195" w:author="Administrator" w:date="2015-12-31T22:58:14Z">
              <w:r>
                <w:rPr>
                  <w:rFonts w:hint="eastAsia" w:ascii="宋体" w:hAnsi="宋体" w:cs="宋体"/>
                  <w:color w:val="000000"/>
                </w:rPr>
                <w:t>在一个得到</w:t>
              </w:r>
            </w:ins>
            <w:ins w:id="3196" w:author="Administrator" w:date="2015-12-31T22:59:36Z">
              <w:r>
                <w:rPr>
                  <w:rFonts w:hint="eastAsia" w:ascii="宋体" w:hAnsi="宋体" w:cs="宋体"/>
                  <w:color w:val="000000"/>
                  <w:lang w:eastAsia="zh-CN"/>
                </w:rPr>
                <w:t>营业厅</w:t>
              </w:r>
            </w:ins>
            <w:ins w:id="3197" w:author="Administrator" w:date="2015-12-31T22:59:38Z">
              <w:r>
                <w:rPr>
                  <w:rFonts w:hint="eastAsia" w:ascii="宋体" w:hAnsi="宋体" w:cs="宋体"/>
                  <w:color w:val="000000"/>
                  <w:lang w:eastAsia="zh-CN"/>
                </w:rPr>
                <w:t>所属</w:t>
              </w:r>
            </w:ins>
            <w:ins w:id="3198" w:author="Administrator" w:date="2015-12-31T22:58:14Z">
              <w:r>
                <w:rPr>
                  <w:rFonts w:hint="eastAsia"/>
                  <w:color w:val="000000"/>
                </w:rPr>
                <w:t>车辆信息</w:t>
              </w:r>
            </w:ins>
            <w:ins w:id="3199" w:author="Administrator" w:date="2015-12-31T22:58:14Z">
              <w:r>
                <w:rPr>
                  <w:rFonts w:hint="eastAsia" w:cs="宋体"/>
                  <w:color w:val="000000"/>
                </w:rPr>
                <w:t>的</w:t>
              </w:r>
            </w:ins>
            <w:ins w:id="3200" w:author="Administrator" w:date="2015-12-31T22:58:14Z">
              <w:r>
                <w:rPr>
                  <w:rFonts w:hint="eastAsia" w:ascii="宋体" w:hAnsi="宋体" w:cs="宋体"/>
                  <w:color w:val="000000"/>
                </w:rPr>
                <w:t>回合中，返回所有</w:t>
              </w:r>
            </w:ins>
            <w:ins w:id="3201" w:author="Administrator" w:date="2015-12-31T22:58:14Z">
              <w:r>
                <w:rPr>
                  <w:rFonts w:hint="eastAsia"/>
                  <w:color w:val="000000"/>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color w:val="000000"/>
                <w:szCs w:val="20"/>
              </w:rPr>
              <w:t xml:space="preserve"> </w:t>
            </w:r>
            <w:r>
              <w:rPr>
                <w:rFonts w:hint="eastAsia"/>
                <w:color w:val="000000"/>
              </w:rPr>
              <w:t>addTruckInfo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eastAsia="Times New Roman"/>
                <w:color w:val="000000"/>
              </w:rPr>
              <w:t>public void addTruckInfo(TruckInfoVO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启动一个增加车辆信息的回合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在一个增加车辆信息</w:t>
            </w:r>
            <w:r>
              <w:rPr>
                <w:rFonts w:hint="eastAsia" w:cs="宋体"/>
                <w:color w:val="000000"/>
              </w:rPr>
              <w:t>的</w:t>
            </w:r>
            <w:r>
              <w:rPr>
                <w:rFonts w:hint="eastAsia" w:ascii="宋体" w:hAnsi="宋体" w:cs="宋体"/>
                <w:color w:val="000000"/>
              </w:rPr>
              <w:t>回合中，增加车辆信息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color w:val="000000"/>
                <w:szCs w:val="20"/>
              </w:rPr>
              <w:t xml:space="preserve"> </w:t>
            </w:r>
            <w:r>
              <w:rPr>
                <w:rFonts w:hint="eastAsia"/>
                <w:color w:val="000000"/>
              </w:rPr>
              <w:t>deleteTruckInfo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void deleteTruckInfo(long truckId);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启动一个得到所有</w:t>
            </w:r>
            <w:r>
              <w:rPr>
                <w:rFonts w:hint="eastAsia"/>
                <w:color w:val="000000"/>
              </w:rPr>
              <w:t>删除车辆</w:t>
            </w:r>
            <w:r>
              <w:rPr>
                <w:rFonts w:hint="eastAsia" w:ascii="宋体" w:hAnsi="宋体" w:cs="宋体"/>
                <w:color w:val="000000"/>
              </w:rPr>
              <w:t>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在一个得到所有</w:t>
            </w:r>
            <w:r>
              <w:rPr>
                <w:rFonts w:hint="eastAsia"/>
                <w:color w:val="000000"/>
              </w:rPr>
              <w:t>删除车辆</w:t>
            </w:r>
            <w:r>
              <w:rPr>
                <w:rFonts w:hint="eastAsia" w:ascii="宋体" w:hAnsi="宋体" w:cs="宋体"/>
                <w:color w:val="000000"/>
              </w:rPr>
              <w:t>的回合中，删除车辆信息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color w:val="000000"/>
                <w:szCs w:val="20"/>
              </w:rPr>
              <w:t xml:space="preserve"> </w:t>
            </w:r>
            <w:r>
              <w:rPr>
                <w:rFonts w:hint="eastAsia"/>
                <w:color w:val="000000"/>
              </w:rPr>
              <w:t>changeTruckInfo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void changeTruckInfo(long truckId);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启动一个修改车辆信息的回合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rFonts w:ascii="Calibri" w:hAnsi="Calibri" w:cs="宋体"/>
                <w:color w:val="000000"/>
              </w:rPr>
            </w:pPr>
            <w:r>
              <w:rPr>
                <w:rFonts w:hint="eastAsia" w:ascii="宋体" w:hAnsi="宋体" w:cs="宋体"/>
                <w:color w:val="000000"/>
              </w:rPr>
              <w:t>在一个修改车辆信息的回合中，修改车辆信息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color w:val="000000"/>
              </w:rPr>
              <w:t>getDriverInfo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DriverInfoVO getDriverInfo(long driverId);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启动一个得到司机信息的回合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rFonts w:ascii="Calibri" w:hAnsi="Calibri" w:cs="宋体"/>
                <w:color w:val="000000"/>
              </w:rPr>
            </w:pPr>
            <w:r>
              <w:rPr>
                <w:rFonts w:hint="eastAsia" w:ascii="宋体" w:hAnsi="宋体" w:cs="宋体"/>
                <w:color w:val="000000"/>
              </w:rPr>
              <w:t>在一个得到司机信息的回合中，返回司机信息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02" w:author="Administrator" w:date="2015-12-31T23:00:0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03" w:author="Administrator" w:date="2015-12-31T23:00:02Z"/>
                <w:color w:val="000000"/>
              </w:rPr>
            </w:pPr>
            <w:ins w:id="3204" w:author="Administrator" w:date="2015-12-31T23:00:02Z">
              <w:r>
                <w:rPr>
                  <w:rFonts w:eastAsia="Times New Roman"/>
                  <w:color w:val="000000"/>
                </w:rPr>
                <w:t>NonUser.</w:t>
              </w:r>
            </w:ins>
            <w:ins w:id="3205" w:author="Administrator" w:date="2015-12-31T23:00:02Z">
              <w:r>
                <w:rPr>
                  <w:rFonts w:hint="eastAsia"/>
                  <w:color w:val="000000"/>
                </w:rPr>
                <w:t>getDriverInfo</w:t>
              </w:r>
            </w:ins>
            <w:ins w:id="3206" w:author="Administrator" w:date="2015-12-31T23:00:10Z">
              <w:r>
                <w:rPr>
                  <w:rFonts w:hint="eastAsia"/>
                  <w:color w:val="000000"/>
                  <w:lang w:val="en-US" w:eastAsia="zh-CN"/>
                </w:rPr>
                <w:t>By</w:t>
              </w:r>
            </w:ins>
            <w:ins w:id="3207" w:author="Administrator" w:date="2015-12-31T23:00:11Z">
              <w:r>
                <w:rPr>
                  <w:rFonts w:hint="eastAsia"/>
                  <w:color w:val="000000"/>
                  <w:lang w:val="en-US" w:eastAsia="zh-CN"/>
                </w:rPr>
                <w:t>Busi</w:t>
              </w:r>
            </w:ins>
            <w:ins w:id="3208" w:author="Administrator" w:date="2015-12-31T23:00:12Z">
              <w:r>
                <w:rPr>
                  <w:rFonts w:hint="eastAsia"/>
                  <w:color w:val="000000"/>
                  <w:lang w:val="en-US" w:eastAsia="zh-CN"/>
                </w:rPr>
                <w:t>ness</w:t>
              </w:r>
            </w:ins>
            <w:ins w:id="3209" w:author="Administrator" w:date="2015-12-31T23:00:13Z">
              <w:r>
                <w:rPr>
                  <w:rFonts w:hint="eastAsia"/>
                  <w:color w:val="000000"/>
                  <w:lang w:val="en-US" w:eastAsia="zh-CN"/>
                </w:rPr>
                <w:t>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210" w:author="Administrator" w:date="2015-12-31T23:00:02Z"/>
                <w:color w:val="000000"/>
              </w:rPr>
            </w:pPr>
            <w:ins w:id="3211" w:author="Administrator" w:date="2015-12-31T23:00:0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212" w:author="Administrator" w:date="2015-12-31T23:00:02Z"/>
                <w:color w:val="000000"/>
              </w:rPr>
            </w:pPr>
            <w:ins w:id="3213" w:author="Administrator" w:date="2015-12-31T23:00:02Z">
              <w:r>
                <w:rPr>
                  <w:rFonts w:hint="eastAsia"/>
                  <w:color w:val="000000"/>
                </w:rPr>
                <w:t>public DriverInfoVO getDriverInfo</w:t>
              </w:r>
            </w:ins>
            <w:ins w:id="3214" w:author="Administrator" w:date="2015-12-31T23:00:19Z">
              <w:r>
                <w:rPr>
                  <w:rFonts w:hint="eastAsia"/>
                  <w:color w:val="000000"/>
                  <w:lang w:val="en-US" w:eastAsia="zh-CN"/>
                </w:rPr>
                <w:t>By</w:t>
              </w:r>
            </w:ins>
            <w:ins w:id="3215" w:author="Administrator" w:date="2015-12-31T23:00:20Z">
              <w:r>
                <w:rPr>
                  <w:rFonts w:hint="eastAsia"/>
                  <w:color w:val="000000"/>
                  <w:lang w:val="en-US" w:eastAsia="zh-CN"/>
                </w:rPr>
                <w:t>Bus</w:t>
              </w:r>
            </w:ins>
            <w:ins w:id="3216" w:author="Administrator" w:date="2015-12-31T23:00:21Z">
              <w:r>
                <w:rPr>
                  <w:rFonts w:hint="eastAsia"/>
                  <w:color w:val="000000"/>
                  <w:lang w:val="en-US" w:eastAsia="zh-CN"/>
                </w:rPr>
                <w:t>ine</w:t>
              </w:r>
            </w:ins>
            <w:ins w:id="3217" w:author="Administrator" w:date="2015-12-31T23:00:23Z">
              <w:r>
                <w:rPr>
                  <w:rFonts w:hint="eastAsia"/>
                  <w:color w:val="000000"/>
                  <w:lang w:val="en-US" w:eastAsia="zh-CN"/>
                </w:rPr>
                <w:t>ssH</w:t>
              </w:r>
            </w:ins>
            <w:ins w:id="3218" w:author="Administrator" w:date="2015-12-31T23:00:24Z">
              <w:r>
                <w:rPr>
                  <w:rFonts w:hint="eastAsia"/>
                  <w:color w:val="000000"/>
                  <w:lang w:val="en-US" w:eastAsia="zh-CN"/>
                </w:rPr>
                <w:t>all</w:t>
              </w:r>
            </w:ins>
            <w:ins w:id="3219" w:author="Administrator" w:date="2015-12-31T23:00:02Z">
              <w:r>
                <w:rPr>
                  <w:rFonts w:hint="eastAsia"/>
                  <w:color w:val="000000"/>
                </w:rPr>
                <w:t>(long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20" w:author="Administrator" w:date="2015-12-31T23:00:0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21" w:author="Administrator" w:date="2015-12-31T23:00:0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22" w:author="Administrator" w:date="2015-12-31T23:00:02Z"/>
                <w:color w:val="000000"/>
              </w:rPr>
            </w:pPr>
            <w:ins w:id="3223" w:author="Administrator" w:date="2015-12-31T23:00:0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24" w:author="Administrator" w:date="2015-12-31T23:00:02Z"/>
                <w:color w:val="000000"/>
              </w:rPr>
            </w:pPr>
            <w:ins w:id="3225" w:author="Administrator" w:date="2015-12-31T23:00:02Z">
              <w:r>
                <w:rPr>
                  <w:rFonts w:hint="eastAsia" w:ascii="宋体" w:hAnsi="宋体" w:cs="宋体"/>
                  <w:color w:val="000000"/>
                </w:rPr>
                <w:t>启动一个得到</w:t>
              </w:r>
            </w:ins>
            <w:ins w:id="3226" w:author="Administrator" w:date="2015-12-31T23:00:36Z">
              <w:r>
                <w:rPr>
                  <w:rFonts w:hint="eastAsia" w:ascii="宋体" w:hAnsi="宋体" w:cs="宋体"/>
                  <w:color w:val="000000"/>
                  <w:lang w:eastAsia="zh-CN"/>
                </w:rPr>
                <w:t>营业厅所属</w:t>
              </w:r>
            </w:ins>
            <w:ins w:id="3227" w:author="Administrator" w:date="2015-12-31T23:00:02Z">
              <w:r>
                <w:rPr>
                  <w:rFonts w:hint="eastAsia" w:ascii="宋体" w:hAnsi="宋体" w:cs="宋体"/>
                  <w:color w:val="000000"/>
                </w:rPr>
                <w:t>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28" w:author="Administrator" w:date="2015-12-31T23:00:0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29" w:author="Administrator" w:date="2015-12-31T23:00:0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30" w:author="Administrator" w:date="2015-12-31T23:00:02Z"/>
                <w:color w:val="000000"/>
              </w:rPr>
            </w:pPr>
            <w:ins w:id="3231" w:author="Administrator" w:date="2015-12-31T23:00:0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3232" w:author="Administrator" w:date="2015-12-31T23:00:02Z"/>
                <w:rFonts w:ascii="Calibri" w:hAnsi="Calibri" w:cs="宋体"/>
                <w:color w:val="000000"/>
              </w:rPr>
            </w:pPr>
            <w:ins w:id="3233" w:author="Administrator" w:date="2015-12-31T23:00:02Z">
              <w:r>
                <w:rPr>
                  <w:rFonts w:hint="eastAsia" w:ascii="宋体" w:hAnsi="宋体" w:cs="宋体"/>
                  <w:color w:val="000000"/>
                </w:rPr>
                <w:t>在一个得到</w:t>
              </w:r>
            </w:ins>
            <w:ins w:id="3234" w:author="Administrator" w:date="2015-12-31T23:00:41Z">
              <w:r>
                <w:rPr>
                  <w:rFonts w:hint="eastAsia" w:ascii="宋体" w:hAnsi="宋体" w:cs="宋体"/>
                  <w:color w:val="000000"/>
                  <w:lang w:eastAsia="zh-CN"/>
                </w:rPr>
                <w:t>营业厅所属</w:t>
              </w:r>
            </w:ins>
            <w:ins w:id="3235" w:author="Administrator" w:date="2015-12-31T23:00:02Z">
              <w:r>
                <w:rPr>
                  <w:rFonts w:hint="eastAsia" w:ascii="宋体" w:hAnsi="宋体" w:cs="宋体"/>
                  <w:color w:val="000000"/>
                </w:rPr>
                <w:t>司机信息的回合中，返回司机信息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color w:val="000000"/>
                <w:szCs w:val="20"/>
              </w:rPr>
              <w:t xml:space="preserve"> </w:t>
            </w:r>
            <w:r>
              <w:rPr>
                <w:rFonts w:hint="eastAsia"/>
                <w:color w:val="000000"/>
              </w:rPr>
              <w:t>getAllDriverInfo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ArrayList&lt;DriverInfoVO&gt; getAllDriverInfo();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启动一个插入</w:t>
            </w:r>
            <w:r>
              <w:rPr>
                <w:rFonts w:hint="eastAsia"/>
                <w:color w:val="000000"/>
              </w:rPr>
              <w:t>得到所有司机信息</w:t>
            </w:r>
            <w:r>
              <w:rPr>
                <w:rFonts w:hint="eastAsia" w:ascii="宋体" w:hAnsi="宋体" w:cs="宋体"/>
                <w:color w:val="000000"/>
              </w:rPr>
              <w:t>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w:t>
            </w:r>
            <w:r>
              <w:rPr>
                <w:rFonts w:hint="eastAsia"/>
                <w:color w:val="000000"/>
              </w:rPr>
              <w:t>得到所有司机信息</w:t>
            </w:r>
            <w:r>
              <w:rPr>
                <w:rFonts w:hint="eastAsia" w:ascii="宋体" w:hAnsi="宋体" w:cs="宋体"/>
                <w:color w:val="000000"/>
              </w:rPr>
              <w:t>的回合中，</w:t>
            </w:r>
            <w:r>
              <w:rPr>
                <w:rFonts w:hint="eastAsia"/>
                <w:color w:val="000000"/>
              </w:rPr>
              <w:t>得到所有司机信息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color w:val="000000"/>
              </w:rPr>
              <w:t>addDriverInfo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void addDriverInfo(DriverInfoVO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启动一个增加司机的回合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在一个增加司机的回合中增加一个司机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color w:val="000000"/>
              </w:rPr>
              <w:t xml:space="preserve"> </w:t>
            </w:r>
            <w:r>
              <w:rPr>
                <w:rFonts w:hint="eastAsia"/>
                <w:color w:val="000000"/>
              </w:rPr>
              <w:t>deleteDriverInfo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void deleteDriverInfo(long driverId);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启动一个删除司机的回合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在一个删除司机的回合中，删除一个司机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color w:val="000000"/>
                <w:szCs w:val="20"/>
              </w:rPr>
              <w:t xml:space="preserve"> </w:t>
            </w:r>
            <w:r>
              <w:rPr>
                <w:rFonts w:hint="eastAsia"/>
                <w:color w:val="000000"/>
              </w:rPr>
              <w:t>changeDriverInfo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void changeDriverInfo(long driverId);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启动一个修改司机信息的回合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在一个修改司机信息的回合中，修改司机信息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color w:val="000000"/>
                <w:szCs w:val="20"/>
              </w:rPr>
              <w:t xml:space="preserve"> </w:t>
            </w:r>
            <w:r>
              <w:rPr>
                <w:rFonts w:hint="eastAsia"/>
                <w:color w:val="000000"/>
              </w:rPr>
              <w:t>getBussinessHallInfo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BussinessHallVO getBussinessHallInfo(long bussinessHallId);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启动一个得到营业厅信息的回合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在一个得到营业厅信息的回合中，得到营业厅信息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36" w:author="Administrator" w:date="2015-12-31T23:00:51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37" w:author="Administrator" w:date="2015-12-31T23:00:51Z"/>
                <w:color w:val="000000"/>
              </w:rPr>
            </w:pPr>
            <w:ins w:id="3238" w:author="Administrator" w:date="2015-12-31T23:00:51Z">
              <w:r>
                <w:rPr>
                  <w:rFonts w:eastAsia="Times New Roman"/>
                  <w:color w:val="000000"/>
                </w:rPr>
                <w:t>NonUser.</w:t>
              </w:r>
            </w:ins>
            <w:ins w:id="3239" w:author="Administrator" w:date="2015-12-31T23:00:51Z">
              <w:r>
                <w:rPr>
                  <w:color w:val="000000"/>
                  <w:szCs w:val="20"/>
                </w:rPr>
                <w:t xml:space="preserve"> </w:t>
              </w:r>
            </w:ins>
            <w:ins w:id="3240" w:author="Administrator" w:date="2015-12-31T23:00:51Z">
              <w:r>
                <w:rPr>
                  <w:rFonts w:hint="eastAsia"/>
                  <w:color w:val="000000"/>
                </w:rPr>
                <w:t>getBussinessHallInfo</w:t>
              </w:r>
            </w:ins>
            <w:ins w:id="3241" w:author="Administrator" w:date="2015-12-31T23:01:06Z">
              <w:r>
                <w:rPr>
                  <w:rFonts w:hint="eastAsia"/>
                  <w:color w:val="000000"/>
                  <w:lang w:val="en-US" w:eastAsia="zh-CN"/>
                </w:rPr>
                <w:t>ByCity</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242" w:author="Administrator" w:date="2015-12-31T23:00:51Z"/>
                <w:color w:val="000000"/>
              </w:rPr>
            </w:pPr>
            <w:ins w:id="3243" w:author="Administrator" w:date="2015-12-31T23:00:51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244" w:author="Administrator" w:date="2015-12-31T23:00:51Z"/>
                <w:color w:val="000000"/>
              </w:rPr>
            </w:pPr>
            <w:ins w:id="3245" w:author="Administrator" w:date="2015-12-31T23:00:51Z">
              <w:r>
                <w:rPr>
                  <w:rFonts w:hint="eastAsia"/>
                  <w:color w:val="000000"/>
                </w:rPr>
                <w:t>public BussinessHallVO getBussinessHallInfo</w:t>
              </w:r>
            </w:ins>
            <w:ins w:id="3246" w:author="Administrator" w:date="2015-12-31T23:01:13Z">
              <w:r>
                <w:rPr>
                  <w:rFonts w:hint="eastAsia"/>
                  <w:color w:val="000000"/>
                  <w:lang w:val="en-US" w:eastAsia="zh-CN"/>
                </w:rPr>
                <w:t>B</w:t>
              </w:r>
            </w:ins>
            <w:ins w:id="3247" w:author="Administrator" w:date="2015-12-31T23:01:14Z">
              <w:r>
                <w:rPr>
                  <w:rFonts w:hint="eastAsia"/>
                  <w:color w:val="000000"/>
                  <w:lang w:val="en-US" w:eastAsia="zh-CN"/>
                </w:rPr>
                <w:t>y</w:t>
              </w:r>
            </w:ins>
            <w:ins w:id="3248" w:author="Administrator" w:date="2015-12-31T23:01:18Z">
              <w:r>
                <w:rPr>
                  <w:rFonts w:hint="eastAsia"/>
                  <w:color w:val="000000"/>
                  <w:lang w:val="en-US" w:eastAsia="zh-CN"/>
                </w:rPr>
                <w:t>C</w:t>
              </w:r>
            </w:ins>
            <w:ins w:id="3249" w:author="Administrator" w:date="2015-12-31T23:01:19Z">
              <w:r>
                <w:rPr>
                  <w:rFonts w:hint="eastAsia"/>
                  <w:color w:val="000000"/>
                  <w:lang w:val="en-US" w:eastAsia="zh-CN"/>
                </w:rPr>
                <w:t>ity</w:t>
              </w:r>
            </w:ins>
            <w:ins w:id="3250" w:author="Administrator" w:date="2015-12-31T23:00:51Z">
              <w:r>
                <w:rPr>
                  <w:rFonts w:hint="eastAsia"/>
                  <w:color w:val="000000"/>
                </w:rPr>
                <w:t>(long bussinessHallId);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51" w:author="Administrator" w:date="2015-12-31T23:00:51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52" w:author="Administrator" w:date="2015-12-31T23:00:51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53" w:author="Administrator" w:date="2015-12-31T23:00:51Z"/>
                <w:color w:val="000000"/>
              </w:rPr>
            </w:pPr>
            <w:ins w:id="3254" w:author="Administrator" w:date="2015-12-31T23:00:51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55" w:author="Administrator" w:date="2015-12-31T23:00:51Z"/>
                <w:color w:val="000000"/>
              </w:rPr>
            </w:pPr>
            <w:ins w:id="3256" w:author="Administrator" w:date="2015-12-31T23:00:51Z">
              <w:r>
                <w:rPr>
                  <w:rFonts w:hint="eastAsia" w:ascii="宋体" w:hAnsi="宋体" w:cs="宋体"/>
                  <w:color w:val="000000"/>
                </w:rPr>
                <w:t>启动一个得到</w:t>
              </w:r>
            </w:ins>
            <w:ins w:id="3257" w:author="Administrator" w:date="2015-12-31T23:01:24Z">
              <w:r>
                <w:rPr>
                  <w:rFonts w:hint="eastAsia" w:ascii="宋体" w:hAnsi="宋体" w:cs="宋体"/>
                  <w:color w:val="000000"/>
                  <w:lang w:eastAsia="zh-CN"/>
                </w:rPr>
                <w:t>城市</w:t>
              </w:r>
            </w:ins>
            <w:ins w:id="3258" w:author="Administrator" w:date="2015-12-31T23:00:51Z">
              <w:r>
                <w:rPr>
                  <w:rFonts w:hint="eastAsia" w:ascii="宋体" w:hAnsi="宋体" w:cs="宋体"/>
                  <w:color w:val="000000"/>
                </w:rPr>
                <w:t>营业厅信息的回合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59" w:author="Administrator" w:date="2015-12-31T23:00:51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60" w:author="Administrator" w:date="2015-12-31T23:00:51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61" w:author="Administrator" w:date="2015-12-31T23:00:51Z"/>
                <w:color w:val="000000"/>
              </w:rPr>
            </w:pPr>
            <w:ins w:id="3262" w:author="Administrator" w:date="2015-12-31T23:00:51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63" w:author="Administrator" w:date="2015-12-31T23:00:51Z"/>
                <w:color w:val="000000"/>
              </w:rPr>
            </w:pPr>
            <w:ins w:id="3264" w:author="Administrator" w:date="2015-12-31T23:00:51Z">
              <w:r>
                <w:rPr>
                  <w:rFonts w:hint="eastAsia" w:ascii="宋体" w:hAnsi="宋体" w:cs="宋体"/>
                  <w:color w:val="000000"/>
                </w:rPr>
                <w:t>在一个得到</w:t>
              </w:r>
            </w:ins>
            <w:ins w:id="3265" w:author="Administrator" w:date="2015-12-31T23:01:30Z">
              <w:r>
                <w:rPr>
                  <w:rFonts w:hint="eastAsia" w:ascii="宋体" w:hAnsi="宋体" w:cs="宋体"/>
                  <w:color w:val="000000"/>
                  <w:lang w:eastAsia="zh-CN"/>
                </w:rPr>
                <w:t>城市</w:t>
              </w:r>
            </w:ins>
            <w:ins w:id="3266" w:author="Administrator" w:date="2015-12-31T23:00:51Z">
              <w:r>
                <w:rPr>
                  <w:rFonts w:hint="eastAsia" w:ascii="宋体" w:hAnsi="宋体" w:cs="宋体"/>
                  <w:color w:val="000000"/>
                </w:rPr>
                <w:t>营业厅信息的回合中，得到营业厅信息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color w:val="000000"/>
                <w:szCs w:val="20"/>
              </w:rPr>
              <w:t xml:space="preserve"> </w:t>
            </w:r>
            <w:r>
              <w:rPr>
                <w:rFonts w:hint="eastAsia"/>
                <w:color w:val="000000"/>
              </w:rPr>
              <w:t>getAllBussinessHallInfo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ArrayList&lt;BussinessHallVO&gt; getAllBussinessHallInfo();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启动一个得到所有营业厅信息的回合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在一个得到所有营业厅信息的回合中，得到所有营业厅信息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color w:val="000000"/>
                <w:szCs w:val="20"/>
              </w:rPr>
              <w:t xml:space="preserve"> </w:t>
            </w:r>
            <w:r>
              <w:rPr>
                <w:rFonts w:hint="eastAsia"/>
                <w:color w:val="000000"/>
                <w:szCs w:val="20"/>
              </w:rPr>
              <w:t>addBussinessHallInfo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void addBussinessHallInfo(BussinessHallVO bussinessHall);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启动一个增加营业厅的回合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在一个增加营业厅的回合中，增加一个营业厅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color w:val="000000"/>
              </w:rPr>
              <w:t>deleteBussinessHallInfo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void deleteBussinessHallInfo(long bussinessHallId);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启动一个删除</w:t>
            </w:r>
            <w:r>
              <w:rPr>
                <w:rFonts w:hint="eastAsia"/>
                <w:color w:val="000000"/>
              </w:rPr>
              <w:t>营业厅信息</w:t>
            </w:r>
            <w:r>
              <w:rPr>
                <w:rFonts w:hint="eastAsia" w:ascii="宋体" w:hAnsi="宋体" w:cs="宋体"/>
                <w:color w:val="000000"/>
              </w:rPr>
              <w:t>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在一个删除</w:t>
            </w:r>
            <w:r>
              <w:rPr>
                <w:rFonts w:hint="eastAsia"/>
                <w:color w:val="000000"/>
              </w:rPr>
              <w:t>营业厅信息</w:t>
            </w:r>
            <w:r>
              <w:rPr>
                <w:rFonts w:hint="eastAsia" w:ascii="宋体" w:hAnsi="宋体" w:cs="宋体"/>
                <w:color w:val="000000"/>
              </w:rPr>
              <w:t>的回合中，删除一个</w:t>
            </w:r>
            <w:r>
              <w:rPr>
                <w:rFonts w:hint="eastAsia"/>
                <w:color w:val="000000"/>
              </w:rPr>
              <w:t>营业厅信息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color w:val="000000"/>
                <w:szCs w:val="20"/>
              </w:rPr>
              <w:t>changeLogisticsState</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void changeLogisticsState(String logisticsState);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启动一个修改物流状态的回合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在一个修改物流状态的回合中，修改物流状态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color w:val="000000"/>
                <w:szCs w:val="20"/>
              </w:rPr>
              <w:t>initTruck</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void initTruck(ArrayList&lt;TruckInfoVO&gt; tvolist);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启动一个初始化车辆信息的回合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在一个初始化车辆信息的回合中，初始化车辆信息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NonUser.</w:t>
            </w:r>
            <w:r>
              <w:rPr>
                <w:rFonts w:hint="eastAsia"/>
                <w:color w:val="000000"/>
                <w:szCs w:val="20"/>
              </w:rPr>
              <w:t>initDriver</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public void initDriver(ArrayList&lt;DriverInfoVO&gt; dvolist);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启动一个初始化司机信息的回合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在一个初始化司机信息的回合中，初始化司机信息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ascii="宋体" w:hAnsi="宋体" w:cs="宋体"/>
                <w:b/>
                <w:color w:val="FFFFFF"/>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color w:val="000000"/>
              </w:rPr>
            </w:pPr>
            <w:r>
              <w:rPr>
                <w:rFonts w:hint="eastAsia" w:ascii="宋体" w:hAnsi="宋体" w:cs="宋体"/>
                <w:color w:val="000000"/>
              </w:rPr>
              <w:t>服务名</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color w:val="000000"/>
              </w:rPr>
            </w:pPr>
            <w:r>
              <w:rPr>
                <w:rFonts w:hint="eastAsia" w:ascii="宋体" w:hAnsi="宋体" w:cs="宋体"/>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NonUserDataService.find(</w:t>
            </w:r>
            <w:r>
              <w:rPr>
                <w:color w:val="000000"/>
              </w:rPr>
              <w:t xml:space="preserve">long </w:t>
            </w:r>
            <w:r>
              <w:rPr>
                <w:rFonts w:eastAsia="Times New Roman"/>
                <w:color w:val="000000"/>
              </w:rPr>
              <w:t>id)</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根据</w:t>
            </w:r>
            <w:r>
              <w:rPr>
                <w:rFonts w:eastAsia="Times New Roman" w:cs="Calibri"/>
                <w:color w:val="000000"/>
              </w:rPr>
              <w:t>ID</w:t>
            </w:r>
            <w:r>
              <w:rPr>
                <w:rFonts w:hint="eastAsia" w:ascii="宋体" w:hAnsi="宋体" w:eastAsia="Times New Roman" w:cs="宋体"/>
                <w:color w:val="000000"/>
              </w:rPr>
              <w:t>进行</w:t>
            </w:r>
            <w:r>
              <w:rPr>
                <w:rFonts w:hint="eastAsia" w:ascii="宋体" w:hAnsi="宋体" w:cs="宋体"/>
                <w:color w:val="000000"/>
              </w:rPr>
              <w:t>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NonUserDataService.finds(GoodsType type)</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根据字段名和值进行查找多个持久化对象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NonUserDataService.insert(GoodsPO gpo)</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NonUserDataService.update(GoodsPO gpo)</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更新单一持久化对象</w:t>
            </w:r>
          </w:p>
        </w:tc>
      </w:tr>
    </w:tbl>
    <w:p>
      <w:pPr/>
    </w:p>
    <w:p>
      <w:pPr>
        <w:pStyle w:val="2"/>
        <w:widowControl/>
        <w:numPr>
          <w:ilvl w:val="3"/>
          <w:numId w:val="1"/>
        </w:numPr>
        <w:rPr>
          <w:rFonts w:ascii="宋体" w:hAnsi="宋体" w:cs="宋体"/>
          <w:sz w:val="24"/>
          <w:szCs w:val="28"/>
        </w:rPr>
      </w:pPr>
      <w:r>
        <w:rPr>
          <w:rFonts w:hint="eastAsia" w:ascii="宋体" w:hAnsi="宋体" w:cs="宋体"/>
          <w:sz w:val="24"/>
          <w:szCs w:val="28"/>
        </w:rPr>
        <w:t>insititutionbl模块</w:t>
      </w:r>
      <w:bookmarkEnd w:id="37"/>
    </w:p>
    <w:p>
      <w:pPr>
        <w:pStyle w:val="38"/>
        <w:numPr>
          <w:ilvl w:val="0"/>
          <w:numId w:val="3"/>
        </w:numPr>
        <w:ind w:firstLineChars="0"/>
      </w:pPr>
      <w:bookmarkStart w:id="38" w:name="_Toc402982480"/>
      <w:r>
        <w:rPr>
          <w:rFonts w:hint="eastAsia"/>
        </w:rPr>
        <w:t>模块概述</w:t>
      </w:r>
    </w:p>
    <w:p>
      <w:pPr>
        <w:pStyle w:val="38"/>
        <w:ind w:left="930" w:firstLine="0" w:firstLineChars="0"/>
      </w:pPr>
      <w:r>
        <w:rPr>
          <w:rFonts w:hint="eastAsia"/>
        </w:rPr>
        <w:t>Institutionbl模块承担的需求参见需求规格说明文档功能需求及相关非功能需求</w:t>
      </w:r>
    </w:p>
    <w:p>
      <w:pPr>
        <w:pStyle w:val="38"/>
        <w:ind w:left="930" w:firstLine="0" w:firstLineChars="0"/>
      </w:pPr>
      <w:r>
        <w:rPr>
          <w:rFonts w:hint="eastAsia"/>
        </w:rPr>
        <w:t>Institutionbl模块的职责及接口参见软件系统结构描述文档表12</w:t>
      </w:r>
    </w:p>
    <w:p>
      <w:pPr>
        <w:pStyle w:val="38"/>
        <w:numPr>
          <w:ilvl w:val="0"/>
          <w:numId w:val="3"/>
        </w:numPr>
        <w:ind w:firstLineChars="0"/>
      </w:pPr>
      <w:r>
        <w:rPr>
          <w:rFonts w:hint="eastAsia"/>
        </w:rPr>
        <w:t>整体结构</w:t>
      </w:r>
    </w:p>
    <w:p>
      <w:pPr>
        <w:pStyle w:val="38"/>
        <w:ind w:left="930"/>
      </w:pPr>
      <w:r>
        <w:t>根据体系结构的设计，我们将系统分为展示层、业务逻辑层、数据层。每一层之间为了增加灵活性，我们会添加接口。比如展示层和业务逻辑层之间，我们添加</w:t>
      </w:r>
      <w:r>
        <w:rPr>
          <w:rFonts w:hint="eastAsia"/>
        </w:rPr>
        <w:t>businesslogicservice.institutionblservice接口。业务逻辑层和数据层之间添加dataservice.institutiondataservice接口。为了隔离业务逻辑指责和逻辑控制职责，我们增加了institutionController。UserPO和InstitutionPO是作为人员机构管理的持久化对象被添加到设计模型中去的。</w:t>
      </w:r>
    </w:p>
    <w:p>
      <w:pPr>
        <w:pStyle w:val="38"/>
        <w:ind w:left="930" w:firstLine="330" w:firstLineChars="0"/>
      </w:pPr>
    </w:p>
    <w:p>
      <w:pPr>
        <w:pStyle w:val="38"/>
        <w:ind w:left="1770" w:firstLine="330" w:firstLineChars="0"/>
      </w:pPr>
    </w:p>
    <w:p>
      <w:pPr>
        <w:pStyle w:val="38"/>
        <w:ind w:left="1770" w:firstLine="330" w:firstLineChars="0"/>
      </w:pPr>
    </w:p>
    <w:p>
      <w:pPr>
        <w:pStyle w:val="38"/>
        <w:ind w:left="1770" w:firstLine="330" w:firstLineChars="0"/>
        <w:rPr>
          <w:b/>
          <w:bCs/>
        </w:rPr>
      </w:pPr>
      <w:r>
        <w:rPr>
          <w:rFonts w:hint="eastAsia"/>
          <w:b/>
          <w:bCs/>
        </w:rPr>
        <w:t>表20 人员机构管理业务逻辑层详细设计的上下文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“用例二十六 机构管理”和“用例二十八 人员工资调整”</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InstitutionBLService {</w:t>
            </w:r>
          </w:p>
          <w:p>
            <w:pPr>
              <w:rPr>
                <w:rFonts w:ascii="Calibri" w:hAnsi="Calibri" w:cs="Calibri"/>
              </w:rPr>
            </w:pPr>
            <w:r>
              <w:rPr>
                <w:rFonts w:ascii="Calibri" w:hAnsi="Calibri" w:cs="Calibri"/>
              </w:rPr>
              <w:t xml:space="preserve"> </w:t>
            </w:r>
            <w:r>
              <w:rPr>
                <w:rFonts w:hint="eastAsia" w:ascii="Calibri" w:hAnsi="Calibri" w:cs="Calibri"/>
              </w:rPr>
              <w:t xml:space="preserve">   </w:t>
            </w:r>
            <w:r>
              <w:rPr>
                <w:rFonts w:ascii="Calibri" w:hAnsi="Calibri" w:cs="Calibri"/>
              </w:rPr>
              <w:t>public InstitutionVO getInstitutionInfo(long InstitutionId);</w:t>
            </w:r>
          </w:p>
          <w:p>
            <w:pPr>
              <w:ind w:firstLine="420" w:firstLineChars="200"/>
              <w:rPr>
                <w:rFonts w:ascii="Calibri" w:hAnsi="Calibri" w:cs="Calibri"/>
              </w:rPr>
            </w:pPr>
            <w:r>
              <w:rPr>
                <w:rFonts w:ascii="Calibri" w:hAnsi="Calibri" w:cs="Calibri"/>
              </w:rPr>
              <w:t>public ArrayList&lt;InstitutionVO&gt; getAllInstitution();</w:t>
            </w:r>
          </w:p>
          <w:p>
            <w:pPr>
              <w:ind w:firstLine="420" w:firstLineChars="200"/>
              <w:rPr>
                <w:rFonts w:ascii="Calibri" w:hAnsi="Calibri" w:cs="Calibri"/>
              </w:rPr>
            </w:pPr>
            <w:r>
              <w:rPr>
                <w:rFonts w:ascii="Calibri" w:hAnsi="Calibri" w:cs="Calibri"/>
              </w:rPr>
              <w:t xml:space="preserve">public </w:t>
            </w:r>
            <w:r>
              <w:rPr>
                <w:rFonts w:hint="eastAsia" w:ascii="Calibri" w:hAnsi="Calibri" w:cs="Calibri"/>
              </w:rPr>
              <w:t>boolean</w:t>
            </w:r>
            <w:r>
              <w:rPr>
                <w:rFonts w:ascii="Calibri" w:hAnsi="Calibri" w:cs="Calibri"/>
              </w:rPr>
              <w:t xml:space="preserve"> addInstitution(Institution</w:t>
            </w:r>
            <w:r>
              <w:rPr>
                <w:rFonts w:hint="eastAsia" w:ascii="Calibri" w:hAnsi="Calibri" w:cs="Calibri"/>
              </w:rPr>
              <w:t>V</w:t>
            </w:r>
            <w:r>
              <w:rPr>
                <w:rFonts w:ascii="Calibri" w:hAnsi="Calibri" w:cs="Calibri"/>
              </w:rPr>
              <w:t>O Institution);</w:t>
            </w:r>
          </w:p>
          <w:p>
            <w:pPr>
              <w:ind w:firstLine="420" w:firstLineChars="200"/>
              <w:rPr>
                <w:rFonts w:ascii="Calibri" w:hAnsi="Calibri" w:cs="Calibri"/>
              </w:rPr>
            </w:pPr>
            <w:r>
              <w:rPr>
                <w:rFonts w:ascii="Calibri" w:hAnsi="Calibri" w:cs="Calibri"/>
              </w:rPr>
              <w:t xml:space="preserve">public </w:t>
            </w:r>
            <w:r>
              <w:rPr>
                <w:rFonts w:hint="eastAsia" w:ascii="Calibri" w:hAnsi="Calibri" w:cs="Calibri"/>
              </w:rPr>
              <w:t>boolean</w:t>
            </w:r>
            <w:r>
              <w:rPr>
                <w:rFonts w:ascii="Calibri" w:hAnsi="Calibri" w:cs="Calibri"/>
              </w:rPr>
              <w:t xml:space="preserve"> deleteInstitution(long InstitutionId</w:t>
            </w:r>
            <w:r>
              <w:rPr>
                <w:rFonts w:hint="eastAsia" w:ascii="Calibri" w:hAnsi="Calibri" w:cs="Calibri"/>
              </w:rPr>
              <w:t>)</w:t>
            </w:r>
            <w:r>
              <w:rPr>
                <w:rFonts w:ascii="Calibri" w:hAnsi="Calibri" w:cs="Calibri"/>
              </w:rPr>
              <w:t>;</w:t>
            </w:r>
          </w:p>
          <w:p>
            <w:pPr>
              <w:ind w:firstLine="420" w:firstLineChars="200"/>
              <w:rPr>
                <w:rFonts w:hint="eastAsia" w:ascii="Calibri" w:hAnsi="Calibri" w:cs="Calibri"/>
              </w:rPr>
            </w:pPr>
            <w:r>
              <w:rPr>
                <w:rFonts w:ascii="Calibri" w:hAnsi="Calibri" w:cs="Calibri"/>
              </w:rPr>
              <w:t xml:space="preserve">public </w:t>
            </w:r>
            <w:r>
              <w:rPr>
                <w:rFonts w:hint="eastAsia" w:ascii="Calibri" w:hAnsi="Calibri" w:cs="Calibri"/>
              </w:rPr>
              <w:t>boolean</w:t>
            </w:r>
            <w:r>
              <w:rPr>
                <w:rFonts w:ascii="Calibri" w:hAnsi="Calibri" w:cs="Calibri"/>
              </w:rPr>
              <w:t xml:space="preserve"> endManagement();</w:t>
            </w:r>
          </w:p>
          <w:p>
            <w:pPr>
              <w:ind w:firstLine="420" w:firstLineChars="200"/>
              <w:rPr>
                <w:rFonts w:ascii="Calibri" w:hAnsi="Calibri" w:cs="Calibri"/>
              </w:rPr>
            </w:pPr>
            <w:r>
              <w:rPr>
                <w:rFonts w:ascii="Calibri" w:hAnsi="Calibri" w:cs="Calibri"/>
              </w:rPr>
              <w:t>public boolean changeInstitutionInfo(InstitutionVO institutionVO)</w:t>
            </w:r>
            <w:r>
              <w:rPr>
                <w:rFonts w:hint="eastAsia" w:ascii="Calibri" w:hAnsi="Calibri" w:cs="Calibri"/>
              </w:rPr>
              <w:t>;</w:t>
            </w:r>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rFonts w:ascii="Calibri" w:hAnsi="Calibri" w:cs="Calibri"/>
              </w:rPr>
            </w:pPr>
            <w:r>
              <w:rPr>
                <w:rFonts w:ascii="Calibri" w:hAnsi="Calibri" w:cs="Calibri"/>
              </w:rPr>
              <w:t>public interface InstitutionDataService extends Remote{</w:t>
            </w:r>
          </w:p>
          <w:p>
            <w:pPr>
              <w:ind w:firstLine="420" w:firstLineChars="200"/>
              <w:rPr>
                <w:rFonts w:ascii="Calibri" w:hAnsi="Calibri" w:cs="Calibri"/>
              </w:rPr>
            </w:pPr>
            <w:r>
              <w:rPr>
                <w:rFonts w:ascii="Calibri" w:hAnsi="Calibri" w:cs="Calibri"/>
              </w:rPr>
              <w:t>public InstitutionPO find(long InstitutionId) throws RemoteException;</w:t>
            </w:r>
          </w:p>
          <w:p>
            <w:pPr>
              <w:ind w:firstLine="420" w:firstLineChars="200"/>
              <w:rPr>
                <w:rFonts w:ascii="Calibri" w:hAnsi="Calibri" w:cs="Calibri"/>
              </w:rPr>
            </w:pPr>
            <w:r>
              <w:rPr>
                <w:rFonts w:ascii="Calibri" w:hAnsi="Calibri" w:cs="Calibri"/>
              </w:rPr>
              <w:t>public ArrayList&lt;InstitutionPO&gt; finds() throws RemoteException;</w:t>
            </w:r>
          </w:p>
          <w:p>
            <w:pPr>
              <w:ind w:firstLine="420" w:firstLineChars="200"/>
              <w:rPr>
                <w:rFonts w:ascii="Calibri" w:hAnsi="Calibri" w:cs="Calibri"/>
              </w:rPr>
            </w:pPr>
            <w:r>
              <w:rPr>
                <w:rFonts w:ascii="Calibri" w:hAnsi="Calibri" w:cs="Calibri"/>
              </w:rPr>
              <w:t>public void insert(InstitutionPO po) throws RemoteException;</w:t>
            </w:r>
          </w:p>
          <w:p>
            <w:pPr>
              <w:ind w:firstLine="420" w:firstLineChars="200"/>
              <w:rPr>
                <w:rFonts w:ascii="Calibri" w:hAnsi="Calibri" w:cs="Calibri"/>
              </w:rPr>
            </w:pPr>
            <w:r>
              <w:rPr>
                <w:rFonts w:ascii="Calibri" w:hAnsi="Calibri" w:cs="Calibri"/>
              </w:rPr>
              <w:t>public void update(InstitutionPO po) throws RemoteException;</w:t>
            </w:r>
          </w:p>
          <w:p>
            <w:pPr>
              <w:ind w:firstLine="420" w:firstLineChars="200"/>
              <w:rPr>
                <w:rFonts w:ascii="Calibri" w:hAnsi="Calibri" w:cs="Calibri"/>
              </w:rPr>
            </w:pPr>
            <w:r>
              <w:rPr>
                <w:rFonts w:ascii="Calibri" w:hAnsi="Calibri" w:cs="Calibri"/>
              </w:rPr>
              <w:t>public void delete(InstitutionPO po) throws RemoteException;</w:t>
            </w:r>
          </w:p>
          <w:p>
            <w:pPr>
              <w:ind w:firstLine="420" w:firstLineChars="200"/>
              <w:rPr>
                <w:rFonts w:ascii="Calibri" w:hAnsi="Calibri" w:cs="Calibri"/>
              </w:rPr>
            </w:pPr>
            <w:r>
              <w:rPr>
                <w:rFonts w:ascii="Calibri" w:hAnsi="Calibri" w:cs="Calibri"/>
              </w:rPr>
              <w:t>public void finish() throws RemoteException;</w:t>
            </w:r>
          </w:p>
          <w:p>
            <w:pPr>
              <w:ind w:firstLine="420" w:firstLineChars="200"/>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79082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1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pPr/>
    </w:p>
    <w:p>
      <w:pPr/>
    </w:p>
    <w:p>
      <w:pPr>
        <w:ind w:firstLine="420"/>
      </w:pPr>
      <w:r>
        <w:rPr>
          <w:rFonts w:hint="eastAsia"/>
        </w:rPr>
        <w:t>（3）模块内部类的接口规范</w:t>
      </w:r>
      <w:r>
        <w:rPr>
          <w:rFonts w:hint="eastAsia"/>
        </w:rPr>
        <w:tab/>
      </w:r>
      <w:r>
        <w:rPr>
          <w:rFonts w:hint="eastAsia"/>
        </w:rPr>
        <w:tab/>
      </w:r>
    </w:p>
    <w:p>
      <w:pPr>
        <w:ind w:firstLine="420"/>
      </w:pPr>
    </w:p>
    <w:p>
      <w:pPr>
        <w:pStyle w:val="38"/>
        <w:ind w:left="0" w:firstLine="420" w:firstLineChars="0"/>
        <w:rPr>
          <w:rFonts w:hint="eastAsia"/>
          <w:b/>
          <w:bCs/>
        </w:rPr>
      </w:pP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b/>
          <w:bCs/>
        </w:rPr>
        <w:t>I</w:t>
      </w:r>
      <w:r>
        <w:rPr>
          <w:rFonts w:hint="eastAsia"/>
          <w:b/>
          <w:bCs/>
        </w:rPr>
        <w:t>nstitutionController的接口规范</w:t>
      </w: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rPr>
            </w:pPr>
            <w:r>
              <w:rPr>
                <w:rFonts w:hint="eastAsia" w:ascii="Calibri" w:hAnsi="Calibri" w:cs="Calibri"/>
                <w:b/>
                <w:color w:val="FFFFFF"/>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rPr>
              <w:t>InstitutionController.getInstitutionInfo</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 InstitutionVO</w:t>
            </w:r>
            <w:r>
              <w:rPr>
                <w:rFonts w:ascii="Calibri" w:hAnsi="Calibri" w:cs="Calibri"/>
                <w:color w:val="000000"/>
              </w:rPr>
              <w:t xml:space="preserve"> </w:t>
            </w:r>
            <w:r>
              <w:rPr>
                <w:rFonts w:hint="eastAsia" w:ascii="Calibri" w:hAnsi="Calibri" w:cs="Calibri"/>
                <w:color w:val="000000"/>
              </w:rPr>
              <w:t>getInstitutionInfo (long InstitutionId)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在一次人员机构管理中获得机构信息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rPr>
              <w:t>InstitutionController.addInstitution</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boolean addInstitution (InstitutionVO Institution)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在一次人员机构管理中增加机构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rPr>
              <w:t>InstitutionController.</w:t>
            </w:r>
            <w:r>
              <w:rPr>
                <w:rFonts w:ascii="Calibri" w:hAnsi="Calibri" w:cs="Calibri"/>
                <w:color w:val="000000"/>
              </w:rPr>
              <w:t xml:space="preserve"> deleteInstitution</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 xml:space="preserve">Public boolean </w:t>
            </w:r>
            <w:r>
              <w:rPr>
                <w:rFonts w:ascii="Calibri" w:hAnsi="Calibri" w:cs="Calibri"/>
                <w:color w:val="000000"/>
              </w:rPr>
              <w:t>deleteInstitution</w:t>
            </w:r>
            <w:r>
              <w:rPr>
                <w:rFonts w:hint="eastAsia" w:ascii="Calibri" w:hAnsi="Calibri" w:cs="Calibri"/>
                <w:color w:val="000000"/>
              </w:rPr>
              <w:t>(long InstitutionId)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在一次人员机构管理中删除机构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rPr>
              <w:t>InstitutionController.</w:t>
            </w:r>
            <w:r>
              <w:rPr>
                <w:rFonts w:ascii="Calibri" w:hAnsi="Calibri" w:cs="Calibri"/>
                <w:color w:val="000000"/>
              </w:rPr>
              <w:t>endManagement</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 xml:space="preserve">boolean </w:t>
            </w:r>
            <w:r>
              <w:rPr>
                <w:rFonts w:ascii="Calibri" w:hAnsi="Calibri" w:cs="Calibri"/>
                <w:color w:val="000000"/>
              </w:rPr>
              <w:t>endManagement</w:t>
            </w:r>
            <w:r>
              <w:rPr>
                <w:rFonts w:hint="eastAsia" w:ascii="Calibri" w:hAnsi="Calibri" w:cs="Calibri"/>
                <w:color w:val="0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已确认所有管理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保存操作日志，保存所有已更新数据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rPr>
              <w:t>InstitutionController.getAllInstitution</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ArrayList&lt;Institution</w:t>
            </w:r>
            <w:r>
              <w:rPr>
                <w:rFonts w:hint="eastAsia" w:ascii="Calibri" w:hAnsi="Calibri" w:cs="Calibri"/>
                <w:color w:val="000000"/>
              </w:rPr>
              <w:t>V</w:t>
            </w:r>
            <w:r>
              <w:rPr>
                <w:rFonts w:ascii="Calibri" w:hAnsi="Calibri" w:cs="Calibri"/>
                <w:color w:val="000000"/>
              </w:rPr>
              <w:t>O&gt;</w:t>
            </w:r>
            <w:r>
              <w:rPr>
                <w:rFonts w:hint="eastAsia" w:ascii="Calibri" w:hAnsi="Calibri" w:cs="Calibri"/>
                <w:color w:val="000000"/>
              </w:rPr>
              <w:t xml:space="preserve"> getAllInstitution()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在一次人员机构管理中获得所有机构信息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InstitutionController.</w:t>
            </w:r>
            <w:r>
              <w:rPr>
                <w:rFonts w:ascii="Calibri" w:hAnsi="Calibri" w:cs="Calibri"/>
              </w:rPr>
              <w:t xml:space="preserve"> </w:t>
            </w:r>
            <w:r>
              <w:rPr>
                <w:rFonts w:ascii="Calibri" w:hAnsi="Calibri" w:cs="Calibri"/>
                <w:color w:val="000000"/>
              </w:rPr>
              <w:t>changeInstitutionInfo</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P</w:t>
            </w:r>
            <w:r>
              <w:rPr>
                <w:rFonts w:ascii="Calibri" w:hAnsi="Calibri" w:cs="Calibri"/>
                <w:color w:val="000000"/>
              </w:rPr>
              <w:t>ublic boolean changeInstitutionInfo(InstitutionVO institutionVO)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在一次人员机构管理中更新机构信息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rPr>
            </w:pPr>
            <w:r>
              <w:rPr>
                <w:rFonts w:hint="eastAsia" w:ascii="Calibri" w:hAnsi="Calibri" w:cs="Calibri"/>
                <w:b/>
                <w:color w:val="FFFFFF"/>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服务名</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w:t>
            </w:r>
            <w:r>
              <w:rPr>
                <w:rFonts w:hint="eastAsia" w:ascii="Calibri" w:hAnsi="Calibri" w:cs="Calibri"/>
                <w:color w:val="000000"/>
              </w:rPr>
              <w:t xml:space="preserve"> getInstitutionInfo (long InstitutionId)</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根据ID进行</w:t>
            </w:r>
            <w:r>
              <w:rPr>
                <w:rFonts w:ascii="Calibri" w:hAnsi="Calibri" w:cs="Calibri"/>
                <w:color w:val="000000"/>
              </w:rPr>
              <w:t>查找单一对象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w:t>
            </w:r>
            <w:r>
              <w:rPr>
                <w:rFonts w:hint="eastAsia" w:ascii="Calibri" w:hAnsi="Calibri" w:cs="Calibri"/>
                <w:color w:val="000000"/>
              </w:rPr>
              <w:t xml:space="preserve"> addInstitution (InstitutionVO Institution)</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增加机构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.deleteInstitution</w:t>
            </w:r>
            <w:r>
              <w:rPr>
                <w:rFonts w:hint="eastAsia" w:ascii="Calibri" w:hAnsi="Calibri" w:cs="Calibri"/>
                <w:color w:val="000000"/>
              </w:rPr>
              <w:t>(long InstitutionId)</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删除机构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w:t>
            </w:r>
            <w:r>
              <w:rPr>
                <w:rFonts w:hint="eastAsia" w:ascii="Calibri" w:hAnsi="Calibri" w:cs="Calibri"/>
                <w:color w:val="000000"/>
              </w:rPr>
              <w:t xml:space="preserve"> getAllInstitution()</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获得所有机构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 changeInstitutionInfo(InstitutionVO institutionVO)</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更新机构信息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 endManagement</w:t>
            </w:r>
            <w:r>
              <w:rPr>
                <w:rFonts w:hint="eastAsia"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结束操作</w:t>
            </w:r>
          </w:p>
        </w:tc>
      </w:tr>
    </w:tbl>
    <w:p>
      <w:pPr>
        <w:pStyle w:val="38"/>
        <w:ind w:left="0" w:firstLine="0" w:firstLineChars="0"/>
        <w:rPr>
          <w:rFonts w:hint="eastAsia"/>
          <w:b/>
          <w:bCs/>
        </w:rPr>
      </w:pPr>
    </w:p>
    <w:p>
      <w:pPr>
        <w:pStyle w:val="38"/>
        <w:ind w:left="0" w:firstLine="420" w:firstLineChars="0"/>
        <w:rPr>
          <w:rFonts w:hint="eastAsia"/>
          <w:b/>
          <w:bCs/>
        </w:rPr>
      </w:pPr>
    </w:p>
    <w:p>
      <w:pPr>
        <w:pStyle w:val="38"/>
        <w:ind w:left="0" w:firstLine="420" w:firstLineChars="0"/>
        <w:rPr>
          <w:rFonts w:hint="eastAsia"/>
          <w:b/>
          <w:bCs/>
        </w:rPr>
      </w:pPr>
    </w:p>
    <w:p>
      <w:pPr>
        <w:pStyle w:val="38"/>
        <w:ind w:left="0" w:firstLine="420" w:firstLineChars="0"/>
        <w:rPr>
          <w:rFonts w:hint="eastAsia"/>
          <w:b/>
          <w:bCs/>
        </w:rPr>
      </w:pPr>
      <w:r>
        <w:rPr>
          <w:rFonts w:hint="eastAsia"/>
          <w:b/>
          <w:bCs/>
        </w:rPr>
        <w:t>表21 institution的接口规范</w:t>
      </w: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rPr>
            </w:pPr>
            <w:r>
              <w:rPr>
                <w:rFonts w:hint="eastAsia" w:ascii="Calibri" w:hAnsi="Calibri" w:cs="Calibri"/>
                <w:b/>
                <w:color w:val="FFFFFF"/>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rPr>
              <w:t>Institution.getInstitutionInfo</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 InstitutionVO</w:t>
            </w:r>
            <w:r>
              <w:rPr>
                <w:rFonts w:ascii="Calibri" w:hAnsi="Calibri" w:cs="Calibri"/>
                <w:color w:val="000000"/>
              </w:rPr>
              <w:t xml:space="preserve"> </w:t>
            </w:r>
            <w:r>
              <w:rPr>
                <w:rFonts w:hint="eastAsia" w:ascii="Calibri" w:hAnsi="Calibri" w:cs="Calibri"/>
                <w:color w:val="000000"/>
              </w:rPr>
              <w:t>getInstitutionInfo (long InstitutionId)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在一次人员机构管理中获得机构信息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rPr>
              <w:t>Institution.addInstitution</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boolean addInstitution (InstitutionVO Institution)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在一次人员机构管理中增加机构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 xml:space="preserve"> deleteInstitution</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 xml:space="preserve">Public boolean </w:t>
            </w:r>
            <w:r>
              <w:rPr>
                <w:rFonts w:ascii="Calibri" w:hAnsi="Calibri" w:cs="Calibri"/>
                <w:color w:val="000000"/>
              </w:rPr>
              <w:t>deleteInstitution</w:t>
            </w:r>
            <w:r>
              <w:rPr>
                <w:rFonts w:hint="eastAsia" w:ascii="Calibri" w:hAnsi="Calibri" w:cs="Calibri"/>
                <w:color w:val="000000"/>
              </w:rPr>
              <w:t>(long InstitutionId)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在一次人员机构管理中删除机构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endManagement</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 xml:space="preserve">boolean </w:t>
            </w:r>
            <w:r>
              <w:rPr>
                <w:rFonts w:ascii="Calibri" w:hAnsi="Calibri" w:cs="Calibri"/>
                <w:color w:val="000000"/>
              </w:rPr>
              <w:t>endManagement</w:t>
            </w:r>
            <w:r>
              <w:rPr>
                <w:rFonts w:hint="eastAsia" w:ascii="Calibri" w:hAnsi="Calibri" w:cs="Calibri"/>
                <w:color w:val="0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已确认所有管理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保存操作日志，保存所有已更新数据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rPr>
              <w:t>Institution.getAllInstitution</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ArrayList&lt;Institution</w:t>
            </w:r>
            <w:r>
              <w:rPr>
                <w:rFonts w:hint="eastAsia" w:ascii="Calibri" w:hAnsi="Calibri" w:cs="Calibri"/>
                <w:color w:val="000000"/>
              </w:rPr>
              <w:t>V</w:t>
            </w:r>
            <w:r>
              <w:rPr>
                <w:rFonts w:ascii="Calibri" w:hAnsi="Calibri" w:cs="Calibri"/>
                <w:color w:val="000000"/>
              </w:rPr>
              <w:t>O&gt;</w:t>
            </w:r>
            <w:r>
              <w:rPr>
                <w:rFonts w:hint="eastAsia" w:ascii="Calibri" w:hAnsi="Calibri" w:cs="Calibri"/>
                <w:color w:val="000000"/>
              </w:rPr>
              <w:t xml:space="preserve"> getAllInstitution()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在一次人员机构管理中获得所有机构信息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rPr>
              <w:t xml:space="preserve"> </w:t>
            </w:r>
            <w:r>
              <w:rPr>
                <w:rFonts w:ascii="Calibri" w:hAnsi="Calibri" w:cs="Calibri"/>
                <w:color w:val="000000"/>
              </w:rPr>
              <w:t>changeInstitutionInfo</w:t>
            </w: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P</w:t>
            </w:r>
            <w:r>
              <w:rPr>
                <w:rFonts w:ascii="Calibri" w:hAnsi="Calibri" w:cs="Calibri"/>
                <w:color w:val="000000"/>
              </w:rPr>
              <w:t>ublic boolean changeInstitutionInfo(InstitutionVO institutionVO)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在一次人员机构管理中更新机构信息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rPr>
            </w:pPr>
            <w:r>
              <w:rPr>
                <w:rFonts w:hint="eastAsia" w:ascii="Calibri" w:hAnsi="Calibri" w:cs="Calibri"/>
                <w:b/>
                <w:color w:val="FFFFFF"/>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服务名</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DataService. find (</w:t>
            </w:r>
            <w:r>
              <w:rPr>
                <w:rFonts w:hint="eastAsia" w:ascii="Calibri" w:hAnsi="Calibri" w:cs="Calibri"/>
                <w:color w:val="000000"/>
              </w:rPr>
              <w:t xml:space="preserve">long </w:t>
            </w:r>
            <w:r>
              <w:rPr>
                <w:rFonts w:ascii="Calibri" w:hAnsi="Calibri" w:cs="Calibri"/>
                <w:color w:val="000000"/>
              </w:rPr>
              <w:t>InstitutionId)</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根据ID进行</w:t>
            </w:r>
            <w:r>
              <w:rPr>
                <w:rFonts w:ascii="Calibri" w:hAnsi="Calibri" w:cs="Calibri"/>
                <w:color w:val="000000"/>
              </w:rPr>
              <w:t>查找单一持久化对象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DataService. insert (InstitutionPO</w:t>
            </w:r>
            <w:r>
              <w:rPr>
                <w:rFonts w:hint="eastAsia" w:ascii="Calibri" w:hAnsi="Calibri" w:cs="Calibri"/>
                <w:color w:val="000000"/>
              </w:rPr>
              <w:t xml:space="preserve"> po</w:t>
            </w:r>
            <w:r>
              <w:rPr>
                <w:rFonts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插入</w:t>
            </w:r>
            <w:r>
              <w:rPr>
                <w:rFonts w:ascii="Calibri" w:hAnsi="Calibri" w:cs="Calibri"/>
                <w:color w:val="000000"/>
              </w:rPr>
              <w:t>单一持久化对象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DataService. delete (InstitutionPO</w:t>
            </w:r>
            <w:r>
              <w:rPr>
                <w:rFonts w:hint="eastAsia" w:ascii="Calibri" w:hAnsi="Calibri" w:cs="Calibri"/>
                <w:color w:val="000000"/>
              </w:rPr>
              <w:t xml:space="preserve"> po</w:t>
            </w:r>
            <w:r>
              <w:rPr>
                <w:rFonts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删除</w:t>
            </w:r>
            <w:r>
              <w:rPr>
                <w:rFonts w:ascii="Calibri" w:hAnsi="Calibri" w:cs="Calibri"/>
                <w:color w:val="000000"/>
              </w:rPr>
              <w:t>单一持久化对象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DataService. update (InstitutionPO</w:t>
            </w:r>
            <w:r>
              <w:rPr>
                <w:rFonts w:hint="eastAsia" w:ascii="Calibri" w:hAnsi="Calibri" w:cs="Calibri"/>
                <w:color w:val="000000"/>
              </w:rPr>
              <w:t xml:space="preserve"> po</w:t>
            </w:r>
            <w:r>
              <w:rPr>
                <w:rFonts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更新</w:t>
            </w:r>
            <w:r>
              <w:rPr>
                <w:rFonts w:ascii="Calibri" w:hAnsi="Calibri" w:cs="Calibri"/>
                <w:color w:val="000000"/>
              </w:rPr>
              <w:t>单一持久化对象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DataService. find</w:t>
            </w:r>
            <w:r>
              <w:rPr>
                <w:rFonts w:hint="eastAsia" w:ascii="Calibri" w:hAnsi="Calibri" w:cs="Calibri"/>
                <w:color w:val="000000"/>
              </w:rPr>
              <w:t>s</w:t>
            </w:r>
            <w:r>
              <w:rPr>
                <w:rFonts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查找所有</w:t>
            </w:r>
            <w:r>
              <w:rPr>
                <w:rFonts w:ascii="Calibri" w:hAnsi="Calibri" w:cs="Calibri"/>
                <w:color w:val="000000"/>
              </w:rPr>
              <w:t>持久化对象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Institution</w:t>
            </w:r>
            <w:r>
              <w:rPr>
                <w:rFonts w:ascii="Calibri" w:hAnsi="Calibri" w:cs="Calibri"/>
                <w:color w:val="000000"/>
              </w:rPr>
              <w:t>DataService.finish</w:t>
            </w:r>
            <w:r>
              <w:rPr>
                <w:rFonts w:hint="eastAsia"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结束操作</w:t>
            </w:r>
          </w:p>
        </w:tc>
      </w:tr>
    </w:tbl>
    <w:p>
      <w:pPr>
        <w:pStyle w:val="38"/>
        <w:ind w:left="0" w:firstLine="420" w:firstLineChars="0"/>
        <w:rPr>
          <w:rFonts w:hint="eastAsia"/>
          <w:b/>
          <w:bCs/>
        </w:rPr>
      </w:pPr>
    </w:p>
    <w:p>
      <w:pPr>
        <w:pStyle w:val="38"/>
        <w:ind w:left="0" w:firstLine="420" w:firstLineChars="0"/>
      </w:pPr>
    </w:p>
    <w:p>
      <w:pPr>
        <w:pStyle w:val="2"/>
        <w:widowControl/>
        <w:numPr>
          <w:ilvl w:val="3"/>
          <w:numId w:val="1"/>
        </w:numPr>
        <w:rPr>
          <w:rFonts w:ascii="宋体" w:hAnsi="宋体" w:cs="宋体"/>
          <w:sz w:val="24"/>
          <w:szCs w:val="28"/>
        </w:rPr>
      </w:pPr>
      <w:r>
        <w:rPr>
          <w:rFonts w:hint="eastAsia" w:ascii="宋体" w:hAnsi="宋体" w:cs="宋体"/>
          <w:sz w:val="24"/>
          <w:szCs w:val="28"/>
        </w:rPr>
        <w:t>commoditybl模块</w:t>
      </w:r>
      <w:bookmarkEnd w:id="38"/>
    </w:p>
    <w:p>
      <w:pPr/>
      <w:r>
        <w:rPr>
          <w:rFonts w:hint="eastAsia" w:cs="宋体"/>
        </w:rPr>
        <w:t>（</w:t>
      </w:r>
      <w:r>
        <w:t>1</w:t>
      </w:r>
      <w:r>
        <w:rPr>
          <w:rFonts w:hint="eastAsia" w:cs="宋体"/>
        </w:rPr>
        <w:t>）模块概述</w:t>
      </w:r>
    </w:p>
    <w:p>
      <w:pPr>
        <w:ind w:firstLine="420"/>
      </w:pPr>
      <w:r>
        <w:t>Commodity</w:t>
      </w:r>
      <w:r>
        <w:rPr>
          <w:rFonts w:hint="eastAsia" w:cs="宋体"/>
        </w:rPr>
        <w:t>模块承担的需求参见需求规格说明文档功能需求及相关非功能需求。</w:t>
      </w:r>
    </w:p>
    <w:p>
      <w:pPr>
        <w:ind w:firstLine="420"/>
      </w:pPr>
      <w:r>
        <w:t>Commodity</w:t>
      </w:r>
      <w:r>
        <w:rPr>
          <w:rFonts w:hint="eastAsia" w:cs="宋体"/>
        </w:rPr>
        <w:t>模块的职责及接口参见软件体系结构描述文档表</w:t>
      </w:r>
      <w:r>
        <w:t>15</w:t>
      </w:r>
      <w:r>
        <w:rPr>
          <w:rFonts w:hint="eastAsia" w:cs="宋体"/>
        </w:rPr>
        <w:t>。</w:t>
      </w:r>
    </w:p>
    <w:p>
      <w:pPr/>
      <w:r>
        <w:rPr>
          <w:rFonts w:hint="eastAsia" w:cs="宋体"/>
        </w:rPr>
        <w:t>（</w:t>
      </w:r>
      <w:r>
        <w:t>2</w:t>
      </w:r>
      <w:r>
        <w:rPr>
          <w:rFonts w:hint="eastAsia" w:cs="宋体"/>
        </w:rPr>
        <w:t>）整体结构</w:t>
      </w:r>
    </w:p>
    <w:p>
      <w:pPr>
        <w:ind w:left="420" w:firstLine="420"/>
      </w:pPr>
      <w:r>
        <w:rPr>
          <w:rFonts w:hint="eastAsia" w:cs="宋体"/>
        </w:rPr>
        <w:t>根据体系结构的设计，我们将系统分为展示层，业务逻辑层，数据层。每一层之间为了增加灵活性，我们会添加接口。比如展示层和业务逻辑层之间，我们添加</w:t>
      </w:r>
      <w:r>
        <w:t>bussinesslogicservice.commodityblservice.CommodityBLService</w:t>
      </w:r>
      <w:r>
        <w:rPr>
          <w:rFonts w:hint="eastAsia" w:cs="宋体"/>
        </w:rPr>
        <w:t>接口。业务逻辑层和数据层之间添加</w:t>
      </w:r>
      <w:r>
        <w:t>dataservice.salesdataservice.SalesDataService</w:t>
      </w:r>
      <w:r>
        <w:rPr>
          <w:rFonts w:hint="eastAsia" w:cs="宋体"/>
        </w:rPr>
        <w:t>接口。为了隔离业务逻辑职责和逻辑控制职责，我们增加了</w:t>
      </w:r>
      <w:r>
        <w:t>CommodityComtroller</w:t>
      </w:r>
      <w:r>
        <w:rPr>
          <w:rFonts w:hint="eastAsia" w:cs="宋体"/>
        </w:rPr>
        <w:t>，将对库存的业务逻辑委托给</w:t>
      </w:r>
      <w:r>
        <w:t>commodity</w:t>
      </w:r>
      <w:r>
        <w:rPr>
          <w:rFonts w:hint="eastAsia" w:cs="宋体"/>
        </w:rPr>
        <w:t>对象。</w:t>
      </w:r>
      <w:r>
        <w:t>GoodsPO</w:t>
      </w:r>
      <w:r>
        <w:rPr>
          <w:rFonts w:hint="eastAsia" w:cs="宋体"/>
        </w:rPr>
        <w:t>是作为商品信息的持久化对象被添加到设计模型中去的；</w:t>
      </w:r>
      <w:r>
        <w:t>StoragePO</w:t>
      </w:r>
      <w:r>
        <w:rPr>
          <w:rFonts w:hint="eastAsia" w:cs="宋体"/>
        </w:rPr>
        <w:t>则是作为库存信息的持久化对象被添加到设计模型中去的。</w:t>
      </w:r>
    </w:p>
    <w:p>
      <w:pPr/>
    </w:p>
    <w:p>
      <w:pPr>
        <w:pStyle w:val="38"/>
        <w:ind w:firstLine="0" w:firstLineChars="0"/>
        <w:jc w:val="center"/>
      </w:pPr>
      <w:r>
        <w:rPr>
          <w:rFonts w:hint="eastAsia"/>
          <w:b/>
          <w:bCs/>
        </w:rPr>
        <w:t>表22 库存管理业务逻辑层详细设计的上下文</w:t>
      </w:r>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rFonts w:ascii="Calibri" w:hAnsi="Calibri" w:cs="Calibri"/>
              </w:rPr>
            </w:pPr>
            <w:r>
              <w:rPr>
                <w:rFonts w:hint="eastAsia" w:ascii="宋体" w:hAnsi="宋体" w:cs="宋体"/>
              </w:rPr>
              <w:t>输入</w:t>
            </w:r>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rFonts w:ascii="Calibri" w:hAnsi="Calibri" w:cs="Calibri"/>
              </w:rPr>
            </w:pPr>
            <w:r>
              <w:rPr>
                <w:rFonts w:hint="eastAsia" w:ascii="宋体" w:hAnsi="宋体" w:cs="宋体"/>
              </w:rPr>
              <w:t>需求</w:t>
            </w:r>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rFonts w:ascii="Calibri" w:hAnsi="Calibri" w:cs="Calibri"/>
              </w:rPr>
            </w:pPr>
            <w:r>
              <w:rPr>
                <w:rFonts w:hint="eastAsia" w:ascii="Calibri" w:hAnsi="Calibri" w:cs="宋体"/>
              </w:rPr>
              <w:t>参见：软件用例描述文档中的用例</w:t>
            </w:r>
            <w:r>
              <w:rPr>
                <w:rFonts w:ascii="Calibri" w:hAnsi="Calibri" w:cs="Calibri"/>
              </w:rPr>
              <w:t>13</w:t>
            </w:r>
            <w:r>
              <w:rPr>
                <w:rFonts w:hint="eastAsia" w:ascii="Calibri" w:hAnsi="Calibri" w:cs="宋体"/>
              </w:rPr>
              <w:t>至用例</w:t>
            </w:r>
            <w:r>
              <w:rPr>
                <w:rFonts w:ascii="Calibri" w:hAnsi="Calibri" w:cs="Calibri"/>
              </w:rPr>
              <w:t>18</w:t>
            </w:r>
          </w:p>
          <w:p>
            <w:pPr>
              <w:rPr>
                <w:rFonts w:ascii="Calibri" w:hAnsi="Calibri" w:cs="Calibri"/>
              </w:rPr>
            </w:pPr>
            <w:r>
              <w:rPr>
                <w:rFonts w:ascii="Calibri" w:hAnsi="Calibri" w:cs="Calibri"/>
              </w:rPr>
              <w:t xml:space="preserve">      </w:t>
            </w:r>
            <w:r>
              <w:rPr>
                <w:rFonts w:hint="eastAsia" w:ascii="Calibri" w:hAnsi="Calibri" w:cs="宋体"/>
              </w:rPr>
              <w:t>软件需求规格文档中的</w:t>
            </w:r>
            <w:r>
              <w:rPr>
                <w:rFonts w:ascii="Calibri" w:hAnsi="Calibri" w:cs="Calibri"/>
              </w:rPr>
              <w:t>3.2</w:t>
            </w:r>
            <w:r>
              <w:rPr>
                <w:rFonts w:hint="eastAsia" w:ascii="Calibri" w:hAnsi="Calibri" w:cs="宋体"/>
              </w:rPr>
              <w:t>节及</w:t>
            </w:r>
            <w:r>
              <w:rPr>
                <w:rFonts w:ascii="Calibri" w:hAnsi="Calibri" w:cs="Calibri"/>
              </w:rPr>
              <w:t>3.3</w:t>
            </w:r>
            <w:r>
              <w:rPr>
                <w:rFonts w:hint="eastAsia" w:ascii="Calibri" w:hAnsi="Calibri" w:cs="宋体"/>
              </w:rPr>
              <w:t>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rFonts w:ascii="Calibri" w:hAnsi="Calibri" w:cs="Calibri"/>
              </w:rPr>
            </w:pPr>
            <w:r>
              <w:rPr>
                <w:rFonts w:hint="eastAsia" w:ascii="宋体" w:hAnsi="宋体" w:cs="宋体"/>
              </w:rPr>
              <w:t>体系结构</w:t>
            </w:r>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rFonts w:ascii="Calibri" w:hAnsi="Calibri" w:cs="Calibri"/>
              </w:rPr>
            </w:pPr>
            <w:r>
              <w:rPr>
                <w:rFonts w:ascii="Calibri" w:hAnsi="Calibri" w:cs="Calibri"/>
              </w:rPr>
              <w:t>//</w:t>
            </w:r>
            <w:r>
              <w:rPr>
                <w:rFonts w:hint="eastAsia" w:ascii="Calibri" w:hAnsi="Calibri" w:cs="宋体"/>
              </w:rPr>
              <w:t>被</w:t>
            </w:r>
            <w:r>
              <w:rPr>
                <w:rFonts w:ascii="Calibri" w:hAnsi="Calibri" w:cs="Calibri"/>
              </w:rPr>
              <w:t>Presentation</w:t>
            </w:r>
            <w:r>
              <w:rPr>
                <w:rFonts w:hint="eastAsia" w:ascii="Calibri" w:hAnsi="Calibri" w:cs="宋体"/>
              </w:rPr>
              <w:t>层调用的接口</w:t>
            </w:r>
          </w:p>
          <w:p>
            <w:pPr>
              <w:rPr>
                <w:rFonts w:ascii="Calibri" w:hAnsi="Calibri" w:cs="Calibri"/>
              </w:rPr>
            </w:pPr>
            <w:r>
              <w:rPr>
                <w:rFonts w:ascii="Calibri" w:hAnsi="Calibri" w:cs="Calibri"/>
              </w:rPr>
              <w:t>public interface CommodityBLService {</w:t>
            </w:r>
          </w:p>
          <w:p>
            <w:pPr>
              <w:rPr>
                <w:ins w:id="3267" w:author="Administrator" w:date="2015-12-31T23:02:39Z"/>
                <w:rFonts w:hint="eastAsia" w:ascii="Calibri" w:hAnsi="Calibri" w:cs="Calibri"/>
                <w:rPrChange w:id="3268" w:author="Administrator" w:date="2015-12-31T23:02:39Z">
                  <w:rPr>
                    <w:ins w:id="3269" w:author="Administrator" w:date="2015-12-31T23:02:39Z"/>
                    <w:rFonts w:hint="eastAsia"/>
                  </w:rPr>
                </w:rPrChange>
              </w:rPr>
            </w:pPr>
            <w:r>
              <w:rPr>
                <w:rFonts w:ascii="Calibri" w:hAnsi="Calibri" w:cs="Calibri"/>
              </w:rPr>
              <w:tab/>
            </w:r>
            <w:ins w:id="3270" w:author="Administrator" w:date="2015-12-31T23:02:39Z">
              <w:r>
                <w:rPr>
                  <w:rFonts w:hint="eastAsia" w:ascii="Calibri" w:hAnsi="Calibri" w:cs="Calibri"/>
                  <w:rPrChange w:id="3271" w:author="Administrator" w:date="2015-12-31T23:02:39Z">
                    <w:rPr>
                      <w:rFonts w:hint="eastAsia"/>
                    </w:rPr>
                  </w:rPrChange>
                </w:rPr>
                <w:t>/**</w:t>
              </w:r>
            </w:ins>
          </w:p>
          <w:p>
            <w:pPr>
              <w:rPr>
                <w:ins w:id="3273" w:author="Administrator" w:date="2015-12-31T23:02:39Z"/>
                <w:rFonts w:hint="eastAsia" w:ascii="Calibri" w:hAnsi="Calibri" w:cs="Calibri"/>
                <w:rPrChange w:id="3274" w:author="Administrator" w:date="2015-12-31T23:02:39Z">
                  <w:rPr>
                    <w:ins w:id="3275" w:author="Administrator" w:date="2015-12-31T23:02:39Z"/>
                    <w:rFonts w:hint="eastAsia"/>
                  </w:rPr>
                </w:rPrChange>
              </w:rPr>
            </w:pPr>
            <w:ins w:id="3276" w:author="Administrator" w:date="2015-12-31T23:02:39Z">
              <w:r>
                <w:rPr>
                  <w:rFonts w:hint="eastAsia" w:ascii="Calibri" w:hAnsi="Calibri" w:cs="Calibri"/>
                  <w:rPrChange w:id="3277" w:author="Administrator" w:date="2015-12-31T23:02:39Z">
                    <w:rPr>
                      <w:rFonts w:hint="eastAsia"/>
                    </w:rPr>
                  </w:rPrChange>
                </w:rPr>
                <w:tab/>
              </w:r>
            </w:ins>
            <w:ins w:id="3279" w:author="Administrator" w:date="2015-12-31T23:02:39Z">
              <w:r>
                <w:rPr>
                  <w:rFonts w:hint="eastAsia" w:ascii="Calibri" w:hAnsi="Calibri" w:cs="Calibri"/>
                  <w:rPrChange w:id="3280" w:author="Administrator" w:date="2015-12-31T23:02:39Z">
                    <w:rPr>
                      <w:rFonts w:hint="eastAsia"/>
                    </w:rPr>
                  </w:rPrChange>
                </w:rPr>
                <w:t xml:space="preserve"> * 盘点界面得到当天各区快递信息</w:t>
              </w:r>
            </w:ins>
          </w:p>
          <w:p>
            <w:pPr>
              <w:rPr>
                <w:ins w:id="3282" w:author="Administrator" w:date="2015-12-31T23:02:39Z"/>
                <w:rFonts w:hint="eastAsia" w:ascii="Calibri" w:hAnsi="Calibri" w:cs="Calibri"/>
                <w:rPrChange w:id="3283" w:author="Administrator" w:date="2015-12-31T23:02:39Z">
                  <w:rPr>
                    <w:ins w:id="3284" w:author="Administrator" w:date="2015-12-31T23:02:39Z"/>
                    <w:rFonts w:hint="eastAsia"/>
                  </w:rPr>
                </w:rPrChange>
              </w:rPr>
            </w:pPr>
            <w:ins w:id="3285" w:author="Administrator" w:date="2015-12-31T23:02:39Z">
              <w:r>
                <w:rPr>
                  <w:rFonts w:hint="eastAsia" w:ascii="Calibri" w:hAnsi="Calibri" w:cs="Calibri"/>
                  <w:rPrChange w:id="3286" w:author="Administrator" w:date="2015-12-31T23:02:39Z">
                    <w:rPr>
                      <w:rFonts w:hint="eastAsia"/>
                    </w:rPr>
                  </w:rPrChange>
                </w:rPr>
                <w:tab/>
              </w:r>
            </w:ins>
            <w:ins w:id="3288" w:author="Administrator" w:date="2015-12-31T23:02:39Z">
              <w:r>
                <w:rPr>
                  <w:rFonts w:hint="eastAsia" w:ascii="Calibri" w:hAnsi="Calibri" w:cs="Calibri"/>
                  <w:rPrChange w:id="3289" w:author="Administrator" w:date="2015-12-31T23:02:39Z">
                    <w:rPr>
                      <w:rFonts w:hint="eastAsia"/>
                    </w:rPr>
                  </w:rPrChange>
                </w:rPr>
                <w:t xml:space="preserve"> */</w:t>
              </w:r>
            </w:ins>
          </w:p>
          <w:p>
            <w:pPr>
              <w:rPr>
                <w:ins w:id="3291" w:author="Administrator" w:date="2015-12-31T23:02:39Z"/>
                <w:rFonts w:hint="eastAsia" w:ascii="Calibri" w:hAnsi="Calibri" w:cs="Calibri"/>
                <w:rPrChange w:id="3292" w:author="Administrator" w:date="2015-12-31T23:02:39Z">
                  <w:rPr>
                    <w:ins w:id="3293" w:author="Administrator" w:date="2015-12-31T23:02:39Z"/>
                    <w:rFonts w:hint="eastAsia"/>
                  </w:rPr>
                </w:rPrChange>
              </w:rPr>
            </w:pPr>
            <w:ins w:id="3294" w:author="Administrator" w:date="2015-12-31T23:02:39Z">
              <w:r>
                <w:rPr>
                  <w:rFonts w:hint="eastAsia" w:ascii="Calibri" w:hAnsi="Calibri" w:cs="Calibri"/>
                  <w:rPrChange w:id="3295" w:author="Administrator" w:date="2015-12-31T23:02:39Z">
                    <w:rPr>
                      <w:rFonts w:hint="eastAsia"/>
                    </w:rPr>
                  </w:rPrChange>
                </w:rPr>
                <w:tab/>
              </w:r>
            </w:ins>
            <w:ins w:id="3297" w:author="Administrator" w:date="2015-12-31T23:02:39Z">
              <w:r>
                <w:rPr>
                  <w:rFonts w:hint="eastAsia" w:ascii="Calibri" w:hAnsi="Calibri" w:cs="Calibri"/>
                  <w:rPrChange w:id="3298" w:author="Administrator" w:date="2015-12-31T23:02:39Z">
                    <w:rPr>
                      <w:rFonts w:hint="eastAsia"/>
                    </w:rPr>
                  </w:rPrChange>
                </w:rPr>
                <w:t>public ArrayList&lt;ExpressInfoVO&gt; stockTaking(String storageId);</w:t>
              </w:r>
            </w:ins>
          </w:p>
          <w:p>
            <w:pPr>
              <w:rPr>
                <w:ins w:id="3300" w:author="Administrator" w:date="2015-12-31T23:02:39Z"/>
                <w:rFonts w:hint="eastAsia" w:ascii="Calibri" w:hAnsi="Calibri" w:cs="Calibri"/>
                <w:rPrChange w:id="3301" w:author="Administrator" w:date="2015-12-31T23:02:39Z">
                  <w:rPr>
                    <w:ins w:id="3302" w:author="Administrator" w:date="2015-12-31T23:02:39Z"/>
                    <w:rFonts w:hint="eastAsia"/>
                  </w:rPr>
                </w:rPrChange>
              </w:rPr>
            </w:pPr>
            <w:ins w:id="3303" w:author="Administrator" w:date="2015-12-31T23:02:39Z">
              <w:r>
                <w:rPr>
                  <w:rFonts w:hint="eastAsia" w:ascii="Calibri" w:hAnsi="Calibri" w:cs="Calibri"/>
                  <w:rPrChange w:id="3304" w:author="Administrator" w:date="2015-12-31T23:02:39Z">
                    <w:rPr>
                      <w:rFonts w:hint="eastAsia"/>
                    </w:rPr>
                  </w:rPrChange>
                </w:rPr>
                <w:tab/>
              </w:r>
            </w:ins>
          </w:p>
          <w:p>
            <w:pPr>
              <w:rPr>
                <w:ins w:id="3306" w:author="Administrator" w:date="2015-12-31T23:02:39Z"/>
                <w:rFonts w:hint="eastAsia" w:ascii="Calibri" w:hAnsi="Calibri" w:cs="Calibri"/>
                <w:rPrChange w:id="3307" w:author="Administrator" w:date="2015-12-31T23:02:39Z">
                  <w:rPr>
                    <w:ins w:id="3308" w:author="Administrator" w:date="2015-12-31T23:02:39Z"/>
                    <w:rFonts w:hint="eastAsia"/>
                  </w:rPr>
                </w:rPrChange>
              </w:rPr>
            </w:pPr>
            <w:ins w:id="3309" w:author="Administrator" w:date="2015-12-31T23:02:39Z">
              <w:r>
                <w:rPr>
                  <w:rFonts w:hint="eastAsia" w:ascii="Calibri" w:hAnsi="Calibri" w:cs="Calibri"/>
                  <w:rPrChange w:id="3310" w:author="Administrator" w:date="2015-12-31T23:02:39Z">
                    <w:rPr>
                      <w:rFonts w:hint="eastAsia"/>
                    </w:rPr>
                  </w:rPrChange>
                </w:rPr>
                <w:tab/>
              </w:r>
            </w:ins>
            <w:ins w:id="3312" w:author="Administrator" w:date="2015-12-31T23:02:39Z">
              <w:r>
                <w:rPr>
                  <w:rFonts w:hint="eastAsia" w:ascii="Calibri" w:hAnsi="Calibri" w:cs="Calibri"/>
                  <w:rPrChange w:id="3313" w:author="Administrator" w:date="2015-12-31T23:02:39Z">
                    <w:rPr>
                      <w:rFonts w:hint="eastAsia"/>
                    </w:rPr>
                  </w:rPrChange>
                </w:rPr>
                <w:t>/**</w:t>
              </w:r>
            </w:ins>
          </w:p>
          <w:p>
            <w:pPr>
              <w:rPr>
                <w:ins w:id="3315" w:author="Administrator" w:date="2015-12-31T23:02:39Z"/>
                <w:rFonts w:hint="eastAsia" w:ascii="Calibri" w:hAnsi="Calibri" w:cs="Calibri"/>
                <w:rPrChange w:id="3316" w:author="Administrator" w:date="2015-12-31T23:02:39Z">
                  <w:rPr>
                    <w:ins w:id="3317" w:author="Administrator" w:date="2015-12-31T23:02:39Z"/>
                    <w:rFonts w:hint="eastAsia"/>
                  </w:rPr>
                </w:rPrChange>
              </w:rPr>
            </w:pPr>
            <w:ins w:id="3318" w:author="Administrator" w:date="2015-12-31T23:02:39Z">
              <w:r>
                <w:rPr>
                  <w:rFonts w:hint="eastAsia" w:ascii="Calibri" w:hAnsi="Calibri" w:cs="Calibri"/>
                  <w:rPrChange w:id="3319" w:author="Administrator" w:date="2015-12-31T23:02:39Z">
                    <w:rPr>
                      <w:rFonts w:hint="eastAsia"/>
                    </w:rPr>
                  </w:rPrChange>
                </w:rPr>
                <w:tab/>
              </w:r>
            </w:ins>
            <w:ins w:id="3321" w:author="Administrator" w:date="2015-12-31T23:02:39Z">
              <w:r>
                <w:rPr>
                  <w:rFonts w:hint="eastAsia" w:ascii="Calibri" w:hAnsi="Calibri" w:cs="Calibri"/>
                  <w:rPrChange w:id="3322" w:author="Administrator" w:date="2015-12-31T23:02:39Z">
                    <w:rPr>
                      <w:rFonts w:hint="eastAsia"/>
                    </w:rPr>
                  </w:rPrChange>
                </w:rPr>
                <w:t xml:space="preserve"> * 向外部导出Excel</w:t>
              </w:r>
            </w:ins>
          </w:p>
          <w:p>
            <w:pPr>
              <w:rPr>
                <w:ins w:id="3324" w:author="Administrator" w:date="2015-12-31T23:02:39Z"/>
                <w:rFonts w:hint="eastAsia" w:ascii="Calibri" w:hAnsi="Calibri" w:cs="Calibri"/>
                <w:rPrChange w:id="3325" w:author="Administrator" w:date="2015-12-31T23:02:39Z">
                  <w:rPr>
                    <w:ins w:id="3326" w:author="Administrator" w:date="2015-12-31T23:02:39Z"/>
                    <w:rFonts w:hint="eastAsia"/>
                  </w:rPr>
                </w:rPrChange>
              </w:rPr>
            </w:pPr>
            <w:ins w:id="3327" w:author="Administrator" w:date="2015-12-31T23:02:39Z">
              <w:r>
                <w:rPr>
                  <w:rFonts w:hint="eastAsia" w:ascii="Calibri" w:hAnsi="Calibri" w:cs="Calibri"/>
                  <w:rPrChange w:id="3328" w:author="Administrator" w:date="2015-12-31T23:02:39Z">
                    <w:rPr>
                      <w:rFonts w:hint="eastAsia"/>
                    </w:rPr>
                  </w:rPrChange>
                </w:rPr>
                <w:tab/>
              </w:r>
            </w:ins>
            <w:ins w:id="3330" w:author="Administrator" w:date="2015-12-31T23:02:39Z">
              <w:r>
                <w:rPr>
                  <w:rFonts w:hint="eastAsia" w:ascii="Calibri" w:hAnsi="Calibri" w:cs="Calibri"/>
                  <w:rPrChange w:id="3331" w:author="Administrator" w:date="2015-12-31T23:02:39Z">
                    <w:rPr>
                      <w:rFonts w:hint="eastAsia"/>
                    </w:rPr>
                  </w:rPrChange>
                </w:rPr>
                <w:t xml:space="preserve"> */</w:t>
              </w:r>
            </w:ins>
          </w:p>
          <w:p>
            <w:pPr>
              <w:rPr>
                <w:ins w:id="3333" w:author="Administrator" w:date="2015-12-31T23:02:39Z"/>
                <w:rFonts w:hint="eastAsia" w:ascii="Calibri" w:hAnsi="Calibri" w:cs="Calibri"/>
                <w:rPrChange w:id="3334" w:author="Administrator" w:date="2015-12-31T23:02:39Z">
                  <w:rPr>
                    <w:ins w:id="3335" w:author="Administrator" w:date="2015-12-31T23:02:39Z"/>
                    <w:rFonts w:hint="eastAsia"/>
                  </w:rPr>
                </w:rPrChange>
              </w:rPr>
            </w:pPr>
            <w:ins w:id="3336" w:author="Administrator" w:date="2015-12-31T23:02:39Z">
              <w:r>
                <w:rPr>
                  <w:rFonts w:hint="eastAsia" w:ascii="Calibri" w:hAnsi="Calibri" w:cs="Calibri"/>
                  <w:rPrChange w:id="3337" w:author="Administrator" w:date="2015-12-31T23:02:39Z">
                    <w:rPr>
                      <w:rFonts w:hint="eastAsia"/>
                    </w:rPr>
                  </w:rPrChange>
                </w:rPr>
                <w:tab/>
              </w:r>
            </w:ins>
            <w:ins w:id="3339" w:author="Administrator" w:date="2015-12-31T23:02:39Z">
              <w:r>
                <w:rPr>
                  <w:rFonts w:hint="eastAsia" w:ascii="Calibri" w:hAnsi="Calibri" w:cs="Calibri"/>
                  <w:rPrChange w:id="3340" w:author="Administrator" w:date="2015-12-31T23:02:39Z">
                    <w:rPr>
                      <w:rFonts w:hint="eastAsia"/>
                    </w:rPr>
                  </w:rPrChange>
                </w:rPr>
                <w:t>public void exportExcel(String realPath,ArrayList&lt;ExpressInfoVO&gt; users);</w:t>
              </w:r>
            </w:ins>
          </w:p>
          <w:p>
            <w:pPr>
              <w:rPr>
                <w:ins w:id="3342" w:author="Administrator" w:date="2015-12-31T23:02:39Z"/>
                <w:rFonts w:hint="eastAsia" w:ascii="Calibri" w:hAnsi="Calibri" w:cs="Calibri"/>
                <w:rPrChange w:id="3343" w:author="Administrator" w:date="2015-12-31T23:02:39Z">
                  <w:rPr>
                    <w:ins w:id="3344" w:author="Administrator" w:date="2015-12-31T23:02:39Z"/>
                    <w:rFonts w:hint="eastAsia"/>
                  </w:rPr>
                </w:rPrChange>
              </w:rPr>
            </w:pPr>
            <w:ins w:id="3345" w:author="Administrator" w:date="2015-12-31T23:02:39Z">
              <w:r>
                <w:rPr>
                  <w:rFonts w:hint="eastAsia" w:ascii="Calibri" w:hAnsi="Calibri" w:cs="Calibri"/>
                  <w:rPrChange w:id="3346" w:author="Administrator" w:date="2015-12-31T23:02:39Z">
                    <w:rPr>
                      <w:rFonts w:hint="eastAsia"/>
                    </w:rPr>
                  </w:rPrChange>
                </w:rPr>
                <w:tab/>
              </w:r>
            </w:ins>
          </w:p>
          <w:p>
            <w:pPr>
              <w:rPr>
                <w:ins w:id="3348" w:author="Administrator" w:date="2015-12-31T23:02:39Z"/>
                <w:rFonts w:hint="eastAsia" w:ascii="Calibri" w:hAnsi="Calibri" w:cs="Calibri"/>
                <w:rPrChange w:id="3349" w:author="Administrator" w:date="2015-12-31T23:02:39Z">
                  <w:rPr>
                    <w:ins w:id="3350" w:author="Administrator" w:date="2015-12-31T23:02:39Z"/>
                    <w:rFonts w:hint="eastAsia"/>
                  </w:rPr>
                </w:rPrChange>
              </w:rPr>
            </w:pPr>
            <w:ins w:id="3351" w:author="Administrator" w:date="2015-12-31T23:02:39Z">
              <w:r>
                <w:rPr>
                  <w:rFonts w:hint="eastAsia" w:ascii="Calibri" w:hAnsi="Calibri" w:cs="Calibri"/>
                  <w:rPrChange w:id="3352" w:author="Administrator" w:date="2015-12-31T23:02:39Z">
                    <w:rPr>
                      <w:rFonts w:hint="eastAsia"/>
                    </w:rPr>
                  </w:rPrChange>
                </w:rPr>
                <w:tab/>
              </w:r>
            </w:ins>
            <w:ins w:id="3354" w:author="Administrator" w:date="2015-12-31T23:02:39Z">
              <w:r>
                <w:rPr>
                  <w:rFonts w:hint="eastAsia" w:ascii="Calibri" w:hAnsi="Calibri" w:cs="Calibri"/>
                  <w:rPrChange w:id="3355" w:author="Administrator" w:date="2015-12-31T23:02:39Z">
                    <w:rPr>
                      <w:rFonts w:hint="eastAsia"/>
                    </w:rPr>
                  </w:rPrChange>
                </w:rPr>
                <w:t>/**</w:t>
              </w:r>
            </w:ins>
          </w:p>
          <w:p>
            <w:pPr>
              <w:rPr>
                <w:ins w:id="3357" w:author="Administrator" w:date="2015-12-31T23:02:39Z"/>
                <w:rFonts w:hint="eastAsia" w:ascii="Calibri" w:hAnsi="Calibri" w:cs="Calibri"/>
                <w:rPrChange w:id="3358" w:author="Administrator" w:date="2015-12-31T23:02:39Z">
                  <w:rPr>
                    <w:ins w:id="3359" w:author="Administrator" w:date="2015-12-31T23:02:39Z"/>
                    <w:rFonts w:hint="eastAsia"/>
                  </w:rPr>
                </w:rPrChange>
              </w:rPr>
            </w:pPr>
            <w:ins w:id="3360" w:author="Administrator" w:date="2015-12-31T23:02:39Z">
              <w:r>
                <w:rPr>
                  <w:rFonts w:hint="eastAsia" w:ascii="Calibri" w:hAnsi="Calibri" w:cs="Calibri"/>
                  <w:rPrChange w:id="3361" w:author="Administrator" w:date="2015-12-31T23:02:39Z">
                    <w:rPr>
                      <w:rFonts w:hint="eastAsia"/>
                    </w:rPr>
                  </w:rPrChange>
                </w:rPr>
                <w:tab/>
              </w:r>
            </w:ins>
            <w:ins w:id="3363" w:author="Administrator" w:date="2015-12-31T23:02:39Z">
              <w:r>
                <w:rPr>
                  <w:rFonts w:hint="eastAsia" w:ascii="Calibri" w:hAnsi="Calibri" w:cs="Calibri"/>
                  <w:rPrChange w:id="3364" w:author="Administrator" w:date="2015-12-31T23:02:39Z">
                    <w:rPr>
                      <w:rFonts w:hint="eastAsia"/>
                    </w:rPr>
                  </w:rPrChange>
                </w:rPr>
                <w:t xml:space="preserve"> * 修改警戒比例</w:t>
              </w:r>
            </w:ins>
          </w:p>
          <w:p>
            <w:pPr>
              <w:rPr>
                <w:ins w:id="3366" w:author="Administrator" w:date="2015-12-31T23:02:39Z"/>
                <w:rFonts w:hint="eastAsia" w:ascii="Calibri" w:hAnsi="Calibri" w:cs="Calibri"/>
                <w:rPrChange w:id="3367" w:author="Administrator" w:date="2015-12-31T23:02:39Z">
                  <w:rPr>
                    <w:ins w:id="3368" w:author="Administrator" w:date="2015-12-31T23:02:39Z"/>
                    <w:rFonts w:hint="eastAsia"/>
                  </w:rPr>
                </w:rPrChange>
              </w:rPr>
            </w:pPr>
            <w:ins w:id="3369" w:author="Administrator" w:date="2015-12-31T23:02:39Z">
              <w:r>
                <w:rPr>
                  <w:rFonts w:hint="eastAsia" w:ascii="Calibri" w:hAnsi="Calibri" w:cs="Calibri"/>
                  <w:rPrChange w:id="3370" w:author="Administrator" w:date="2015-12-31T23:02:39Z">
                    <w:rPr>
                      <w:rFonts w:hint="eastAsia"/>
                    </w:rPr>
                  </w:rPrChange>
                </w:rPr>
                <w:tab/>
              </w:r>
            </w:ins>
            <w:ins w:id="3372" w:author="Administrator" w:date="2015-12-31T23:02:39Z">
              <w:r>
                <w:rPr>
                  <w:rFonts w:hint="eastAsia" w:ascii="Calibri" w:hAnsi="Calibri" w:cs="Calibri"/>
                  <w:rPrChange w:id="3373" w:author="Administrator" w:date="2015-12-31T23:02:39Z">
                    <w:rPr>
                      <w:rFonts w:hint="eastAsia"/>
                    </w:rPr>
                  </w:rPrChange>
                </w:rPr>
                <w:t xml:space="preserve"> * @param alarmScale</w:t>
              </w:r>
            </w:ins>
          </w:p>
          <w:p>
            <w:pPr>
              <w:rPr>
                <w:ins w:id="3375" w:author="Administrator" w:date="2015-12-31T23:02:39Z"/>
                <w:rFonts w:hint="eastAsia" w:ascii="Calibri" w:hAnsi="Calibri" w:cs="Calibri"/>
                <w:rPrChange w:id="3376" w:author="Administrator" w:date="2015-12-31T23:02:39Z">
                  <w:rPr>
                    <w:ins w:id="3377" w:author="Administrator" w:date="2015-12-31T23:02:39Z"/>
                    <w:rFonts w:hint="eastAsia"/>
                  </w:rPr>
                </w:rPrChange>
              </w:rPr>
            </w:pPr>
            <w:ins w:id="3378" w:author="Administrator" w:date="2015-12-31T23:02:39Z">
              <w:r>
                <w:rPr>
                  <w:rFonts w:hint="eastAsia" w:ascii="Calibri" w:hAnsi="Calibri" w:cs="Calibri"/>
                  <w:rPrChange w:id="3379" w:author="Administrator" w:date="2015-12-31T23:02:39Z">
                    <w:rPr>
                      <w:rFonts w:hint="eastAsia"/>
                    </w:rPr>
                  </w:rPrChange>
                </w:rPr>
                <w:tab/>
              </w:r>
            </w:ins>
            <w:ins w:id="3381" w:author="Administrator" w:date="2015-12-31T23:02:39Z">
              <w:r>
                <w:rPr>
                  <w:rFonts w:hint="eastAsia" w:ascii="Calibri" w:hAnsi="Calibri" w:cs="Calibri"/>
                  <w:rPrChange w:id="3382" w:author="Administrator" w:date="2015-12-31T23:02:39Z">
                    <w:rPr>
                      <w:rFonts w:hint="eastAsia"/>
                    </w:rPr>
                  </w:rPrChange>
                </w:rPr>
                <w:t xml:space="preserve"> */</w:t>
              </w:r>
            </w:ins>
          </w:p>
          <w:p>
            <w:pPr>
              <w:rPr>
                <w:ins w:id="3384" w:author="Administrator" w:date="2015-12-31T23:02:39Z"/>
                <w:rFonts w:hint="eastAsia" w:ascii="Calibri" w:hAnsi="Calibri" w:cs="Calibri"/>
                <w:rPrChange w:id="3385" w:author="Administrator" w:date="2015-12-31T23:02:39Z">
                  <w:rPr>
                    <w:ins w:id="3386" w:author="Administrator" w:date="2015-12-31T23:02:39Z"/>
                    <w:rFonts w:hint="eastAsia"/>
                  </w:rPr>
                </w:rPrChange>
              </w:rPr>
            </w:pPr>
            <w:ins w:id="3387" w:author="Administrator" w:date="2015-12-31T23:02:39Z">
              <w:r>
                <w:rPr>
                  <w:rFonts w:hint="eastAsia" w:ascii="Calibri" w:hAnsi="Calibri" w:cs="Calibri"/>
                  <w:rPrChange w:id="3388" w:author="Administrator" w:date="2015-12-31T23:02:39Z">
                    <w:rPr>
                      <w:rFonts w:hint="eastAsia"/>
                    </w:rPr>
                  </w:rPrChange>
                </w:rPr>
                <w:tab/>
              </w:r>
            </w:ins>
            <w:ins w:id="3390" w:author="Administrator" w:date="2015-12-31T23:02:39Z">
              <w:r>
                <w:rPr>
                  <w:rFonts w:hint="eastAsia" w:ascii="Calibri" w:hAnsi="Calibri" w:cs="Calibri"/>
                  <w:rPrChange w:id="3391" w:author="Administrator" w:date="2015-12-31T23:02:39Z">
                    <w:rPr>
                      <w:rFonts w:hint="eastAsia"/>
                    </w:rPr>
                  </w:rPrChange>
                </w:rPr>
                <w:t>public void changeAlarmScale(double alarmScale,String storageId);</w:t>
              </w:r>
            </w:ins>
          </w:p>
          <w:p>
            <w:pPr>
              <w:rPr>
                <w:ins w:id="3393" w:author="Administrator" w:date="2015-12-31T23:02:39Z"/>
                <w:rFonts w:hint="eastAsia" w:ascii="Calibri" w:hAnsi="Calibri" w:cs="Calibri"/>
                <w:rPrChange w:id="3394" w:author="Administrator" w:date="2015-12-31T23:02:39Z">
                  <w:rPr>
                    <w:ins w:id="3395" w:author="Administrator" w:date="2015-12-31T23:02:39Z"/>
                    <w:rFonts w:hint="eastAsia"/>
                  </w:rPr>
                </w:rPrChange>
              </w:rPr>
            </w:pPr>
            <w:ins w:id="3396" w:author="Administrator" w:date="2015-12-31T23:02:39Z">
              <w:r>
                <w:rPr>
                  <w:rFonts w:hint="eastAsia" w:ascii="Calibri" w:hAnsi="Calibri" w:cs="Calibri"/>
                  <w:rPrChange w:id="3397" w:author="Administrator" w:date="2015-12-31T23:02:39Z">
                    <w:rPr>
                      <w:rFonts w:hint="eastAsia"/>
                    </w:rPr>
                  </w:rPrChange>
                </w:rPr>
                <w:tab/>
              </w:r>
            </w:ins>
          </w:p>
          <w:p>
            <w:pPr>
              <w:rPr>
                <w:ins w:id="3399" w:author="Administrator" w:date="2015-12-31T23:02:39Z"/>
                <w:rFonts w:hint="eastAsia" w:ascii="Calibri" w:hAnsi="Calibri" w:cs="Calibri"/>
                <w:rPrChange w:id="3400" w:author="Administrator" w:date="2015-12-31T23:02:39Z">
                  <w:rPr>
                    <w:ins w:id="3401" w:author="Administrator" w:date="2015-12-31T23:02:39Z"/>
                    <w:rFonts w:hint="eastAsia"/>
                  </w:rPr>
                </w:rPrChange>
              </w:rPr>
            </w:pPr>
            <w:ins w:id="3402" w:author="Administrator" w:date="2015-12-31T23:02:39Z">
              <w:r>
                <w:rPr>
                  <w:rFonts w:hint="eastAsia" w:ascii="Calibri" w:hAnsi="Calibri" w:cs="Calibri"/>
                  <w:rPrChange w:id="3403" w:author="Administrator" w:date="2015-12-31T23:02:39Z">
                    <w:rPr>
                      <w:rFonts w:hint="eastAsia"/>
                    </w:rPr>
                  </w:rPrChange>
                </w:rPr>
                <w:tab/>
              </w:r>
            </w:ins>
            <w:ins w:id="3405" w:author="Administrator" w:date="2015-12-31T23:02:39Z">
              <w:r>
                <w:rPr>
                  <w:rFonts w:hint="eastAsia" w:ascii="Calibri" w:hAnsi="Calibri" w:cs="Calibri"/>
                  <w:rPrChange w:id="3406" w:author="Administrator" w:date="2015-12-31T23:02:39Z">
                    <w:rPr>
                      <w:rFonts w:hint="eastAsia"/>
                    </w:rPr>
                  </w:rPrChange>
                </w:rPr>
                <w:t>/**</w:t>
              </w:r>
            </w:ins>
          </w:p>
          <w:p>
            <w:pPr>
              <w:rPr>
                <w:ins w:id="3408" w:author="Administrator" w:date="2015-12-31T23:02:39Z"/>
                <w:rFonts w:hint="eastAsia" w:ascii="Calibri" w:hAnsi="Calibri" w:cs="Calibri"/>
                <w:rPrChange w:id="3409" w:author="Administrator" w:date="2015-12-31T23:02:39Z">
                  <w:rPr>
                    <w:ins w:id="3410" w:author="Administrator" w:date="2015-12-31T23:02:39Z"/>
                    <w:rFonts w:hint="eastAsia"/>
                  </w:rPr>
                </w:rPrChange>
              </w:rPr>
            </w:pPr>
            <w:ins w:id="3411" w:author="Administrator" w:date="2015-12-31T23:02:39Z">
              <w:r>
                <w:rPr>
                  <w:rFonts w:hint="eastAsia" w:ascii="Calibri" w:hAnsi="Calibri" w:cs="Calibri"/>
                  <w:rPrChange w:id="3412" w:author="Administrator" w:date="2015-12-31T23:02:39Z">
                    <w:rPr>
                      <w:rFonts w:hint="eastAsia"/>
                    </w:rPr>
                  </w:rPrChange>
                </w:rPr>
                <w:tab/>
              </w:r>
            </w:ins>
            <w:ins w:id="3414" w:author="Administrator" w:date="2015-12-31T23:02:39Z">
              <w:r>
                <w:rPr>
                  <w:rFonts w:hint="eastAsia" w:ascii="Calibri" w:hAnsi="Calibri" w:cs="Calibri"/>
                  <w:rPrChange w:id="3415" w:author="Administrator" w:date="2015-12-31T23:02:39Z">
                    <w:rPr>
                      <w:rFonts w:hint="eastAsia"/>
                    </w:rPr>
                  </w:rPrChange>
                </w:rPr>
                <w:t xml:space="preserve"> * 获得当前警戒比例</w:t>
              </w:r>
            </w:ins>
          </w:p>
          <w:p>
            <w:pPr>
              <w:rPr>
                <w:ins w:id="3417" w:author="Administrator" w:date="2015-12-31T23:02:39Z"/>
                <w:rFonts w:hint="eastAsia" w:ascii="Calibri" w:hAnsi="Calibri" w:cs="Calibri"/>
                <w:rPrChange w:id="3418" w:author="Administrator" w:date="2015-12-31T23:02:39Z">
                  <w:rPr>
                    <w:ins w:id="3419" w:author="Administrator" w:date="2015-12-31T23:02:39Z"/>
                    <w:rFonts w:hint="eastAsia"/>
                  </w:rPr>
                </w:rPrChange>
              </w:rPr>
            </w:pPr>
            <w:ins w:id="3420" w:author="Administrator" w:date="2015-12-31T23:02:39Z">
              <w:r>
                <w:rPr>
                  <w:rFonts w:hint="eastAsia" w:ascii="Calibri" w:hAnsi="Calibri" w:cs="Calibri"/>
                  <w:rPrChange w:id="3421" w:author="Administrator" w:date="2015-12-31T23:02:39Z">
                    <w:rPr>
                      <w:rFonts w:hint="eastAsia"/>
                    </w:rPr>
                  </w:rPrChange>
                </w:rPr>
                <w:tab/>
              </w:r>
            </w:ins>
            <w:ins w:id="3423" w:author="Administrator" w:date="2015-12-31T23:02:39Z">
              <w:r>
                <w:rPr>
                  <w:rFonts w:hint="eastAsia" w:ascii="Calibri" w:hAnsi="Calibri" w:cs="Calibri"/>
                  <w:rPrChange w:id="3424" w:author="Administrator" w:date="2015-12-31T23:02:39Z">
                    <w:rPr>
                      <w:rFonts w:hint="eastAsia"/>
                    </w:rPr>
                  </w:rPrChange>
                </w:rPr>
                <w:t xml:space="preserve"> * @param storageId</w:t>
              </w:r>
            </w:ins>
          </w:p>
          <w:p>
            <w:pPr>
              <w:rPr>
                <w:ins w:id="3426" w:author="Administrator" w:date="2015-12-31T23:02:39Z"/>
                <w:rFonts w:hint="eastAsia" w:ascii="Calibri" w:hAnsi="Calibri" w:cs="Calibri"/>
                <w:rPrChange w:id="3427" w:author="Administrator" w:date="2015-12-31T23:02:39Z">
                  <w:rPr>
                    <w:ins w:id="3428" w:author="Administrator" w:date="2015-12-31T23:02:39Z"/>
                    <w:rFonts w:hint="eastAsia"/>
                  </w:rPr>
                </w:rPrChange>
              </w:rPr>
            </w:pPr>
            <w:ins w:id="3429" w:author="Administrator" w:date="2015-12-31T23:02:39Z">
              <w:r>
                <w:rPr>
                  <w:rFonts w:hint="eastAsia" w:ascii="Calibri" w:hAnsi="Calibri" w:cs="Calibri"/>
                  <w:rPrChange w:id="3430" w:author="Administrator" w:date="2015-12-31T23:02:39Z">
                    <w:rPr>
                      <w:rFonts w:hint="eastAsia"/>
                    </w:rPr>
                  </w:rPrChange>
                </w:rPr>
                <w:tab/>
              </w:r>
            </w:ins>
            <w:ins w:id="3432" w:author="Administrator" w:date="2015-12-31T23:02:39Z">
              <w:r>
                <w:rPr>
                  <w:rFonts w:hint="eastAsia" w:ascii="Calibri" w:hAnsi="Calibri" w:cs="Calibri"/>
                  <w:rPrChange w:id="3433" w:author="Administrator" w:date="2015-12-31T23:02:39Z">
                    <w:rPr>
                      <w:rFonts w:hint="eastAsia"/>
                    </w:rPr>
                  </w:rPrChange>
                </w:rPr>
                <w:t xml:space="preserve"> * @return</w:t>
              </w:r>
            </w:ins>
          </w:p>
          <w:p>
            <w:pPr>
              <w:rPr>
                <w:ins w:id="3435" w:author="Administrator" w:date="2015-12-31T23:02:39Z"/>
                <w:rFonts w:hint="eastAsia" w:ascii="Calibri" w:hAnsi="Calibri" w:cs="Calibri"/>
                <w:rPrChange w:id="3436" w:author="Administrator" w:date="2015-12-31T23:02:39Z">
                  <w:rPr>
                    <w:ins w:id="3437" w:author="Administrator" w:date="2015-12-31T23:02:39Z"/>
                    <w:rFonts w:hint="eastAsia"/>
                  </w:rPr>
                </w:rPrChange>
              </w:rPr>
            </w:pPr>
            <w:ins w:id="3438" w:author="Administrator" w:date="2015-12-31T23:02:39Z">
              <w:r>
                <w:rPr>
                  <w:rFonts w:hint="eastAsia" w:ascii="Calibri" w:hAnsi="Calibri" w:cs="Calibri"/>
                  <w:rPrChange w:id="3439" w:author="Administrator" w:date="2015-12-31T23:02:39Z">
                    <w:rPr>
                      <w:rFonts w:hint="eastAsia"/>
                    </w:rPr>
                  </w:rPrChange>
                </w:rPr>
                <w:tab/>
              </w:r>
            </w:ins>
            <w:ins w:id="3441" w:author="Administrator" w:date="2015-12-31T23:02:39Z">
              <w:r>
                <w:rPr>
                  <w:rFonts w:hint="eastAsia" w:ascii="Calibri" w:hAnsi="Calibri" w:cs="Calibri"/>
                  <w:rPrChange w:id="3442" w:author="Administrator" w:date="2015-12-31T23:02:39Z">
                    <w:rPr>
                      <w:rFonts w:hint="eastAsia"/>
                    </w:rPr>
                  </w:rPrChange>
                </w:rPr>
                <w:t xml:space="preserve"> */</w:t>
              </w:r>
            </w:ins>
          </w:p>
          <w:p>
            <w:pPr>
              <w:rPr>
                <w:ins w:id="3444" w:author="Administrator" w:date="2015-12-31T23:02:39Z"/>
                <w:rFonts w:hint="eastAsia" w:ascii="Calibri" w:hAnsi="Calibri" w:cs="Calibri"/>
                <w:rPrChange w:id="3445" w:author="Administrator" w:date="2015-12-31T23:02:39Z">
                  <w:rPr>
                    <w:ins w:id="3446" w:author="Administrator" w:date="2015-12-31T23:02:39Z"/>
                    <w:rFonts w:hint="eastAsia"/>
                  </w:rPr>
                </w:rPrChange>
              </w:rPr>
            </w:pPr>
            <w:ins w:id="3447" w:author="Administrator" w:date="2015-12-31T23:02:39Z">
              <w:r>
                <w:rPr>
                  <w:rFonts w:hint="eastAsia" w:ascii="Calibri" w:hAnsi="Calibri" w:cs="Calibri"/>
                  <w:rPrChange w:id="3448" w:author="Administrator" w:date="2015-12-31T23:02:39Z">
                    <w:rPr>
                      <w:rFonts w:hint="eastAsia"/>
                    </w:rPr>
                  </w:rPrChange>
                </w:rPr>
                <w:tab/>
              </w:r>
            </w:ins>
            <w:ins w:id="3450" w:author="Administrator" w:date="2015-12-31T23:02:39Z">
              <w:r>
                <w:rPr>
                  <w:rFonts w:hint="eastAsia" w:ascii="Calibri" w:hAnsi="Calibri" w:cs="Calibri"/>
                  <w:rPrChange w:id="3451" w:author="Administrator" w:date="2015-12-31T23:02:39Z">
                    <w:rPr>
                      <w:rFonts w:hint="eastAsia"/>
                    </w:rPr>
                  </w:rPrChange>
                </w:rPr>
                <w:t>public double getAlarmScale(String storageId);</w:t>
              </w:r>
            </w:ins>
          </w:p>
          <w:p>
            <w:pPr>
              <w:rPr>
                <w:ins w:id="3453" w:author="Administrator" w:date="2015-12-31T23:02:39Z"/>
                <w:rFonts w:hint="eastAsia" w:ascii="Calibri" w:hAnsi="Calibri" w:cs="Calibri"/>
                <w:rPrChange w:id="3454" w:author="Administrator" w:date="2015-12-31T23:02:39Z">
                  <w:rPr>
                    <w:ins w:id="3455" w:author="Administrator" w:date="2015-12-31T23:02:39Z"/>
                    <w:rFonts w:hint="eastAsia"/>
                  </w:rPr>
                </w:rPrChange>
              </w:rPr>
            </w:pPr>
            <w:ins w:id="3456" w:author="Administrator" w:date="2015-12-31T23:02:39Z">
              <w:r>
                <w:rPr>
                  <w:rFonts w:hint="eastAsia" w:ascii="Calibri" w:hAnsi="Calibri" w:cs="Calibri"/>
                  <w:rPrChange w:id="3457" w:author="Administrator" w:date="2015-12-31T23:02:39Z">
                    <w:rPr>
                      <w:rFonts w:hint="eastAsia"/>
                    </w:rPr>
                  </w:rPrChange>
                </w:rPr>
                <w:tab/>
              </w:r>
            </w:ins>
          </w:p>
          <w:p>
            <w:pPr>
              <w:rPr>
                <w:ins w:id="3459" w:author="Administrator" w:date="2015-12-31T23:02:39Z"/>
                <w:rFonts w:hint="eastAsia" w:ascii="Calibri" w:hAnsi="Calibri" w:cs="Calibri"/>
                <w:rPrChange w:id="3460" w:author="Administrator" w:date="2015-12-31T23:02:39Z">
                  <w:rPr>
                    <w:ins w:id="3461" w:author="Administrator" w:date="2015-12-31T23:02:39Z"/>
                    <w:rFonts w:hint="eastAsia"/>
                  </w:rPr>
                </w:rPrChange>
              </w:rPr>
            </w:pPr>
            <w:ins w:id="3462" w:author="Administrator" w:date="2015-12-31T23:02:39Z">
              <w:r>
                <w:rPr>
                  <w:rFonts w:hint="eastAsia" w:ascii="Calibri" w:hAnsi="Calibri" w:cs="Calibri"/>
                  <w:rPrChange w:id="3463" w:author="Administrator" w:date="2015-12-31T23:02:39Z">
                    <w:rPr>
                      <w:rFonts w:hint="eastAsia"/>
                    </w:rPr>
                  </w:rPrChange>
                </w:rPr>
                <w:tab/>
              </w:r>
            </w:ins>
            <w:ins w:id="3465" w:author="Administrator" w:date="2015-12-31T23:02:39Z">
              <w:r>
                <w:rPr>
                  <w:rFonts w:hint="eastAsia" w:ascii="Calibri" w:hAnsi="Calibri" w:cs="Calibri"/>
                  <w:rPrChange w:id="3466" w:author="Administrator" w:date="2015-12-31T23:02:39Z">
                    <w:rPr>
                      <w:rFonts w:hint="eastAsia"/>
                    </w:rPr>
                  </w:rPrChange>
                </w:rPr>
                <w:t>/**</w:t>
              </w:r>
            </w:ins>
          </w:p>
          <w:p>
            <w:pPr>
              <w:rPr>
                <w:ins w:id="3468" w:author="Administrator" w:date="2015-12-31T23:02:39Z"/>
                <w:rFonts w:hint="eastAsia" w:ascii="Calibri" w:hAnsi="Calibri" w:cs="Calibri"/>
                <w:rPrChange w:id="3469" w:author="Administrator" w:date="2015-12-31T23:02:39Z">
                  <w:rPr>
                    <w:ins w:id="3470" w:author="Administrator" w:date="2015-12-31T23:02:39Z"/>
                    <w:rFonts w:hint="eastAsia"/>
                  </w:rPr>
                </w:rPrChange>
              </w:rPr>
            </w:pPr>
            <w:ins w:id="3471" w:author="Administrator" w:date="2015-12-31T23:02:39Z">
              <w:r>
                <w:rPr>
                  <w:rFonts w:hint="eastAsia" w:ascii="Calibri" w:hAnsi="Calibri" w:cs="Calibri"/>
                  <w:rPrChange w:id="3472" w:author="Administrator" w:date="2015-12-31T23:02:39Z">
                    <w:rPr>
                      <w:rFonts w:hint="eastAsia"/>
                    </w:rPr>
                  </w:rPrChange>
                </w:rPr>
                <w:tab/>
              </w:r>
            </w:ins>
            <w:ins w:id="3474" w:author="Administrator" w:date="2015-12-31T23:02:39Z">
              <w:r>
                <w:rPr>
                  <w:rFonts w:hint="eastAsia" w:ascii="Calibri" w:hAnsi="Calibri" w:cs="Calibri"/>
                  <w:rPrChange w:id="3475" w:author="Administrator" w:date="2015-12-31T23:02:39Z">
                    <w:rPr>
                      <w:rFonts w:hint="eastAsia"/>
                    </w:rPr>
                  </w:rPrChange>
                </w:rPr>
                <w:t xml:space="preserve"> * 库存查看界面得到一段时间内的库存信息</w:t>
              </w:r>
            </w:ins>
          </w:p>
          <w:p>
            <w:pPr>
              <w:rPr>
                <w:ins w:id="3477" w:author="Administrator" w:date="2015-12-31T23:02:39Z"/>
                <w:rFonts w:hint="eastAsia" w:ascii="Calibri" w:hAnsi="Calibri" w:cs="Calibri"/>
                <w:rPrChange w:id="3478" w:author="Administrator" w:date="2015-12-31T23:02:39Z">
                  <w:rPr>
                    <w:ins w:id="3479" w:author="Administrator" w:date="2015-12-31T23:02:39Z"/>
                    <w:rFonts w:hint="eastAsia"/>
                  </w:rPr>
                </w:rPrChange>
              </w:rPr>
            </w:pPr>
            <w:ins w:id="3480" w:author="Administrator" w:date="2015-12-31T23:02:39Z">
              <w:r>
                <w:rPr>
                  <w:rFonts w:hint="eastAsia" w:ascii="Calibri" w:hAnsi="Calibri" w:cs="Calibri"/>
                  <w:rPrChange w:id="3481" w:author="Administrator" w:date="2015-12-31T23:02:39Z">
                    <w:rPr>
                      <w:rFonts w:hint="eastAsia"/>
                    </w:rPr>
                  </w:rPrChange>
                </w:rPr>
                <w:tab/>
              </w:r>
            </w:ins>
            <w:ins w:id="3483" w:author="Administrator" w:date="2015-12-31T23:02:39Z">
              <w:r>
                <w:rPr>
                  <w:rFonts w:hint="eastAsia" w:ascii="Calibri" w:hAnsi="Calibri" w:cs="Calibri"/>
                  <w:rPrChange w:id="3484" w:author="Administrator" w:date="2015-12-31T23:02:39Z">
                    <w:rPr>
                      <w:rFonts w:hint="eastAsia"/>
                    </w:rPr>
                  </w:rPrChange>
                </w:rPr>
                <w:t xml:space="preserve"> * @return </w:t>
              </w:r>
            </w:ins>
          </w:p>
          <w:p>
            <w:pPr>
              <w:rPr>
                <w:ins w:id="3486" w:author="Administrator" w:date="2015-12-31T23:02:39Z"/>
                <w:rFonts w:hint="eastAsia" w:ascii="Calibri" w:hAnsi="Calibri" w:cs="Calibri"/>
                <w:rPrChange w:id="3487" w:author="Administrator" w:date="2015-12-31T23:02:39Z">
                  <w:rPr>
                    <w:ins w:id="3488" w:author="Administrator" w:date="2015-12-31T23:02:39Z"/>
                    <w:rFonts w:hint="eastAsia"/>
                  </w:rPr>
                </w:rPrChange>
              </w:rPr>
            </w:pPr>
            <w:ins w:id="3489" w:author="Administrator" w:date="2015-12-31T23:02:39Z">
              <w:r>
                <w:rPr>
                  <w:rFonts w:hint="eastAsia" w:ascii="Calibri" w:hAnsi="Calibri" w:cs="Calibri"/>
                  <w:rPrChange w:id="3490" w:author="Administrator" w:date="2015-12-31T23:02:39Z">
                    <w:rPr>
                      <w:rFonts w:hint="eastAsia"/>
                    </w:rPr>
                  </w:rPrChange>
                </w:rPr>
                <w:tab/>
              </w:r>
            </w:ins>
            <w:ins w:id="3492" w:author="Administrator" w:date="2015-12-31T23:02:39Z">
              <w:r>
                <w:rPr>
                  <w:rFonts w:hint="eastAsia" w:ascii="Calibri" w:hAnsi="Calibri" w:cs="Calibri"/>
                  <w:rPrChange w:id="3493" w:author="Administrator" w:date="2015-12-31T23:02:39Z">
                    <w:rPr>
                      <w:rFonts w:hint="eastAsia"/>
                    </w:rPr>
                  </w:rPrChange>
                </w:rPr>
                <w:t xml:space="preserve"> */</w:t>
              </w:r>
            </w:ins>
          </w:p>
          <w:p>
            <w:pPr>
              <w:rPr>
                <w:ins w:id="3495" w:author="Administrator" w:date="2015-12-31T23:02:39Z"/>
                <w:rFonts w:hint="eastAsia" w:ascii="Calibri" w:hAnsi="Calibri" w:cs="Calibri"/>
                <w:rPrChange w:id="3496" w:author="Administrator" w:date="2015-12-31T23:02:39Z">
                  <w:rPr>
                    <w:ins w:id="3497" w:author="Administrator" w:date="2015-12-31T23:02:39Z"/>
                    <w:rFonts w:hint="eastAsia"/>
                  </w:rPr>
                </w:rPrChange>
              </w:rPr>
            </w:pPr>
            <w:ins w:id="3498" w:author="Administrator" w:date="2015-12-31T23:02:39Z">
              <w:r>
                <w:rPr>
                  <w:rFonts w:hint="eastAsia" w:ascii="Calibri" w:hAnsi="Calibri" w:cs="Calibri"/>
                  <w:rPrChange w:id="3499" w:author="Administrator" w:date="2015-12-31T23:02:39Z">
                    <w:rPr>
                      <w:rFonts w:hint="eastAsia"/>
                    </w:rPr>
                  </w:rPrChange>
                </w:rPr>
                <w:tab/>
              </w:r>
            </w:ins>
            <w:ins w:id="3501" w:author="Administrator" w:date="2015-12-31T23:02:39Z">
              <w:r>
                <w:rPr>
                  <w:rFonts w:hint="eastAsia" w:ascii="Calibri" w:hAnsi="Calibri" w:cs="Calibri"/>
                  <w:rPrChange w:id="3502" w:author="Administrator" w:date="2015-12-31T23:02:39Z">
                    <w:rPr>
                      <w:rFonts w:hint="eastAsia"/>
                    </w:rPr>
                  </w:rPrChange>
                </w:rPr>
                <w:t>public ArrayList &lt;StorageInfoVO&gt; checkStorageMessage(String storageId,long startTime,long endTime);</w:t>
              </w:r>
            </w:ins>
          </w:p>
          <w:p>
            <w:pPr>
              <w:rPr>
                <w:ins w:id="3504" w:author="Administrator" w:date="2015-12-31T23:02:39Z"/>
                <w:rFonts w:hint="eastAsia" w:ascii="Calibri" w:hAnsi="Calibri" w:cs="Calibri"/>
                <w:rPrChange w:id="3505" w:author="Administrator" w:date="2015-12-31T23:02:39Z">
                  <w:rPr>
                    <w:ins w:id="3506" w:author="Administrator" w:date="2015-12-31T23:02:39Z"/>
                    <w:rFonts w:hint="eastAsia"/>
                  </w:rPr>
                </w:rPrChange>
              </w:rPr>
            </w:pPr>
            <w:ins w:id="3507" w:author="Administrator" w:date="2015-12-31T23:02:39Z">
              <w:r>
                <w:rPr>
                  <w:rFonts w:hint="eastAsia" w:ascii="Calibri" w:hAnsi="Calibri" w:cs="Calibri"/>
                  <w:rPrChange w:id="3508" w:author="Administrator" w:date="2015-12-31T23:02:39Z">
                    <w:rPr>
                      <w:rFonts w:hint="eastAsia"/>
                    </w:rPr>
                  </w:rPrChange>
                </w:rPr>
                <w:tab/>
              </w:r>
            </w:ins>
            <w:ins w:id="3510" w:author="Administrator" w:date="2015-12-31T23:02:39Z">
              <w:r>
                <w:rPr>
                  <w:rFonts w:hint="eastAsia" w:ascii="Calibri" w:hAnsi="Calibri" w:cs="Calibri"/>
                  <w:rPrChange w:id="3511" w:author="Administrator" w:date="2015-12-31T23:02:39Z">
                    <w:rPr>
                      <w:rFonts w:hint="eastAsia"/>
                    </w:rPr>
                  </w:rPrChange>
                </w:rPr>
                <w:t>public StorageNumVO getStorageNum(String storageId,long startTime,long endTime);</w:t>
              </w:r>
            </w:ins>
          </w:p>
          <w:p>
            <w:pPr>
              <w:rPr>
                <w:ins w:id="3513" w:author="Administrator" w:date="2015-12-31T23:02:39Z"/>
                <w:rFonts w:hint="eastAsia" w:ascii="Calibri" w:hAnsi="Calibri" w:cs="Calibri"/>
                <w:rPrChange w:id="3514" w:author="Administrator" w:date="2015-12-31T23:02:39Z">
                  <w:rPr>
                    <w:ins w:id="3515" w:author="Administrator" w:date="2015-12-31T23:02:39Z"/>
                    <w:rFonts w:hint="eastAsia"/>
                  </w:rPr>
                </w:rPrChange>
              </w:rPr>
            </w:pPr>
            <w:ins w:id="3516" w:author="Administrator" w:date="2015-12-31T23:02:39Z">
              <w:r>
                <w:rPr>
                  <w:rFonts w:hint="eastAsia" w:ascii="Calibri" w:hAnsi="Calibri" w:cs="Calibri"/>
                  <w:rPrChange w:id="3517" w:author="Administrator" w:date="2015-12-31T23:02:39Z">
                    <w:rPr>
                      <w:rFonts w:hint="eastAsia"/>
                    </w:rPr>
                  </w:rPrChange>
                </w:rPr>
                <w:tab/>
              </w:r>
            </w:ins>
          </w:p>
          <w:p>
            <w:pPr>
              <w:rPr>
                <w:ins w:id="3519" w:author="Administrator" w:date="2015-12-31T23:02:39Z"/>
                <w:rFonts w:hint="eastAsia" w:ascii="Calibri" w:hAnsi="Calibri" w:cs="Calibri"/>
                <w:rPrChange w:id="3520" w:author="Administrator" w:date="2015-12-31T23:02:39Z">
                  <w:rPr>
                    <w:ins w:id="3521" w:author="Administrator" w:date="2015-12-31T23:02:39Z"/>
                    <w:rFonts w:hint="eastAsia"/>
                  </w:rPr>
                </w:rPrChange>
              </w:rPr>
            </w:pPr>
            <w:ins w:id="3522" w:author="Administrator" w:date="2015-12-31T23:02:39Z">
              <w:r>
                <w:rPr>
                  <w:rFonts w:hint="eastAsia" w:ascii="Calibri" w:hAnsi="Calibri" w:cs="Calibri"/>
                  <w:rPrChange w:id="3523" w:author="Administrator" w:date="2015-12-31T23:02:39Z">
                    <w:rPr>
                      <w:rFonts w:hint="eastAsia"/>
                    </w:rPr>
                  </w:rPrChange>
                </w:rPr>
                <w:tab/>
              </w:r>
            </w:ins>
            <w:ins w:id="3525" w:author="Administrator" w:date="2015-12-31T23:02:39Z">
              <w:r>
                <w:rPr>
                  <w:rFonts w:hint="eastAsia" w:ascii="Calibri" w:hAnsi="Calibri" w:cs="Calibri"/>
                  <w:rPrChange w:id="3526" w:author="Administrator" w:date="2015-12-31T23:02:39Z">
                    <w:rPr>
                      <w:rFonts w:hint="eastAsia"/>
                    </w:rPr>
                  </w:rPrChange>
                </w:rPr>
                <w:t>/**</w:t>
              </w:r>
            </w:ins>
          </w:p>
          <w:p>
            <w:pPr>
              <w:rPr>
                <w:ins w:id="3528" w:author="Administrator" w:date="2015-12-31T23:02:39Z"/>
                <w:rFonts w:hint="eastAsia" w:ascii="Calibri" w:hAnsi="Calibri" w:cs="Calibri"/>
                <w:rPrChange w:id="3529" w:author="Administrator" w:date="2015-12-31T23:02:39Z">
                  <w:rPr>
                    <w:ins w:id="3530" w:author="Administrator" w:date="2015-12-31T23:02:39Z"/>
                    <w:rFonts w:hint="eastAsia"/>
                  </w:rPr>
                </w:rPrChange>
              </w:rPr>
            </w:pPr>
            <w:ins w:id="3531" w:author="Administrator" w:date="2015-12-31T23:02:39Z">
              <w:r>
                <w:rPr>
                  <w:rFonts w:hint="eastAsia" w:ascii="Calibri" w:hAnsi="Calibri" w:cs="Calibri"/>
                  <w:rPrChange w:id="3532" w:author="Administrator" w:date="2015-12-31T23:02:39Z">
                    <w:rPr>
                      <w:rFonts w:hint="eastAsia"/>
                    </w:rPr>
                  </w:rPrChange>
                </w:rPr>
                <w:tab/>
              </w:r>
            </w:ins>
            <w:ins w:id="3534" w:author="Administrator" w:date="2015-12-31T23:02:39Z">
              <w:r>
                <w:rPr>
                  <w:rFonts w:hint="eastAsia" w:ascii="Calibri" w:hAnsi="Calibri" w:cs="Calibri"/>
                  <w:rPrChange w:id="3535" w:author="Administrator" w:date="2015-12-31T23:02:39Z">
                    <w:rPr>
                      <w:rFonts w:hint="eastAsia"/>
                    </w:rPr>
                  </w:rPrChange>
                </w:rPr>
                <w:t xml:space="preserve"> * 商品数量超出报警值，实现库存报警</w:t>
              </w:r>
            </w:ins>
          </w:p>
          <w:p>
            <w:pPr>
              <w:rPr>
                <w:ins w:id="3537" w:author="Administrator" w:date="2015-12-31T23:02:39Z"/>
                <w:rFonts w:hint="eastAsia" w:ascii="Calibri" w:hAnsi="Calibri" w:cs="Calibri"/>
                <w:rPrChange w:id="3538" w:author="Administrator" w:date="2015-12-31T23:02:39Z">
                  <w:rPr>
                    <w:ins w:id="3539" w:author="Administrator" w:date="2015-12-31T23:02:39Z"/>
                    <w:rFonts w:hint="eastAsia"/>
                  </w:rPr>
                </w:rPrChange>
              </w:rPr>
            </w:pPr>
            <w:ins w:id="3540" w:author="Administrator" w:date="2015-12-31T23:02:39Z">
              <w:r>
                <w:rPr>
                  <w:rFonts w:hint="eastAsia" w:ascii="Calibri" w:hAnsi="Calibri" w:cs="Calibri"/>
                  <w:rPrChange w:id="3541" w:author="Administrator" w:date="2015-12-31T23:02:39Z">
                    <w:rPr>
                      <w:rFonts w:hint="eastAsia"/>
                    </w:rPr>
                  </w:rPrChange>
                </w:rPr>
                <w:tab/>
              </w:r>
            </w:ins>
            <w:ins w:id="3543" w:author="Administrator" w:date="2015-12-31T23:02:39Z">
              <w:r>
                <w:rPr>
                  <w:rFonts w:hint="eastAsia" w:ascii="Calibri" w:hAnsi="Calibri" w:cs="Calibri"/>
                  <w:rPrChange w:id="3544" w:author="Administrator" w:date="2015-12-31T23:02:39Z">
                    <w:rPr>
                      <w:rFonts w:hint="eastAsia"/>
                    </w:rPr>
                  </w:rPrChange>
                </w:rPr>
                <w:t xml:space="preserve"> * @return</w:t>
              </w:r>
            </w:ins>
          </w:p>
          <w:p>
            <w:pPr>
              <w:rPr>
                <w:ins w:id="3546" w:author="Administrator" w:date="2015-12-31T23:02:39Z"/>
                <w:rFonts w:hint="eastAsia" w:ascii="Calibri" w:hAnsi="Calibri" w:cs="Calibri"/>
                <w:rPrChange w:id="3547" w:author="Administrator" w:date="2015-12-31T23:02:39Z">
                  <w:rPr>
                    <w:ins w:id="3548" w:author="Administrator" w:date="2015-12-31T23:02:39Z"/>
                    <w:rFonts w:hint="eastAsia"/>
                  </w:rPr>
                </w:rPrChange>
              </w:rPr>
            </w:pPr>
            <w:ins w:id="3549" w:author="Administrator" w:date="2015-12-31T23:02:39Z">
              <w:r>
                <w:rPr>
                  <w:rFonts w:hint="eastAsia" w:ascii="Calibri" w:hAnsi="Calibri" w:cs="Calibri"/>
                  <w:rPrChange w:id="3550" w:author="Administrator" w:date="2015-12-31T23:02:39Z">
                    <w:rPr>
                      <w:rFonts w:hint="eastAsia"/>
                    </w:rPr>
                  </w:rPrChange>
                </w:rPr>
                <w:tab/>
              </w:r>
            </w:ins>
            <w:ins w:id="3552" w:author="Administrator" w:date="2015-12-31T23:02:39Z">
              <w:r>
                <w:rPr>
                  <w:rFonts w:hint="eastAsia" w:ascii="Calibri" w:hAnsi="Calibri" w:cs="Calibri"/>
                  <w:rPrChange w:id="3553" w:author="Administrator" w:date="2015-12-31T23:02:39Z">
                    <w:rPr>
                      <w:rFonts w:hint="eastAsia"/>
                    </w:rPr>
                  </w:rPrChange>
                </w:rPr>
                <w:t xml:space="preserve"> */</w:t>
              </w:r>
            </w:ins>
          </w:p>
          <w:p>
            <w:pPr>
              <w:rPr>
                <w:ins w:id="3555" w:author="Administrator" w:date="2015-12-31T23:02:39Z"/>
                <w:rFonts w:hint="eastAsia" w:ascii="Calibri" w:hAnsi="Calibri" w:cs="Calibri"/>
                <w:rPrChange w:id="3556" w:author="Administrator" w:date="2015-12-31T23:02:39Z">
                  <w:rPr>
                    <w:ins w:id="3557" w:author="Administrator" w:date="2015-12-31T23:02:39Z"/>
                    <w:rFonts w:hint="eastAsia"/>
                  </w:rPr>
                </w:rPrChange>
              </w:rPr>
            </w:pPr>
            <w:ins w:id="3558" w:author="Administrator" w:date="2015-12-31T23:02:39Z">
              <w:r>
                <w:rPr>
                  <w:rFonts w:hint="eastAsia" w:ascii="Calibri" w:hAnsi="Calibri" w:cs="Calibri"/>
                  <w:rPrChange w:id="3559" w:author="Administrator" w:date="2015-12-31T23:02:39Z">
                    <w:rPr>
                      <w:rFonts w:hint="eastAsia"/>
                    </w:rPr>
                  </w:rPrChange>
                </w:rPr>
                <w:tab/>
              </w:r>
            </w:ins>
            <w:ins w:id="3561" w:author="Administrator" w:date="2015-12-31T23:02:39Z">
              <w:r>
                <w:rPr>
                  <w:rFonts w:hint="eastAsia" w:ascii="Calibri" w:hAnsi="Calibri" w:cs="Calibri"/>
                  <w:rPrChange w:id="3562" w:author="Administrator" w:date="2015-12-31T23:02:39Z">
                    <w:rPr>
                      <w:rFonts w:hint="eastAsia"/>
                    </w:rPr>
                  </w:rPrChange>
                </w:rPr>
                <w:t>public AlarmMessage alarm (String storageId);</w:t>
              </w:r>
            </w:ins>
          </w:p>
          <w:p>
            <w:pPr>
              <w:rPr>
                <w:ins w:id="3564" w:author="Administrator" w:date="2015-12-31T23:02:39Z"/>
                <w:rFonts w:hint="eastAsia" w:ascii="Calibri" w:hAnsi="Calibri" w:cs="Calibri"/>
                <w:rPrChange w:id="3565" w:author="Administrator" w:date="2015-12-31T23:02:39Z">
                  <w:rPr>
                    <w:ins w:id="3566" w:author="Administrator" w:date="2015-12-31T23:02:39Z"/>
                    <w:rFonts w:hint="eastAsia"/>
                  </w:rPr>
                </w:rPrChange>
              </w:rPr>
            </w:pPr>
            <w:ins w:id="3567" w:author="Administrator" w:date="2015-12-31T23:02:39Z">
              <w:r>
                <w:rPr>
                  <w:rFonts w:hint="eastAsia" w:ascii="Calibri" w:hAnsi="Calibri" w:cs="Calibri"/>
                  <w:rPrChange w:id="3568" w:author="Administrator" w:date="2015-12-31T23:02:39Z">
                    <w:rPr>
                      <w:rFonts w:hint="eastAsia"/>
                    </w:rPr>
                  </w:rPrChange>
                </w:rPr>
                <w:tab/>
              </w:r>
            </w:ins>
          </w:p>
          <w:p>
            <w:pPr>
              <w:rPr>
                <w:ins w:id="3570" w:author="Administrator" w:date="2015-12-31T23:02:39Z"/>
                <w:rFonts w:hint="eastAsia" w:ascii="Calibri" w:hAnsi="Calibri" w:cs="Calibri"/>
                <w:rPrChange w:id="3571" w:author="Administrator" w:date="2015-12-31T23:02:39Z">
                  <w:rPr>
                    <w:ins w:id="3572" w:author="Administrator" w:date="2015-12-31T23:02:39Z"/>
                    <w:rFonts w:hint="eastAsia"/>
                  </w:rPr>
                </w:rPrChange>
              </w:rPr>
            </w:pPr>
            <w:ins w:id="3573" w:author="Administrator" w:date="2015-12-31T23:02:39Z">
              <w:r>
                <w:rPr>
                  <w:rFonts w:hint="eastAsia" w:ascii="Calibri" w:hAnsi="Calibri" w:cs="Calibri"/>
                  <w:rPrChange w:id="3574" w:author="Administrator" w:date="2015-12-31T23:02:39Z">
                    <w:rPr>
                      <w:rFonts w:hint="eastAsia"/>
                    </w:rPr>
                  </w:rPrChange>
                </w:rPr>
                <w:tab/>
              </w:r>
            </w:ins>
            <w:ins w:id="3576" w:author="Administrator" w:date="2015-12-31T23:02:39Z">
              <w:r>
                <w:rPr>
                  <w:rFonts w:hint="eastAsia" w:ascii="Calibri" w:hAnsi="Calibri" w:cs="Calibri"/>
                  <w:rPrChange w:id="3577" w:author="Administrator" w:date="2015-12-31T23:02:39Z">
                    <w:rPr>
                      <w:rFonts w:hint="eastAsia"/>
                    </w:rPr>
                  </w:rPrChange>
                </w:rPr>
                <w:t>/**</w:t>
              </w:r>
            </w:ins>
          </w:p>
          <w:p>
            <w:pPr>
              <w:rPr>
                <w:ins w:id="3579" w:author="Administrator" w:date="2015-12-31T23:02:39Z"/>
                <w:rFonts w:hint="eastAsia" w:ascii="Calibri" w:hAnsi="Calibri" w:cs="Calibri"/>
                <w:rPrChange w:id="3580" w:author="Administrator" w:date="2015-12-31T23:02:39Z">
                  <w:rPr>
                    <w:ins w:id="3581" w:author="Administrator" w:date="2015-12-31T23:02:39Z"/>
                    <w:rFonts w:hint="eastAsia"/>
                  </w:rPr>
                </w:rPrChange>
              </w:rPr>
            </w:pPr>
            <w:ins w:id="3582" w:author="Administrator" w:date="2015-12-31T23:02:39Z">
              <w:r>
                <w:rPr>
                  <w:rFonts w:hint="eastAsia" w:ascii="Calibri" w:hAnsi="Calibri" w:cs="Calibri"/>
                  <w:rPrChange w:id="3583" w:author="Administrator" w:date="2015-12-31T23:02:39Z">
                    <w:rPr>
                      <w:rFonts w:hint="eastAsia"/>
                    </w:rPr>
                  </w:rPrChange>
                </w:rPr>
                <w:tab/>
              </w:r>
            </w:ins>
            <w:ins w:id="3585" w:author="Administrator" w:date="2015-12-31T23:02:39Z">
              <w:r>
                <w:rPr>
                  <w:rFonts w:hint="eastAsia" w:ascii="Calibri" w:hAnsi="Calibri" w:cs="Calibri"/>
                  <w:rPrChange w:id="3586" w:author="Administrator" w:date="2015-12-31T23:02:39Z">
                    <w:rPr>
                      <w:rFonts w:hint="eastAsia"/>
                    </w:rPr>
                  </w:rPrChange>
                </w:rPr>
                <w:t xml:space="preserve"> * 得到各区库存货物信息</w:t>
              </w:r>
            </w:ins>
          </w:p>
          <w:p>
            <w:pPr>
              <w:rPr>
                <w:ins w:id="3588" w:author="Administrator" w:date="2015-12-31T23:02:39Z"/>
                <w:rFonts w:hint="eastAsia" w:ascii="Calibri" w:hAnsi="Calibri" w:cs="Calibri"/>
                <w:rPrChange w:id="3589" w:author="Administrator" w:date="2015-12-31T23:02:39Z">
                  <w:rPr>
                    <w:ins w:id="3590" w:author="Administrator" w:date="2015-12-31T23:02:39Z"/>
                    <w:rFonts w:hint="eastAsia"/>
                  </w:rPr>
                </w:rPrChange>
              </w:rPr>
            </w:pPr>
            <w:ins w:id="3591" w:author="Administrator" w:date="2015-12-31T23:02:39Z">
              <w:r>
                <w:rPr>
                  <w:rFonts w:hint="eastAsia" w:ascii="Calibri" w:hAnsi="Calibri" w:cs="Calibri"/>
                  <w:rPrChange w:id="3592" w:author="Administrator" w:date="2015-12-31T23:02:39Z">
                    <w:rPr>
                      <w:rFonts w:hint="eastAsia"/>
                    </w:rPr>
                  </w:rPrChange>
                </w:rPr>
                <w:tab/>
              </w:r>
            </w:ins>
            <w:ins w:id="3594" w:author="Administrator" w:date="2015-12-31T23:02:39Z">
              <w:r>
                <w:rPr>
                  <w:rFonts w:hint="eastAsia" w:ascii="Calibri" w:hAnsi="Calibri" w:cs="Calibri"/>
                  <w:rPrChange w:id="3595" w:author="Administrator" w:date="2015-12-31T23:02:39Z">
                    <w:rPr>
                      <w:rFonts w:hint="eastAsia"/>
                    </w:rPr>
                  </w:rPrChange>
                </w:rPr>
                <w:t xml:space="preserve"> * @param areaNumber</w:t>
              </w:r>
            </w:ins>
          </w:p>
          <w:p>
            <w:pPr>
              <w:rPr>
                <w:ins w:id="3597" w:author="Administrator" w:date="2015-12-31T23:02:39Z"/>
                <w:rFonts w:hint="eastAsia" w:ascii="Calibri" w:hAnsi="Calibri" w:cs="Calibri"/>
                <w:rPrChange w:id="3598" w:author="Administrator" w:date="2015-12-31T23:02:39Z">
                  <w:rPr>
                    <w:ins w:id="3599" w:author="Administrator" w:date="2015-12-31T23:02:39Z"/>
                    <w:rFonts w:hint="eastAsia"/>
                  </w:rPr>
                </w:rPrChange>
              </w:rPr>
            </w:pPr>
            <w:ins w:id="3600" w:author="Administrator" w:date="2015-12-31T23:02:39Z">
              <w:r>
                <w:rPr>
                  <w:rFonts w:hint="eastAsia" w:ascii="Calibri" w:hAnsi="Calibri" w:cs="Calibri"/>
                  <w:rPrChange w:id="3601" w:author="Administrator" w:date="2015-12-31T23:02:39Z">
                    <w:rPr>
                      <w:rFonts w:hint="eastAsia"/>
                    </w:rPr>
                  </w:rPrChange>
                </w:rPr>
                <w:tab/>
              </w:r>
            </w:ins>
            <w:ins w:id="3603" w:author="Administrator" w:date="2015-12-31T23:02:39Z">
              <w:r>
                <w:rPr>
                  <w:rFonts w:hint="eastAsia" w:ascii="Calibri" w:hAnsi="Calibri" w:cs="Calibri"/>
                  <w:rPrChange w:id="3604" w:author="Administrator" w:date="2015-12-31T23:02:39Z">
                    <w:rPr>
                      <w:rFonts w:hint="eastAsia"/>
                    </w:rPr>
                  </w:rPrChange>
                </w:rPr>
                <w:t xml:space="preserve"> * @return</w:t>
              </w:r>
            </w:ins>
          </w:p>
          <w:p>
            <w:pPr>
              <w:rPr>
                <w:ins w:id="3606" w:author="Administrator" w:date="2015-12-31T23:02:39Z"/>
                <w:rFonts w:hint="eastAsia" w:ascii="Calibri" w:hAnsi="Calibri" w:cs="Calibri"/>
                <w:rPrChange w:id="3607" w:author="Administrator" w:date="2015-12-31T23:02:39Z">
                  <w:rPr>
                    <w:ins w:id="3608" w:author="Administrator" w:date="2015-12-31T23:02:39Z"/>
                    <w:rFonts w:hint="eastAsia"/>
                  </w:rPr>
                </w:rPrChange>
              </w:rPr>
            </w:pPr>
            <w:ins w:id="3609" w:author="Administrator" w:date="2015-12-31T23:02:39Z">
              <w:r>
                <w:rPr>
                  <w:rFonts w:hint="eastAsia" w:ascii="Calibri" w:hAnsi="Calibri" w:cs="Calibri"/>
                  <w:rPrChange w:id="3610" w:author="Administrator" w:date="2015-12-31T23:02:39Z">
                    <w:rPr>
                      <w:rFonts w:hint="eastAsia"/>
                    </w:rPr>
                  </w:rPrChange>
                </w:rPr>
                <w:tab/>
              </w:r>
            </w:ins>
            <w:ins w:id="3612" w:author="Administrator" w:date="2015-12-31T23:02:39Z">
              <w:r>
                <w:rPr>
                  <w:rFonts w:hint="eastAsia" w:ascii="Calibri" w:hAnsi="Calibri" w:cs="Calibri"/>
                  <w:rPrChange w:id="3613" w:author="Administrator" w:date="2015-12-31T23:02:39Z">
                    <w:rPr>
                      <w:rFonts w:hint="eastAsia"/>
                    </w:rPr>
                  </w:rPrChange>
                </w:rPr>
                <w:t xml:space="preserve"> */</w:t>
              </w:r>
            </w:ins>
          </w:p>
          <w:p>
            <w:pPr>
              <w:rPr>
                <w:ins w:id="3615" w:author="Administrator" w:date="2015-12-31T23:02:39Z"/>
                <w:rFonts w:hint="eastAsia" w:ascii="Calibri" w:hAnsi="Calibri" w:cs="Calibri"/>
                <w:rPrChange w:id="3616" w:author="Administrator" w:date="2015-12-31T23:02:39Z">
                  <w:rPr>
                    <w:ins w:id="3617" w:author="Administrator" w:date="2015-12-31T23:02:39Z"/>
                    <w:rFonts w:hint="eastAsia"/>
                  </w:rPr>
                </w:rPrChange>
              </w:rPr>
            </w:pPr>
            <w:ins w:id="3618" w:author="Administrator" w:date="2015-12-31T23:02:39Z">
              <w:r>
                <w:rPr>
                  <w:rFonts w:hint="eastAsia" w:ascii="Calibri" w:hAnsi="Calibri" w:cs="Calibri"/>
                  <w:rPrChange w:id="3619" w:author="Administrator" w:date="2015-12-31T23:02:39Z">
                    <w:rPr>
                      <w:rFonts w:hint="eastAsia"/>
                    </w:rPr>
                  </w:rPrChange>
                </w:rPr>
                <w:tab/>
              </w:r>
            </w:ins>
            <w:ins w:id="3621" w:author="Administrator" w:date="2015-12-31T23:02:39Z">
              <w:r>
                <w:rPr>
                  <w:rFonts w:hint="eastAsia" w:ascii="Calibri" w:hAnsi="Calibri" w:cs="Calibri"/>
                  <w:rPrChange w:id="3622" w:author="Administrator" w:date="2015-12-31T23:02:39Z">
                    <w:rPr>
                      <w:rFonts w:hint="eastAsia"/>
                    </w:rPr>
                  </w:rPrChange>
                </w:rPr>
                <w:t>public ArrayList&lt;ExpressInfoVO&gt; getAreaGoodsPOs(String storageId,GoodsType areaNumber);</w:t>
              </w:r>
            </w:ins>
          </w:p>
          <w:p>
            <w:pPr>
              <w:rPr>
                <w:ins w:id="3624" w:author="Administrator" w:date="2015-12-31T23:02:39Z"/>
                <w:rFonts w:hint="eastAsia" w:ascii="Calibri" w:hAnsi="Calibri" w:cs="Calibri"/>
                <w:rPrChange w:id="3625" w:author="Administrator" w:date="2015-12-31T23:02:39Z">
                  <w:rPr>
                    <w:ins w:id="3626" w:author="Administrator" w:date="2015-12-31T23:02:39Z"/>
                    <w:rFonts w:hint="eastAsia"/>
                  </w:rPr>
                </w:rPrChange>
              </w:rPr>
            </w:pPr>
            <w:ins w:id="3627" w:author="Administrator" w:date="2015-12-31T23:02:39Z">
              <w:r>
                <w:rPr>
                  <w:rFonts w:hint="eastAsia" w:ascii="Calibri" w:hAnsi="Calibri" w:cs="Calibri"/>
                  <w:rPrChange w:id="3628" w:author="Administrator" w:date="2015-12-31T23:02:39Z">
                    <w:rPr>
                      <w:rFonts w:hint="eastAsia"/>
                    </w:rPr>
                  </w:rPrChange>
                </w:rPr>
                <w:tab/>
              </w:r>
            </w:ins>
          </w:p>
          <w:p>
            <w:pPr>
              <w:rPr>
                <w:ins w:id="3630" w:author="Administrator" w:date="2015-12-31T23:02:39Z"/>
                <w:rFonts w:hint="eastAsia" w:ascii="Calibri" w:hAnsi="Calibri" w:cs="Calibri"/>
                <w:rPrChange w:id="3631" w:author="Administrator" w:date="2015-12-31T23:02:39Z">
                  <w:rPr>
                    <w:ins w:id="3632" w:author="Administrator" w:date="2015-12-31T23:02:39Z"/>
                    <w:rFonts w:hint="eastAsia"/>
                  </w:rPr>
                </w:rPrChange>
              </w:rPr>
            </w:pPr>
            <w:ins w:id="3633" w:author="Administrator" w:date="2015-12-31T23:02:39Z">
              <w:r>
                <w:rPr>
                  <w:rFonts w:hint="eastAsia" w:ascii="Calibri" w:hAnsi="Calibri" w:cs="Calibri"/>
                  <w:rPrChange w:id="3634" w:author="Administrator" w:date="2015-12-31T23:02:39Z">
                    <w:rPr>
                      <w:rFonts w:hint="eastAsia"/>
                    </w:rPr>
                  </w:rPrChange>
                </w:rPr>
                <w:tab/>
              </w:r>
            </w:ins>
            <w:ins w:id="3636" w:author="Administrator" w:date="2015-12-31T23:02:39Z">
              <w:r>
                <w:rPr>
                  <w:rFonts w:hint="eastAsia" w:ascii="Calibri" w:hAnsi="Calibri" w:cs="Calibri"/>
                  <w:rPrChange w:id="3637" w:author="Administrator" w:date="2015-12-31T23:02:39Z">
                    <w:rPr>
                      <w:rFonts w:hint="eastAsia"/>
                    </w:rPr>
                  </w:rPrChange>
                </w:rPr>
                <w:t>/**</w:t>
              </w:r>
            </w:ins>
          </w:p>
          <w:p>
            <w:pPr>
              <w:rPr>
                <w:ins w:id="3639" w:author="Administrator" w:date="2015-12-31T23:02:39Z"/>
                <w:rFonts w:hint="eastAsia" w:ascii="Calibri" w:hAnsi="Calibri" w:cs="Calibri"/>
                <w:rPrChange w:id="3640" w:author="Administrator" w:date="2015-12-31T23:02:39Z">
                  <w:rPr>
                    <w:ins w:id="3641" w:author="Administrator" w:date="2015-12-31T23:02:39Z"/>
                    <w:rFonts w:hint="eastAsia"/>
                  </w:rPr>
                </w:rPrChange>
              </w:rPr>
            </w:pPr>
            <w:ins w:id="3642" w:author="Administrator" w:date="2015-12-31T23:02:39Z">
              <w:r>
                <w:rPr>
                  <w:rFonts w:hint="eastAsia" w:ascii="Calibri" w:hAnsi="Calibri" w:cs="Calibri"/>
                  <w:rPrChange w:id="3643" w:author="Administrator" w:date="2015-12-31T23:02:39Z">
                    <w:rPr>
                      <w:rFonts w:hint="eastAsia"/>
                    </w:rPr>
                  </w:rPrChange>
                </w:rPr>
                <w:tab/>
              </w:r>
            </w:ins>
            <w:ins w:id="3645" w:author="Administrator" w:date="2015-12-31T23:02:39Z">
              <w:r>
                <w:rPr>
                  <w:rFonts w:hint="eastAsia" w:ascii="Calibri" w:hAnsi="Calibri" w:cs="Calibri"/>
                  <w:rPrChange w:id="3646" w:author="Administrator" w:date="2015-12-31T23:02:39Z">
                    <w:rPr>
                      <w:rFonts w:hint="eastAsia"/>
                    </w:rPr>
                  </w:rPrChange>
                </w:rPr>
                <w:t xml:space="preserve"> * 对货物进行库存分区，调整各区的库存分配</w:t>
              </w:r>
            </w:ins>
          </w:p>
          <w:p>
            <w:pPr>
              <w:rPr>
                <w:ins w:id="3648" w:author="Administrator" w:date="2015-12-31T23:02:39Z"/>
                <w:rFonts w:hint="eastAsia" w:ascii="Calibri" w:hAnsi="Calibri" w:cs="Calibri"/>
                <w:rPrChange w:id="3649" w:author="Administrator" w:date="2015-12-31T23:02:39Z">
                  <w:rPr>
                    <w:ins w:id="3650" w:author="Administrator" w:date="2015-12-31T23:02:39Z"/>
                    <w:rFonts w:hint="eastAsia"/>
                  </w:rPr>
                </w:rPrChange>
              </w:rPr>
            </w:pPr>
            <w:ins w:id="3651" w:author="Administrator" w:date="2015-12-31T23:02:39Z">
              <w:r>
                <w:rPr>
                  <w:rFonts w:hint="eastAsia" w:ascii="Calibri" w:hAnsi="Calibri" w:cs="Calibri"/>
                  <w:rPrChange w:id="3652" w:author="Administrator" w:date="2015-12-31T23:02:39Z">
                    <w:rPr>
                      <w:rFonts w:hint="eastAsia"/>
                    </w:rPr>
                  </w:rPrChange>
                </w:rPr>
                <w:tab/>
              </w:r>
            </w:ins>
            <w:ins w:id="3654" w:author="Administrator" w:date="2015-12-31T23:02:39Z">
              <w:r>
                <w:rPr>
                  <w:rFonts w:hint="eastAsia" w:ascii="Calibri" w:hAnsi="Calibri" w:cs="Calibri"/>
                  <w:rPrChange w:id="3655" w:author="Administrator" w:date="2015-12-31T23:02:39Z">
                    <w:rPr>
                      <w:rFonts w:hint="eastAsia"/>
                    </w:rPr>
                  </w:rPrChange>
                </w:rPr>
                <w:t xml:space="preserve"> * @param evos</w:t>
              </w:r>
            </w:ins>
          </w:p>
          <w:p>
            <w:pPr>
              <w:rPr>
                <w:ins w:id="3657" w:author="Administrator" w:date="2015-12-31T23:02:39Z"/>
                <w:rFonts w:hint="eastAsia" w:ascii="Calibri" w:hAnsi="Calibri" w:cs="Calibri"/>
                <w:rPrChange w:id="3658" w:author="Administrator" w:date="2015-12-31T23:02:39Z">
                  <w:rPr>
                    <w:ins w:id="3659" w:author="Administrator" w:date="2015-12-31T23:02:39Z"/>
                    <w:rFonts w:hint="eastAsia"/>
                  </w:rPr>
                </w:rPrChange>
              </w:rPr>
            </w:pPr>
            <w:ins w:id="3660" w:author="Administrator" w:date="2015-12-31T23:02:39Z">
              <w:r>
                <w:rPr>
                  <w:rFonts w:hint="eastAsia" w:ascii="Calibri" w:hAnsi="Calibri" w:cs="Calibri"/>
                  <w:rPrChange w:id="3661" w:author="Administrator" w:date="2015-12-31T23:02:39Z">
                    <w:rPr>
                      <w:rFonts w:hint="eastAsia"/>
                    </w:rPr>
                  </w:rPrChange>
                </w:rPr>
                <w:tab/>
              </w:r>
            </w:ins>
            <w:ins w:id="3663" w:author="Administrator" w:date="2015-12-31T23:02:39Z">
              <w:r>
                <w:rPr>
                  <w:rFonts w:hint="eastAsia" w:ascii="Calibri" w:hAnsi="Calibri" w:cs="Calibri"/>
                  <w:rPrChange w:id="3664" w:author="Administrator" w:date="2015-12-31T23:02:39Z">
                    <w:rPr>
                      <w:rFonts w:hint="eastAsia"/>
                    </w:rPr>
                  </w:rPrChange>
                </w:rPr>
                <w:t xml:space="preserve"> */</w:t>
              </w:r>
            </w:ins>
          </w:p>
          <w:p>
            <w:pPr>
              <w:rPr>
                <w:ins w:id="3666" w:author="Administrator" w:date="2015-12-31T23:02:39Z"/>
                <w:rFonts w:hint="eastAsia" w:ascii="Calibri" w:hAnsi="Calibri" w:cs="Calibri"/>
                <w:rPrChange w:id="3667" w:author="Administrator" w:date="2015-12-31T23:02:39Z">
                  <w:rPr>
                    <w:ins w:id="3668" w:author="Administrator" w:date="2015-12-31T23:02:39Z"/>
                    <w:rFonts w:hint="eastAsia"/>
                  </w:rPr>
                </w:rPrChange>
              </w:rPr>
            </w:pPr>
            <w:ins w:id="3669" w:author="Administrator" w:date="2015-12-31T23:02:39Z">
              <w:r>
                <w:rPr>
                  <w:rFonts w:hint="eastAsia" w:ascii="Calibri" w:hAnsi="Calibri" w:cs="Calibri"/>
                  <w:rPrChange w:id="3670" w:author="Administrator" w:date="2015-12-31T23:02:39Z">
                    <w:rPr>
                      <w:rFonts w:hint="eastAsia"/>
                    </w:rPr>
                  </w:rPrChange>
                </w:rPr>
                <w:tab/>
              </w:r>
            </w:ins>
            <w:ins w:id="3672" w:author="Administrator" w:date="2015-12-31T23:02:39Z">
              <w:r>
                <w:rPr>
                  <w:rFonts w:hint="eastAsia" w:ascii="Calibri" w:hAnsi="Calibri" w:cs="Calibri"/>
                  <w:rPrChange w:id="3673" w:author="Administrator" w:date="2015-12-31T23:02:39Z">
                    <w:rPr>
                      <w:rFonts w:hint="eastAsia"/>
                    </w:rPr>
                  </w:rPrChange>
                </w:rPr>
                <w:t>public void divide (String storageId,ArrayList&lt;ExpressInfoVO&gt; evos);</w:t>
              </w:r>
            </w:ins>
          </w:p>
          <w:p>
            <w:pPr>
              <w:rPr>
                <w:ins w:id="3675" w:author="Administrator" w:date="2015-12-31T23:02:39Z"/>
                <w:rFonts w:hint="eastAsia" w:ascii="Calibri" w:hAnsi="Calibri" w:cs="Calibri"/>
                <w:rPrChange w:id="3676" w:author="Administrator" w:date="2015-12-31T23:02:39Z">
                  <w:rPr>
                    <w:ins w:id="3677" w:author="Administrator" w:date="2015-12-31T23:02:39Z"/>
                    <w:rFonts w:hint="eastAsia"/>
                  </w:rPr>
                </w:rPrChange>
              </w:rPr>
            </w:pPr>
            <w:ins w:id="3678" w:author="Administrator" w:date="2015-12-31T23:02:39Z">
              <w:r>
                <w:rPr>
                  <w:rFonts w:hint="eastAsia" w:ascii="Calibri" w:hAnsi="Calibri" w:cs="Calibri"/>
                  <w:rPrChange w:id="3679" w:author="Administrator" w:date="2015-12-31T23:02:39Z">
                    <w:rPr>
                      <w:rFonts w:hint="eastAsia"/>
                    </w:rPr>
                  </w:rPrChange>
                </w:rPr>
                <w:tab/>
              </w:r>
            </w:ins>
          </w:p>
          <w:p>
            <w:pPr>
              <w:rPr>
                <w:ins w:id="3681" w:author="Administrator" w:date="2015-12-31T23:02:39Z"/>
                <w:rFonts w:hint="eastAsia" w:ascii="Calibri" w:hAnsi="Calibri" w:cs="Calibri"/>
                <w:rPrChange w:id="3682" w:author="Administrator" w:date="2015-12-31T23:02:39Z">
                  <w:rPr>
                    <w:ins w:id="3683" w:author="Administrator" w:date="2015-12-31T23:02:39Z"/>
                    <w:rFonts w:hint="eastAsia"/>
                  </w:rPr>
                </w:rPrChange>
              </w:rPr>
            </w:pPr>
            <w:ins w:id="3684" w:author="Administrator" w:date="2015-12-31T23:02:39Z">
              <w:r>
                <w:rPr>
                  <w:rFonts w:hint="eastAsia" w:ascii="Calibri" w:hAnsi="Calibri" w:cs="Calibri"/>
                  <w:rPrChange w:id="3685" w:author="Administrator" w:date="2015-12-31T23:02:39Z">
                    <w:rPr>
                      <w:rFonts w:hint="eastAsia"/>
                    </w:rPr>
                  </w:rPrChange>
                </w:rPr>
                <w:tab/>
              </w:r>
            </w:ins>
            <w:ins w:id="3687" w:author="Administrator" w:date="2015-12-31T23:02:39Z">
              <w:r>
                <w:rPr>
                  <w:rFonts w:hint="eastAsia" w:ascii="Calibri" w:hAnsi="Calibri" w:cs="Calibri"/>
                  <w:rPrChange w:id="3688" w:author="Administrator" w:date="2015-12-31T23:02:39Z">
                    <w:rPr>
                      <w:rFonts w:hint="eastAsia"/>
                    </w:rPr>
                  </w:rPrChange>
                </w:rPr>
                <w:t>/**</w:t>
              </w:r>
            </w:ins>
          </w:p>
          <w:p>
            <w:pPr>
              <w:rPr>
                <w:ins w:id="3690" w:author="Administrator" w:date="2015-12-31T23:02:39Z"/>
                <w:rFonts w:hint="eastAsia" w:ascii="Calibri" w:hAnsi="Calibri" w:cs="Calibri"/>
                <w:rPrChange w:id="3691" w:author="Administrator" w:date="2015-12-31T23:02:39Z">
                  <w:rPr>
                    <w:ins w:id="3692" w:author="Administrator" w:date="2015-12-31T23:02:39Z"/>
                    <w:rFonts w:hint="eastAsia"/>
                  </w:rPr>
                </w:rPrChange>
              </w:rPr>
            </w:pPr>
            <w:ins w:id="3693" w:author="Administrator" w:date="2015-12-31T23:02:39Z">
              <w:r>
                <w:rPr>
                  <w:rFonts w:hint="eastAsia" w:ascii="Calibri" w:hAnsi="Calibri" w:cs="Calibri"/>
                  <w:rPrChange w:id="3694" w:author="Administrator" w:date="2015-12-31T23:02:39Z">
                    <w:rPr>
                      <w:rFonts w:hint="eastAsia"/>
                    </w:rPr>
                  </w:rPrChange>
                </w:rPr>
                <w:tab/>
              </w:r>
            </w:ins>
            <w:ins w:id="3696" w:author="Administrator" w:date="2015-12-31T23:02:39Z">
              <w:r>
                <w:rPr>
                  <w:rFonts w:hint="eastAsia" w:ascii="Calibri" w:hAnsi="Calibri" w:cs="Calibri"/>
                  <w:rPrChange w:id="3697" w:author="Administrator" w:date="2015-12-31T23:02:39Z">
                    <w:rPr>
                      <w:rFonts w:hint="eastAsia"/>
                    </w:rPr>
                  </w:rPrChange>
                </w:rPr>
                <w:t xml:space="preserve"> * 结束库存操作</w:t>
              </w:r>
            </w:ins>
          </w:p>
          <w:p>
            <w:pPr>
              <w:rPr>
                <w:ins w:id="3699" w:author="Administrator" w:date="2015-12-31T23:02:39Z"/>
                <w:rFonts w:hint="eastAsia" w:ascii="Calibri" w:hAnsi="Calibri" w:cs="Calibri"/>
                <w:rPrChange w:id="3700" w:author="Administrator" w:date="2015-12-31T23:02:39Z">
                  <w:rPr>
                    <w:ins w:id="3701" w:author="Administrator" w:date="2015-12-31T23:02:39Z"/>
                    <w:rFonts w:hint="eastAsia"/>
                  </w:rPr>
                </w:rPrChange>
              </w:rPr>
            </w:pPr>
            <w:ins w:id="3702" w:author="Administrator" w:date="2015-12-31T23:02:39Z">
              <w:r>
                <w:rPr>
                  <w:rFonts w:hint="eastAsia" w:ascii="Calibri" w:hAnsi="Calibri" w:cs="Calibri"/>
                  <w:rPrChange w:id="3703" w:author="Administrator" w:date="2015-12-31T23:02:39Z">
                    <w:rPr>
                      <w:rFonts w:hint="eastAsia"/>
                    </w:rPr>
                  </w:rPrChange>
                </w:rPr>
                <w:tab/>
              </w:r>
            </w:ins>
            <w:ins w:id="3705" w:author="Administrator" w:date="2015-12-31T23:02:39Z">
              <w:r>
                <w:rPr>
                  <w:rFonts w:hint="eastAsia" w:ascii="Calibri" w:hAnsi="Calibri" w:cs="Calibri"/>
                  <w:rPrChange w:id="3706" w:author="Administrator" w:date="2015-12-31T23:02:39Z">
                    <w:rPr>
                      <w:rFonts w:hint="eastAsia"/>
                    </w:rPr>
                  </w:rPrChange>
                </w:rPr>
                <w:t xml:space="preserve"> */</w:t>
              </w:r>
            </w:ins>
          </w:p>
          <w:p>
            <w:pPr>
              <w:rPr>
                <w:ins w:id="3708" w:author="Administrator" w:date="2015-12-31T23:02:39Z"/>
                <w:rFonts w:hint="eastAsia" w:ascii="Calibri" w:hAnsi="Calibri" w:cs="Calibri"/>
                <w:rPrChange w:id="3709" w:author="Administrator" w:date="2015-12-31T23:02:39Z">
                  <w:rPr>
                    <w:ins w:id="3710" w:author="Administrator" w:date="2015-12-31T23:02:39Z"/>
                    <w:rFonts w:hint="eastAsia"/>
                  </w:rPr>
                </w:rPrChange>
              </w:rPr>
            </w:pPr>
            <w:ins w:id="3711" w:author="Administrator" w:date="2015-12-31T23:02:39Z">
              <w:r>
                <w:rPr>
                  <w:rFonts w:hint="eastAsia" w:ascii="Calibri" w:hAnsi="Calibri" w:cs="Calibri"/>
                  <w:rPrChange w:id="3712" w:author="Administrator" w:date="2015-12-31T23:02:39Z">
                    <w:rPr>
                      <w:rFonts w:hint="eastAsia"/>
                    </w:rPr>
                  </w:rPrChange>
                </w:rPr>
                <w:tab/>
              </w:r>
            </w:ins>
            <w:ins w:id="3714" w:author="Administrator" w:date="2015-12-31T23:02:39Z">
              <w:r>
                <w:rPr>
                  <w:rFonts w:hint="eastAsia" w:ascii="Calibri" w:hAnsi="Calibri" w:cs="Calibri"/>
                  <w:rPrChange w:id="3715" w:author="Administrator" w:date="2015-12-31T23:02:39Z">
                    <w:rPr>
                      <w:rFonts w:hint="eastAsia"/>
                    </w:rPr>
                  </w:rPrChange>
                </w:rPr>
                <w:t>public void endCommodityManagement();</w:t>
              </w:r>
            </w:ins>
          </w:p>
          <w:p>
            <w:pPr>
              <w:rPr>
                <w:ins w:id="3717" w:author="Administrator" w:date="2015-12-31T23:02:39Z"/>
                <w:rFonts w:hint="eastAsia" w:ascii="Calibri" w:hAnsi="Calibri" w:cs="Calibri"/>
                <w:rPrChange w:id="3718" w:author="Administrator" w:date="2015-12-31T23:02:39Z">
                  <w:rPr>
                    <w:ins w:id="3719" w:author="Administrator" w:date="2015-12-31T23:02:39Z"/>
                    <w:rFonts w:hint="eastAsia"/>
                  </w:rPr>
                </w:rPrChange>
              </w:rPr>
            </w:pPr>
            <w:ins w:id="3720" w:author="Administrator" w:date="2015-12-31T23:02:39Z">
              <w:r>
                <w:rPr>
                  <w:rFonts w:hint="eastAsia" w:ascii="Calibri" w:hAnsi="Calibri" w:cs="Calibri"/>
                  <w:rPrChange w:id="3721" w:author="Administrator" w:date="2015-12-31T23:02:39Z">
                    <w:rPr>
                      <w:rFonts w:hint="eastAsia"/>
                    </w:rPr>
                  </w:rPrChange>
                </w:rPr>
                <w:tab/>
              </w:r>
            </w:ins>
          </w:p>
          <w:p>
            <w:pPr>
              <w:rPr>
                <w:ins w:id="3723" w:author="Administrator" w:date="2015-12-31T23:02:39Z"/>
                <w:rFonts w:hint="eastAsia" w:ascii="Calibri" w:hAnsi="Calibri" w:cs="Calibri"/>
                <w:rPrChange w:id="3724" w:author="Administrator" w:date="2015-12-31T23:02:39Z">
                  <w:rPr>
                    <w:ins w:id="3725" w:author="Administrator" w:date="2015-12-31T23:02:39Z"/>
                    <w:rFonts w:hint="eastAsia"/>
                  </w:rPr>
                </w:rPrChange>
              </w:rPr>
            </w:pPr>
          </w:p>
          <w:p>
            <w:pPr>
              <w:rPr>
                <w:ins w:id="3726" w:author="Administrator" w:date="2015-12-31T23:02:39Z"/>
                <w:rFonts w:hint="eastAsia" w:ascii="Calibri" w:hAnsi="Calibri" w:cs="Calibri"/>
                <w:rPrChange w:id="3727" w:author="Administrator" w:date="2015-12-31T23:02:39Z">
                  <w:rPr>
                    <w:ins w:id="3728" w:author="Administrator" w:date="2015-12-31T23:02:39Z"/>
                    <w:rFonts w:hint="eastAsia"/>
                  </w:rPr>
                </w:rPrChange>
              </w:rPr>
            </w:pPr>
            <w:ins w:id="3729" w:author="Administrator" w:date="2015-12-31T23:02:39Z">
              <w:r>
                <w:rPr>
                  <w:rFonts w:hint="eastAsia" w:ascii="Calibri" w:hAnsi="Calibri" w:cs="Calibri"/>
                  <w:rPrChange w:id="3730" w:author="Administrator" w:date="2015-12-31T23:02:39Z">
                    <w:rPr>
                      <w:rFonts w:hint="eastAsia"/>
                    </w:rPr>
                  </w:rPrChange>
                </w:rPr>
                <w:tab/>
              </w:r>
            </w:ins>
            <w:ins w:id="3732" w:author="Administrator" w:date="2015-12-31T23:02:39Z">
              <w:r>
                <w:rPr>
                  <w:rFonts w:hint="eastAsia" w:ascii="Calibri" w:hAnsi="Calibri" w:cs="Calibri"/>
                  <w:rPrChange w:id="3733" w:author="Administrator" w:date="2015-12-31T23:02:39Z">
                    <w:rPr>
                      <w:rFonts w:hint="eastAsia"/>
                    </w:rPr>
                  </w:rPrChange>
                </w:rPr>
                <w:t>/**</w:t>
              </w:r>
            </w:ins>
          </w:p>
          <w:p>
            <w:pPr>
              <w:rPr>
                <w:ins w:id="3735" w:author="Administrator" w:date="2015-12-31T23:02:39Z"/>
                <w:rFonts w:hint="eastAsia" w:ascii="Calibri" w:hAnsi="Calibri" w:cs="Calibri"/>
                <w:rPrChange w:id="3736" w:author="Administrator" w:date="2015-12-31T23:02:39Z">
                  <w:rPr>
                    <w:ins w:id="3737" w:author="Administrator" w:date="2015-12-31T23:02:39Z"/>
                    <w:rFonts w:hint="eastAsia"/>
                  </w:rPr>
                </w:rPrChange>
              </w:rPr>
            </w:pPr>
            <w:ins w:id="3738" w:author="Administrator" w:date="2015-12-31T23:02:39Z">
              <w:r>
                <w:rPr>
                  <w:rFonts w:hint="eastAsia" w:ascii="Calibri" w:hAnsi="Calibri" w:cs="Calibri"/>
                  <w:rPrChange w:id="3739" w:author="Administrator" w:date="2015-12-31T23:02:39Z">
                    <w:rPr>
                      <w:rFonts w:hint="eastAsia"/>
                    </w:rPr>
                  </w:rPrChange>
                </w:rPr>
                <w:tab/>
              </w:r>
            </w:ins>
            <w:ins w:id="3741" w:author="Administrator" w:date="2015-12-31T23:02:39Z">
              <w:r>
                <w:rPr>
                  <w:rFonts w:hint="eastAsia" w:ascii="Calibri" w:hAnsi="Calibri" w:cs="Calibri"/>
                  <w:rPrChange w:id="3742" w:author="Administrator" w:date="2015-12-31T23:02:39Z">
                    <w:rPr>
                      <w:rFonts w:hint="eastAsia"/>
                    </w:rPr>
                  </w:rPrChange>
                </w:rPr>
                <w:t xml:space="preserve"> * 供接口，提供修改库存信息</w:t>
              </w:r>
            </w:ins>
          </w:p>
          <w:p>
            <w:pPr>
              <w:rPr>
                <w:ins w:id="3744" w:author="Administrator" w:date="2015-12-31T23:02:39Z"/>
                <w:rFonts w:hint="eastAsia" w:ascii="Calibri" w:hAnsi="Calibri" w:cs="Calibri"/>
                <w:rPrChange w:id="3745" w:author="Administrator" w:date="2015-12-31T23:02:39Z">
                  <w:rPr>
                    <w:ins w:id="3746" w:author="Administrator" w:date="2015-12-31T23:02:39Z"/>
                    <w:rFonts w:hint="eastAsia"/>
                  </w:rPr>
                </w:rPrChange>
              </w:rPr>
            </w:pPr>
            <w:ins w:id="3747" w:author="Administrator" w:date="2015-12-31T23:02:39Z">
              <w:r>
                <w:rPr>
                  <w:rFonts w:hint="eastAsia" w:ascii="Calibri" w:hAnsi="Calibri" w:cs="Calibri"/>
                  <w:rPrChange w:id="3748" w:author="Administrator" w:date="2015-12-31T23:02:39Z">
                    <w:rPr>
                      <w:rFonts w:hint="eastAsia"/>
                    </w:rPr>
                  </w:rPrChange>
                </w:rPr>
                <w:tab/>
              </w:r>
            </w:ins>
            <w:ins w:id="3750" w:author="Administrator" w:date="2015-12-31T23:02:39Z">
              <w:r>
                <w:rPr>
                  <w:rFonts w:hint="eastAsia" w:ascii="Calibri" w:hAnsi="Calibri" w:cs="Calibri"/>
                  <w:rPrChange w:id="3751" w:author="Administrator" w:date="2015-12-31T23:02:39Z">
                    <w:rPr>
                      <w:rFonts w:hint="eastAsia"/>
                    </w:rPr>
                  </w:rPrChange>
                </w:rPr>
                <w:t xml:space="preserve"> */</w:t>
              </w:r>
            </w:ins>
          </w:p>
          <w:p>
            <w:pPr>
              <w:rPr>
                <w:ins w:id="3753" w:author="Administrator" w:date="2015-12-31T23:02:39Z"/>
                <w:rFonts w:hint="eastAsia" w:ascii="Calibri" w:hAnsi="Calibri" w:cs="Calibri"/>
                <w:rPrChange w:id="3754" w:author="Administrator" w:date="2015-12-31T23:02:39Z">
                  <w:rPr>
                    <w:ins w:id="3755" w:author="Administrator" w:date="2015-12-31T23:02:39Z"/>
                    <w:rFonts w:hint="eastAsia"/>
                  </w:rPr>
                </w:rPrChange>
              </w:rPr>
            </w:pPr>
            <w:ins w:id="3756" w:author="Administrator" w:date="2015-12-31T23:02:39Z">
              <w:r>
                <w:rPr>
                  <w:rFonts w:hint="eastAsia" w:ascii="Calibri" w:hAnsi="Calibri" w:cs="Calibri"/>
                  <w:rPrChange w:id="3757" w:author="Administrator" w:date="2015-12-31T23:02:39Z">
                    <w:rPr>
                      <w:rFonts w:hint="eastAsia"/>
                    </w:rPr>
                  </w:rPrChange>
                </w:rPr>
                <w:tab/>
              </w:r>
            </w:ins>
            <w:ins w:id="3759" w:author="Administrator" w:date="2015-12-31T23:02:39Z">
              <w:r>
                <w:rPr>
                  <w:rFonts w:hint="eastAsia" w:ascii="Calibri" w:hAnsi="Calibri" w:cs="Calibri"/>
                  <w:rPrChange w:id="3760" w:author="Administrator" w:date="2015-12-31T23:02:39Z">
                    <w:rPr>
                      <w:rFonts w:hint="eastAsia"/>
                    </w:rPr>
                  </w:rPrChange>
                </w:rPr>
                <w:t>public void changeStorageInInfo(String storageId,SheetVO svo);</w:t>
              </w:r>
            </w:ins>
          </w:p>
          <w:p>
            <w:pPr>
              <w:rPr>
                <w:ins w:id="3762" w:author="Administrator" w:date="2015-12-31T23:02:39Z"/>
                <w:rFonts w:hint="eastAsia" w:ascii="Calibri" w:hAnsi="Calibri" w:cs="Calibri"/>
                <w:rPrChange w:id="3763" w:author="Administrator" w:date="2015-12-31T23:02:39Z">
                  <w:rPr>
                    <w:ins w:id="3764" w:author="Administrator" w:date="2015-12-31T23:02:39Z"/>
                    <w:rFonts w:hint="eastAsia"/>
                  </w:rPr>
                </w:rPrChange>
              </w:rPr>
            </w:pPr>
            <w:ins w:id="3765" w:author="Administrator" w:date="2015-12-31T23:02:39Z">
              <w:r>
                <w:rPr>
                  <w:rFonts w:hint="eastAsia" w:ascii="Calibri" w:hAnsi="Calibri" w:cs="Calibri"/>
                  <w:rPrChange w:id="3766" w:author="Administrator" w:date="2015-12-31T23:02:39Z">
                    <w:rPr>
                      <w:rFonts w:hint="eastAsia"/>
                    </w:rPr>
                  </w:rPrChange>
                </w:rPr>
                <w:tab/>
              </w:r>
            </w:ins>
          </w:p>
          <w:p>
            <w:pPr>
              <w:rPr>
                <w:ins w:id="3768" w:author="Administrator" w:date="2015-12-31T23:02:39Z"/>
                <w:rFonts w:hint="eastAsia" w:ascii="Calibri" w:hAnsi="Calibri" w:cs="Calibri"/>
                <w:rPrChange w:id="3769" w:author="Administrator" w:date="2015-12-31T23:02:39Z">
                  <w:rPr>
                    <w:ins w:id="3770" w:author="Administrator" w:date="2015-12-31T23:02:39Z"/>
                    <w:rFonts w:hint="eastAsia"/>
                  </w:rPr>
                </w:rPrChange>
              </w:rPr>
            </w:pPr>
            <w:ins w:id="3771" w:author="Administrator" w:date="2015-12-31T23:02:39Z">
              <w:r>
                <w:rPr>
                  <w:rFonts w:hint="eastAsia" w:ascii="Calibri" w:hAnsi="Calibri" w:cs="Calibri"/>
                  <w:rPrChange w:id="3772" w:author="Administrator" w:date="2015-12-31T23:02:39Z">
                    <w:rPr>
                      <w:rFonts w:hint="eastAsia"/>
                    </w:rPr>
                  </w:rPrChange>
                </w:rPr>
                <w:tab/>
              </w:r>
            </w:ins>
            <w:ins w:id="3774" w:author="Administrator" w:date="2015-12-31T23:02:39Z">
              <w:r>
                <w:rPr>
                  <w:rFonts w:hint="eastAsia" w:ascii="Calibri" w:hAnsi="Calibri" w:cs="Calibri"/>
                  <w:rPrChange w:id="3775" w:author="Administrator" w:date="2015-12-31T23:02:39Z">
                    <w:rPr>
                      <w:rFonts w:hint="eastAsia"/>
                    </w:rPr>
                  </w:rPrChange>
                </w:rPr>
                <w:t>/**</w:t>
              </w:r>
            </w:ins>
          </w:p>
          <w:p>
            <w:pPr>
              <w:rPr>
                <w:ins w:id="3777" w:author="Administrator" w:date="2015-12-31T23:02:39Z"/>
                <w:rFonts w:hint="eastAsia" w:ascii="Calibri" w:hAnsi="Calibri" w:cs="Calibri"/>
                <w:rPrChange w:id="3778" w:author="Administrator" w:date="2015-12-31T23:02:39Z">
                  <w:rPr>
                    <w:ins w:id="3779" w:author="Administrator" w:date="2015-12-31T23:02:39Z"/>
                    <w:rFonts w:hint="eastAsia"/>
                  </w:rPr>
                </w:rPrChange>
              </w:rPr>
            </w:pPr>
            <w:ins w:id="3780" w:author="Administrator" w:date="2015-12-31T23:02:39Z">
              <w:r>
                <w:rPr>
                  <w:rFonts w:hint="eastAsia" w:ascii="Calibri" w:hAnsi="Calibri" w:cs="Calibri"/>
                  <w:rPrChange w:id="3781" w:author="Administrator" w:date="2015-12-31T23:02:39Z">
                    <w:rPr>
                      <w:rFonts w:hint="eastAsia"/>
                    </w:rPr>
                  </w:rPrChange>
                </w:rPr>
                <w:tab/>
              </w:r>
            </w:ins>
            <w:ins w:id="3783" w:author="Administrator" w:date="2015-12-31T23:02:39Z">
              <w:r>
                <w:rPr>
                  <w:rFonts w:hint="eastAsia" w:ascii="Calibri" w:hAnsi="Calibri" w:cs="Calibri"/>
                  <w:rPrChange w:id="3784" w:author="Administrator" w:date="2015-12-31T23:02:39Z">
                    <w:rPr>
                      <w:rFonts w:hint="eastAsia"/>
                    </w:rPr>
                  </w:rPrChange>
                </w:rPr>
                <w:t xml:space="preserve"> * 供接口，提供库存信息初始化</w:t>
              </w:r>
            </w:ins>
          </w:p>
          <w:p>
            <w:pPr>
              <w:rPr>
                <w:ins w:id="3786" w:author="Administrator" w:date="2015-12-31T23:02:39Z"/>
                <w:rFonts w:hint="eastAsia" w:ascii="Calibri" w:hAnsi="Calibri" w:cs="Calibri"/>
                <w:rPrChange w:id="3787" w:author="Administrator" w:date="2015-12-31T23:02:39Z">
                  <w:rPr>
                    <w:ins w:id="3788" w:author="Administrator" w:date="2015-12-31T23:02:39Z"/>
                    <w:rFonts w:hint="eastAsia"/>
                  </w:rPr>
                </w:rPrChange>
              </w:rPr>
            </w:pPr>
            <w:ins w:id="3789" w:author="Administrator" w:date="2015-12-31T23:02:39Z">
              <w:r>
                <w:rPr>
                  <w:rFonts w:hint="eastAsia" w:ascii="Calibri" w:hAnsi="Calibri" w:cs="Calibri"/>
                  <w:rPrChange w:id="3790" w:author="Administrator" w:date="2015-12-31T23:02:39Z">
                    <w:rPr>
                      <w:rFonts w:hint="eastAsia"/>
                    </w:rPr>
                  </w:rPrChange>
                </w:rPr>
                <w:tab/>
              </w:r>
            </w:ins>
            <w:ins w:id="3792" w:author="Administrator" w:date="2015-12-31T23:02:39Z">
              <w:r>
                <w:rPr>
                  <w:rFonts w:hint="eastAsia" w:ascii="Calibri" w:hAnsi="Calibri" w:cs="Calibri"/>
                  <w:rPrChange w:id="3793" w:author="Administrator" w:date="2015-12-31T23:02:39Z">
                    <w:rPr>
                      <w:rFonts w:hint="eastAsia"/>
                    </w:rPr>
                  </w:rPrChange>
                </w:rPr>
                <w:t xml:space="preserve"> */</w:t>
              </w:r>
            </w:ins>
          </w:p>
          <w:p>
            <w:pPr>
              <w:rPr>
                <w:rFonts w:ascii="Calibri" w:hAnsi="Calibri" w:cs="Calibri"/>
              </w:rPr>
            </w:pPr>
            <w:ins w:id="3795" w:author="Administrator" w:date="2015-12-31T23:02:39Z">
              <w:r>
                <w:rPr>
                  <w:rFonts w:hint="eastAsia" w:ascii="Calibri" w:hAnsi="Calibri" w:cs="Calibri"/>
                  <w:rPrChange w:id="3796" w:author="Administrator" w:date="2015-12-31T23:02:39Z">
                    <w:rPr>
                      <w:rFonts w:hint="eastAsia"/>
                    </w:rPr>
                  </w:rPrChange>
                </w:rPr>
                <w:tab/>
              </w:r>
            </w:ins>
            <w:ins w:id="3798" w:author="Administrator" w:date="2015-12-31T23:02:39Z">
              <w:r>
                <w:rPr>
                  <w:rFonts w:hint="eastAsia" w:ascii="Calibri" w:hAnsi="Calibri" w:cs="Calibri"/>
                  <w:rPrChange w:id="3799" w:author="Administrator" w:date="2015-12-31T23:02:39Z">
                    <w:rPr>
                      <w:rFonts w:hint="eastAsia"/>
                    </w:rPr>
                  </w:rPrChange>
                </w:rPr>
                <w:t>public void initStorageInfo(ArrayList&lt;StorageInitVO&gt; svolist);</w:t>
              </w:r>
            </w:ins>
          </w:p>
          <w:p>
            <w:pPr>
              <w:rPr>
                <w:del w:id="3801" w:author="Administrator" w:date="2015-12-31T23:02:28Z"/>
                <w:rFonts w:ascii="Calibri" w:hAnsi="Calibri" w:cs="Calibri"/>
              </w:rPr>
            </w:pPr>
            <w:r>
              <w:rPr>
                <w:rFonts w:ascii="Calibri" w:hAnsi="Calibri" w:cs="Calibri"/>
              </w:rPr>
              <w:tab/>
            </w:r>
            <w:del w:id="3802" w:author="Administrator" w:date="2015-12-31T23:02:28Z">
              <w:r>
                <w:rPr>
                  <w:rFonts w:ascii="Calibri" w:hAnsi="Calibri" w:cs="Calibri"/>
                </w:rPr>
                <w:delText>/**</w:delText>
              </w:r>
            </w:del>
          </w:p>
          <w:p>
            <w:pPr>
              <w:rPr>
                <w:del w:id="3803" w:author="Administrator" w:date="2015-12-31T23:02:28Z"/>
                <w:rFonts w:ascii="Calibri" w:hAnsi="Calibri" w:cs="Calibri"/>
              </w:rPr>
            </w:pPr>
            <w:del w:id="3804" w:author="Administrator" w:date="2015-12-31T23:02:28Z">
              <w:r>
                <w:rPr>
                  <w:rFonts w:ascii="Calibri" w:hAnsi="Calibri" w:cs="Calibri"/>
                </w:rPr>
                <w:tab/>
              </w:r>
            </w:del>
            <w:del w:id="3805" w:author="Administrator" w:date="2015-12-31T23:02:28Z">
              <w:r>
                <w:rPr>
                  <w:rFonts w:ascii="Calibri" w:hAnsi="Calibri" w:cs="Calibri"/>
                </w:rPr>
                <w:delText xml:space="preserve"> * </w:delText>
              </w:r>
            </w:del>
            <w:del w:id="3806" w:author="Administrator" w:date="2015-12-31T23:02:28Z">
              <w:r>
                <w:rPr>
                  <w:rFonts w:hint="eastAsia" w:ascii="Calibri" w:hAnsi="Calibri" w:cs="宋体"/>
                </w:rPr>
                <w:delText>获得仓库</w:delText>
              </w:r>
            </w:del>
            <w:del w:id="3807" w:author="Administrator" w:date="2015-12-31T23:02:28Z">
              <w:r>
                <w:rPr>
                  <w:rFonts w:ascii="Calibri" w:hAnsi="Calibri" w:cs="Calibri"/>
                </w:rPr>
                <w:delText>id</w:delText>
              </w:r>
            </w:del>
            <w:del w:id="3808" w:author="Administrator" w:date="2015-12-31T23:02:28Z">
              <w:r>
                <w:rPr>
                  <w:rFonts w:hint="eastAsia" w:ascii="Calibri" w:hAnsi="Calibri" w:cs="宋体"/>
                </w:rPr>
                <w:delText>号</w:delText>
              </w:r>
            </w:del>
          </w:p>
          <w:p>
            <w:pPr>
              <w:rPr>
                <w:del w:id="3809" w:author="Administrator" w:date="2015-12-31T23:02:28Z"/>
                <w:rFonts w:ascii="Calibri" w:hAnsi="Calibri" w:cs="Calibri"/>
              </w:rPr>
            </w:pPr>
            <w:del w:id="3810" w:author="Administrator" w:date="2015-12-31T23:02:28Z">
              <w:r>
                <w:rPr>
                  <w:rFonts w:ascii="Calibri" w:hAnsi="Calibri" w:cs="Calibri"/>
                </w:rPr>
                <w:tab/>
              </w:r>
            </w:del>
            <w:del w:id="3811" w:author="Administrator" w:date="2015-12-31T23:02:28Z">
              <w:r>
                <w:rPr>
                  <w:rFonts w:ascii="Calibri" w:hAnsi="Calibri" w:cs="Calibri"/>
                </w:rPr>
                <w:delText xml:space="preserve"> */</w:delText>
              </w:r>
            </w:del>
          </w:p>
          <w:p>
            <w:pPr>
              <w:rPr>
                <w:del w:id="3812" w:author="Administrator" w:date="2015-12-31T23:02:28Z"/>
                <w:rFonts w:ascii="Calibri" w:hAnsi="Calibri" w:cs="Calibri"/>
              </w:rPr>
            </w:pPr>
            <w:del w:id="3813" w:author="Administrator" w:date="2015-12-31T23:02:28Z">
              <w:r>
                <w:rPr>
                  <w:rFonts w:ascii="Calibri" w:hAnsi="Calibri" w:cs="Calibri"/>
                </w:rPr>
                <w:tab/>
              </w:r>
            </w:del>
            <w:del w:id="3814" w:author="Administrator" w:date="2015-12-31T23:02:28Z">
              <w:r>
                <w:rPr>
                  <w:rFonts w:ascii="Calibri" w:hAnsi="Calibri" w:cs="Calibri"/>
                </w:rPr>
                <w:delText>public void getStorageId();</w:delText>
              </w:r>
            </w:del>
          </w:p>
          <w:p>
            <w:pPr>
              <w:rPr>
                <w:del w:id="3815" w:author="Administrator" w:date="2015-12-31T23:02:28Z"/>
                <w:rFonts w:ascii="Calibri" w:hAnsi="Calibri" w:cs="Calibri"/>
              </w:rPr>
            </w:pPr>
            <w:del w:id="3816" w:author="Administrator" w:date="2015-12-31T23:02:28Z">
              <w:r>
                <w:rPr>
                  <w:rFonts w:ascii="Calibri" w:hAnsi="Calibri" w:cs="Calibri"/>
                </w:rPr>
                <w:tab/>
              </w:r>
            </w:del>
          </w:p>
          <w:p>
            <w:pPr>
              <w:rPr>
                <w:del w:id="3817" w:author="Administrator" w:date="2015-12-31T23:02:28Z"/>
                <w:rFonts w:ascii="Calibri" w:hAnsi="Calibri" w:cs="Calibri"/>
              </w:rPr>
            </w:pPr>
            <w:del w:id="3818" w:author="Administrator" w:date="2015-12-31T23:02:28Z">
              <w:r>
                <w:rPr>
                  <w:rFonts w:ascii="Calibri" w:hAnsi="Calibri" w:cs="Calibri"/>
                </w:rPr>
                <w:tab/>
              </w:r>
            </w:del>
            <w:del w:id="3819" w:author="Administrator" w:date="2015-12-31T23:02:28Z">
              <w:r>
                <w:rPr>
                  <w:rFonts w:ascii="Calibri" w:hAnsi="Calibri" w:cs="Calibri"/>
                </w:rPr>
                <w:delText>/**</w:delText>
              </w:r>
            </w:del>
          </w:p>
          <w:p>
            <w:pPr>
              <w:rPr>
                <w:del w:id="3820" w:author="Administrator" w:date="2015-12-31T23:02:28Z"/>
                <w:rFonts w:ascii="Calibri" w:hAnsi="Calibri" w:cs="Calibri"/>
              </w:rPr>
            </w:pPr>
            <w:del w:id="3821" w:author="Administrator" w:date="2015-12-31T23:02:28Z">
              <w:r>
                <w:rPr>
                  <w:rFonts w:ascii="Calibri" w:hAnsi="Calibri" w:cs="Calibri"/>
                </w:rPr>
                <w:tab/>
              </w:r>
            </w:del>
            <w:del w:id="3822" w:author="Administrator" w:date="2015-12-31T23:02:28Z">
              <w:r>
                <w:rPr>
                  <w:rFonts w:ascii="Calibri" w:hAnsi="Calibri" w:cs="Calibri"/>
                </w:rPr>
                <w:delText xml:space="preserve"> * </w:delText>
              </w:r>
            </w:del>
            <w:del w:id="3823" w:author="Administrator" w:date="2015-12-31T23:02:28Z">
              <w:r>
                <w:rPr>
                  <w:rFonts w:hint="eastAsia" w:ascii="Calibri" w:hAnsi="Calibri" w:cs="宋体"/>
                </w:rPr>
                <w:delText>盘点界面得到当天各区快递信息</w:delText>
              </w:r>
            </w:del>
          </w:p>
          <w:p>
            <w:pPr>
              <w:rPr>
                <w:del w:id="3824" w:author="Administrator" w:date="2015-12-31T23:02:28Z"/>
                <w:rFonts w:ascii="Calibri" w:hAnsi="Calibri" w:cs="Calibri"/>
              </w:rPr>
            </w:pPr>
            <w:del w:id="3825" w:author="Administrator" w:date="2015-12-31T23:02:28Z">
              <w:r>
                <w:rPr>
                  <w:rFonts w:ascii="Calibri" w:hAnsi="Calibri" w:cs="Calibri"/>
                </w:rPr>
                <w:tab/>
              </w:r>
            </w:del>
            <w:del w:id="3826" w:author="Administrator" w:date="2015-12-31T23:02:28Z">
              <w:r>
                <w:rPr>
                  <w:rFonts w:ascii="Calibri" w:hAnsi="Calibri" w:cs="Calibri"/>
                </w:rPr>
                <w:delText xml:space="preserve"> */</w:delText>
              </w:r>
            </w:del>
          </w:p>
          <w:p>
            <w:pPr>
              <w:rPr>
                <w:del w:id="3827" w:author="Administrator" w:date="2015-12-31T23:02:28Z"/>
                <w:rFonts w:ascii="Calibri" w:hAnsi="Calibri" w:cs="Calibri"/>
              </w:rPr>
            </w:pPr>
            <w:del w:id="3828" w:author="Administrator" w:date="2015-12-31T23:02:28Z">
              <w:r>
                <w:rPr>
                  <w:rFonts w:ascii="Calibri" w:hAnsi="Calibri" w:cs="Calibri"/>
                </w:rPr>
                <w:tab/>
              </w:r>
            </w:del>
            <w:del w:id="3829" w:author="Administrator" w:date="2015-12-31T23:02:28Z">
              <w:r>
                <w:rPr>
                  <w:rFonts w:ascii="Calibri" w:hAnsi="Calibri" w:cs="Calibri"/>
                </w:rPr>
                <w:delText>public ArrayList&lt;ExpressInfoVO&gt; stockTaking();</w:delText>
              </w:r>
            </w:del>
          </w:p>
          <w:p>
            <w:pPr>
              <w:rPr>
                <w:del w:id="3830" w:author="Administrator" w:date="2015-12-31T23:02:28Z"/>
                <w:rFonts w:ascii="Calibri" w:hAnsi="Calibri" w:cs="Calibri"/>
              </w:rPr>
            </w:pPr>
            <w:del w:id="3831" w:author="Administrator" w:date="2015-12-31T23:02:28Z">
              <w:r>
                <w:rPr>
                  <w:rFonts w:ascii="Calibri" w:hAnsi="Calibri" w:cs="Calibri"/>
                </w:rPr>
                <w:tab/>
              </w:r>
            </w:del>
          </w:p>
          <w:p>
            <w:pPr>
              <w:rPr>
                <w:del w:id="3832" w:author="Administrator" w:date="2015-12-31T23:02:28Z"/>
                <w:rFonts w:ascii="Calibri" w:hAnsi="Calibri" w:cs="Calibri"/>
              </w:rPr>
            </w:pPr>
            <w:del w:id="3833" w:author="Administrator" w:date="2015-12-31T23:02:28Z">
              <w:r>
                <w:rPr>
                  <w:rFonts w:ascii="Calibri" w:hAnsi="Calibri" w:cs="Calibri"/>
                </w:rPr>
                <w:tab/>
              </w:r>
            </w:del>
            <w:del w:id="3834" w:author="Administrator" w:date="2015-12-31T23:02:28Z">
              <w:r>
                <w:rPr>
                  <w:rFonts w:ascii="Calibri" w:hAnsi="Calibri" w:cs="Calibri"/>
                </w:rPr>
                <w:delText>/**</w:delText>
              </w:r>
            </w:del>
          </w:p>
          <w:p>
            <w:pPr>
              <w:rPr>
                <w:del w:id="3835" w:author="Administrator" w:date="2015-12-31T23:02:28Z"/>
                <w:rFonts w:ascii="Calibri" w:hAnsi="Calibri" w:cs="Calibri"/>
              </w:rPr>
            </w:pPr>
            <w:del w:id="3836" w:author="Administrator" w:date="2015-12-31T23:02:28Z">
              <w:r>
                <w:rPr>
                  <w:rFonts w:ascii="Calibri" w:hAnsi="Calibri" w:cs="Calibri"/>
                </w:rPr>
                <w:tab/>
              </w:r>
            </w:del>
            <w:del w:id="3837" w:author="Administrator" w:date="2015-12-31T23:02:28Z">
              <w:r>
                <w:rPr>
                  <w:rFonts w:ascii="Calibri" w:hAnsi="Calibri" w:cs="Calibri"/>
                </w:rPr>
                <w:delText xml:space="preserve"> * </w:delText>
              </w:r>
            </w:del>
            <w:del w:id="3838" w:author="Administrator" w:date="2015-12-31T23:02:28Z">
              <w:r>
                <w:rPr>
                  <w:rFonts w:hint="eastAsia" w:ascii="Calibri" w:hAnsi="Calibri" w:cs="宋体"/>
                </w:rPr>
                <w:delText>向外部导出</w:delText>
              </w:r>
            </w:del>
            <w:del w:id="3839" w:author="Administrator" w:date="2015-12-31T23:02:28Z">
              <w:r>
                <w:rPr>
                  <w:rFonts w:ascii="Calibri" w:hAnsi="Calibri" w:cs="Calibri"/>
                </w:rPr>
                <w:delText>Excel</w:delText>
              </w:r>
            </w:del>
          </w:p>
          <w:p>
            <w:pPr>
              <w:rPr>
                <w:del w:id="3840" w:author="Administrator" w:date="2015-12-31T23:02:28Z"/>
                <w:rFonts w:ascii="Calibri" w:hAnsi="Calibri" w:cs="Calibri"/>
              </w:rPr>
            </w:pPr>
            <w:del w:id="3841" w:author="Administrator" w:date="2015-12-31T23:02:28Z">
              <w:r>
                <w:rPr>
                  <w:rFonts w:ascii="Calibri" w:hAnsi="Calibri" w:cs="Calibri"/>
                </w:rPr>
                <w:tab/>
              </w:r>
            </w:del>
            <w:del w:id="3842" w:author="Administrator" w:date="2015-12-31T23:02:28Z">
              <w:r>
                <w:rPr>
                  <w:rFonts w:ascii="Calibri" w:hAnsi="Calibri" w:cs="Calibri"/>
                </w:rPr>
                <w:delText xml:space="preserve"> */</w:delText>
              </w:r>
            </w:del>
          </w:p>
          <w:p>
            <w:pPr>
              <w:rPr>
                <w:del w:id="3843" w:author="Administrator" w:date="2015-12-31T23:02:28Z"/>
                <w:rFonts w:ascii="Calibri" w:hAnsi="Calibri" w:cs="Calibri"/>
              </w:rPr>
            </w:pPr>
            <w:del w:id="3844" w:author="Administrator" w:date="2015-12-31T23:02:28Z">
              <w:r>
                <w:rPr>
                  <w:rFonts w:ascii="Calibri" w:hAnsi="Calibri" w:cs="Calibri"/>
                </w:rPr>
                <w:tab/>
              </w:r>
            </w:del>
            <w:del w:id="3845" w:author="Administrator" w:date="2015-12-31T23:02:28Z">
              <w:r>
                <w:rPr>
                  <w:rFonts w:ascii="Calibri" w:hAnsi="Calibri" w:cs="Calibri"/>
                </w:rPr>
                <w:delText>public void exportExcel();</w:delText>
              </w:r>
            </w:del>
          </w:p>
          <w:p>
            <w:pPr>
              <w:rPr>
                <w:del w:id="3846" w:author="Administrator" w:date="2015-12-31T23:02:28Z"/>
                <w:rFonts w:ascii="Calibri" w:hAnsi="Calibri" w:cs="Calibri"/>
              </w:rPr>
            </w:pPr>
            <w:del w:id="3847" w:author="Administrator" w:date="2015-12-31T23:02:28Z">
              <w:r>
                <w:rPr>
                  <w:rFonts w:ascii="Calibri" w:hAnsi="Calibri" w:cs="Calibri"/>
                </w:rPr>
                <w:tab/>
              </w:r>
            </w:del>
          </w:p>
          <w:p>
            <w:pPr>
              <w:rPr>
                <w:del w:id="3848" w:author="Administrator" w:date="2015-12-31T23:02:28Z"/>
                <w:rFonts w:ascii="Calibri" w:hAnsi="Calibri" w:cs="Calibri"/>
              </w:rPr>
            </w:pPr>
            <w:del w:id="3849" w:author="Administrator" w:date="2015-12-31T23:02:28Z">
              <w:r>
                <w:rPr>
                  <w:rFonts w:ascii="Calibri" w:hAnsi="Calibri" w:cs="Calibri"/>
                </w:rPr>
                <w:tab/>
              </w:r>
            </w:del>
            <w:del w:id="3850" w:author="Administrator" w:date="2015-12-31T23:02:28Z">
              <w:r>
                <w:rPr>
                  <w:rFonts w:ascii="Calibri" w:hAnsi="Calibri" w:cs="Calibri"/>
                </w:rPr>
                <w:delText>/**</w:delText>
              </w:r>
            </w:del>
          </w:p>
          <w:p>
            <w:pPr>
              <w:rPr>
                <w:del w:id="3851" w:author="Administrator" w:date="2015-12-31T23:02:28Z"/>
                <w:rFonts w:ascii="Calibri" w:hAnsi="Calibri" w:cs="Calibri"/>
              </w:rPr>
            </w:pPr>
            <w:del w:id="3852" w:author="Administrator" w:date="2015-12-31T23:02:28Z">
              <w:r>
                <w:rPr>
                  <w:rFonts w:ascii="Calibri" w:hAnsi="Calibri" w:cs="Calibri"/>
                </w:rPr>
                <w:tab/>
              </w:r>
            </w:del>
            <w:del w:id="3853" w:author="Administrator" w:date="2015-12-31T23:02:28Z">
              <w:r>
                <w:rPr>
                  <w:rFonts w:ascii="Calibri" w:hAnsi="Calibri" w:cs="Calibri"/>
                </w:rPr>
                <w:delText xml:space="preserve"> * </w:delText>
              </w:r>
            </w:del>
            <w:del w:id="3854" w:author="Administrator" w:date="2015-12-31T23:02:28Z">
              <w:r>
                <w:rPr>
                  <w:rFonts w:hint="eastAsia" w:ascii="Calibri" w:hAnsi="Calibri" w:cs="宋体"/>
                </w:rPr>
                <w:delText>修改警戒比例</w:delText>
              </w:r>
            </w:del>
          </w:p>
          <w:p>
            <w:pPr>
              <w:rPr>
                <w:del w:id="3855" w:author="Administrator" w:date="2015-12-31T23:02:28Z"/>
                <w:rFonts w:ascii="Calibri" w:hAnsi="Calibri" w:cs="Calibri"/>
              </w:rPr>
            </w:pPr>
            <w:del w:id="3856" w:author="Administrator" w:date="2015-12-31T23:02:28Z">
              <w:r>
                <w:rPr>
                  <w:rFonts w:ascii="Calibri" w:hAnsi="Calibri" w:cs="Calibri"/>
                </w:rPr>
                <w:tab/>
              </w:r>
            </w:del>
            <w:del w:id="3857" w:author="Administrator" w:date="2015-12-31T23:02:28Z">
              <w:r>
                <w:rPr>
                  <w:rFonts w:ascii="Calibri" w:hAnsi="Calibri" w:cs="Calibri"/>
                </w:rPr>
                <w:delText xml:space="preserve"> * @param alarmScale</w:delText>
              </w:r>
            </w:del>
          </w:p>
          <w:p>
            <w:pPr>
              <w:rPr>
                <w:del w:id="3858" w:author="Administrator" w:date="2015-12-31T23:02:28Z"/>
                <w:rFonts w:ascii="Calibri" w:hAnsi="Calibri" w:cs="Calibri"/>
              </w:rPr>
            </w:pPr>
            <w:del w:id="3859" w:author="Administrator" w:date="2015-12-31T23:02:28Z">
              <w:r>
                <w:rPr>
                  <w:rFonts w:ascii="Calibri" w:hAnsi="Calibri" w:cs="Calibri"/>
                </w:rPr>
                <w:tab/>
              </w:r>
            </w:del>
            <w:del w:id="3860" w:author="Administrator" w:date="2015-12-31T23:02:28Z">
              <w:r>
                <w:rPr>
                  <w:rFonts w:ascii="Calibri" w:hAnsi="Calibri" w:cs="Calibri"/>
                </w:rPr>
                <w:delText xml:space="preserve"> */</w:delText>
              </w:r>
            </w:del>
          </w:p>
          <w:p>
            <w:pPr>
              <w:rPr>
                <w:del w:id="3861" w:author="Administrator" w:date="2015-12-31T23:02:28Z"/>
                <w:rFonts w:ascii="Calibri" w:hAnsi="Calibri" w:cs="Calibri"/>
              </w:rPr>
            </w:pPr>
            <w:del w:id="3862" w:author="Administrator" w:date="2015-12-31T23:02:28Z">
              <w:r>
                <w:rPr>
                  <w:rFonts w:ascii="Calibri" w:hAnsi="Calibri" w:cs="Calibri"/>
                </w:rPr>
                <w:tab/>
              </w:r>
            </w:del>
            <w:del w:id="3863" w:author="Administrator" w:date="2015-12-31T23:02:28Z">
              <w:r>
                <w:rPr>
                  <w:rFonts w:ascii="Calibri" w:hAnsi="Calibri" w:cs="Calibri"/>
                </w:rPr>
                <w:delText>public void changeAlarmScale(double alarmScale);</w:delText>
              </w:r>
            </w:del>
          </w:p>
          <w:p>
            <w:pPr>
              <w:rPr>
                <w:del w:id="3864" w:author="Administrator" w:date="2015-12-31T23:02:28Z"/>
                <w:rFonts w:ascii="Calibri" w:hAnsi="Calibri" w:cs="Calibri"/>
              </w:rPr>
            </w:pPr>
            <w:del w:id="3865" w:author="Administrator" w:date="2015-12-31T23:02:28Z">
              <w:r>
                <w:rPr>
                  <w:rFonts w:ascii="Calibri" w:hAnsi="Calibri" w:cs="Calibri"/>
                </w:rPr>
                <w:tab/>
              </w:r>
            </w:del>
          </w:p>
          <w:p>
            <w:pPr>
              <w:rPr>
                <w:del w:id="3866" w:author="Administrator" w:date="2015-12-31T23:02:28Z"/>
                <w:rFonts w:ascii="Calibri" w:hAnsi="Calibri" w:cs="Calibri"/>
              </w:rPr>
            </w:pPr>
            <w:del w:id="3867" w:author="Administrator" w:date="2015-12-31T23:02:28Z">
              <w:r>
                <w:rPr>
                  <w:rFonts w:ascii="Calibri" w:hAnsi="Calibri" w:cs="Calibri"/>
                </w:rPr>
                <w:tab/>
              </w:r>
            </w:del>
            <w:del w:id="3868" w:author="Administrator" w:date="2015-12-31T23:02:28Z">
              <w:r>
                <w:rPr>
                  <w:rFonts w:ascii="Calibri" w:hAnsi="Calibri" w:cs="Calibri"/>
                </w:rPr>
                <w:delText>/**</w:delText>
              </w:r>
            </w:del>
          </w:p>
          <w:p>
            <w:pPr>
              <w:rPr>
                <w:del w:id="3869" w:author="Administrator" w:date="2015-12-31T23:02:28Z"/>
                <w:rFonts w:ascii="Calibri" w:hAnsi="Calibri" w:cs="Calibri"/>
              </w:rPr>
            </w:pPr>
            <w:del w:id="3870" w:author="Administrator" w:date="2015-12-31T23:02:28Z">
              <w:r>
                <w:rPr>
                  <w:rFonts w:ascii="Calibri" w:hAnsi="Calibri" w:cs="Calibri"/>
                </w:rPr>
                <w:tab/>
              </w:r>
            </w:del>
            <w:del w:id="3871" w:author="Administrator" w:date="2015-12-31T23:02:28Z">
              <w:r>
                <w:rPr>
                  <w:rFonts w:ascii="Calibri" w:hAnsi="Calibri" w:cs="Calibri"/>
                </w:rPr>
                <w:delText xml:space="preserve"> * </w:delText>
              </w:r>
            </w:del>
            <w:del w:id="3872" w:author="Administrator" w:date="2015-12-31T23:02:28Z">
              <w:r>
                <w:rPr>
                  <w:rFonts w:hint="eastAsia" w:ascii="Calibri" w:hAnsi="Calibri" w:cs="宋体"/>
                </w:rPr>
                <w:delText>库存查看界面得到一段时间内的库存信息</w:delText>
              </w:r>
            </w:del>
          </w:p>
          <w:p>
            <w:pPr>
              <w:rPr>
                <w:del w:id="3873" w:author="Administrator" w:date="2015-12-31T23:02:28Z"/>
                <w:rFonts w:ascii="Calibri" w:hAnsi="Calibri" w:cs="Calibri"/>
              </w:rPr>
            </w:pPr>
            <w:del w:id="3874" w:author="Administrator" w:date="2015-12-31T23:02:28Z">
              <w:r>
                <w:rPr>
                  <w:rFonts w:ascii="Calibri" w:hAnsi="Calibri" w:cs="Calibri"/>
                </w:rPr>
                <w:tab/>
              </w:r>
            </w:del>
            <w:del w:id="3875" w:author="Administrator" w:date="2015-12-31T23:02:28Z">
              <w:r>
                <w:rPr>
                  <w:rFonts w:ascii="Calibri" w:hAnsi="Calibri" w:cs="Calibri"/>
                </w:rPr>
                <w:delText xml:space="preserve"> * @return </w:delText>
              </w:r>
            </w:del>
          </w:p>
          <w:p>
            <w:pPr>
              <w:rPr>
                <w:del w:id="3876" w:author="Administrator" w:date="2015-12-31T23:02:28Z"/>
                <w:rFonts w:ascii="Calibri" w:hAnsi="Calibri" w:cs="Calibri"/>
              </w:rPr>
            </w:pPr>
            <w:del w:id="3877" w:author="Administrator" w:date="2015-12-31T23:02:28Z">
              <w:r>
                <w:rPr>
                  <w:rFonts w:ascii="Calibri" w:hAnsi="Calibri" w:cs="Calibri"/>
                </w:rPr>
                <w:tab/>
              </w:r>
            </w:del>
            <w:del w:id="3878" w:author="Administrator" w:date="2015-12-31T23:02:28Z">
              <w:r>
                <w:rPr>
                  <w:rFonts w:ascii="Calibri" w:hAnsi="Calibri" w:cs="Calibri"/>
                </w:rPr>
                <w:delText xml:space="preserve"> */</w:delText>
              </w:r>
            </w:del>
          </w:p>
          <w:p>
            <w:pPr>
              <w:rPr>
                <w:del w:id="3879" w:author="Administrator" w:date="2015-12-31T23:02:28Z"/>
                <w:rFonts w:ascii="Calibri" w:hAnsi="Calibri" w:cs="Calibri"/>
              </w:rPr>
            </w:pPr>
            <w:del w:id="3880" w:author="Administrator" w:date="2015-12-31T23:02:28Z">
              <w:r>
                <w:rPr>
                  <w:rFonts w:ascii="Calibri" w:hAnsi="Calibri" w:cs="Calibri"/>
                </w:rPr>
                <w:tab/>
              </w:r>
            </w:del>
            <w:del w:id="3881" w:author="Administrator" w:date="2015-12-31T23:02:28Z">
              <w:r>
                <w:rPr>
                  <w:rFonts w:ascii="Calibri" w:hAnsi="Calibri" w:cs="Calibri"/>
                </w:rPr>
                <w:delText>public ArrayList&lt;StorageInfoVO&gt; checkStorageMessage();</w:delText>
              </w:r>
            </w:del>
          </w:p>
          <w:p>
            <w:pPr>
              <w:rPr>
                <w:del w:id="3882" w:author="Administrator" w:date="2015-12-31T23:02:28Z"/>
                <w:rFonts w:ascii="Calibri" w:hAnsi="Calibri" w:cs="Calibri"/>
              </w:rPr>
            </w:pPr>
            <w:del w:id="3883" w:author="Administrator" w:date="2015-12-31T23:02:28Z">
              <w:r>
                <w:rPr>
                  <w:rFonts w:ascii="Calibri" w:hAnsi="Calibri" w:cs="Calibri"/>
                </w:rPr>
                <w:tab/>
              </w:r>
            </w:del>
            <w:del w:id="3884" w:author="Administrator" w:date="2015-12-31T23:02:28Z">
              <w:r>
                <w:rPr>
                  <w:rFonts w:ascii="Calibri" w:hAnsi="Calibri" w:cs="Calibri"/>
                </w:rPr>
                <w:delText>public StorageNumVO getStorageNum(long startTime,long endTime);</w:delText>
              </w:r>
            </w:del>
          </w:p>
          <w:p>
            <w:pPr>
              <w:rPr>
                <w:del w:id="3885" w:author="Administrator" w:date="2015-12-31T23:02:28Z"/>
                <w:rFonts w:ascii="Calibri" w:hAnsi="Calibri" w:cs="Calibri"/>
              </w:rPr>
            </w:pPr>
            <w:del w:id="3886" w:author="Administrator" w:date="2015-12-31T23:02:28Z">
              <w:r>
                <w:rPr>
                  <w:rFonts w:ascii="Calibri" w:hAnsi="Calibri" w:cs="Calibri"/>
                </w:rPr>
                <w:tab/>
              </w:r>
            </w:del>
          </w:p>
          <w:p>
            <w:pPr>
              <w:rPr>
                <w:del w:id="3887" w:author="Administrator" w:date="2015-12-31T23:02:28Z"/>
                <w:rFonts w:ascii="Calibri" w:hAnsi="Calibri" w:cs="Calibri"/>
              </w:rPr>
            </w:pPr>
            <w:del w:id="3888" w:author="Administrator" w:date="2015-12-31T23:02:28Z">
              <w:r>
                <w:rPr>
                  <w:rFonts w:ascii="Calibri" w:hAnsi="Calibri" w:cs="Calibri"/>
                </w:rPr>
                <w:tab/>
              </w:r>
            </w:del>
            <w:del w:id="3889" w:author="Administrator" w:date="2015-12-31T23:02:28Z">
              <w:r>
                <w:rPr>
                  <w:rFonts w:ascii="Calibri" w:hAnsi="Calibri" w:cs="Calibri"/>
                </w:rPr>
                <w:delText>/**</w:delText>
              </w:r>
            </w:del>
          </w:p>
          <w:p>
            <w:pPr>
              <w:rPr>
                <w:del w:id="3890" w:author="Administrator" w:date="2015-12-31T23:02:28Z"/>
                <w:rFonts w:ascii="Calibri" w:hAnsi="Calibri" w:cs="Calibri"/>
              </w:rPr>
            </w:pPr>
            <w:del w:id="3891" w:author="Administrator" w:date="2015-12-31T23:02:28Z">
              <w:r>
                <w:rPr>
                  <w:rFonts w:ascii="Calibri" w:hAnsi="Calibri" w:cs="Calibri"/>
                </w:rPr>
                <w:tab/>
              </w:r>
            </w:del>
            <w:del w:id="3892" w:author="Administrator" w:date="2015-12-31T23:02:28Z">
              <w:r>
                <w:rPr>
                  <w:rFonts w:ascii="Calibri" w:hAnsi="Calibri" w:cs="Calibri"/>
                </w:rPr>
                <w:delText xml:space="preserve"> * </w:delText>
              </w:r>
            </w:del>
            <w:del w:id="3893" w:author="Administrator" w:date="2015-12-31T23:02:28Z">
              <w:r>
                <w:rPr>
                  <w:rFonts w:hint="eastAsia" w:ascii="Calibri" w:hAnsi="Calibri" w:cs="宋体"/>
                </w:rPr>
                <w:delText>商品数量超出报警值，实现库存报警</w:delText>
              </w:r>
            </w:del>
          </w:p>
          <w:p>
            <w:pPr>
              <w:rPr>
                <w:del w:id="3894" w:author="Administrator" w:date="2015-12-31T23:02:28Z"/>
                <w:rFonts w:ascii="Calibri" w:hAnsi="Calibri" w:cs="Calibri"/>
              </w:rPr>
            </w:pPr>
            <w:del w:id="3895" w:author="Administrator" w:date="2015-12-31T23:02:28Z">
              <w:r>
                <w:rPr>
                  <w:rFonts w:ascii="Calibri" w:hAnsi="Calibri" w:cs="Calibri"/>
                </w:rPr>
                <w:tab/>
              </w:r>
            </w:del>
            <w:del w:id="3896" w:author="Administrator" w:date="2015-12-31T23:02:28Z">
              <w:r>
                <w:rPr>
                  <w:rFonts w:ascii="Calibri" w:hAnsi="Calibri" w:cs="Calibri"/>
                </w:rPr>
                <w:delText xml:space="preserve"> */</w:delText>
              </w:r>
            </w:del>
          </w:p>
          <w:p>
            <w:pPr>
              <w:rPr>
                <w:del w:id="3897" w:author="Administrator" w:date="2015-12-31T23:02:28Z"/>
                <w:rFonts w:ascii="Calibri" w:hAnsi="Calibri" w:cs="Calibri"/>
              </w:rPr>
            </w:pPr>
            <w:del w:id="3898" w:author="Administrator" w:date="2015-12-31T23:02:28Z">
              <w:r>
                <w:rPr>
                  <w:rFonts w:ascii="Calibri" w:hAnsi="Calibri" w:cs="Calibri"/>
                </w:rPr>
                <w:tab/>
              </w:r>
            </w:del>
            <w:del w:id="3899" w:author="Administrator" w:date="2015-12-31T23:02:28Z">
              <w:r>
                <w:rPr>
                  <w:rFonts w:ascii="Calibri" w:hAnsi="Calibri" w:cs="Calibri"/>
                </w:rPr>
                <w:delText>public boolean alarm ();</w:delText>
              </w:r>
            </w:del>
          </w:p>
          <w:p>
            <w:pPr>
              <w:rPr>
                <w:del w:id="3900" w:author="Administrator" w:date="2015-12-31T23:02:28Z"/>
                <w:rFonts w:ascii="Calibri" w:hAnsi="Calibri" w:cs="Calibri"/>
              </w:rPr>
            </w:pPr>
            <w:del w:id="3901" w:author="Administrator" w:date="2015-12-31T23:02:28Z">
              <w:r>
                <w:rPr>
                  <w:rFonts w:ascii="Calibri" w:hAnsi="Calibri" w:cs="Calibri"/>
                </w:rPr>
                <w:tab/>
              </w:r>
            </w:del>
          </w:p>
          <w:p>
            <w:pPr>
              <w:rPr>
                <w:del w:id="3902" w:author="Administrator" w:date="2015-12-31T23:02:28Z"/>
                <w:rFonts w:ascii="Calibri" w:hAnsi="Calibri" w:cs="Calibri"/>
              </w:rPr>
            </w:pPr>
            <w:del w:id="3903" w:author="Administrator" w:date="2015-12-31T23:02:28Z">
              <w:r>
                <w:rPr>
                  <w:rFonts w:ascii="Calibri" w:hAnsi="Calibri" w:cs="Calibri"/>
                </w:rPr>
                <w:tab/>
              </w:r>
            </w:del>
            <w:del w:id="3904" w:author="Administrator" w:date="2015-12-31T23:02:28Z">
              <w:r>
                <w:rPr>
                  <w:rFonts w:ascii="Calibri" w:hAnsi="Calibri" w:cs="Calibri"/>
                </w:rPr>
                <w:delText>/**</w:delText>
              </w:r>
            </w:del>
          </w:p>
          <w:p>
            <w:pPr>
              <w:rPr>
                <w:del w:id="3905" w:author="Administrator" w:date="2015-12-31T23:02:28Z"/>
                <w:rFonts w:ascii="Calibri" w:hAnsi="Calibri" w:cs="Calibri"/>
              </w:rPr>
            </w:pPr>
            <w:del w:id="3906" w:author="Administrator" w:date="2015-12-31T23:02:28Z">
              <w:r>
                <w:rPr>
                  <w:rFonts w:ascii="Calibri" w:hAnsi="Calibri" w:cs="Calibri"/>
                </w:rPr>
                <w:tab/>
              </w:r>
            </w:del>
            <w:del w:id="3907" w:author="Administrator" w:date="2015-12-31T23:02:28Z">
              <w:r>
                <w:rPr>
                  <w:rFonts w:ascii="Calibri" w:hAnsi="Calibri" w:cs="Calibri"/>
                </w:rPr>
                <w:delText xml:space="preserve"> * </w:delText>
              </w:r>
            </w:del>
            <w:del w:id="3908" w:author="Administrator" w:date="2015-12-31T23:02:28Z">
              <w:r>
                <w:rPr>
                  <w:rFonts w:hint="eastAsia" w:ascii="Calibri" w:hAnsi="Calibri" w:cs="宋体"/>
                </w:rPr>
                <w:delText>对货物进行库存分区，调整各区的库存分配</w:delText>
              </w:r>
            </w:del>
          </w:p>
          <w:p>
            <w:pPr>
              <w:rPr>
                <w:del w:id="3909" w:author="Administrator" w:date="2015-12-31T23:02:28Z"/>
                <w:rFonts w:ascii="Calibri" w:hAnsi="Calibri" w:cs="Calibri"/>
              </w:rPr>
            </w:pPr>
            <w:del w:id="3910" w:author="Administrator" w:date="2015-12-31T23:02:28Z">
              <w:r>
                <w:rPr>
                  <w:rFonts w:ascii="Calibri" w:hAnsi="Calibri" w:cs="Calibri"/>
                </w:rPr>
                <w:tab/>
              </w:r>
            </w:del>
            <w:del w:id="3911" w:author="Administrator" w:date="2015-12-31T23:02:28Z">
              <w:r>
                <w:rPr>
                  <w:rFonts w:ascii="Calibri" w:hAnsi="Calibri" w:cs="Calibri"/>
                </w:rPr>
                <w:delText xml:space="preserve"> * @param gpo</w:delText>
              </w:r>
            </w:del>
          </w:p>
          <w:p>
            <w:pPr>
              <w:rPr>
                <w:del w:id="3912" w:author="Administrator" w:date="2015-12-31T23:02:28Z"/>
                <w:rFonts w:ascii="Calibri" w:hAnsi="Calibri" w:cs="Calibri"/>
              </w:rPr>
            </w:pPr>
            <w:del w:id="3913" w:author="Administrator" w:date="2015-12-31T23:02:28Z">
              <w:r>
                <w:rPr>
                  <w:rFonts w:ascii="Calibri" w:hAnsi="Calibri" w:cs="Calibri"/>
                </w:rPr>
                <w:tab/>
              </w:r>
            </w:del>
            <w:del w:id="3914" w:author="Administrator" w:date="2015-12-31T23:02:28Z">
              <w:r>
                <w:rPr>
                  <w:rFonts w:ascii="Calibri" w:hAnsi="Calibri" w:cs="Calibri"/>
                </w:rPr>
                <w:delText xml:space="preserve"> * @param spo</w:delText>
              </w:r>
            </w:del>
          </w:p>
          <w:p>
            <w:pPr>
              <w:rPr>
                <w:del w:id="3915" w:author="Administrator" w:date="2015-12-31T23:02:28Z"/>
                <w:rFonts w:ascii="Calibri" w:hAnsi="Calibri" w:cs="Calibri"/>
              </w:rPr>
            </w:pPr>
            <w:del w:id="3916" w:author="Administrator" w:date="2015-12-31T23:02:28Z">
              <w:r>
                <w:rPr>
                  <w:rFonts w:ascii="Calibri" w:hAnsi="Calibri" w:cs="Calibri"/>
                </w:rPr>
                <w:tab/>
              </w:r>
            </w:del>
            <w:del w:id="3917" w:author="Administrator" w:date="2015-12-31T23:02:28Z">
              <w:r>
                <w:rPr>
                  <w:rFonts w:ascii="Calibri" w:hAnsi="Calibri" w:cs="Calibri"/>
                </w:rPr>
                <w:delText xml:space="preserve"> */</w:delText>
              </w:r>
            </w:del>
          </w:p>
          <w:p>
            <w:pPr>
              <w:rPr>
                <w:del w:id="3918" w:author="Administrator" w:date="2015-12-31T23:02:28Z"/>
                <w:rFonts w:ascii="Calibri" w:hAnsi="Calibri" w:cs="Calibri"/>
              </w:rPr>
            </w:pPr>
            <w:del w:id="3919" w:author="Administrator" w:date="2015-12-31T23:02:28Z">
              <w:r>
                <w:rPr>
                  <w:rFonts w:ascii="Calibri" w:hAnsi="Calibri" w:cs="Calibri"/>
                </w:rPr>
                <w:tab/>
              </w:r>
            </w:del>
            <w:del w:id="3920" w:author="Administrator" w:date="2015-12-31T23:02:28Z">
              <w:r>
                <w:rPr>
                  <w:rFonts w:ascii="Calibri" w:hAnsi="Calibri" w:cs="Calibri"/>
                </w:rPr>
                <w:delText>public void divide (GoodsPO gpo, StoragePO spo);</w:delText>
              </w:r>
            </w:del>
          </w:p>
          <w:p>
            <w:pPr>
              <w:rPr>
                <w:del w:id="3921" w:author="Administrator" w:date="2015-12-31T23:02:28Z"/>
                <w:rFonts w:ascii="Calibri" w:hAnsi="Calibri" w:cs="Calibri"/>
              </w:rPr>
            </w:pPr>
            <w:del w:id="3922" w:author="Administrator" w:date="2015-12-31T23:02:28Z">
              <w:r>
                <w:rPr>
                  <w:rFonts w:ascii="Calibri" w:hAnsi="Calibri" w:cs="Calibri"/>
                </w:rPr>
                <w:tab/>
              </w:r>
            </w:del>
          </w:p>
          <w:p>
            <w:pPr>
              <w:rPr>
                <w:del w:id="3923" w:author="Administrator" w:date="2015-12-31T23:02:28Z"/>
                <w:rFonts w:ascii="Calibri" w:hAnsi="Calibri" w:cs="Calibri"/>
              </w:rPr>
            </w:pPr>
            <w:del w:id="3924" w:author="Administrator" w:date="2015-12-31T23:02:28Z">
              <w:r>
                <w:rPr>
                  <w:rFonts w:ascii="Calibri" w:hAnsi="Calibri" w:cs="Calibri"/>
                </w:rPr>
                <w:tab/>
              </w:r>
            </w:del>
            <w:del w:id="3925" w:author="Administrator" w:date="2015-12-31T23:02:28Z">
              <w:r>
                <w:rPr>
                  <w:rFonts w:ascii="Calibri" w:hAnsi="Calibri" w:cs="Calibri"/>
                </w:rPr>
                <w:delText>/**</w:delText>
              </w:r>
            </w:del>
          </w:p>
          <w:p>
            <w:pPr>
              <w:rPr>
                <w:del w:id="3926" w:author="Administrator" w:date="2015-12-31T23:02:28Z"/>
                <w:rFonts w:ascii="Calibri" w:hAnsi="Calibri" w:cs="Calibri"/>
              </w:rPr>
            </w:pPr>
            <w:del w:id="3927" w:author="Administrator" w:date="2015-12-31T23:02:28Z">
              <w:r>
                <w:rPr>
                  <w:rFonts w:ascii="Calibri" w:hAnsi="Calibri" w:cs="Calibri"/>
                </w:rPr>
                <w:tab/>
              </w:r>
            </w:del>
            <w:del w:id="3928" w:author="Administrator" w:date="2015-12-31T23:02:28Z">
              <w:r>
                <w:rPr>
                  <w:rFonts w:ascii="Calibri" w:hAnsi="Calibri" w:cs="Calibri"/>
                </w:rPr>
                <w:delText xml:space="preserve"> * </w:delText>
              </w:r>
            </w:del>
            <w:del w:id="3929" w:author="Administrator" w:date="2015-12-31T23:02:28Z">
              <w:r>
                <w:rPr>
                  <w:rFonts w:hint="eastAsia" w:ascii="Calibri" w:hAnsi="Calibri" w:cs="宋体"/>
                </w:rPr>
                <w:delText>结束库存操作</w:delText>
              </w:r>
            </w:del>
          </w:p>
          <w:p>
            <w:pPr>
              <w:rPr>
                <w:del w:id="3930" w:author="Administrator" w:date="2015-12-31T23:02:28Z"/>
                <w:rFonts w:ascii="Calibri" w:hAnsi="Calibri" w:cs="Calibri"/>
              </w:rPr>
            </w:pPr>
            <w:del w:id="3931" w:author="Administrator" w:date="2015-12-31T23:02:28Z">
              <w:r>
                <w:rPr>
                  <w:rFonts w:ascii="Calibri" w:hAnsi="Calibri" w:cs="Calibri"/>
                </w:rPr>
                <w:tab/>
              </w:r>
            </w:del>
            <w:del w:id="3932" w:author="Administrator" w:date="2015-12-31T23:02:28Z">
              <w:r>
                <w:rPr>
                  <w:rFonts w:ascii="Calibri" w:hAnsi="Calibri" w:cs="Calibri"/>
                </w:rPr>
                <w:delText xml:space="preserve"> */</w:delText>
              </w:r>
            </w:del>
          </w:p>
          <w:p>
            <w:pPr>
              <w:rPr>
                <w:del w:id="3933" w:author="Administrator" w:date="2015-12-31T23:02:28Z"/>
                <w:rFonts w:ascii="Calibri" w:hAnsi="Calibri" w:cs="Calibri"/>
              </w:rPr>
            </w:pPr>
            <w:del w:id="3934" w:author="Administrator" w:date="2015-12-31T23:02:28Z">
              <w:r>
                <w:rPr>
                  <w:rFonts w:ascii="Calibri" w:hAnsi="Calibri" w:cs="Calibri"/>
                </w:rPr>
                <w:tab/>
              </w:r>
            </w:del>
            <w:del w:id="3935" w:author="Administrator" w:date="2015-12-31T23:02:28Z">
              <w:r>
                <w:rPr>
                  <w:rFonts w:ascii="Calibri" w:hAnsi="Calibri" w:cs="Calibri"/>
                </w:rPr>
                <w:delText>public void endCommodityManagement();</w:delText>
              </w:r>
            </w:del>
          </w:p>
          <w:p>
            <w:pPr>
              <w:rPr>
                <w:del w:id="3936" w:author="Administrator" w:date="2015-12-31T23:02:28Z"/>
                <w:rFonts w:ascii="Calibri" w:hAnsi="Calibri" w:cs="Calibri"/>
              </w:rPr>
            </w:pPr>
            <w:del w:id="3937" w:author="Administrator" w:date="2015-12-31T23:02:28Z">
              <w:r>
                <w:rPr>
                  <w:rFonts w:ascii="Calibri" w:hAnsi="Calibri" w:cs="Calibri"/>
                </w:rPr>
                <w:tab/>
              </w:r>
            </w:del>
          </w:p>
          <w:p>
            <w:pPr>
              <w:rPr>
                <w:del w:id="3938" w:author="Administrator" w:date="2015-12-31T23:02:28Z"/>
                <w:rFonts w:ascii="Calibri" w:hAnsi="Calibri" w:cs="Calibri"/>
              </w:rPr>
            </w:pPr>
            <w:del w:id="3939" w:author="Administrator" w:date="2015-12-31T23:02:28Z">
              <w:r>
                <w:rPr>
                  <w:rFonts w:ascii="Calibri" w:hAnsi="Calibri" w:cs="Calibri"/>
                </w:rPr>
                <w:tab/>
              </w:r>
            </w:del>
          </w:p>
          <w:p>
            <w:pPr>
              <w:rPr>
                <w:del w:id="3940" w:author="Administrator" w:date="2015-12-31T23:02:28Z"/>
                <w:rFonts w:ascii="Calibri" w:hAnsi="Calibri" w:cs="Calibri"/>
              </w:rPr>
            </w:pPr>
            <w:del w:id="3941" w:author="Administrator" w:date="2015-12-31T23:02:28Z">
              <w:r>
                <w:rPr>
                  <w:rFonts w:ascii="Calibri" w:hAnsi="Calibri" w:cs="Calibri"/>
                </w:rPr>
                <w:tab/>
              </w:r>
            </w:del>
            <w:del w:id="3942" w:author="Administrator" w:date="2015-12-31T23:02:28Z">
              <w:r>
                <w:rPr>
                  <w:rFonts w:ascii="Calibri" w:hAnsi="Calibri" w:cs="Calibri"/>
                </w:rPr>
                <w:delText>/**</w:delText>
              </w:r>
            </w:del>
          </w:p>
          <w:p>
            <w:pPr>
              <w:rPr>
                <w:del w:id="3943" w:author="Administrator" w:date="2015-12-31T23:02:28Z"/>
                <w:rFonts w:ascii="Calibri" w:hAnsi="Calibri" w:cs="Calibri"/>
              </w:rPr>
            </w:pPr>
            <w:del w:id="3944" w:author="Administrator" w:date="2015-12-31T23:02:28Z">
              <w:r>
                <w:rPr>
                  <w:rFonts w:ascii="Calibri" w:hAnsi="Calibri" w:cs="Calibri"/>
                </w:rPr>
                <w:tab/>
              </w:r>
            </w:del>
            <w:del w:id="3945" w:author="Administrator" w:date="2015-12-31T23:02:28Z">
              <w:r>
                <w:rPr>
                  <w:rFonts w:ascii="Calibri" w:hAnsi="Calibri" w:cs="Calibri"/>
                </w:rPr>
                <w:delText xml:space="preserve"> * </w:delText>
              </w:r>
            </w:del>
            <w:del w:id="3946" w:author="Administrator" w:date="2015-12-31T23:02:28Z">
              <w:r>
                <w:rPr>
                  <w:rFonts w:hint="eastAsia" w:ascii="Calibri" w:hAnsi="Calibri" w:cs="宋体"/>
                </w:rPr>
                <w:delText>供接口，提供修改库存信息</w:delText>
              </w:r>
            </w:del>
          </w:p>
          <w:p>
            <w:pPr>
              <w:rPr>
                <w:del w:id="3947" w:author="Administrator" w:date="2015-12-31T23:02:28Z"/>
                <w:rFonts w:ascii="Calibri" w:hAnsi="Calibri" w:cs="Calibri"/>
              </w:rPr>
            </w:pPr>
            <w:del w:id="3948" w:author="Administrator" w:date="2015-12-31T23:02:28Z">
              <w:r>
                <w:rPr>
                  <w:rFonts w:ascii="Calibri" w:hAnsi="Calibri" w:cs="Calibri"/>
                </w:rPr>
                <w:tab/>
              </w:r>
            </w:del>
            <w:del w:id="3949" w:author="Administrator" w:date="2015-12-31T23:02:28Z">
              <w:r>
                <w:rPr>
                  <w:rFonts w:ascii="Calibri" w:hAnsi="Calibri" w:cs="Calibri"/>
                </w:rPr>
                <w:delText xml:space="preserve"> */</w:delText>
              </w:r>
            </w:del>
          </w:p>
          <w:p>
            <w:pPr>
              <w:rPr>
                <w:del w:id="3950" w:author="Administrator" w:date="2015-12-31T23:02:28Z"/>
                <w:rFonts w:ascii="Calibri" w:hAnsi="Calibri" w:cs="Calibri"/>
              </w:rPr>
            </w:pPr>
            <w:del w:id="3951" w:author="Administrator" w:date="2015-12-31T23:02:28Z">
              <w:r>
                <w:rPr>
                  <w:rFonts w:ascii="Calibri" w:hAnsi="Calibri" w:cs="Calibri"/>
                </w:rPr>
                <w:tab/>
              </w:r>
            </w:del>
            <w:del w:id="3952" w:author="Administrator" w:date="2015-12-31T23:02:28Z">
              <w:r>
                <w:rPr>
                  <w:rFonts w:ascii="Calibri" w:hAnsi="Calibri" w:cs="Calibri"/>
                </w:rPr>
                <w:delText>public void changeStorageInInfo(ArrayList&lt;SheetVO&gt; svolist);</w:delText>
              </w:r>
            </w:del>
          </w:p>
          <w:p>
            <w:pPr>
              <w:rPr>
                <w:del w:id="3953" w:author="Administrator" w:date="2015-12-31T23:02:28Z"/>
                <w:rFonts w:ascii="Calibri" w:hAnsi="Calibri" w:cs="Calibri"/>
              </w:rPr>
            </w:pPr>
            <w:del w:id="3954" w:author="Administrator" w:date="2015-12-31T23:02:28Z">
              <w:r>
                <w:rPr>
                  <w:rFonts w:ascii="Calibri" w:hAnsi="Calibri" w:cs="Calibri"/>
                </w:rPr>
                <w:tab/>
              </w:r>
            </w:del>
          </w:p>
          <w:p>
            <w:pPr>
              <w:rPr>
                <w:del w:id="3955" w:author="Administrator" w:date="2015-12-31T23:02:28Z"/>
                <w:rFonts w:ascii="Calibri" w:hAnsi="Calibri" w:cs="Calibri"/>
              </w:rPr>
            </w:pPr>
            <w:del w:id="3956" w:author="Administrator" w:date="2015-12-31T23:02:28Z">
              <w:r>
                <w:rPr>
                  <w:rFonts w:ascii="Calibri" w:hAnsi="Calibri" w:cs="Calibri"/>
                </w:rPr>
                <w:tab/>
              </w:r>
            </w:del>
            <w:del w:id="3957" w:author="Administrator" w:date="2015-12-31T23:02:28Z">
              <w:r>
                <w:rPr>
                  <w:rFonts w:ascii="Calibri" w:hAnsi="Calibri" w:cs="Calibri"/>
                </w:rPr>
                <w:delText>/**</w:delText>
              </w:r>
            </w:del>
          </w:p>
          <w:p>
            <w:pPr>
              <w:rPr>
                <w:del w:id="3958" w:author="Administrator" w:date="2015-12-31T23:02:28Z"/>
                <w:rFonts w:ascii="Calibri" w:hAnsi="Calibri" w:cs="Calibri"/>
              </w:rPr>
            </w:pPr>
            <w:del w:id="3959" w:author="Administrator" w:date="2015-12-31T23:02:28Z">
              <w:r>
                <w:rPr>
                  <w:rFonts w:ascii="Calibri" w:hAnsi="Calibri" w:cs="Calibri"/>
                </w:rPr>
                <w:tab/>
              </w:r>
            </w:del>
            <w:del w:id="3960" w:author="Administrator" w:date="2015-12-31T23:02:28Z">
              <w:r>
                <w:rPr>
                  <w:rFonts w:ascii="Calibri" w:hAnsi="Calibri" w:cs="Calibri"/>
                </w:rPr>
                <w:delText xml:space="preserve"> * </w:delText>
              </w:r>
            </w:del>
            <w:del w:id="3961" w:author="Administrator" w:date="2015-12-31T23:02:28Z">
              <w:r>
                <w:rPr>
                  <w:rFonts w:hint="eastAsia" w:ascii="Calibri" w:hAnsi="Calibri" w:cs="宋体"/>
                </w:rPr>
                <w:delText>供接口，提供库存信息初始化</w:delText>
              </w:r>
            </w:del>
          </w:p>
          <w:p>
            <w:pPr>
              <w:rPr>
                <w:del w:id="3962" w:author="Administrator" w:date="2015-12-31T23:02:28Z"/>
                <w:rFonts w:ascii="Calibri" w:hAnsi="Calibri" w:cs="Calibri"/>
              </w:rPr>
            </w:pPr>
            <w:del w:id="3963" w:author="Administrator" w:date="2015-12-31T23:02:28Z">
              <w:r>
                <w:rPr>
                  <w:rFonts w:ascii="Calibri" w:hAnsi="Calibri" w:cs="Calibri"/>
                </w:rPr>
                <w:tab/>
              </w:r>
            </w:del>
            <w:del w:id="3964" w:author="Administrator" w:date="2015-12-31T23:02:28Z">
              <w:r>
                <w:rPr>
                  <w:rFonts w:ascii="Calibri" w:hAnsi="Calibri" w:cs="Calibri"/>
                </w:rPr>
                <w:delText xml:space="preserve"> */</w:delText>
              </w:r>
            </w:del>
          </w:p>
          <w:p>
            <w:pPr>
              <w:rPr>
                <w:rFonts w:ascii="Calibri" w:hAnsi="Calibri" w:cs="Calibri"/>
              </w:rPr>
            </w:pPr>
            <w:del w:id="3965" w:author="Administrator" w:date="2015-12-31T23:02:28Z">
              <w:r>
                <w:rPr>
                  <w:rFonts w:ascii="Calibri" w:hAnsi="Calibri" w:cs="Calibri"/>
                </w:rPr>
                <w:tab/>
              </w:r>
            </w:del>
            <w:del w:id="3966" w:author="Administrator" w:date="2015-12-31T23:02:28Z">
              <w:r>
                <w:rPr>
                  <w:rFonts w:ascii="Calibri" w:hAnsi="Calibri" w:cs="Calibri"/>
                </w:rPr>
                <w:delText>public void initStorageInfo(StorageInitVO sivo);</w:delText>
              </w:r>
            </w:del>
          </w:p>
          <w:p>
            <w:pPr>
              <w:rPr>
                <w:rFonts w:ascii="Calibri" w:hAnsi="Calibri" w:cs="Calibri"/>
              </w:rPr>
            </w:pPr>
            <w:r>
              <w:rPr>
                <w:rFonts w:ascii="Calibri" w:hAnsi="Calibri" w:cs="Calibri"/>
              </w:rPr>
              <w:t>}</w:t>
            </w:r>
          </w:p>
          <w:p>
            <w:pPr>
              <w:rPr>
                <w:rFonts w:ascii="Calibri" w:hAnsi="Calibri" w:cs="Calibri"/>
              </w:rPr>
            </w:pPr>
            <w:r>
              <w:rPr>
                <w:rFonts w:ascii="Calibri" w:hAnsi="Calibri" w:cs="Calibri"/>
              </w:rPr>
              <w:t>//</w:t>
            </w:r>
            <w:r>
              <w:rPr>
                <w:rFonts w:hint="eastAsia" w:ascii="Calibri" w:hAnsi="Calibri" w:cs="宋体"/>
              </w:rPr>
              <w:t>调用</w:t>
            </w:r>
            <w:r>
              <w:rPr>
                <w:rFonts w:ascii="Calibri" w:hAnsi="Calibri" w:cs="Calibri"/>
              </w:rPr>
              <w:t>DataService</w:t>
            </w:r>
            <w:r>
              <w:rPr>
                <w:rFonts w:hint="eastAsia" w:ascii="Calibri" w:hAnsi="Calibri" w:cs="宋体"/>
              </w:rPr>
              <w:t>层的接口</w:t>
            </w:r>
          </w:p>
          <w:p>
            <w:pPr>
              <w:rPr>
                <w:rFonts w:ascii="Calibri" w:hAnsi="Calibri" w:cs="Calibri"/>
              </w:rPr>
            </w:pPr>
            <w:r>
              <w:rPr>
                <w:rFonts w:ascii="Calibri" w:hAnsi="Calibri" w:cs="Calibri"/>
              </w:rPr>
              <w:t>public interface CommodityDataService {</w:t>
            </w:r>
          </w:p>
          <w:p>
            <w:pPr>
              <w:rPr>
                <w:rFonts w:ascii="Calibri" w:hAnsi="Calibri" w:cs="Calibri"/>
              </w:rPr>
            </w:pPr>
          </w:p>
          <w:p>
            <w:pPr>
              <w:rPr>
                <w:ins w:id="3967" w:author="Administrator" w:date="2015-12-31T23:03:23Z"/>
                <w:rFonts w:hint="eastAsia" w:ascii="Calibri" w:hAnsi="Calibri" w:cs="Calibri"/>
                <w:rPrChange w:id="3968" w:author="Administrator" w:date="2015-12-31T23:03:23Z">
                  <w:rPr>
                    <w:ins w:id="3969" w:author="Administrator" w:date="2015-12-31T23:03:23Z"/>
                    <w:rFonts w:hint="eastAsia"/>
                  </w:rPr>
                </w:rPrChange>
              </w:rPr>
            </w:pPr>
            <w:r>
              <w:rPr>
                <w:rFonts w:ascii="Calibri" w:hAnsi="Calibri" w:cs="Calibri"/>
              </w:rPr>
              <w:tab/>
            </w:r>
            <w:ins w:id="3970" w:author="Administrator" w:date="2015-12-31T23:03:23Z">
              <w:r>
                <w:rPr>
                  <w:rFonts w:hint="eastAsia" w:ascii="Calibri" w:hAnsi="Calibri" w:cs="Calibri"/>
                  <w:rPrChange w:id="3971" w:author="Administrator" w:date="2015-12-31T23:03:23Z">
                    <w:rPr>
                      <w:rFonts w:hint="eastAsia"/>
                    </w:rPr>
                  </w:rPrChange>
                </w:rPr>
                <w:t>/**</w:t>
              </w:r>
            </w:ins>
          </w:p>
          <w:p>
            <w:pPr>
              <w:rPr>
                <w:ins w:id="3973" w:author="Administrator" w:date="2015-12-31T23:03:23Z"/>
                <w:rFonts w:hint="eastAsia" w:ascii="Calibri" w:hAnsi="Calibri" w:cs="Calibri"/>
                <w:rPrChange w:id="3974" w:author="Administrator" w:date="2015-12-31T23:03:23Z">
                  <w:rPr>
                    <w:ins w:id="3975" w:author="Administrator" w:date="2015-12-31T23:03:23Z"/>
                    <w:rFonts w:hint="eastAsia"/>
                  </w:rPr>
                </w:rPrChange>
              </w:rPr>
            </w:pPr>
            <w:ins w:id="3976" w:author="Administrator" w:date="2015-12-31T23:03:23Z">
              <w:r>
                <w:rPr>
                  <w:rFonts w:hint="eastAsia" w:ascii="Calibri" w:hAnsi="Calibri" w:cs="Calibri"/>
                  <w:rPrChange w:id="3977" w:author="Administrator" w:date="2015-12-31T23:03:23Z">
                    <w:rPr>
                      <w:rFonts w:hint="eastAsia"/>
                    </w:rPr>
                  </w:rPrChange>
                </w:rPr>
                <w:tab/>
              </w:r>
            </w:ins>
            <w:ins w:id="3979" w:author="Administrator" w:date="2015-12-31T23:03:23Z">
              <w:r>
                <w:rPr>
                  <w:rFonts w:hint="eastAsia" w:ascii="Calibri" w:hAnsi="Calibri" w:cs="Calibri"/>
                  <w:rPrChange w:id="3980" w:author="Administrator" w:date="2015-12-31T23:03:23Z">
                    <w:rPr>
                      <w:rFonts w:hint="eastAsia"/>
                    </w:rPr>
                  </w:rPrChange>
                </w:rPr>
                <w:t xml:space="preserve"> * 根据id返回GoodsPO</w:t>
              </w:r>
            </w:ins>
          </w:p>
          <w:p>
            <w:pPr>
              <w:rPr>
                <w:ins w:id="3982" w:author="Administrator" w:date="2015-12-31T23:03:23Z"/>
                <w:rFonts w:hint="eastAsia" w:ascii="Calibri" w:hAnsi="Calibri" w:cs="Calibri"/>
                <w:rPrChange w:id="3983" w:author="Administrator" w:date="2015-12-31T23:03:23Z">
                  <w:rPr>
                    <w:ins w:id="3984" w:author="Administrator" w:date="2015-12-31T23:03:23Z"/>
                    <w:rFonts w:hint="eastAsia"/>
                  </w:rPr>
                </w:rPrChange>
              </w:rPr>
            </w:pPr>
            <w:ins w:id="3985" w:author="Administrator" w:date="2015-12-31T23:03:23Z">
              <w:r>
                <w:rPr>
                  <w:rFonts w:hint="eastAsia" w:ascii="Calibri" w:hAnsi="Calibri" w:cs="Calibri"/>
                  <w:rPrChange w:id="3986" w:author="Administrator" w:date="2015-12-31T23:03:23Z">
                    <w:rPr>
                      <w:rFonts w:hint="eastAsia"/>
                    </w:rPr>
                  </w:rPrChange>
                </w:rPr>
                <w:tab/>
              </w:r>
            </w:ins>
            <w:ins w:id="3988" w:author="Administrator" w:date="2015-12-31T23:03:23Z">
              <w:r>
                <w:rPr>
                  <w:rFonts w:hint="eastAsia" w:ascii="Calibri" w:hAnsi="Calibri" w:cs="Calibri"/>
                  <w:rPrChange w:id="3989" w:author="Administrator" w:date="2015-12-31T23:03:23Z">
                    <w:rPr>
                      <w:rFonts w:hint="eastAsia"/>
                    </w:rPr>
                  </w:rPrChange>
                </w:rPr>
                <w:t xml:space="preserve"> * @param id</w:t>
              </w:r>
            </w:ins>
          </w:p>
          <w:p>
            <w:pPr>
              <w:rPr>
                <w:ins w:id="3991" w:author="Administrator" w:date="2015-12-31T23:03:23Z"/>
                <w:rFonts w:hint="eastAsia" w:ascii="Calibri" w:hAnsi="Calibri" w:cs="Calibri"/>
                <w:rPrChange w:id="3992" w:author="Administrator" w:date="2015-12-31T23:03:23Z">
                  <w:rPr>
                    <w:ins w:id="3993" w:author="Administrator" w:date="2015-12-31T23:03:23Z"/>
                    <w:rFonts w:hint="eastAsia"/>
                  </w:rPr>
                </w:rPrChange>
              </w:rPr>
            </w:pPr>
            <w:ins w:id="3994" w:author="Administrator" w:date="2015-12-31T23:03:23Z">
              <w:r>
                <w:rPr>
                  <w:rFonts w:hint="eastAsia" w:ascii="Calibri" w:hAnsi="Calibri" w:cs="Calibri"/>
                  <w:rPrChange w:id="3995" w:author="Administrator" w:date="2015-12-31T23:03:23Z">
                    <w:rPr>
                      <w:rFonts w:hint="eastAsia"/>
                    </w:rPr>
                  </w:rPrChange>
                </w:rPr>
                <w:tab/>
              </w:r>
            </w:ins>
            <w:ins w:id="3997" w:author="Administrator" w:date="2015-12-31T23:03:23Z">
              <w:r>
                <w:rPr>
                  <w:rFonts w:hint="eastAsia" w:ascii="Calibri" w:hAnsi="Calibri" w:cs="Calibri"/>
                  <w:rPrChange w:id="3998" w:author="Administrator" w:date="2015-12-31T23:03:23Z">
                    <w:rPr>
                      <w:rFonts w:hint="eastAsia"/>
                    </w:rPr>
                  </w:rPrChange>
                </w:rPr>
                <w:t xml:space="preserve"> * @return</w:t>
              </w:r>
            </w:ins>
          </w:p>
          <w:p>
            <w:pPr>
              <w:rPr>
                <w:ins w:id="4000" w:author="Administrator" w:date="2015-12-31T23:03:23Z"/>
                <w:rFonts w:hint="eastAsia" w:ascii="Calibri" w:hAnsi="Calibri" w:cs="Calibri"/>
                <w:rPrChange w:id="4001" w:author="Administrator" w:date="2015-12-31T23:03:23Z">
                  <w:rPr>
                    <w:ins w:id="4002" w:author="Administrator" w:date="2015-12-31T23:03:23Z"/>
                    <w:rFonts w:hint="eastAsia"/>
                  </w:rPr>
                </w:rPrChange>
              </w:rPr>
            </w:pPr>
            <w:ins w:id="4003" w:author="Administrator" w:date="2015-12-31T23:03:23Z">
              <w:r>
                <w:rPr>
                  <w:rFonts w:hint="eastAsia" w:ascii="Calibri" w:hAnsi="Calibri" w:cs="Calibri"/>
                  <w:rPrChange w:id="4004" w:author="Administrator" w:date="2015-12-31T23:03:23Z">
                    <w:rPr>
                      <w:rFonts w:hint="eastAsia"/>
                    </w:rPr>
                  </w:rPrChange>
                </w:rPr>
                <w:tab/>
              </w:r>
            </w:ins>
            <w:ins w:id="4006" w:author="Administrator" w:date="2015-12-31T23:03:23Z">
              <w:r>
                <w:rPr>
                  <w:rFonts w:hint="eastAsia" w:ascii="Calibri" w:hAnsi="Calibri" w:cs="Calibri"/>
                  <w:rPrChange w:id="4007" w:author="Administrator" w:date="2015-12-31T23:03:23Z">
                    <w:rPr>
                      <w:rFonts w:hint="eastAsia"/>
                    </w:rPr>
                  </w:rPrChange>
                </w:rPr>
                <w:t xml:space="preserve"> * @throws RemoteException</w:t>
              </w:r>
            </w:ins>
          </w:p>
          <w:p>
            <w:pPr>
              <w:rPr>
                <w:ins w:id="4009" w:author="Administrator" w:date="2015-12-31T23:03:23Z"/>
                <w:rFonts w:hint="eastAsia" w:ascii="Calibri" w:hAnsi="Calibri" w:cs="Calibri"/>
                <w:rPrChange w:id="4010" w:author="Administrator" w:date="2015-12-31T23:03:23Z">
                  <w:rPr>
                    <w:ins w:id="4011" w:author="Administrator" w:date="2015-12-31T23:03:23Z"/>
                    <w:rFonts w:hint="eastAsia"/>
                  </w:rPr>
                </w:rPrChange>
              </w:rPr>
            </w:pPr>
            <w:ins w:id="4012" w:author="Administrator" w:date="2015-12-31T23:03:23Z">
              <w:r>
                <w:rPr>
                  <w:rFonts w:hint="eastAsia" w:ascii="Calibri" w:hAnsi="Calibri" w:cs="Calibri"/>
                  <w:rPrChange w:id="4013" w:author="Administrator" w:date="2015-12-31T23:03:23Z">
                    <w:rPr>
                      <w:rFonts w:hint="eastAsia"/>
                    </w:rPr>
                  </w:rPrChange>
                </w:rPr>
                <w:tab/>
              </w:r>
            </w:ins>
            <w:ins w:id="4015" w:author="Administrator" w:date="2015-12-31T23:03:23Z">
              <w:r>
                <w:rPr>
                  <w:rFonts w:hint="eastAsia" w:ascii="Calibri" w:hAnsi="Calibri" w:cs="Calibri"/>
                  <w:rPrChange w:id="4016" w:author="Administrator" w:date="2015-12-31T23:03:23Z">
                    <w:rPr>
                      <w:rFonts w:hint="eastAsia"/>
                    </w:rPr>
                  </w:rPrChange>
                </w:rPr>
                <w:t xml:space="preserve"> */</w:t>
              </w:r>
            </w:ins>
          </w:p>
          <w:p>
            <w:pPr>
              <w:rPr>
                <w:ins w:id="4018" w:author="Administrator" w:date="2015-12-31T23:03:23Z"/>
                <w:rFonts w:hint="eastAsia" w:ascii="Calibri" w:hAnsi="Calibri" w:cs="Calibri"/>
                <w:rPrChange w:id="4019" w:author="Administrator" w:date="2015-12-31T23:03:23Z">
                  <w:rPr>
                    <w:ins w:id="4020" w:author="Administrator" w:date="2015-12-31T23:03:23Z"/>
                    <w:rFonts w:hint="eastAsia"/>
                  </w:rPr>
                </w:rPrChange>
              </w:rPr>
            </w:pPr>
            <w:ins w:id="4021" w:author="Administrator" w:date="2015-12-31T23:03:23Z">
              <w:r>
                <w:rPr>
                  <w:rFonts w:hint="eastAsia" w:ascii="Calibri" w:hAnsi="Calibri" w:cs="Calibri"/>
                  <w:rPrChange w:id="4022" w:author="Administrator" w:date="2015-12-31T23:03:23Z">
                    <w:rPr>
                      <w:rFonts w:hint="eastAsia"/>
                    </w:rPr>
                  </w:rPrChange>
                </w:rPr>
                <w:tab/>
              </w:r>
            </w:ins>
            <w:ins w:id="4024" w:author="Administrator" w:date="2015-12-31T23:03:23Z">
              <w:r>
                <w:rPr>
                  <w:rFonts w:hint="eastAsia" w:ascii="Calibri" w:hAnsi="Calibri" w:cs="Calibri"/>
                  <w:rPrChange w:id="4025" w:author="Administrator" w:date="2015-12-31T23:03:23Z">
                    <w:rPr>
                      <w:rFonts w:hint="eastAsia"/>
                    </w:rPr>
                  </w:rPrChange>
                </w:rPr>
                <w:t>public GoodsPO findGoodsPO(String id) throws RemoteException;</w:t>
              </w:r>
            </w:ins>
          </w:p>
          <w:p>
            <w:pPr>
              <w:rPr>
                <w:ins w:id="4027" w:author="Administrator" w:date="2015-12-31T23:03:23Z"/>
                <w:rFonts w:hint="eastAsia" w:ascii="Calibri" w:hAnsi="Calibri" w:cs="Calibri"/>
                <w:rPrChange w:id="4028" w:author="Administrator" w:date="2015-12-31T23:03:23Z">
                  <w:rPr>
                    <w:ins w:id="4029" w:author="Administrator" w:date="2015-12-31T23:03:23Z"/>
                    <w:rFonts w:hint="eastAsia"/>
                  </w:rPr>
                </w:rPrChange>
              </w:rPr>
            </w:pPr>
            <w:ins w:id="4030" w:author="Administrator" w:date="2015-12-31T23:03:23Z">
              <w:r>
                <w:rPr>
                  <w:rFonts w:hint="eastAsia" w:ascii="Calibri" w:hAnsi="Calibri" w:cs="Calibri"/>
                  <w:rPrChange w:id="4031" w:author="Administrator" w:date="2015-12-31T23:03:23Z">
                    <w:rPr>
                      <w:rFonts w:hint="eastAsia"/>
                    </w:rPr>
                  </w:rPrChange>
                </w:rPr>
                <w:tab/>
              </w:r>
            </w:ins>
          </w:p>
          <w:p>
            <w:pPr>
              <w:rPr>
                <w:ins w:id="4033" w:author="Administrator" w:date="2015-12-31T23:03:23Z"/>
                <w:rFonts w:hint="eastAsia" w:ascii="Calibri" w:hAnsi="Calibri" w:cs="Calibri"/>
                <w:rPrChange w:id="4034" w:author="Administrator" w:date="2015-12-31T23:03:23Z">
                  <w:rPr>
                    <w:ins w:id="4035" w:author="Administrator" w:date="2015-12-31T23:03:23Z"/>
                    <w:rFonts w:hint="eastAsia"/>
                  </w:rPr>
                </w:rPrChange>
              </w:rPr>
            </w:pPr>
            <w:ins w:id="4036" w:author="Administrator" w:date="2015-12-31T23:03:23Z">
              <w:r>
                <w:rPr>
                  <w:rFonts w:hint="eastAsia" w:ascii="Calibri" w:hAnsi="Calibri" w:cs="Calibri"/>
                  <w:rPrChange w:id="4037" w:author="Administrator" w:date="2015-12-31T23:03:23Z">
                    <w:rPr>
                      <w:rFonts w:hint="eastAsia"/>
                    </w:rPr>
                  </w:rPrChange>
                </w:rPr>
                <w:tab/>
              </w:r>
            </w:ins>
            <w:ins w:id="4039" w:author="Administrator" w:date="2015-12-31T23:03:23Z">
              <w:r>
                <w:rPr>
                  <w:rFonts w:hint="eastAsia" w:ascii="Calibri" w:hAnsi="Calibri" w:cs="Calibri"/>
                  <w:rPrChange w:id="4040" w:author="Administrator" w:date="2015-12-31T23:03:23Z">
                    <w:rPr>
                      <w:rFonts w:hint="eastAsia"/>
                    </w:rPr>
                  </w:rPrChange>
                </w:rPr>
                <w:t>/**</w:t>
              </w:r>
            </w:ins>
          </w:p>
          <w:p>
            <w:pPr>
              <w:rPr>
                <w:ins w:id="4042" w:author="Administrator" w:date="2015-12-31T23:03:23Z"/>
                <w:rFonts w:hint="eastAsia" w:ascii="Calibri" w:hAnsi="Calibri" w:cs="Calibri"/>
                <w:rPrChange w:id="4043" w:author="Administrator" w:date="2015-12-31T23:03:23Z">
                  <w:rPr>
                    <w:ins w:id="4044" w:author="Administrator" w:date="2015-12-31T23:03:23Z"/>
                    <w:rFonts w:hint="eastAsia"/>
                  </w:rPr>
                </w:rPrChange>
              </w:rPr>
            </w:pPr>
            <w:ins w:id="4045" w:author="Administrator" w:date="2015-12-31T23:03:23Z">
              <w:r>
                <w:rPr>
                  <w:rFonts w:hint="eastAsia" w:ascii="Calibri" w:hAnsi="Calibri" w:cs="Calibri"/>
                  <w:rPrChange w:id="4046" w:author="Administrator" w:date="2015-12-31T23:03:23Z">
                    <w:rPr>
                      <w:rFonts w:hint="eastAsia"/>
                    </w:rPr>
                  </w:rPrChange>
                </w:rPr>
                <w:tab/>
              </w:r>
            </w:ins>
            <w:ins w:id="4048" w:author="Administrator" w:date="2015-12-31T23:03:23Z">
              <w:r>
                <w:rPr>
                  <w:rFonts w:hint="eastAsia" w:ascii="Calibri" w:hAnsi="Calibri" w:cs="Calibri"/>
                  <w:rPrChange w:id="4049" w:author="Administrator" w:date="2015-12-31T23:03:23Z">
                    <w:rPr>
                      <w:rFonts w:hint="eastAsia"/>
                    </w:rPr>
                  </w:rPrChange>
                </w:rPr>
                <w:t xml:space="preserve"> * 根据type返回一组GoodsPO</w:t>
              </w:r>
            </w:ins>
          </w:p>
          <w:p>
            <w:pPr>
              <w:rPr>
                <w:ins w:id="4051" w:author="Administrator" w:date="2015-12-31T23:03:23Z"/>
                <w:rFonts w:hint="eastAsia" w:ascii="Calibri" w:hAnsi="Calibri" w:cs="Calibri"/>
                <w:rPrChange w:id="4052" w:author="Administrator" w:date="2015-12-31T23:03:23Z">
                  <w:rPr>
                    <w:ins w:id="4053" w:author="Administrator" w:date="2015-12-31T23:03:23Z"/>
                    <w:rFonts w:hint="eastAsia"/>
                  </w:rPr>
                </w:rPrChange>
              </w:rPr>
            </w:pPr>
            <w:ins w:id="4054" w:author="Administrator" w:date="2015-12-31T23:03:23Z">
              <w:r>
                <w:rPr>
                  <w:rFonts w:hint="eastAsia" w:ascii="Calibri" w:hAnsi="Calibri" w:cs="Calibri"/>
                  <w:rPrChange w:id="4055" w:author="Administrator" w:date="2015-12-31T23:03:23Z">
                    <w:rPr>
                      <w:rFonts w:hint="eastAsia"/>
                    </w:rPr>
                  </w:rPrChange>
                </w:rPr>
                <w:tab/>
              </w:r>
            </w:ins>
            <w:ins w:id="4057" w:author="Administrator" w:date="2015-12-31T23:03:23Z">
              <w:r>
                <w:rPr>
                  <w:rFonts w:hint="eastAsia" w:ascii="Calibri" w:hAnsi="Calibri" w:cs="Calibri"/>
                  <w:rPrChange w:id="4058" w:author="Administrator" w:date="2015-12-31T23:03:23Z">
                    <w:rPr>
                      <w:rFonts w:hint="eastAsia"/>
                    </w:rPr>
                  </w:rPrChange>
                </w:rPr>
                <w:t xml:space="preserve"> * @param type</w:t>
              </w:r>
            </w:ins>
          </w:p>
          <w:p>
            <w:pPr>
              <w:rPr>
                <w:ins w:id="4060" w:author="Administrator" w:date="2015-12-31T23:03:23Z"/>
                <w:rFonts w:hint="eastAsia" w:ascii="Calibri" w:hAnsi="Calibri" w:cs="Calibri"/>
                <w:rPrChange w:id="4061" w:author="Administrator" w:date="2015-12-31T23:03:23Z">
                  <w:rPr>
                    <w:ins w:id="4062" w:author="Administrator" w:date="2015-12-31T23:03:23Z"/>
                    <w:rFonts w:hint="eastAsia"/>
                  </w:rPr>
                </w:rPrChange>
              </w:rPr>
            </w:pPr>
            <w:ins w:id="4063" w:author="Administrator" w:date="2015-12-31T23:03:23Z">
              <w:r>
                <w:rPr>
                  <w:rFonts w:hint="eastAsia" w:ascii="Calibri" w:hAnsi="Calibri" w:cs="Calibri"/>
                  <w:rPrChange w:id="4064" w:author="Administrator" w:date="2015-12-31T23:03:23Z">
                    <w:rPr>
                      <w:rFonts w:hint="eastAsia"/>
                    </w:rPr>
                  </w:rPrChange>
                </w:rPr>
                <w:tab/>
              </w:r>
            </w:ins>
            <w:ins w:id="4066" w:author="Administrator" w:date="2015-12-31T23:03:23Z">
              <w:r>
                <w:rPr>
                  <w:rFonts w:hint="eastAsia" w:ascii="Calibri" w:hAnsi="Calibri" w:cs="Calibri"/>
                  <w:rPrChange w:id="4067" w:author="Administrator" w:date="2015-12-31T23:03:23Z">
                    <w:rPr>
                      <w:rFonts w:hint="eastAsia"/>
                    </w:rPr>
                  </w:rPrChange>
                </w:rPr>
                <w:t xml:space="preserve"> * @return</w:t>
              </w:r>
            </w:ins>
          </w:p>
          <w:p>
            <w:pPr>
              <w:rPr>
                <w:ins w:id="4069" w:author="Administrator" w:date="2015-12-31T23:03:23Z"/>
                <w:rFonts w:hint="eastAsia" w:ascii="Calibri" w:hAnsi="Calibri" w:cs="Calibri"/>
                <w:rPrChange w:id="4070" w:author="Administrator" w:date="2015-12-31T23:03:23Z">
                  <w:rPr>
                    <w:ins w:id="4071" w:author="Administrator" w:date="2015-12-31T23:03:23Z"/>
                    <w:rFonts w:hint="eastAsia"/>
                  </w:rPr>
                </w:rPrChange>
              </w:rPr>
            </w:pPr>
            <w:ins w:id="4072" w:author="Administrator" w:date="2015-12-31T23:03:23Z">
              <w:r>
                <w:rPr>
                  <w:rFonts w:hint="eastAsia" w:ascii="Calibri" w:hAnsi="Calibri" w:cs="Calibri"/>
                  <w:rPrChange w:id="4073" w:author="Administrator" w:date="2015-12-31T23:03:23Z">
                    <w:rPr>
                      <w:rFonts w:hint="eastAsia"/>
                    </w:rPr>
                  </w:rPrChange>
                </w:rPr>
                <w:tab/>
              </w:r>
            </w:ins>
            <w:ins w:id="4075" w:author="Administrator" w:date="2015-12-31T23:03:23Z">
              <w:r>
                <w:rPr>
                  <w:rFonts w:hint="eastAsia" w:ascii="Calibri" w:hAnsi="Calibri" w:cs="Calibri"/>
                  <w:rPrChange w:id="4076" w:author="Administrator" w:date="2015-12-31T23:03:23Z">
                    <w:rPr>
                      <w:rFonts w:hint="eastAsia"/>
                    </w:rPr>
                  </w:rPrChange>
                </w:rPr>
                <w:t xml:space="preserve"> * @throws RemoteException</w:t>
              </w:r>
            </w:ins>
          </w:p>
          <w:p>
            <w:pPr>
              <w:rPr>
                <w:ins w:id="4078" w:author="Administrator" w:date="2015-12-31T23:03:23Z"/>
                <w:rFonts w:hint="eastAsia" w:ascii="Calibri" w:hAnsi="Calibri" w:cs="Calibri"/>
                <w:rPrChange w:id="4079" w:author="Administrator" w:date="2015-12-31T23:03:23Z">
                  <w:rPr>
                    <w:ins w:id="4080" w:author="Administrator" w:date="2015-12-31T23:03:23Z"/>
                    <w:rFonts w:hint="eastAsia"/>
                  </w:rPr>
                </w:rPrChange>
              </w:rPr>
            </w:pPr>
            <w:ins w:id="4081" w:author="Administrator" w:date="2015-12-31T23:03:23Z">
              <w:r>
                <w:rPr>
                  <w:rFonts w:hint="eastAsia" w:ascii="Calibri" w:hAnsi="Calibri" w:cs="Calibri"/>
                  <w:rPrChange w:id="4082" w:author="Administrator" w:date="2015-12-31T23:03:23Z">
                    <w:rPr>
                      <w:rFonts w:hint="eastAsia"/>
                    </w:rPr>
                  </w:rPrChange>
                </w:rPr>
                <w:tab/>
              </w:r>
            </w:ins>
            <w:ins w:id="4084" w:author="Administrator" w:date="2015-12-31T23:03:23Z">
              <w:r>
                <w:rPr>
                  <w:rFonts w:hint="eastAsia" w:ascii="Calibri" w:hAnsi="Calibri" w:cs="Calibri"/>
                  <w:rPrChange w:id="4085" w:author="Administrator" w:date="2015-12-31T23:03:23Z">
                    <w:rPr>
                      <w:rFonts w:hint="eastAsia"/>
                    </w:rPr>
                  </w:rPrChange>
                </w:rPr>
                <w:t xml:space="preserve"> */</w:t>
              </w:r>
            </w:ins>
          </w:p>
          <w:p>
            <w:pPr>
              <w:rPr>
                <w:ins w:id="4087" w:author="Administrator" w:date="2015-12-31T23:03:23Z"/>
                <w:rFonts w:hint="eastAsia" w:ascii="Calibri" w:hAnsi="Calibri" w:cs="Calibri"/>
                <w:rPrChange w:id="4088" w:author="Administrator" w:date="2015-12-31T23:03:23Z">
                  <w:rPr>
                    <w:ins w:id="4089" w:author="Administrator" w:date="2015-12-31T23:03:23Z"/>
                    <w:rFonts w:hint="eastAsia"/>
                  </w:rPr>
                </w:rPrChange>
              </w:rPr>
            </w:pPr>
            <w:ins w:id="4090" w:author="Administrator" w:date="2015-12-31T23:03:23Z">
              <w:r>
                <w:rPr>
                  <w:rFonts w:hint="eastAsia" w:ascii="Calibri" w:hAnsi="Calibri" w:cs="Calibri"/>
                  <w:rPrChange w:id="4091" w:author="Administrator" w:date="2015-12-31T23:03:23Z">
                    <w:rPr>
                      <w:rFonts w:hint="eastAsia"/>
                    </w:rPr>
                  </w:rPrChange>
                </w:rPr>
                <w:tab/>
              </w:r>
            </w:ins>
            <w:ins w:id="4093" w:author="Administrator" w:date="2015-12-31T23:03:23Z">
              <w:r>
                <w:rPr>
                  <w:rFonts w:hint="eastAsia" w:ascii="Calibri" w:hAnsi="Calibri" w:cs="Calibri"/>
                  <w:rPrChange w:id="4094" w:author="Administrator" w:date="2015-12-31T23:03:23Z">
                    <w:rPr>
                      <w:rFonts w:hint="eastAsia"/>
                    </w:rPr>
                  </w:rPrChange>
                </w:rPr>
                <w:t>public ArrayList&lt;GoodsPO&gt; finds(GoodsType type) throws RemoteException;</w:t>
              </w:r>
            </w:ins>
          </w:p>
          <w:p>
            <w:pPr>
              <w:rPr>
                <w:ins w:id="4096" w:author="Administrator" w:date="2015-12-31T23:03:23Z"/>
                <w:rFonts w:hint="eastAsia" w:ascii="Calibri" w:hAnsi="Calibri" w:cs="Calibri"/>
                <w:rPrChange w:id="4097" w:author="Administrator" w:date="2015-12-31T23:03:23Z">
                  <w:rPr>
                    <w:ins w:id="4098" w:author="Administrator" w:date="2015-12-31T23:03:23Z"/>
                    <w:rFonts w:hint="eastAsia"/>
                  </w:rPr>
                </w:rPrChange>
              </w:rPr>
            </w:pPr>
            <w:ins w:id="4099" w:author="Administrator" w:date="2015-12-31T23:03:23Z">
              <w:r>
                <w:rPr>
                  <w:rFonts w:hint="eastAsia" w:ascii="Calibri" w:hAnsi="Calibri" w:cs="Calibri"/>
                  <w:rPrChange w:id="4100" w:author="Administrator" w:date="2015-12-31T23:03:23Z">
                    <w:rPr>
                      <w:rFonts w:hint="eastAsia"/>
                    </w:rPr>
                  </w:rPrChange>
                </w:rPr>
                <w:tab/>
              </w:r>
            </w:ins>
          </w:p>
          <w:p>
            <w:pPr>
              <w:rPr>
                <w:ins w:id="4102" w:author="Administrator" w:date="2015-12-31T23:03:23Z"/>
                <w:rFonts w:hint="eastAsia" w:ascii="Calibri" w:hAnsi="Calibri" w:cs="Calibri"/>
                <w:rPrChange w:id="4103" w:author="Administrator" w:date="2015-12-31T23:03:23Z">
                  <w:rPr>
                    <w:ins w:id="4104" w:author="Administrator" w:date="2015-12-31T23:03:23Z"/>
                    <w:rFonts w:hint="eastAsia"/>
                  </w:rPr>
                </w:rPrChange>
              </w:rPr>
            </w:pPr>
            <w:ins w:id="4105" w:author="Administrator" w:date="2015-12-31T23:03:23Z">
              <w:r>
                <w:rPr>
                  <w:rFonts w:hint="eastAsia" w:ascii="Calibri" w:hAnsi="Calibri" w:cs="Calibri"/>
                  <w:rPrChange w:id="4106" w:author="Administrator" w:date="2015-12-31T23:03:23Z">
                    <w:rPr>
                      <w:rFonts w:hint="eastAsia"/>
                    </w:rPr>
                  </w:rPrChange>
                </w:rPr>
                <w:tab/>
              </w:r>
            </w:ins>
            <w:ins w:id="4108" w:author="Administrator" w:date="2015-12-31T23:03:23Z">
              <w:r>
                <w:rPr>
                  <w:rFonts w:hint="eastAsia" w:ascii="Calibri" w:hAnsi="Calibri" w:cs="Calibri"/>
                  <w:rPrChange w:id="4109" w:author="Administrator" w:date="2015-12-31T23:03:23Z">
                    <w:rPr>
                      <w:rFonts w:hint="eastAsia"/>
                    </w:rPr>
                  </w:rPrChange>
                </w:rPr>
                <w:t>/**</w:t>
              </w:r>
            </w:ins>
          </w:p>
          <w:p>
            <w:pPr>
              <w:rPr>
                <w:ins w:id="4111" w:author="Administrator" w:date="2015-12-31T23:03:23Z"/>
                <w:rFonts w:hint="eastAsia" w:ascii="Calibri" w:hAnsi="Calibri" w:cs="Calibri"/>
                <w:rPrChange w:id="4112" w:author="Administrator" w:date="2015-12-31T23:03:23Z">
                  <w:rPr>
                    <w:ins w:id="4113" w:author="Administrator" w:date="2015-12-31T23:03:23Z"/>
                    <w:rFonts w:hint="eastAsia"/>
                  </w:rPr>
                </w:rPrChange>
              </w:rPr>
            </w:pPr>
            <w:ins w:id="4114" w:author="Administrator" w:date="2015-12-31T23:03:23Z">
              <w:r>
                <w:rPr>
                  <w:rFonts w:hint="eastAsia" w:ascii="Calibri" w:hAnsi="Calibri" w:cs="Calibri"/>
                  <w:rPrChange w:id="4115" w:author="Administrator" w:date="2015-12-31T23:03:23Z">
                    <w:rPr>
                      <w:rFonts w:hint="eastAsia"/>
                    </w:rPr>
                  </w:rPrChange>
                </w:rPr>
                <w:tab/>
              </w:r>
            </w:ins>
            <w:ins w:id="4117" w:author="Administrator" w:date="2015-12-31T23:03:23Z">
              <w:r>
                <w:rPr>
                  <w:rFonts w:hint="eastAsia" w:ascii="Calibri" w:hAnsi="Calibri" w:cs="Calibri"/>
                  <w:rPrChange w:id="4118" w:author="Administrator" w:date="2015-12-31T23:03:23Z">
                    <w:rPr>
                      <w:rFonts w:hint="eastAsia"/>
                    </w:rPr>
                  </w:rPrChange>
                </w:rPr>
                <w:t xml:space="preserve"> * 返回所有GoodsPO</w:t>
              </w:r>
            </w:ins>
          </w:p>
          <w:p>
            <w:pPr>
              <w:rPr>
                <w:ins w:id="4120" w:author="Administrator" w:date="2015-12-31T23:03:23Z"/>
                <w:rFonts w:hint="eastAsia" w:ascii="Calibri" w:hAnsi="Calibri" w:cs="Calibri"/>
                <w:rPrChange w:id="4121" w:author="Administrator" w:date="2015-12-31T23:03:23Z">
                  <w:rPr>
                    <w:ins w:id="4122" w:author="Administrator" w:date="2015-12-31T23:03:23Z"/>
                    <w:rFonts w:hint="eastAsia"/>
                  </w:rPr>
                </w:rPrChange>
              </w:rPr>
            </w:pPr>
            <w:ins w:id="4123" w:author="Administrator" w:date="2015-12-31T23:03:23Z">
              <w:r>
                <w:rPr>
                  <w:rFonts w:hint="eastAsia" w:ascii="Calibri" w:hAnsi="Calibri" w:cs="Calibri"/>
                  <w:rPrChange w:id="4124" w:author="Administrator" w:date="2015-12-31T23:03:23Z">
                    <w:rPr>
                      <w:rFonts w:hint="eastAsia"/>
                    </w:rPr>
                  </w:rPrChange>
                </w:rPr>
                <w:tab/>
              </w:r>
            </w:ins>
            <w:ins w:id="4126" w:author="Administrator" w:date="2015-12-31T23:03:23Z">
              <w:r>
                <w:rPr>
                  <w:rFonts w:hint="eastAsia" w:ascii="Calibri" w:hAnsi="Calibri" w:cs="Calibri"/>
                  <w:rPrChange w:id="4127" w:author="Administrator" w:date="2015-12-31T23:03:23Z">
                    <w:rPr>
                      <w:rFonts w:hint="eastAsia"/>
                    </w:rPr>
                  </w:rPrChange>
                </w:rPr>
                <w:t xml:space="preserve"> * @return</w:t>
              </w:r>
            </w:ins>
          </w:p>
          <w:p>
            <w:pPr>
              <w:rPr>
                <w:ins w:id="4129" w:author="Administrator" w:date="2015-12-31T23:03:23Z"/>
                <w:rFonts w:hint="eastAsia" w:ascii="Calibri" w:hAnsi="Calibri" w:cs="Calibri"/>
                <w:rPrChange w:id="4130" w:author="Administrator" w:date="2015-12-31T23:03:23Z">
                  <w:rPr>
                    <w:ins w:id="4131" w:author="Administrator" w:date="2015-12-31T23:03:23Z"/>
                    <w:rFonts w:hint="eastAsia"/>
                  </w:rPr>
                </w:rPrChange>
              </w:rPr>
            </w:pPr>
            <w:ins w:id="4132" w:author="Administrator" w:date="2015-12-31T23:03:23Z">
              <w:r>
                <w:rPr>
                  <w:rFonts w:hint="eastAsia" w:ascii="Calibri" w:hAnsi="Calibri" w:cs="Calibri"/>
                  <w:rPrChange w:id="4133" w:author="Administrator" w:date="2015-12-31T23:03:23Z">
                    <w:rPr>
                      <w:rFonts w:hint="eastAsia"/>
                    </w:rPr>
                  </w:rPrChange>
                </w:rPr>
                <w:tab/>
              </w:r>
            </w:ins>
            <w:ins w:id="4135" w:author="Administrator" w:date="2015-12-31T23:03:23Z">
              <w:r>
                <w:rPr>
                  <w:rFonts w:hint="eastAsia" w:ascii="Calibri" w:hAnsi="Calibri" w:cs="Calibri"/>
                  <w:rPrChange w:id="4136" w:author="Administrator" w:date="2015-12-31T23:03:23Z">
                    <w:rPr>
                      <w:rFonts w:hint="eastAsia"/>
                    </w:rPr>
                  </w:rPrChange>
                </w:rPr>
                <w:t xml:space="preserve"> * @throws RemoteException</w:t>
              </w:r>
            </w:ins>
          </w:p>
          <w:p>
            <w:pPr>
              <w:rPr>
                <w:ins w:id="4138" w:author="Administrator" w:date="2015-12-31T23:03:23Z"/>
                <w:rFonts w:hint="eastAsia" w:ascii="Calibri" w:hAnsi="Calibri" w:cs="Calibri"/>
                <w:rPrChange w:id="4139" w:author="Administrator" w:date="2015-12-31T23:03:23Z">
                  <w:rPr>
                    <w:ins w:id="4140" w:author="Administrator" w:date="2015-12-31T23:03:23Z"/>
                    <w:rFonts w:hint="eastAsia"/>
                  </w:rPr>
                </w:rPrChange>
              </w:rPr>
            </w:pPr>
            <w:ins w:id="4141" w:author="Administrator" w:date="2015-12-31T23:03:23Z">
              <w:r>
                <w:rPr>
                  <w:rFonts w:hint="eastAsia" w:ascii="Calibri" w:hAnsi="Calibri" w:cs="Calibri"/>
                  <w:rPrChange w:id="4142" w:author="Administrator" w:date="2015-12-31T23:03:23Z">
                    <w:rPr>
                      <w:rFonts w:hint="eastAsia"/>
                    </w:rPr>
                  </w:rPrChange>
                </w:rPr>
                <w:tab/>
              </w:r>
            </w:ins>
            <w:ins w:id="4144" w:author="Administrator" w:date="2015-12-31T23:03:23Z">
              <w:r>
                <w:rPr>
                  <w:rFonts w:hint="eastAsia" w:ascii="Calibri" w:hAnsi="Calibri" w:cs="Calibri"/>
                  <w:rPrChange w:id="4145" w:author="Administrator" w:date="2015-12-31T23:03:23Z">
                    <w:rPr>
                      <w:rFonts w:hint="eastAsia"/>
                    </w:rPr>
                  </w:rPrChange>
                </w:rPr>
                <w:t xml:space="preserve"> */</w:t>
              </w:r>
            </w:ins>
          </w:p>
          <w:p>
            <w:pPr>
              <w:rPr>
                <w:ins w:id="4147" w:author="Administrator" w:date="2015-12-31T23:03:23Z"/>
                <w:rFonts w:hint="eastAsia" w:ascii="Calibri" w:hAnsi="Calibri" w:cs="Calibri"/>
                <w:rPrChange w:id="4148" w:author="Administrator" w:date="2015-12-31T23:03:23Z">
                  <w:rPr>
                    <w:ins w:id="4149" w:author="Administrator" w:date="2015-12-31T23:03:23Z"/>
                    <w:rFonts w:hint="eastAsia"/>
                  </w:rPr>
                </w:rPrChange>
              </w:rPr>
            </w:pPr>
            <w:ins w:id="4150" w:author="Administrator" w:date="2015-12-31T23:03:23Z">
              <w:r>
                <w:rPr>
                  <w:rFonts w:hint="eastAsia" w:ascii="Calibri" w:hAnsi="Calibri" w:cs="Calibri"/>
                  <w:rPrChange w:id="4151" w:author="Administrator" w:date="2015-12-31T23:03:23Z">
                    <w:rPr>
                      <w:rFonts w:hint="eastAsia"/>
                    </w:rPr>
                  </w:rPrChange>
                </w:rPr>
                <w:tab/>
              </w:r>
            </w:ins>
            <w:ins w:id="4153" w:author="Administrator" w:date="2015-12-31T23:03:23Z">
              <w:r>
                <w:rPr>
                  <w:rFonts w:hint="eastAsia" w:ascii="Calibri" w:hAnsi="Calibri" w:cs="Calibri"/>
                  <w:rPrChange w:id="4154" w:author="Administrator" w:date="2015-12-31T23:03:23Z">
                    <w:rPr>
                      <w:rFonts w:hint="eastAsia"/>
                    </w:rPr>
                  </w:rPrChange>
                </w:rPr>
                <w:t>public ArrayList&lt;GoodsPO&gt; finds() throws RemoteException;</w:t>
              </w:r>
            </w:ins>
          </w:p>
          <w:p>
            <w:pPr>
              <w:rPr>
                <w:ins w:id="4156" w:author="Administrator" w:date="2015-12-31T23:03:23Z"/>
                <w:rFonts w:hint="eastAsia" w:ascii="Calibri" w:hAnsi="Calibri" w:cs="Calibri"/>
                <w:rPrChange w:id="4157" w:author="Administrator" w:date="2015-12-31T23:03:23Z">
                  <w:rPr>
                    <w:ins w:id="4158" w:author="Administrator" w:date="2015-12-31T23:03:23Z"/>
                    <w:rFonts w:hint="eastAsia"/>
                  </w:rPr>
                </w:rPrChange>
              </w:rPr>
            </w:pPr>
            <w:ins w:id="4159" w:author="Administrator" w:date="2015-12-31T23:03:23Z">
              <w:r>
                <w:rPr>
                  <w:rFonts w:hint="eastAsia" w:ascii="Calibri" w:hAnsi="Calibri" w:cs="Calibri"/>
                  <w:rPrChange w:id="4160" w:author="Administrator" w:date="2015-12-31T23:03:23Z">
                    <w:rPr>
                      <w:rFonts w:hint="eastAsia"/>
                    </w:rPr>
                  </w:rPrChange>
                </w:rPr>
                <w:tab/>
              </w:r>
            </w:ins>
          </w:p>
          <w:p>
            <w:pPr>
              <w:rPr>
                <w:ins w:id="4162" w:author="Administrator" w:date="2015-12-31T23:03:23Z"/>
                <w:rFonts w:hint="eastAsia" w:ascii="Calibri" w:hAnsi="Calibri" w:cs="Calibri"/>
                <w:rPrChange w:id="4163" w:author="Administrator" w:date="2015-12-31T23:03:23Z">
                  <w:rPr>
                    <w:ins w:id="4164" w:author="Administrator" w:date="2015-12-31T23:03:23Z"/>
                    <w:rFonts w:hint="eastAsia"/>
                  </w:rPr>
                </w:rPrChange>
              </w:rPr>
            </w:pPr>
            <w:ins w:id="4165" w:author="Administrator" w:date="2015-12-31T23:03:23Z">
              <w:r>
                <w:rPr>
                  <w:rFonts w:hint="eastAsia" w:ascii="Calibri" w:hAnsi="Calibri" w:cs="Calibri"/>
                  <w:rPrChange w:id="4166" w:author="Administrator" w:date="2015-12-31T23:03:23Z">
                    <w:rPr>
                      <w:rFonts w:hint="eastAsia"/>
                    </w:rPr>
                  </w:rPrChange>
                </w:rPr>
                <w:tab/>
              </w:r>
            </w:ins>
            <w:ins w:id="4168" w:author="Administrator" w:date="2015-12-31T23:03:23Z">
              <w:r>
                <w:rPr>
                  <w:rFonts w:hint="eastAsia" w:ascii="Calibri" w:hAnsi="Calibri" w:cs="Calibri"/>
                  <w:rPrChange w:id="4169" w:author="Administrator" w:date="2015-12-31T23:03:23Z">
                    <w:rPr>
                      <w:rFonts w:hint="eastAsia"/>
                    </w:rPr>
                  </w:rPrChange>
                </w:rPr>
                <w:t>/**</w:t>
              </w:r>
            </w:ins>
          </w:p>
          <w:p>
            <w:pPr>
              <w:rPr>
                <w:ins w:id="4171" w:author="Administrator" w:date="2015-12-31T23:03:23Z"/>
                <w:rFonts w:hint="eastAsia" w:ascii="Calibri" w:hAnsi="Calibri" w:cs="Calibri"/>
                <w:rPrChange w:id="4172" w:author="Administrator" w:date="2015-12-31T23:03:23Z">
                  <w:rPr>
                    <w:ins w:id="4173" w:author="Administrator" w:date="2015-12-31T23:03:23Z"/>
                    <w:rFonts w:hint="eastAsia"/>
                  </w:rPr>
                </w:rPrChange>
              </w:rPr>
            </w:pPr>
            <w:ins w:id="4174" w:author="Administrator" w:date="2015-12-31T23:03:23Z">
              <w:r>
                <w:rPr>
                  <w:rFonts w:hint="eastAsia" w:ascii="Calibri" w:hAnsi="Calibri" w:cs="Calibri"/>
                  <w:rPrChange w:id="4175" w:author="Administrator" w:date="2015-12-31T23:03:23Z">
                    <w:rPr>
                      <w:rFonts w:hint="eastAsia"/>
                    </w:rPr>
                  </w:rPrChange>
                </w:rPr>
                <w:tab/>
              </w:r>
            </w:ins>
            <w:ins w:id="4177" w:author="Administrator" w:date="2015-12-31T23:03:23Z">
              <w:r>
                <w:rPr>
                  <w:rFonts w:hint="eastAsia" w:ascii="Calibri" w:hAnsi="Calibri" w:cs="Calibri"/>
                  <w:rPrChange w:id="4178" w:author="Administrator" w:date="2015-12-31T23:03:23Z">
                    <w:rPr>
                      <w:rFonts w:hint="eastAsia"/>
                    </w:rPr>
                  </w:rPrChange>
                </w:rPr>
                <w:t xml:space="preserve"> * 在数据库中增加一个GoodsPO记录</w:t>
              </w:r>
            </w:ins>
          </w:p>
          <w:p>
            <w:pPr>
              <w:rPr>
                <w:ins w:id="4180" w:author="Administrator" w:date="2015-12-31T23:03:23Z"/>
                <w:rFonts w:hint="eastAsia" w:ascii="Calibri" w:hAnsi="Calibri" w:cs="Calibri"/>
                <w:rPrChange w:id="4181" w:author="Administrator" w:date="2015-12-31T23:03:23Z">
                  <w:rPr>
                    <w:ins w:id="4182" w:author="Administrator" w:date="2015-12-31T23:03:23Z"/>
                    <w:rFonts w:hint="eastAsia"/>
                  </w:rPr>
                </w:rPrChange>
              </w:rPr>
            </w:pPr>
            <w:ins w:id="4183" w:author="Administrator" w:date="2015-12-31T23:03:23Z">
              <w:r>
                <w:rPr>
                  <w:rFonts w:hint="eastAsia" w:ascii="Calibri" w:hAnsi="Calibri" w:cs="Calibri"/>
                  <w:rPrChange w:id="4184" w:author="Administrator" w:date="2015-12-31T23:03:23Z">
                    <w:rPr>
                      <w:rFonts w:hint="eastAsia"/>
                    </w:rPr>
                  </w:rPrChange>
                </w:rPr>
                <w:tab/>
              </w:r>
            </w:ins>
            <w:ins w:id="4186" w:author="Administrator" w:date="2015-12-31T23:03:23Z">
              <w:r>
                <w:rPr>
                  <w:rFonts w:hint="eastAsia" w:ascii="Calibri" w:hAnsi="Calibri" w:cs="Calibri"/>
                  <w:rPrChange w:id="4187" w:author="Administrator" w:date="2015-12-31T23:03:23Z">
                    <w:rPr>
                      <w:rFonts w:hint="eastAsia"/>
                    </w:rPr>
                  </w:rPrChange>
                </w:rPr>
                <w:t xml:space="preserve"> * @param gpo</w:t>
              </w:r>
            </w:ins>
          </w:p>
          <w:p>
            <w:pPr>
              <w:rPr>
                <w:ins w:id="4189" w:author="Administrator" w:date="2015-12-31T23:03:23Z"/>
                <w:rFonts w:hint="eastAsia" w:ascii="Calibri" w:hAnsi="Calibri" w:cs="Calibri"/>
                <w:rPrChange w:id="4190" w:author="Administrator" w:date="2015-12-31T23:03:23Z">
                  <w:rPr>
                    <w:ins w:id="4191" w:author="Administrator" w:date="2015-12-31T23:03:23Z"/>
                    <w:rFonts w:hint="eastAsia"/>
                  </w:rPr>
                </w:rPrChange>
              </w:rPr>
            </w:pPr>
            <w:ins w:id="4192" w:author="Administrator" w:date="2015-12-31T23:03:23Z">
              <w:r>
                <w:rPr>
                  <w:rFonts w:hint="eastAsia" w:ascii="Calibri" w:hAnsi="Calibri" w:cs="Calibri"/>
                  <w:rPrChange w:id="4193" w:author="Administrator" w:date="2015-12-31T23:03:23Z">
                    <w:rPr>
                      <w:rFonts w:hint="eastAsia"/>
                    </w:rPr>
                  </w:rPrChange>
                </w:rPr>
                <w:tab/>
              </w:r>
            </w:ins>
            <w:ins w:id="4195" w:author="Administrator" w:date="2015-12-31T23:03:23Z">
              <w:r>
                <w:rPr>
                  <w:rFonts w:hint="eastAsia" w:ascii="Calibri" w:hAnsi="Calibri" w:cs="Calibri"/>
                  <w:rPrChange w:id="4196" w:author="Administrator" w:date="2015-12-31T23:03:23Z">
                    <w:rPr>
                      <w:rFonts w:hint="eastAsia"/>
                    </w:rPr>
                  </w:rPrChange>
                </w:rPr>
                <w:t xml:space="preserve"> * @throws RemoteException</w:t>
              </w:r>
            </w:ins>
          </w:p>
          <w:p>
            <w:pPr>
              <w:rPr>
                <w:ins w:id="4198" w:author="Administrator" w:date="2015-12-31T23:03:23Z"/>
                <w:rFonts w:hint="eastAsia" w:ascii="Calibri" w:hAnsi="Calibri" w:cs="Calibri"/>
                <w:rPrChange w:id="4199" w:author="Administrator" w:date="2015-12-31T23:03:23Z">
                  <w:rPr>
                    <w:ins w:id="4200" w:author="Administrator" w:date="2015-12-31T23:03:23Z"/>
                    <w:rFonts w:hint="eastAsia"/>
                  </w:rPr>
                </w:rPrChange>
              </w:rPr>
            </w:pPr>
            <w:ins w:id="4201" w:author="Administrator" w:date="2015-12-31T23:03:23Z">
              <w:r>
                <w:rPr>
                  <w:rFonts w:hint="eastAsia" w:ascii="Calibri" w:hAnsi="Calibri" w:cs="Calibri"/>
                  <w:rPrChange w:id="4202" w:author="Administrator" w:date="2015-12-31T23:03:23Z">
                    <w:rPr>
                      <w:rFonts w:hint="eastAsia"/>
                    </w:rPr>
                  </w:rPrChange>
                </w:rPr>
                <w:tab/>
              </w:r>
            </w:ins>
            <w:ins w:id="4204" w:author="Administrator" w:date="2015-12-31T23:03:23Z">
              <w:r>
                <w:rPr>
                  <w:rFonts w:hint="eastAsia" w:ascii="Calibri" w:hAnsi="Calibri" w:cs="Calibri"/>
                  <w:rPrChange w:id="4205" w:author="Administrator" w:date="2015-12-31T23:03:23Z">
                    <w:rPr>
                      <w:rFonts w:hint="eastAsia"/>
                    </w:rPr>
                  </w:rPrChange>
                </w:rPr>
                <w:t xml:space="preserve"> */</w:t>
              </w:r>
            </w:ins>
          </w:p>
          <w:p>
            <w:pPr>
              <w:rPr>
                <w:ins w:id="4207" w:author="Administrator" w:date="2015-12-31T23:03:23Z"/>
                <w:rFonts w:hint="eastAsia" w:ascii="Calibri" w:hAnsi="Calibri" w:cs="Calibri"/>
                <w:rPrChange w:id="4208" w:author="Administrator" w:date="2015-12-31T23:03:23Z">
                  <w:rPr>
                    <w:ins w:id="4209" w:author="Administrator" w:date="2015-12-31T23:03:23Z"/>
                    <w:rFonts w:hint="eastAsia"/>
                  </w:rPr>
                </w:rPrChange>
              </w:rPr>
            </w:pPr>
            <w:ins w:id="4210" w:author="Administrator" w:date="2015-12-31T23:03:23Z">
              <w:r>
                <w:rPr>
                  <w:rFonts w:hint="eastAsia" w:ascii="Calibri" w:hAnsi="Calibri" w:cs="Calibri"/>
                  <w:rPrChange w:id="4211" w:author="Administrator" w:date="2015-12-31T23:03:23Z">
                    <w:rPr>
                      <w:rFonts w:hint="eastAsia"/>
                    </w:rPr>
                  </w:rPrChange>
                </w:rPr>
                <w:tab/>
              </w:r>
            </w:ins>
            <w:ins w:id="4213" w:author="Administrator" w:date="2015-12-31T23:03:23Z">
              <w:r>
                <w:rPr>
                  <w:rFonts w:hint="eastAsia" w:ascii="Calibri" w:hAnsi="Calibri" w:cs="Calibri"/>
                  <w:rPrChange w:id="4214" w:author="Administrator" w:date="2015-12-31T23:03:23Z">
                    <w:rPr>
                      <w:rFonts w:hint="eastAsia"/>
                    </w:rPr>
                  </w:rPrChange>
                </w:rPr>
                <w:t>public void insert(GoodsPO gpo) throws RemoteException;</w:t>
              </w:r>
            </w:ins>
          </w:p>
          <w:p>
            <w:pPr>
              <w:rPr>
                <w:ins w:id="4216" w:author="Administrator" w:date="2015-12-31T23:03:23Z"/>
                <w:rFonts w:hint="eastAsia" w:ascii="Calibri" w:hAnsi="Calibri" w:cs="Calibri"/>
                <w:rPrChange w:id="4217" w:author="Administrator" w:date="2015-12-31T23:03:23Z">
                  <w:rPr>
                    <w:ins w:id="4218" w:author="Administrator" w:date="2015-12-31T23:03:23Z"/>
                    <w:rFonts w:hint="eastAsia"/>
                  </w:rPr>
                </w:rPrChange>
              </w:rPr>
            </w:pPr>
            <w:ins w:id="4219" w:author="Administrator" w:date="2015-12-31T23:03:23Z">
              <w:r>
                <w:rPr>
                  <w:rFonts w:hint="eastAsia" w:ascii="Calibri" w:hAnsi="Calibri" w:cs="Calibri"/>
                  <w:rPrChange w:id="4220" w:author="Administrator" w:date="2015-12-31T23:03:23Z">
                    <w:rPr>
                      <w:rFonts w:hint="eastAsia"/>
                    </w:rPr>
                  </w:rPrChange>
                </w:rPr>
                <w:tab/>
              </w:r>
            </w:ins>
          </w:p>
          <w:p>
            <w:pPr>
              <w:rPr>
                <w:ins w:id="4222" w:author="Administrator" w:date="2015-12-31T23:03:23Z"/>
                <w:rFonts w:hint="eastAsia" w:ascii="Calibri" w:hAnsi="Calibri" w:cs="Calibri"/>
                <w:rPrChange w:id="4223" w:author="Administrator" w:date="2015-12-31T23:03:23Z">
                  <w:rPr>
                    <w:ins w:id="4224" w:author="Administrator" w:date="2015-12-31T23:03:23Z"/>
                    <w:rFonts w:hint="eastAsia"/>
                  </w:rPr>
                </w:rPrChange>
              </w:rPr>
            </w:pPr>
            <w:ins w:id="4225" w:author="Administrator" w:date="2015-12-31T23:03:23Z">
              <w:r>
                <w:rPr>
                  <w:rFonts w:hint="eastAsia" w:ascii="Calibri" w:hAnsi="Calibri" w:cs="Calibri"/>
                  <w:rPrChange w:id="4226" w:author="Administrator" w:date="2015-12-31T23:03:23Z">
                    <w:rPr>
                      <w:rFonts w:hint="eastAsia"/>
                    </w:rPr>
                  </w:rPrChange>
                </w:rPr>
                <w:tab/>
              </w:r>
            </w:ins>
            <w:ins w:id="4228" w:author="Administrator" w:date="2015-12-31T23:03:23Z">
              <w:r>
                <w:rPr>
                  <w:rFonts w:hint="eastAsia" w:ascii="Calibri" w:hAnsi="Calibri" w:cs="Calibri"/>
                  <w:rPrChange w:id="4229" w:author="Administrator" w:date="2015-12-31T23:03:23Z">
                    <w:rPr>
                      <w:rFonts w:hint="eastAsia"/>
                    </w:rPr>
                  </w:rPrChange>
                </w:rPr>
                <w:t>/**</w:t>
              </w:r>
            </w:ins>
          </w:p>
          <w:p>
            <w:pPr>
              <w:rPr>
                <w:ins w:id="4231" w:author="Administrator" w:date="2015-12-31T23:03:23Z"/>
                <w:rFonts w:hint="eastAsia" w:ascii="Calibri" w:hAnsi="Calibri" w:cs="Calibri"/>
                <w:rPrChange w:id="4232" w:author="Administrator" w:date="2015-12-31T23:03:23Z">
                  <w:rPr>
                    <w:ins w:id="4233" w:author="Administrator" w:date="2015-12-31T23:03:23Z"/>
                    <w:rFonts w:hint="eastAsia"/>
                  </w:rPr>
                </w:rPrChange>
              </w:rPr>
            </w:pPr>
            <w:ins w:id="4234" w:author="Administrator" w:date="2015-12-31T23:03:23Z">
              <w:r>
                <w:rPr>
                  <w:rFonts w:hint="eastAsia" w:ascii="Calibri" w:hAnsi="Calibri" w:cs="Calibri"/>
                  <w:rPrChange w:id="4235" w:author="Administrator" w:date="2015-12-31T23:03:23Z">
                    <w:rPr>
                      <w:rFonts w:hint="eastAsia"/>
                    </w:rPr>
                  </w:rPrChange>
                </w:rPr>
                <w:tab/>
              </w:r>
            </w:ins>
            <w:ins w:id="4237" w:author="Administrator" w:date="2015-12-31T23:03:23Z">
              <w:r>
                <w:rPr>
                  <w:rFonts w:hint="eastAsia" w:ascii="Calibri" w:hAnsi="Calibri" w:cs="Calibri"/>
                  <w:rPrChange w:id="4238" w:author="Administrator" w:date="2015-12-31T23:03:23Z">
                    <w:rPr>
                      <w:rFonts w:hint="eastAsia"/>
                    </w:rPr>
                  </w:rPrChange>
                </w:rPr>
                <w:t xml:space="preserve"> * 更新一个GoodsPO</w:t>
              </w:r>
            </w:ins>
          </w:p>
          <w:p>
            <w:pPr>
              <w:rPr>
                <w:ins w:id="4240" w:author="Administrator" w:date="2015-12-31T23:03:23Z"/>
                <w:rFonts w:hint="eastAsia" w:ascii="Calibri" w:hAnsi="Calibri" w:cs="Calibri"/>
                <w:rPrChange w:id="4241" w:author="Administrator" w:date="2015-12-31T23:03:23Z">
                  <w:rPr>
                    <w:ins w:id="4242" w:author="Administrator" w:date="2015-12-31T23:03:23Z"/>
                    <w:rFonts w:hint="eastAsia"/>
                  </w:rPr>
                </w:rPrChange>
              </w:rPr>
            </w:pPr>
            <w:ins w:id="4243" w:author="Administrator" w:date="2015-12-31T23:03:23Z">
              <w:r>
                <w:rPr>
                  <w:rFonts w:hint="eastAsia" w:ascii="Calibri" w:hAnsi="Calibri" w:cs="Calibri"/>
                  <w:rPrChange w:id="4244" w:author="Administrator" w:date="2015-12-31T23:03:23Z">
                    <w:rPr>
                      <w:rFonts w:hint="eastAsia"/>
                    </w:rPr>
                  </w:rPrChange>
                </w:rPr>
                <w:tab/>
              </w:r>
            </w:ins>
            <w:ins w:id="4246" w:author="Administrator" w:date="2015-12-31T23:03:23Z">
              <w:r>
                <w:rPr>
                  <w:rFonts w:hint="eastAsia" w:ascii="Calibri" w:hAnsi="Calibri" w:cs="Calibri"/>
                  <w:rPrChange w:id="4247" w:author="Administrator" w:date="2015-12-31T23:03:23Z">
                    <w:rPr>
                      <w:rFonts w:hint="eastAsia"/>
                    </w:rPr>
                  </w:rPrChange>
                </w:rPr>
                <w:t xml:space="preserve"> * @param gpo</w:t>
              </w:r>
            </w:ins>
          </w:p>
          <w:p>
            <w:pPr>
              <w:rPr>
                <w:ins w:id="4249" w:author="Administrator" w:date="2015-12-31T23:03:23Z"/>
                <w:rFonts w:hint="eastAsia" w:ascii="Calibri" w:hAnsi="Calibri" w:cs="Calibri"/>
                <w:rPrChange w:id="4250" w:author="Administrator" w:date="2015-12-31T23:03:23Z">
                  <w:rPr>
                    <w:ins w:id="4251" w:author="Administrator" w:date="2015-12-31T23:03:23Z"/>
                    <w:rFonts w:hint="eastAsia"/>
                  </w:rPr>
                </w:rPrChange>
              </w:rPr>
            </w:pPr>
            <w:ins w:id="4252" w:author="Administrator" w:date="2015-12-31T23:03:23Z">
              <w:r>
                <w:rPr>
                  <w:rFonts w:hint="eastAsia" w:ascii="Calibri" w:hAnsi="Calibri" w:cs="Calibri"/>
                  <w:rPrChange w:id="4253" w:author="Administrator" w:date="2015-12-31T23:03:23Z">
                    <w:rPr>
                      <w:rFonts w:hint="eastAsia"/>
                    </w:rPr>
                  </w:rPrChange>
                </w:rPr>
                <w:tab/>
              </w:r>
            </w:ins>
            <w:ins w:id="4255" w:author="Administrator" w:date="2015-12-31T23:03:23Z">
              <w:r>
                <w:rPr>
                  <w:rFonts w:hint="eastAsia" w:ascii="Calibri" w:hAnsi="Calibri" w:cs="Calibri"/>
                  <w:rPrChange w:id="4256" w:author="Administrator" w:date="2015-12-31T23:03:23Z">
                    <w:rPr>
                      <w:rFonts w:hint="eastAsia"/>
                    </w:rPr>
                  </w:rPrChange>
                </w:rPr>
                <w:t xml:space="preserve"> * @throws RemoteException</w:t>
              </w:r>
            </w:ins>
          </w:p>
          <w:p>
            <w:pPr>
              <w:rPr>
                <w:ins w:id="4258" w:author="Administrator" w:date="2015-12-31T23:03:23Z"/>
                <w:rFonts w:hint="eastAsia" w:ascii="Calibri" w:hAnsi="Calibri" w:cs="Calibri"/>
                <w:rPrChange w:id="4259" w:author="Administrator" w:date="2015-12-31T23:03:23Z">
                  <w:rPr>
                    <w:ins w:id="4260" w:author="Administrator" w:date="2015-12-31T23:03:23Z"/>
                    <w:rFonts w:hint="eastAsia"/>
                  </w:rPr>
                </w:rPrChange>
              </w:rPr>
            </w:pPr>
            <w:ins w:id="4261" w:author="Administrator" w:date="2015-12-31T23:03:23Z">
              <w:r>
                <w:rPr>
                  <w:rFonts w:hint="eastAsia" w:ascii="Calibri" w:hAnsi="Calibri" w:cs="Calibri"/>
                  <w:rPrChange w:id="4262" w:author="Administrator" w:date="2015-12-31T23:03:23Z">
                    <w:rPr>
                      <w:rFonts w:hint="eastAsia"/>
                    </w:rPr>
                  </w:rPrChange>
                </w:rPr>
                <w:tab/>
              </w:r>
            </w:ins>
            <w:ins w:id="4264" w:author="Administrator" w:date="2015-12-31T23:03:23Z">
              <w:r>
                <w:rPr>
                  <w:rFonts w:hint="eastAsia" w:ascii="Calibri" w:hAnsi="Calibri" w:cs="Calibri"/>
                  <w:rPrChange w:id="4265" w:author="Administrator" w:date="2015-12-31T23:03:23Z">
                    <w:rPr>
                      <w:rFonts w:hint="eastAsia"/>
                    </w:rPr>
                  </w:rPrChange>
                </w:rPr>
                <w:t xml:space="preserve"> */</w:t>
              </w:r>
            </w:ins>
          </w:p>
          <w:p>
            <w:pPr>
              <w:rPr>
                <w:ins w:id="4267" w:author="Administrator" w:date="2015-12-31T23:03:23Z"/>
                <w:rFonts w:hint="eastAsia" w:ascii="Calibri" w:hAnsi="Calibri" w:cs="Calibri"/>
                <w:rPrChange w:id="4268" w:author="Administrator" w:date="2015-12-31T23:03:23Z">
                  <w:rPr>
                    <w:ins w:id="4269" w:author="Administrator" w:date="2015-12-31T23:03:23Z"/>
                    <w:rFonts w:hint="eastAsia"/>
                  </w:rPr>
                </w:rPrChange>
              </w:rPr>
            </w:pPr>
            <w:ins w:id="4270" w:author="Administrator" w:date="2015-12-31T23:03:23Z">
              <w:r>
                <w:rPr>
                  <w:rFonts w:hint="eastAsia" w:ascii="Calibri" w:hAnsi="Calibri" w:cs="Calibri"/>
                  <w:rPrChange w:id="4271" w:author="Administrator" w:date="2015-12-31T23:03:23Z">
                    <w:rPr>
                      <w:rFonts w:hint="eastAsia"/>
                    </w:rPr>
                  </w:rPrChange>
                </w:rPr>
                <w:tab/>
              </w:r>
            </w:ins>
            <w:ins w:id="4273" w:author="Administrator" w:date="2015-12-31T23:03:23Z">
              <w:r>
                <w:rPr>
                  <w:rFonts w:hint="eastAsia" w:ascii="Calibri" w:hAnsi="Calibri" w:cs="Calibri"/>
                  <w:rPrChange w:id="4274" w:author="Administrator" w:date="2015-12-31T23:03:23Z">
                    <w:rPr>
                      <w:rFonts w:hint="eastAsia"/>
                    </w:rPr>
                  </w:rPrChange>
                </w:rPr>
                <w:t>public void update(GoodsPO gpo) throws RemoteException;</w:t>
              </w:r>
            </w:ins>
          </w:p>
          <w:p>
            <w:pPr>
              <w:rPr>
                <w:ins w:id="4276" w:author="Administrator" w:date="2015-12-31T23:03:23Z"/>
                <w:rFonts w:hint="eastAsia" w:ascii="Calibri" w:hAnsi="Calibri" w:cs="Calibri"/>
                <w:rPrChange w:id="4277" w:author="Administrator" w:date="2015-12-31T23:03:23Z">
                  <w:rPr>
                    <w:ins w:id="4278" w:author="Administrator" w:date="2015-12-31T23:03:23Z"/>
                    <w:rFonts w:hint="eastAsia"/>
                  </w:rPr>
                </w:rPrChange>
              </w:rPr>
            </w:pPr>
            <w:ins w:id="4279" w:author="Administrator" w:date="2015-12-31T23:03:23Z">
              <w:r>
                <w:rPr>
                  <w:rFonts w:hint="eastAsia" w:ascii="Calibri" w:hAnsi="Calibri" w:cs="Calibri"/>
                  <w:rPrChange w:id="4280" w:author="Administrator" w:date="2015-12-31T23:03:23Z">
                    <w:rPr>
                      <w:rFonts w:hint="eastAsia"/>
                    </w:rPr>
                  </w:rPrChange>
                </w:rPr>
                <w:tab/>
              </w:r>
            </w:ins>
          </w:p>
          <w:p>
            <w:pPr>
              <w:rPr>
                <w:ins w:id="4282" w:author="Administrator" w:date="2015-12-31T23:03:23Z"/>
                <w:rFonts w:hint="eastAsia" w:ascii="Calibri" w:hAnsi="Calibri" w:cs="Calibri"/>
                <w:rPrChange w:id="4283" w:author="Administrator" w:date="2015-12-31T23:03:23Z">
                  <w:rPr>
                    <w:ins w:id="4284" w:author="Administrator" w:date="2015-12-31T23:03:23Z"/>
                    <w:rFonts w:hint="eastAsia"/>
                  </w:rPr>
                </w:rPrChange>
              </w:rPr>
            </w:pPr>
            <w:ins w:id="4285" w:author="Administrator" w:date="2015-12-31T23:03:23Z">
              <w:r>
                <w:rPr>
                  <w:rFonts w:hint="eastAsia" w:ascii="Calibri" w:hAnsi="Calibri" w:cs="Calibri"/>
                  <w:rPrChange w:id="4286" w:author="Administrator" w:date="2015-12-31T23:03:23Z">
                    <w:rPr>
                      <w:rFonts w:hint="eastAsia"/>
                    </w:rPr>
                  </w:rPrChange>
                </w:rPr>
                <w:tab/>
              </w:r>
            </w:ins>
            <w:ins w:id="4288" w:author="Administrator" w:date="2015-12-31T23:03:23Z">
              <w:r>
                <w:rPr>
                  <w:rFonts w:hint="eastAsia" w:ascii="Calibri" w:hAnsi="Calibri" w:cs="Calibri"/>
                  <w:rPrChange w:id="4289" w:author="Administrator" w:date="2015-12-31T23:03:23Z">
                    <w:rPr>
                      <w:rFonts w:hint="eastAsia"/>
                    </w:rPr>
                  </w:rPrChange>
                </w:rPr>
                <w:t>/**</w:t>
              </w:r>
            </w:ins>
          </w:p>
          <w:p>
            <w:pPr>
              <w:rPr>
                <w:ins w:id="4291" w:author="Administrator" w:date="2015-12-31T23:03:23Z"/>
                <w:rFonts w:hint="eastAsia" w:ascii="Calibri" w:hAnsi="Calibri" w:cs="Calibri"/>
                <w:rPrChange w:id="4292" w:author="Administrator" w:date="2015-12-31T23:03:23Z">
                  <w:rPr>
                    <w:ins w:id="4293" w:author="Administrator" w:date="2015-12-31T23:03:23Z"/>
                    <w:rFonts w:hint="eastAsia"/>
                  </w:rPr>
                </w:rPrChange>
              </w:rPr>
            </w:pPr>
            <w:ins w:id="4294" w:author="Administrator" w:date="2015-12-31T23:03:23Z">
              <w:r>
                <w:rPr>
                  <w:rFonts w:hint="eastAsia" w:ascii="Calibri" w:hAnsi="Calibri" w:cs="Calibri"/>
                  <w:rPrChange w:id="4295" w:author="Administrator" w:date="2015-12-31T23:03:23Z">
                    <w:rPr>
                      <w:rFonts w:hint="eastAsia"/>
                    </w:rPr>
                  </w:rPrChange>
                </w:rPr>
                <w:tab/>
              </w:r>
            </w:ins>
            <w:ins w:id="4297" w:author="Administrator" w:date="2015-12-31T23:03:23Z">
              <w:r>
                <w:rPr>
                  <w:rFonts w:hint="eastAsia" w:ascii="Calibri" w:hAnsi="Calibri" w:cs="Calibri"/>
                  <w:rPrChange w:id="4298" w:author="Administrator" w:date="2015-12-31T23:03:23Z">
                    <w:rPr>
                      <w:rFonts w:hint="eastAsia"/>
                    </w:rPr>
                  </w:rPrChange>
                </w:rPr>
                <w:t xml:space="preserve"> * 删除一个GoodsPO</w:t>
              </w:r>
            </w:ins>
          </w:p>
          <w:p>
            <w:pPr>
              <w:rPr>
                <w:ins w:id="4300" w:author="Administrator" w:date="2015-12-31T23:03:23Z"/>
                <w:rFonts w:hint="eastAsia" w:ascii="Calibri" w:hAnsi="Calibri" w:cs="Calibri"/>
                <w:rPrChange w:id="4301" w:author="Administrator" w:date="2015-12-31T23:03:23Z">
                  <w:rPr>
                    <w:ins w:id="4302" w:author="Administrator" w:date="2015-12-31T23:03:23Z"/>
                    <w:rFonts w:hint="eastAsia"/>
                  </w:rPr>
                </w:rPrChange>
              </w:rPr>
            </w:pPr>
            <w:ins w:id="4303" w:author="Administrator" w:date="2015-12-31T23:03:23Z">
              <w:r>
                <w:rPr>
                  <w:rFonts w:hint="eastAsia" w:ascii="Calibri" w:hAnsi="Calibri" w:cs="Calibri"/>
                  <w:rPrChange w:id="4304" w:author="Administrator" w:date="2015-12-31T23:03:23Z">
                    <w:rPr>
                      <w:rFonts w:hint="eastAsia"/>
                    </w:rPr>
                  </w:rPrChange>
                </w:rPr>
                <w:tab/>
              </w:r>
            </w:ins>
            <w:ins w:id="4306" w:author="Administrator" w:date="2015-12-31T23:03:23Z">
              <w:r>
                <w:rPr>
                  <w:rFonts w:hint="eastAsia" w:ascii="Calibri" w:hAnsi="Calibri" w:cs="Calibri"/>
                  <w:rPrChange w:id="4307" w:author="Administrator" w:date="2015-12-31T23:03:23Z">
                    <w:rPr>
                      <w:rFonts w:hint="eastAsia"/>
                    </w:rPr>
                  </w:rPrChange>
                </w:rPr>
                <w:t xml:space="preserve"> * @param id</w:t>
              </w:r>
            </w:ins>
          </w:p>
          <w:p>
            <w:pPr>
              <w:rPr>
                <w:ins w:id="4309" w:author="Administrator" w:date="2015-12-31T23:03:23Z"/>
                <w:rFonts w:hint="eastAsia" w:ascii="Calibri" w:hAnsi="Calibri" w:cs="Calibri"/>
                <w:rPrChange w:id="4310" w:author="Administrator" w:date="2015-12-31T23:03:23Z">
                  <w:rPr>
                    <w:ins w:id="4311" w:author="Administrator" w:date="2015-12-31T23:03:23Z"/>
                    <w:rFonts w:hint="eastAsia"/>
                  </w:rPr>
                </w:rPrChange>
              </w:rPr>
            </w:pPr>
            <w:ins w:id="4312" w:author="Administrator" w:date="2015-12-31T23:03:23Z">
              <w:r>
                <w:rPr>
                  <w:rFonts w:hint="eastAsia" w:ascii="Calibri" w:hAnsi="Calibri" w:cs="Calibri"/>
                  <w:rPrChange w:id="4313" w:author="Administrator" w:date="2015-12-31T23:03:23Z">
                    <w:rPr>
                      <w:rFonts w:hint="eastAsia"/>
                    </w:rPr>
                  </w:rPrChange>
                </w:rPr>
                <w:tab/>
              </w:r>
            </w:ins>
            <w:ins w:id="4315" w:author="Administrator" w:date="2015-12-31T23:03:23Z">
              <w:r>
                <w:rPr>
                  <w:rFonts w:hint="eastAsia" w:ascii="Calibri" w:hAnsi="Calibri" w:cs="Calibri"/>
                  <w:rPrChange w:id="4316" w:author="Administrator" w:date="2015-12-31T23:03:23Z">
                    <w:rPr>
                      <w:rFonts w:hint="eastAsia"/>
                    </w:rPr>
                  </w:rPrChange>
                </w:rPr>
                <w:t xml:space="preserve"> * @throws RemoteException</w:t>
              </w:r>
            </w:ins>
          </w:p>
          <w:p>
            <w:pPr>
              <w:rPr>
                <w:ins w:id="4318" w:author="Administrator" w:date="2015-12-31T23:03:23Z"/>
                <w:rFonts w:hint="eastAsia" w:ascii="Calibri" w:hAnsi="Calibri" w:cs="Calibri"/>
                <w:rPrChange w:id="4319" w:author="Administrator" w:date="2015-12-31T23:03:23Z">
                  <w:rPr>
                    <w:ins w:id="4320" w:author="Administrator" w:date="2015-12-31T23:03:23Z"/>
                    <w:rFonts w:hint="eastAsia"/>
                  </w:rPr>
                </w:rPrChange>
              </w:rPr>
            </w:pPr>
            <w:ins w:id="4321" w:author="Administrator" w:date="2015-12-31T23:03:23Z">
              <w:r>
                <w:rPr>
                  <w:rFonts w:hint="eastAsia" w:ascii="Calibri" w:hAnsi="Calibri" w:cs="Calibri"/>
                  <w:rPrChange w:id="4322" w:author="Administrator" w:date="2015-12-31T23:03:23Z">
                    <w:rPr>
                      <w:rFonts w:hint="eastAsia"/>
                    </w:rPr>
                  </w:rPrChange>
                </w:rPr>
                <w:tab/>
              </w:r>
            </w:ins>
            <w:ins w:id="4324" w:author="Administrator" w:date="2015-12-31T23:03:23Z">
              <w:r>
                <w:rPr>
                  <w:rFonts w:hint="eastAsia" w:ascii="Calibri" w:hAnsi="Calibri" w:cs="Calibri"/>
                  <w:rPrChange w:id="4325" w:author="Administrator" w:date="2015-12-31T23:03:23Z">
                    <w:rPr>
                      <w:rFonts w:hint="eastAsia"/>
                    </w:rPr>
                  </w:rPrChange>
                </w:rPr>
                <w:t xml:space="preserve"> */</w:t>
              </w:r>
            </w:ins>
          </w:p>
          <w:p>
            <w:pPr>
              <w:rPr>
                <w:ins w:id="4327" w:author="Administrator" w:date="2015-12-31T23:03:23Z"/>
                <w:rFonts w:hint="eastAsia" w:ascii="Calibri" w:hAnsi="Calibri" w:cs="Calibri"/>
                <w:rPrChange w:id="4328" w:author="Administrator" w:date="2015-12-31T23:03:23Z">
                  <w:rPr>
                    <w:ins w:id="4329" w:author="Administrator" w:date="2015-12-31T23:03:23Z"/>
                    <w:rFonts w:hint="eastAsia"/>
                  </w:rPr>
                </w:rPrChange>
              </w:rPr>
            </w:pPr>
            <w:ins w:id="4330" w:author="Administrator" w:date="2015-12-31T23:03:23Z">
              <w:r>
                <w:rPr>
                  <w:rFonts w:hint="eastAsia" w:ascii="Calibri" w:hAnsi="Calibri" w:cs="Calibri"/>
                  <w:rPrChange w:id="4331" w:author="Administrator" w:date="2015-12-31T23:03:23Z">
                    <w:rPr>
                      <w:rFonts w:hint="eastAsia"/>
                    </w:rPr>
                  </w:rPrChange>
                </w:rPr>
                <w:tab/>
              </w:r>
            </w:ins>
            <w:ins w:id="4333" w:author="Administrator" w:date="2015-12-31T23:03:23Z">
              <w:r>
                <w:rPr>
                  <w:rFonts w:hint="eastAsia" w:ascii="Calibri" w:hAnsi="Calibri" w:cs="Calibri"/>
                  <w:rPrChange w:id="4334" w:author="Administrator" w:date="2015-12-31T23:03:23Z">
                    <w:rPr>
                      <w:rFonts w:hint="eastAsia"/>
                    </w:rPr>
                  </w:rPrChange>
                </w:rPr>
                <w:t>public void delete(String id) throws RemoteException;</w:t>
              </w:r>
            </w:ins>
          </w:p>
          <w:p>
            <w:pPr>
              <w:rPr>
                <w:ins w:id="4336" w:author="Administrator" w:date="2015-12-31T23:03:23Z"/>
                <w:rFonts w:hint="eastAsia" w:ascii="Calibri" w:hAnsi="Calibri" w:cs="Calibri"/>
                <w:rPrChange w:id="4337" w:author="Administrator" w:date="2015-12-31T23:03:23Z">
                  <w:rPr>
                    <w:ins w:id="4338" w:author="Administrator" w:date="2015-12-31T23:03:23Z"/>
                    <w:rFonts w:hint="eastAsia"/>
                  </w:rPr>
                </w:rPrChange>
              </w:rPr>
            </w:pPr>
            <w:ins w:id="4339" w:author="Administrator" w:date="2015-12-31T23:03:23Z">
              <w:r>
                <w:rPr>
                  <w:rFonts w:hint="eastAsia" w:ascii="Calibri" w:hAnsi="Calibri" w:cs="Calibri"/>
                  <w:rPrChange w:id="4340" w:author="Administrator" w:date="2015-12-31T23:03:23Z">
                    <w:rPr>
                      <w:rFonts w:hint="eastAsia"/>
                    </w:rPr>
                  </w:rPrChange>
                </w:rPr>
                <w:tab/>
              </w:r>
            </w:ins>
          </w:p>
          <w:p>
            <w:pPr>
              <w:rPr>
                <w:ins w:id="4342" w:author="Administrator" w:date="2015-12-31T23:03:23Z"/>
                <w:rFonts w:hint="eastAsia" w:ascii="Calibri" w:hAnsi="Calibri" w:cs="Calibri"/>
                <w:rPrChange w:id="4343" w:author="Administrator" w:date="2015-12-31T23:03:23Z">
                  <w:rPr>
                    <w:ins w:id="4344" w:author="Administrator" w:date="2015-12-31T23:03:23Z"/>
                    <w:rFonts w:hint="eastAsia"/>
                  </w:rPr>
                </w:rPrChange>
              </w:rPr>
            </w:pPr>
            <w:ins w:id="4345" w:author="Administrator" w:date="2015-12-31T23:03:23Z">
              <w:r>
                <w:rPr>
                  <w:rFonts w:hint="eastAsia" w:ascii="Calibri" w:hAnsi="Calibri" w:cs="Calibri"/>
                  <w:rPrChange w:id="4346" w:author="Administrator" w:date="2015-12-31T23:03:23Z">
                    <w:rPr>
                      <w:rFonts w:hint="eastAsia"/>
                    </w:rPr>
                  </w:rPrChange>
                </w:rPr>
                <w:tab/>
              </w:r>
            </w:ins>
            <w:ins w:id="4348" w:author="Administrator" w:date="2015-12-31T23:03:23Z">
              <w:r>
                <w:rPr>
                  <w:rFonts w:hint="eastAsia" w:ascii="Calibri" w:hAnsi="Calibri" w:cs="Calibri"/>
                  <w:rPrChange w:id="4349" w:author="Administrator" w:date="2015-12-31T23:03:23Z">
                    <w:rPr>
                      <w:rFonts w:hint="eastAsia"/>
                    </w:rPr>
                  </w:rPrChange>
                </w:rPr>
                <w:t>/**</w:t>
              </w:r>
            </w:ins>
          </w:p>
          <w:p>
            <w:pPr>
              <w:rPr>
                <w:ins w:id="4351" w:author="Administrator" w:date="2015-12-31T23:03:23Z"/>
                <w:rFonts w:hint="eastAsia" w:ascii="Calibri" w:hAnsi="Calibri" w:cs="Calibri"/>
                <w:rPrChange w:id="4352" w:author="Administrator" w:date="2015-12-31T23:03:23Z">
                  <w:rPr>
                    <w:ins w:id="4353" w:author="Administrator" w:date="2015-12-31T23:03:23Z"/>
                    <w:rFonts w:hint="eastAsia"/>
                  </w:rPr>
                </w:rPrChange>
              </w:rPr>
            </w:pPr>
            <w:ins w:id="4354" w:author="Administrator" w:date="2015-12-31T23:03:23Z">
              <w:r>
                <w:rPr>
                  <w:rFonts w:hint="eastAsia" w:ascii="Calibri" w:hAnsi="Calibri" w:cs="Calibri"/>
                  <w:rPrChange w:id="4355" w:author="Administrator" w:date="2015-12-31T23:03:23Z">
                    <w:rPr>
                      <w:rFonts w:hint="eastAsia"/>
                    </w:rPr>
                  </w:rPrChange>
                </w:rPr>
                <w:tab/>
              </w:r>
            </w:ins>
            <w:ins w:id="4357" w:author="Administrator" w:date="2015-12-31T23:03:23Z">
              <w:r>
                <w:rPr>
                  <w:rFonts w:hint="eastAsia" w:ascii="Calibri" w:hAnsi="Calibri" w:cs="Calibri"/>
                  <w:rPrChange w:id="4358" w:author="Administrator" w:date="2015-12-31T23:03:23Z">
                    <w:rPr>
                      <w:rFonts w:hint="eastAsia"/>
                    </w:rPr>
                  </w:rPrChange>
                </w:rPr>
                <w:t xml:space="preserve"> * 结束持久化数据库的使用</w:t>
              </w:r>
            </w:ins>
          </w:p>
          <w:p>
            <w:pPr>
              <w:rPr>
                <w:ins w:id="4360" w:author="Administrator" w:date="2015-12-31T23:03:23Z"/>
                <w:rFonts w:hint="eastAsia" w:ascii="Calibri" w:hAnsi="Calibri" w:cs="Calibri"/>
                <w:rPrChange w:id="4361" w:author="Administrator" w:date="2015-12-31T23:03:23Z">
                  <w:rPr>
                    <w:ins w:id="4362" w:author="Administrator" w:date="2015-12-31T23:03:23Z"/>
                    <w:rFonts w:hint="eastAsia"/>
                  </w:rPr>
                </w:rPrChange>
              </w:rPr>
            </w:pPr>
            <w:ins w:id="4363" w:author="Administrator" w:date="2015-12-31T23:03:23Z">
              <w:r>
                <w:rPr>
                  <w:rFonts w:hint="eastAsia" w:ascii="Calibri" w:hAnsi="Calibri" w:cs="Calibri"/>
                  <w:rPrChange w:id="4364" w:author="Administrator" w:date="2015-12-31T23:03:23Z">
                    <w:rPr>
                      <w:rFonts w:hint="eastAsia"/>
                    </w:rPr>
                  </w:rPrChange>
                </w:rPr>
                <w:tab/>
              </w:r>
            </w:ins>
            <w:ins w:id="4366" w:author="Administrator" w:date="2015-12-31T23:03:23Z">
              <w:r>
                <w:rPr>
                  <w:rFonts w:hint="eastAsia" w:ascii="Calibri" w:hAnsi="Calibri" w:cs="Calibri"/>
                  <w:rPrChange w:id="4367" w:author="Administrator" w:date="2015-12-31T23:03:23Z">
                    <w:rPr>
                      <w:rFonts w:hint="eastAsia"/>
                    </w:rPr>
                  </w:rPrChange>
                </w:rPr>
                <w:t xml:space="preserve"> * @throws RemoteException</w:t>
              </w:r>
            </w:ins>
          </w:p>
          <w:p>
            <w:pPr>
              <w:rPr>
                <w:ins w:id="4369" w:author="Administrator" w:date="2015-12-31T23:03:23Z"/>
                <w:rFonts w:hint="eastAsia" w:ascii="Calibri" w:hAnsi="Calibri" w:cs="Calibri"/>
                <w:rPrChange w:id="4370" w:author="Administrator" w:date="2015-12-31T23:03:23Z">
                  <w:rPr>
                    <w:ins w:id="4371" w:author="Administrator" w:date="2015-12-31T23:03:23Z"/>
                    <w:rFonts w:hint="eastAsia"/>
                  </w:rPr>
                </w:rPrChange>
              </w:rPr>
            </w:pPr>
            <w:ins w:id="4372" w:author="Administrator" w:date="2015-12-31T23:03:23Z">
              <w:r>
                <w:rPr>
                  <w:rFonts w:hint="eastAsia" w:ascii="Calibri" w:hAnsi="Calibri" w:cs="Calibri"/>
                  <w:rPrChange w:id="4373" w:author="Administrator" w:date="2015-12-31T23:03:23Z">
                    <w:rPr>
                      <w:rFonts w:hint="eastAsia"/>
                    </w:rPr>
                  </w:rPrChange>
                </w:rPr>
                <w:tab/>
              </w:r>
            </w:ins>
            <w:ins w:id="4375" w:author="Administrator" w:date="2015-12-31T23:03:23Z">
              <w:r>
                <w:rPr>
                  <w:rFonts w:hint="eastAsia" w:ascii="Calibri" w:hAnsi="Calibri" w:cs="Calibri"/>
                  <w:rPrChange w:id="4376" w:author="Administrator" w:date="2015-12-31T23:03:23Z">
                    <w:rPr>
                      <w:rFonts w:hint="eastAsia"/>
                    </w:rPr>
                  </w:rPrChange>
                </w:rPr>
                <w:t xml:space="preserve"> */</w:t>
              </w:r>
            </w:ins>
          </w:p>
          <w:p>
            <w:pPr>
              <w:rPr>
                <w:ins w:id="4378" w:author="Administrator" w:date="2015-12-31T23:03:26Z"/>
                <w:rFonts w:hint="eastAsia" w:ascii="Calibri" w:hAnsi="Calibri" w:cs="Calibri"/>
              </w:rPr>
            </w:pPr>
            <w:ins w:id="4379" w:author="Administrator" w:date="2015-12-31T23:03:23Z">
              <w:r>
                <w:rPr>
                  <w:rFonts w:hint="eastAsia" w:ascii="Calibri" w:hAnsi="Calibri" w:cs="Calibri"/>
                  <w:rPrChange w:id="4380" w:author="Administrator" w:date="2015-12-31T23:03:23Z">
                    <w:rPr>
                      <w:rFonts w:hint="eastAsia"/>
                    </w:rPr>
                  </w:rPrChange>
                </w:rPr>
                <w:tab/>
              </w:r>
            </w:ins>
            <w:ins w:id="4382" w:author="Administrator" w:date="2015-12-31T23:03:23Z">
              <w:r>
                <w:rPr>
                  <w:rFonts w:hint="eastAsia" w:ascii="Calibri" w:hAnsi="Calibri" w:cs="Calibri"/>
                  <w:rPrChange w:id="4383" w:author="Administrator" w:date="2015-12-31T23:03:23Z">
                    <w:rPr>
                      <w:rFonts w:hint="eastAsia"/>
                    </w:rPr>
                  </w:rPrChange>
                </w:rPr>
                <w:t>public void finish() throws RemoteException;</w:t>
              </w:r>
            </w:ins>
          </w:p>
          <w:p>
            <w:pPr>
              <w:rPr>
                <w:ins w:id="4385" w:author="Administrator" w:date="2015-12-31T23:03:41Z"/>
                <w:rFonts w:hint="eastAsia" w:ascii="Calibri" w:hAnsi="Calibri" w:cs="Calibri"/>
                <w:rPrChange w:id="4386" w:author="Administrator" w:date="2015-12-31T23:03:41Z">
                  <w:rPr>
                    <w:ins w:id="4387" w:author="Administrator" w:date="2015-12-31T23:03:41Z"/>
                    <w:rFonts w:hint="eastAsia"/>
                  </w:rPr>
                </w:rPrChange>
              </w:rPr>
            </w:pPr>
            <w:ins w:id="4388" w:author="Administrator" w:date="2015-12-31T23:03:41Z">
              <w:r>
                <w:rPr>
                  <w:rFonts w:hint="eastAsia" w:ascii="Calibri" w:hAnsi="Calibri" w:cs="Calibri"/>
                  <w:rPrChange w:id="4389" w:author="Administrator" w:date="2015-12-31T23:03:41Z">
                    <w:rPr>
                      <w:rFonts w:hint="eastAsia"/>
                    </w:rPr>
                  </w:rPrChange>
                </w:rPr>
                <w:t>/**</w:t>
              </w:r>
            </w:ins>
          </w:p>
          <w:p>
            <w:pPr>
              <w:rPr>
                <w:ins w:id="4391" w:author="Administrator" w:date="2015-12-31T23:03:41Z"/>
                <w:rFonts w:hint="eastAsia" w:ascii="Calibri" w:hAnsi="Calibri" w:cs="Calibri"/>
                <w:rPrChange w:id="4392" w:author="Administrator" w:date="2015-12-31T23:03:41Z">
                  <w:rPr>
                    <w:ins w:id="4393" w:author="Administrator" w:date="2015-12-31T23:03:41Z"/>
                    <w:rFonts w:hint="eastAsia"/>
                  </w:rPr>
                </w:rPrChange>
              </w:rPr>
            </w:pPr>
            <w:ins w:id="4394" w:author="Administrator" w:date="2015-12-31T23:03:41Z">
              <w:r>
                <w:rPr>
                  <w:rFonts w:hint="eastAsia" w:ascii="Calibri" w:hAnsi="Calibri" w:cs="Calibri"/>
                  <w:rPrChange w:id="4395" w:author="Administrator" w:date="2015-12-31T23:03:41Z">
                    <w:rPr>
                      <w:rFonts w:hint="eastAsia"/>
                    </w:rPr>
                  </w:rPrChange>
                </w:rPr>
                <w:tab/>
              </w:r>
            </w:ins>
            <w:ins w:id="4397" w:author="Administrator" w:date="2015-12-31T23:03:41Z">
              <w:r>
                <w:rPr>
                  <w:rFonts w:hint="eastAsia" w:ascii="Calibri" w:hAnsi="Calibri" w:cs="Calibri"/>
                  <w:rPrChange w:id="4398" w:author="Administrator" w:date="2015-12-31T23:03:41Z">
                    <w:rPr>
                      <w:rFonts w:hint="eastAsia"/>
                    </w:rPr>
                  </w:rPrChange>
                </w:rPr>
                <w:t xml:space="preserve"> * 根据id返回StoragePO</w:t>
              </w:r>
            </w:ins>
          </w:p>
          <w:p>
            <w:pPr>
              <w:rPr>
                <w:ins w:id="4400" w:author="Administrator" w:date="2015-12-31T23:03:41Z"/>
                <w:rFonts w:hint="eastAsia" w:ascii="Calibri" w:hAnsi="Calibri" w:cs="Calibri"/>
                <w:rPrChange w:id="4401" w:author="Administrator" w:date="2015-12-31T23:03:41Z">
                  <w:rPr>
                    <w:ins w:id="4402" w:author="Administrator" w:date="2015-12-31T23:03:41Z"/>
                    <w:rFonts w:hint="eastAsia"/>
                  </w:rPr>
                </w:rPrChange>
              </w:rPr>
            </w:pPr>
            <w:ins w:id="4403" w:author="Administrator" w:date="2015-12-31T23:03:41Z">
              <w:r>
                <w:rPr>
                  <w:rFonts w:hint="eastAsia" w:ascii="Calibri" w:hAnsi="Calibri" w:cs="Calibri"/>
                  <w:rPrChange w:id="4404" w:author="Administrator" w:date="2015-12-31T23:03:41Z">
                    <w:rPr>
                      <w:rFonts w:hint="eastAsia"/>
                    </w:rPr>
                  </w:rPrChange>
                </w:rPr>
                <w:tab/>
              </w:r>
            </w:ins>
            <w:ins w:id="4406" w:author="Administrator" w:date="2015-12-31T23:03:41Z">
              <w:r>
                <w:rPr>
                  <w:rFonts w:hint="eastAsia" w:ascii="Calibri" w:hAnsi="Calibri" w:cs="Calibri"/>
                  <w:rPrChange w:id="4407" w:author="Administrator" w:date="2015-12-31T23:03:41Z">
                    <w:rPr>
                      <w:rFonts w:hint="eastAsia"/>
                    </w:rPr>
                  </w:rPrChange>
                </w:rPr>
                <w:t xml:space="preserve"> * @param id</w:t>
              </w:r>
            </w:ins>
          </w:p>
          <w:p>
            <w:pPr>
              <w:rPr>
                <w:ins w:id="4409" w:author="Administrator" w:date="2015-12-31T23:03:41Z"/>
                <w:rFonts w:hint="eastAsia" w:ascii="Calibri" w:hAnsi="Calibri" w:cs="Calibri"/>
                <w:rPrChange w:id="4410" w:author="Administrator" w:date="2015-12-31T23:03:41Z">
                  <w:rPr>
                    <w:ins w:id="4411" w:author="Administrator" w:date="2015-12-31T23:03:41Z"/>
                    <w:rFonts w:hint="eastAsia"/>
                  </w:rPr>
                </w:rPrChange>
              </w:rPr>
            </w:pPr>
            <w:ins w:id="4412" w:author="Administrator" w:date="2015-12-31T23:03:41Z">
              <w:r>
                <w:rPr>
                  <w:rFonts w:hint="eastAsia" w:ascii="Calibri" w:hAnsi="Calibri" w:cs="Calibri"/>
                  <w:rPrChange w:id="4413" w:author="Administrator" w:date="2015-12-31T23:03:41Z">
                    <w:rPr>
                      <w:rFonts w:hint="eastAsia"/>
                    </w:rPr>
                  </w:rPrChange>
                </w:rPr>
                <w:tab/>
              </w:r>
            </w:ins>
            <w:ins w:id="4415" w:author="Administrator" w:date="2015-12-31T23:03:41Z">
              <w:r>
                <w:rPr>
                  <w:rFonts w:hint="eastAsia" w:ascii="Calibri" w:hAnsi="Calibri" w:cs="Calibri"/>
                  <w:rPrChange w:id="4416" w:author="Administrator" w:date="2015-12-31T23:03:41Z">
                    <w:rPr>
                      <w:rFonts w:hint="eastAsia"/>
                    </w:rPr>
                  </w:rPrChange>
                </w:rPr>
                <w:t xml:space="preserve"> * @return</w:t>
              </w:r>
            </w:ins>
          </w:p>
          <w:p>
            <w:pPr>
              <w:rPr>
                <w:ins w:id="4418" w:author="Administrator" w:date="2015-12-31T23:03:41Z"/>
                <w:rFonts w:hint="eastAsia" w:ascii="Calibri" w:hAnsi="Calibri" w:cs="Calibri"/>
                <w:rPrChange w:id="4419" w:author="Administrator" w:date="2015-12-31T23:03:41Z">
                  <w:rPr>
                    <w:ins w:id="4420" w:author="Administrator" w:date="2015-12-31T23:03:41Z"/>
                    <w:rFonts w:hint="eastAsia"/>
                  </w:rPr>
                </w:rPrChange>
              </w:rPr>
            </w:pPr>
            <w:ins w:id="4421" w:author="Administrator" w:date="2015-12-31T23:03:41Z">
              <w:r>
                <w:rPr>
                  <w:rFonts w:hint="eastAsia" w:ascii="Calibri" w:hAnsi="Calibri" w:cs="Calibri"/>
                  <w:rPrChange w:id="4422" w:author="Administrator" w:date="2015-12-31T23:03:41Z">
                    <w:rPr>
                      <w:rFonts w:hint="eastAsia"/>
                    </w:rPr>
                  </w:rPrChange>
                </w:rPr>
                <w:tab/>
              </w:r>
            </w:ins>
            <w:ins w:id="4424" w:author="Administrator" w:date="2015-12-31T23:03:41Z">
              <w:r>
                <w:rPr>
                  <w:rFonts w:hint="eastAsia" w:ascii="Calibri" w:hAnsi="Calibri" w:cs="Calibri"/>
                  <w:rPrChange w:id="4425" w:author="Administrator" w:date="2015-12-31T23:03:41Z">
                    <w:rPr>
                      <w:rFonts w:hint="eastAsia"/>
                    </w:rPr>
                  </w:rPrChange>
                </w:rPr>
                <w:t xml:space="preserve"> * @throws RemoteException</w:t>
              </w:r>
            </w:ins>
          </w:p>
          <w:p>
            <w:pPr>
              <w:rPr>
                <w:ins w:id="4427" w:author="Administrator" w:date="2015-12-31T23:03:41Z"/>
                <w:rFonts w:hint="eastAsia" w:ascii="Calibri" w:hAnsi="Calibri" w:cs="Calibri"/>
                <w:rPrChange w:id="4428" w:author="Administrator" w:date="2015-12-31T23:03:41Z">
                  <w:rPr>
                    <w:ins w:id="4429" w:author="Administrator" w:date="2015-12-31T23:03:41Z"/>
                    <w:rFonts w:hint="eastAsia"/>
                  </w:rPr>
                </w:rPrChange>
              </w:rPr>
            </w:pPr>
            <w:ins w:id="4430" w:author="Administrator" w:date="2015-12-31T23:03:41Z">
              <w:r>
                <w:rPr>
                  <w:rFonts w:hint="eastAsia" w:ascii="Calibri" w:hAnsi="Calibri" w:cs="Calibri"/>
                  <w:rPrChange w:id="4431" w:author="Administrator" w:date="2015-12-31T23:03:41Z">
                    <w:rPr>
                      <w:rFonts w:hint="eastAsia"/>
                    </w:rPr>
                  </w:rPrChange>
                </w:rPr>
                <w:tab/>
              </w:r>
            </w:ins>
            <w:ins w:id="4433" w:author="Administrator" w:date="2015-12-31T23:03:41Z">
              <w:r>
                <w:rPr>
                  <w:rFonts w:hint="eastAsia" w:ascii="Calibri" w:hAnsi="Calibri" w:cs="Calibri"/>
                  <w:rPrChange w:id="4434" w:author="Administrator" w:date="2015-12-31T23:03:41Z">
                    <w:rPr>
                      <w:rFonts w:hint="eastAsia"/>
                    </w:rPr>
                  </w:rPrChange>
                </w:rPr>
                <w:t xml:space="preserve"> */</w:t>
              </w:r>
            </w:ins>
          </w:p>
          <w:p>
            <w:pPr>
              <w:rPr>
                <w:ins w:id="4436" w:author="Administrator" w:date="2015-12-31T23:03:41Z"/>
                <w:rFonts w:hint="eastAsia" w:ascii="Calibri" w:hAnsi="Calibri" w:cs="Calibri"/>
                <w:rPrChange w:id="4437" w:author="Administrator" w:date="2015-12-31T23:03:41Z">
                  <w:rPr>
                    <w:ins w:id="4438" w:author="Administrator" w:date="2015-12-31T23:03:41Z"/>
                    <w:rFonts w:hint="eastAsia"/>
                  </w:rPr>
                </w:rPrChange>
              </w:rPr>
            </w:pPr>
            <w:ins w:id="4439" w:author="Administrator" w:date="2015-12-31T23:03:41Z">
              <w:r>
                <w:rPr>
                  <w:rFonts w:hint="eastAsia" w:ascii="Calibri" w:hAnsi="Calibri" w:cs="Calibri"/>
                  <w:rPrChange w:id="4440" w:author="Administrator" w:date="2015-12-31T23:03:41Z">
                    <w:rPr>
                      <w:rFonts w:hint="eastAsia"/>
                    </w:rPr>
                  </w:rPrChange>
                </w:rPr>
                <w:tab/>
              </w:r>
            </w:ins>
            <w:ins w:id="4442" w:author="Administrator" w:date="2015-12-31T23:03:41Z">
              <w:r>
                <w:rPr>
                  <w:rFonts w:hint="eastAsia" w:ascii="Calibri" w:hAnsi="Calibri" w:cs="Calibri"/>
                  <w:rPrChange w:id="4443" w:author="Administrator" w:date="2015-12-31T23:03:41Z">
                    <w:rPr>
                      <w:rFonts w:hint="eastAsia"/>
                    </w:rPr>
                  </w:rPrChange>
                </w:rPr>
                <w:t>public StoragePO findStoragePO(String id) throws RemoteException;</w:t>
              </w:r>
            </w:ins>
          </w:p>
          <w:p>
            <w:pPr>
              <w:rPr>
                <w:ins w:id="4445" w:author="Administrator" w:date="2015-12-31T23:03:41Z"/>
                <w:rFonts w:hint="eastAsia" w:ascii="Calibri" w:hAnsi="Calibri" w:cs="Calibri"/>
                <w:rPrChange w:id="4446" w:author="Administrator" w:date="2015-12-31T23:03:41Z">
                  <w:rPr>
                    <w:ins w:id="4447" w:author="Administrator" w:date="2015-12-31T23:03:41Z"/>
                    <w:rFonts w:hint="eastAsia"/>
                  </w:rPr>
                </w:rPrChange>
              </w:rPr>
            </w:pPr>
            <w:ins w:id="4448" w:author="Administrator" w:date="2015-12-31T23:03:41Z">
              <w:r>
                <w:rPr>
                  <w:rFonts w:hint="eastAsia" w:ascii="Calibri" w:hAnsi="Calibri" w:cs="Calibri"/>
                  <w:rPrChange w:id="4449" w:author="Administrator" w:date="2015-12-31T23:03:41Z">
                    <w:rPr>
                      <w:rFonts w:hint="eastAsia"/>
                    </w:rPr>
                  </w:rPrChange>
                </w:rPr>
                <w:tab/>
              </w:r>
            </w:ins>
          </w:p>
          <w:p>
            <w:pPr>
              <w:rPr>
                <w:ins w:id="4451" w:author="Administrator" w:date="2015-12-31T23:03:41Z"/>
                <w:rFonts w:hint="eastAsia" w:ascii="Calibri" w:hAnsi="Calibri" w:cs="Calibri"/>
                <w:rPrChange w:id="4452" w:author="Administrator" w:date="2015-12-31T23:03:41Z">
                  <w:rPr>
                    <w:ins w:id="4453" w:author="Administrator" w:date="2015-12-31T23:03:41Z"/>
                    <w:rFonts w:hint="eastAsia"/>
                  </w:rPr>
                </w:rPrChange>
              </w:rPr>
            </w:pPr>
            <w:ins w:id="4454" w:author="Administrator" w:date="2015-12-31T23:03:41Z">
              <w:r>
                <w:rPr>
                  <w:rFonts w:hint="eastAsia" w:ascii="Calibri" w:hAnsi="Calibri" w:cs="Calibri"/>
                  <w:rPrChange w:id="4455" w:author="Administrator" w:date="2015-12-31T23:03:41Z">
                    <w:rPr>
                      <w:rFonts w:hint="eastAsia"/>
                    </w:rPr>
                  </w:rPrChange>
                </w:rPr>
                <w:tab/>
              </w:r>
            </w:ins>
            <w:ins w:id="4457" w:author="Administrator" w:date="2015-12-31T23:03:41Z">
              <w:r>
                <w:rPr>
                  <w:rFonts w:hint="eastAsia" w:ascii="Calibri" w:hAnsi="Calibri" w:cs="Calibri"/>
                  <w:rPrChange w:id="4458" w:author="Administrator" w:date="2015-12-31T23:03:41Z">
                    <w:rPr>
                      <w:rFonts w:hint="eastAsia"/>
                    </w:rPr>
                  </w:rPrChange>
                </w:rPr>
                <w:t>/**</w:t>
              </w:r>
            </w:ins>
          </w:p>
          <w:p>
            <w:pPr>
              <w:rPr>
                <w:ins w:id="4460" w:author="Administrator" w:date="2015-12-31T23:03:41Z"/>
                <w:rFonts w:hint="eastAsia" w:ascii="Calibri" w:hAnsi="Calibri" w:cs="Calibri"/>
                <w:rPrChange w:id="4461" w:author="Administrator" w:date="2015-12-31T23:03:41Z">
                  <w:rPr>
                    <w:ins w:id="4462" w:author="Administrator" w:date="2015-12-31T23:03:41Z"/>
                    <w:rFonts w:hint="eastAsia"/>
                  </w:rPr>
                </w:rPrChange>
              </w:rPr>
            </w:pPr>
            <w:ins w:id="4463" w:author="Administrator" w:date="2015-12-31T23:03:41Z">
              <w:r>
                <w:rPr>
                  <w:rFonts w:hint="eastAsia" w:ascii="Calibri" w:hAnsi="Calibri" w:cs="Calibri"/>
                  <w:rPrChange w:id="4464" w:author="Administrator" w:date="2015-12-31T23:03:41Z">
                    <w:rPr>
                      <w:rFonts w:hint="eastAsia"/>
                    </w:rPr>
                  </w:rPrChange>
                </w:rPr>
                <w:tab/>
              </w:r>
            </w:ins>
            <w:ins w:id="4466" w:author="Administrator" w:date="2015-12-31T23:03:41Z">
              <w:r>
                <w:rPr>
                  <w:rFonts w:hint="eastAsia" w:ascii="Calibri" w:hAnsi="Calibri" w:cs="Calibri"/>
                  <w:rPrChange w:id="4467" w:author="Administrator" w:date="2015-12-31T23:03:41Z">
                    <w:rPr>
                      <w:rFonts w:hint="eastAsia"/>
                    </w:rPr>
                  </w:rPrChange>
                </w:rPr>
                <w:t xml:space="preserve"> * 返回所有StoragePO</w:t>
              </w:r>
            </w:ins>
          </w:p>
          <w:p>
            <w:pPr>
              <w:rPr>
                <w:ins w:id="4469" w:author="Administrator" w:date="2015-12-31T23:03:41Z"/>
                <w:rFonts w:hint="eastAsia" w:ascii="Calibri" w:hAnsi="Calibri" w:cs="Calibri"/>
                <w:rPrChange w:id="4470" w:author="Administrator" w:date="2015-12-31T23:03:41Z">
                  <w:rPr>
                    <w:ins w:id="4471" w:author="Administrator" w:date="2015-12-31T23:03:41Z"/>
                    <w:rFonts w:hint="eastAsia"/>
                  </w:rPr>
                </w:rPrChange>
              </w:rPr>
            </w:pPr>
            <w:ins w:id="4472" w:author="Administrator" w:date="2015-12-31T23:03:41Z">
              <w:r>
                <w:rPr>
                  <w:rFonts w:hint="eastAsia" w:ascii="Calibri" w:hAnsi="Calibri" w:cs="Calibri"/>
                  <w:rPrChange w:id="4473" w:author="Administrator" w:date="2015-12-31T23:03:41Z">
                    <w:rPr>
                      <w:rFonts w:hint="eastAsia"/>
                    </w:rPr>
                  </w:rPrChange>
                </w:rPr>
                <w:tab/>
              </w:r>
            </w:ins>
            <w:ins w:id="4475" w:author="Administrator" w:date="2015-12-31T23:03:41Z">
              <w:r>
                <w:rPr>
                  <w:rFonts w:hint="eastAsia" w:ascii="Calibri" w:hAnsi="Calibri" w:cs="Calibri"/>
                  <w:rPrChange w:id="4476" w:author="Administrator" w:date="2015-12-31T23:03:41Z">
                    <w:rPr>
                      <w:rFonts w:hint="eastAsia"/>
                    </w:rPr>
                  </w:rPrChange>
                </w:rPr>
                <w:t xml:space="preserve"> * @return</w:t>
              </w:r>
            </w:ins>
          </w:p>
          <w:p>
            <w:pPr>
              <w:rPr>
                <w:ins w:id="4478" w:author="Administrator" w:date="2015-12-31T23:03:41Z"/>
                <w:rFonts w:hint="eastAsia" w:ascii="Calibri" w:hAnsi="Calibri" w:cs="Calibri"/>
                <w:rPrChange w:id="4479" w:author="Administrator" w:date="2015-12-31T23:03:41Z">
                  <w:rPr>
                    <w:ins w:id="4480" w:author="Administrator" w:date="2015-12-31T23:03:41Z"/>
                    <w:rFonts w:hint="eastAsia"/>
                  </w:rPr>
                </w:rPrChange>
              </w:rPr>
            </w:pPr>
            <w:ins w:id="4481" w:author="Administrator" w:date="2015-12-31T23:03:41Z">
              <w:r>
                <w:rPr>
                  <w:rFonts w:hint="eastAsia" w:ascii="Calibri" w:hAnsi="Calibri" w:cs="Calibri"/>
                  <w:rPrChange w:id="4482" w:author="Administrator" w:date="2015-12-31T23:03:41Z">
                    <w:rPr>
                      <w:rFonts w:hint="eastAsia"/>
                    </w:rPr>
                  </w:rPrChange>
                </w:rPr>
                <w:tab/>
              </w:r>
            </w:ins>
            <w:ins w:id="4484" w:author="Administrator" w:date="2015-12-31T23:03:41Z">
              <w:r>
                <w:rPr>
                  <w:rFonts w:hint="eastAsia" w:ascii="Calibri" w:hAnsi="Calibri" w:cs="Calibri"/>
                  <w:rPrChange w:id="4485" w:author="Administrator" w:date="2015-12-31T23:03:41Z">
                    <w:rPr>
                      <w:rFonts w:hint="eastAsia"/>
                    </w:rPr>
                  </w:rPrChange>
                </w:rPr>
                <w:t xml:space="preserve"> * @throws RemoteException</w:t>
              </w:r>
            </w:ins>
          </w:p>
          <w:p>
            <w:pPr>
              <w:rPr>
                <w:ins w:id="4487" w:author="Administrator" w:date="2015-12-31T23:03:41Z"/>
                <w:rFonts w:hint="eastAsia" w:ascii="Calibri" w:hAnsi="Calibri" w:cs="Calibri"/>
                <w:rPrChange w:id="4488" w:author="Administrator" w:date="2015-12-31T23:03:41Z">
                  <w:rPr>
                    <w:ins w:id="4489" w:author="Administrator" w:date="2015-12-31T23:03:41Z"/>
                    <w:rFonts w:hint="eastAsia"/>
                  </w:rPr>
                </w:rPrChange>
              </w:rPr>
            </w:pPr>
            <w:ins w:id="4490" w:author="Administrator" w:date="2015-12-31T23:03:41Z">
              <w:r>
                <w:rPr>
                  <w:rFonts w:hint="eastAsia" w:ascii="Calibri" w:hAnsi="Calibri" w:cs="Calibri"/>
                  <w:rPrChange w:id="4491" w:author="Administrator" w:date="2015-12-31T23:03:41Z">
                    <w:rPr>
                      <w:rFonts w:hint="eastAsia"/>
                    </w:rPr>
                  </w:rPrChange>
                </w:rPr>
                <w:tab/>
              </w:r>
            </w:ins>
            <w:ins w:id="4493" w:author="Administrator" w:date="2015-12-31T23:03:41Z">
              <w:r>
                <w:rPr>
                  <w:rFonts w:hint="eastAsia" w:ascii="Calibri" w:hAnsi="Calibri" w:cs="Calibri"/>
                  <w:rPrChange w:id="4494" w:author="Administrator" w:date="2015-12-31T23:03:41Z">
                    <w:rPr>
                      <w:rFonts w:hint="eastAsia"/>
                    </w:rPr>
                  </w:rPrChange>
                </w:rPr>
                <w:t xml:space="preserve"> */</w:t>
              </w:r>
            </w:ins>
          </w:p>
          <w:p>
            <w:pPr>
              <w:rPr>
                <w:ins w:id="4496" w:author="Administrator" w:date="2015-12-31T23:03:41Z"/>
                <w:rFonts w:hint="eastAsia" w:ascii="Calibri" w:hAnsi="Calibri" w:cs="Calibri"/>
                <w:rPrChange w:id="4497" w:author="Administrator" w:date="2015-12-31T23:03:41Z">
                  <w:rPr>
                    <w:ins w:id="4498" w:author="Administrator" w:date="2015-12-31T23:03:41Z"/>
                    <w:rFonts w:hint="eastAsia"/>
                  </w:rPr>
                </w:rPrChange>
              </w:rPr>
            </w:pPr>
            <w:ins w:id="4499" w:author="Administrator" w:date="2015-12-31T23:03:41Z">
              <w:r>
                <w:rPr>
                  <w:rFonts w:hint="eastAsia" w:ascii="Calibri" w:hAnsi="Calibri" w:cs="Calibri"/>
                  <w:rPrChange w:id="4500" w:author="Administrator" w:date="2015-12-31T23:03:41Z">
                    <w:rPr>
                      <w:rFonts w:hint="eastAsia"/>
                    </w:rPr>
                  </w:rPrChange>
                </w:rPr>
                <w:tab/>
              </w:r>
            </w:ins>
            <w:ins w:id="4502" w:author="Administrator" w:date="2015-12-31T23:03:41Z">
              <w:r>
                <w:rPr>
                  <w:rFonts w:hint="eastAsia" w:ascii="Calibri" w:hAnsi="Calibri" w:cs="Calibri"/>
                  <w:rPrChange w:id="4503" w:author="Administrator" w:date="2015-12-31T23:03:41Z">
                    <w:rPr>
                      <w:rFonts w:hint="eastAsia"/>
                    </w:rPr>
                  </w:rPrChange>
                </w:rPr>
                <w:t>public ArrayList&lt;StoragePO&gt; finds() throws RemoteException;</w:t>
              </w:r>
            </w:ins>
          </w:p>
          <w:p>
            <w:pPr>
              <w:rPr>
                <w:ins w:id="4505" w:author="Administrator" w:date="2015-12-31T23:03:41Z"/>
                <w:rFonts w:hint="eastAsia" w:ascii="Calibri" w:hAnsi="Calibri" w:cs="Calibri"/>
                <w:rPrChange w:id="4506" w:author="Administrator" w:date="2015-12-31T23:03:41Z">
                  <w:rPr>
                    <w:ins w:id="4507" w:author="Administrator" w:date="2015-12-31T23:03:41Z"/>
                    <w:rFonts w:hint="eastAsia"/>
                  </w:rPr>
                </w:rPrChange>
              </w:rPr>
            </w:pPr>
            <w:ins w:id="4508" w:author="Administrator" w:date="2015-12-31T23:03:41Z">
              <w:r>
                <w:rPr>
                  <w:rFonts w:hint="eastAsia" w:ascii="Calibri" w:hAnsi="Calibri" w:cs="Calibri"/>
                  <w:rPrChange w:id="4509" w:author="Administrator" w:date="2015-12-31T23:03:41Z">
                    <w:rPr>
                      <w:rFonts w:hint="eastAsia"/>
                    </w:rPr>
                  </w:rPrChange>
                </w:rPr>
                <w:tab/>
              </w:r>
            </w:ins>
          </w:p>
          <w:p>
            <w:pPr>
              <w:rPr>
                <w:ins w:id="4511" w:author="Administrator" w:date="2015-12-31T23:03:41Z"/>
                <w:rFonts w:hint="eastAsia" w:ascii="Calibri" w:hAnsi="Calibri" w:cs="Calibri"/>
                <w:rPrChange w:id="4512" w:author="Administrator" w:date="2015-12-31T23:03:41Z">
                  <w:rPr>
                    <w:ins w:id="4513" w:author="Administrator" w:date="2015-12-31T23:03:41Z"/>
                    <w:rFonts w:hint="eastAsia"/>
                  </w:rPr>
                </w:rPrChange>
              </w:rPr>
            </w:pPr>
            <w:ins w:id="4514" w:author="Administrator" w:date="2015-12-31T23:03:41Z">
              <w:r>
                <w:rPr>
                  <w:rFonts w:hint="eastAsia" w:ascii="Calibri" w:hAnsi="Calibri" w:cs="Calibri"/>
                  <w:rPrChange w:id="4515" w:author="Administrator" w:date="2015-12-31T23:03:41Z">
                    <w:rPr>
                      <w:rFonts w:hint="eastAsia"/>
                    </w:rPr>
                  </w:rPrChange>
                </w:rPr>
                <w:tab/>
              </w:r>
            </w:ins>
            <w:ins w:id="4517" w:author="Administrator" w:date="2015-12-31T23:03:41Z">
              <w:r>
                <w:rPr>
                  <w:rFonts w:hint="eastAsia" w:ascii="Calibri" w:hAnsi="Calibri" w:cs="Calibri"/>
                  <w:rPrChange w:id="4518" w:author="Administrator" w:date="2015-12-31T23:03:41Z">
                    <w:rPr>
                      <w:rFonts w:hint="eastAsia"/>
                    </w:rPr>
                  </w:rPrChange>
                </w:rPr>
                <w:t>/**</w:t>
              </w:r>
            </w:ins>
          </w:p>
          <w:p>
            <w:pPr>
              <w:rPr>
                <w:ins w:id="4520" w:author="Administrator" w:date="2015-12-31T23:03:41Z"/>
                <w:rFonts w:hint="eastAsia" w:ascii="Calibri" w:hAnsi="Calibri" w:cs="Calibri"/>
                <w:rPrChange w:id="4521" w:author="Administrator" w:date="2015-12-31T23:03:41Z">
                  <w:rPr>
                    <w:ins w:id="4522" w:author="Administrator" w:date="2015-12-31T23:03:41Z"/>
                    <w:rFonts w:hint="eastAsia"/>
                  </w:rPr>
                </w:rPrChange>
              </w:rPr>
            </w:pPr>
            <w:ins w:id="4523" w:author="Administrator" w:date="2015-12-31T23:03:41Z">
              <w:r>
                <w:rPr>
                  <w:rFonts w:hint="eastAsia" w:ascii="Calibri" w:hAnsi="Calibri" w:cs="Calibri"/>
                  <w:rPrChange w:id="4524" w:author="Administrator" w:date="2015-12-31T23:03:41Z">
                    <w:rPr>
                      <w:rFonts w:hint="eastAsia"/>
                    </w:rPr>
                  </w:rPrChange>
                </w:rPr>
                <w:tab/>
              </w:r>
            </w:ins>
            <w:ins w:id="4526" w:author="Administrator" w:date="2015-12-31T23:03:41Z">
              <w:r>
                <w:rPr>
                  <w:rFonts w:hint="eastAsia" w:ascii="Calibri" w:hAnsi="Calibri" w:cs="Calibri"/>
                  <w:rPrChange w:id="4527" w:author="Administrator" w:date="2015-12-31T23:03:41Z">
                    <w:rPr>
                      <w:rFonts w:hint="eastAsia"/>
                    </w:rPr>
                  </w:rPrChange>
                </w:rPr>
                <w:t xml:space="preserve"> * 在数据库中增加一个StoragePO记录</w:t>
              </w:r>
            </w:ins>
          </w:p>
          <w:p>
            <w:pPr>
              <w:rPr>
                <w:ins w:id="4529" w:author="Administrator" w:date="2015-12-31T23:03:41Z"/>
                <w:rFonts w:hint="eastAsia" w:ascii="Calibri" w:hAnsi="Calibri" w:cs="Calibri"/>
                <w:rPrChange w:id="4530" w:author="Administrator" w:date="2015-12-31T23:03:41Z">
                  <w:rPr>
                    <w:ins w:id="4531" w:author="Administrator" w:date="2015-12-31T23:03:41Z"/>
                    <w:rFonts w:hint="eastAsia"/>
                  </w:rPr>
                </w:rPrChange>
              </w:rPr>
            </w:pPr>
            <w:ins w:id="4532" w:author="Administrator" w:date="2015-12-31T23:03:41Z">
              <w:r>
                <w:rPr>
                  <w:rFonts w:hint="eastAsia" w:ascii="Calibri" w:hAnsi="Calibri" w:cs="Calibri"/>
                  <w:rPrChange w:id="4533" w:author="Administrator" w:date="2015-12-31T23:03:41Z">
                    <w:rPr>
                      <w:rFonts w:hint="eastAsia"/>
                    </w:rPr>
                  </w:rPrChange>
                </w:rPr>
                <w:tab/>
              </w:r>
            </w:ins>
            <w:ins w:id="4535" w:author="Administrator" w:date="2015-12-31T23:03:41Z">
              <w:r>
                <w:rPr>
                  <w:rFonts w:hint="eastAsia" w:ascii="Calibri" w:hAnsi="Calibri" w:cs="Calibri"/>
                  <w:rPrChange w:id="4536" w:author="Administrator" w:date="2015-12-31T23:03:41Z">
                    <w:rPr>
                      <w:rFonts w:hint="eastAsia"/>
                    </w:rPr>
                  </w:rPrChange>
                </w:rPr>
                <w:t xml:space="preserve"> * @param spo</w:t>
              </w:r>
            </w:ins>
          </w:p>
          <w:p>
            <w:pPr>
              <w:rPr>
                <w:ins w:id="4538" w:author="Administrator" w:date="2015-12-31T23:03:41Z"/>
                <w:rFonts w:hint="eastAsia" w:ascii="Calibri" w:hAnsi="Calibri" w:cs="Calibri"/>
                <w:rPrChange w:id="4539" w:author="Administrator" w:date="2015-12-31T23:03:41Z">
                  <w:rPr>
                    <w:ins w:id="4540" w:author="Administrator" w:date="2015-12-31T23:03:41Z"/>
                    <w:rFonts w:hint="eastAsia"/>
                  </w:rPr>
                </w:rPrChange>
              </w:rPr>
            </w:pPr>
            <w:ins w:id="4541" w:author="Administrator" w:date="2015-12-31T23:03:41Z">
              <w:r>
                <w:rPr>
                  <w:rFonts w:hint="eastAsia" w:ascii="Calibri" w:hAnsi="Calibri" w:cs="Calibri"/>
                  <w:rPrChange w:id="4542" w:author="Administrator" w:date="2015-12-31T23:03:41Z">
                    <w:rPr>
                      <w:rFonts w:hint="eastAsia"/>
                    </w:rPr>
                  </w:rPrChange>
                </w:rPr>
                <w:tab/>
              </w:r>
            </w:ins>
            <w:ins w:id="4544" w:author="Administrator" w:date="2015-12-31T23:03:41Z">
              <w:r>
                <w:rPr>
                  <w:rFonts w:hint="eastAsia" w:ascii="Calibri" w:hAnsi="Calibri" w:cs="Calibri"/>
                  <w:rPrChange w:id="4545" w:author="Administrator" w:date="2015-12-31T23:03:41Z">
                    <w:rPr>
                      <w:rFonts w:hint="eastAsia"/>
                    </w:rPr>
                  </w:rPrChange>
                </w:rPr>
                <w:t xml:space="preserve"> * @throws RemoteException</w:t>
              </w:r>
            </w:ins>
          </w:p>
          <w:p>
            <w:pPr>
              <w:rPr>
                <w:ins w:id="4547" w:author="Administrator" w:date="2015-12-31T23:03:41Z"/>
                <w:rFonts w:hint="eastAsia" w:ascii="Calibri" w:hAnsi="Calibri" w:cs="Calibri"/>
                <w:rPrChange w:id="4548" w:author="Administrator" w:date="2015-12-31T23:03:41Z">
                  <w:rPr>
                    <w:ins w:id="4549" w:author="Administrator" w:date="2015-12-31T23:03:41Z"/>
                    <w:rFonts w:hint="eastAsia"/>
                  </w:rPr>
                </w:rPrChange>
              </w:rPr>
            </w:pPr>
            <w:ins w:id="4550" w:author="Administrator" w:date="2015-12-31T23:03:41Z">
              <w:r>
                <w:rPr>
                  <w:rFonts w:hint="eastAsia" w:ascii="Calibri" w:hAnsi="Calibri" w:cs="Calibri"/>
                  <w:rPrChange w:id="4551" w:author="Administrator" w:date="2015-12-31T23:03:41Z">
                    <w:rPr>
                      <w:rFonts w:hint="eastAsia"/>
                    </w:rPr>
                  </w:rPrChange>
                </w:rPr>
                <w:tab/>
              </w:r>
            </w:ins>
            <w:ins w:id="4553" w:author="Administrator" w:date="2015-12-31T23:03:41Z">
              <w:r>
                <w:rPr>
                  <w:rFonts w:hint="eastAsia" w:ascii="Calibri" w:hAnsi="Calibri" w:cs="Calibri"/>
                  <w:rPrChange w:id="4554" w:author="Administrator" w:date="2015-12-31T23:03:41Z">
                    <w:rPr>
                      <w:rFonts w:hint="eastAsia"/>
                    </w:rPr>
                  </w:rPrChange>
                </w:rPr>
                <w:t xml:space="preserve"> */</w:t>
              </w:r>
            </w:ins>
          </w:p>
          <w:p>
            <w:pPr>
              <w:rPr>
                <w:ins w:id="4556" w:author="Administrator" w:date="2015-12-31T23:03:41Z"/>
                <w:rFonts w:hint="eastAsia" w:ascii="Calibri" w:hAnsi="Calibri" w:cs="Calibri"/>
                <w:rPrChange w:id="4557" w:author="Administrator" w:date="2015-12-31T23:03:41Z">
                  <w:rPr>
                    <w:ins w:id="4558" w:author="Administrator" w:date="2015-12-31T23:03:41Z"/>
                    <w:rFonts w:hint="eastAsia"/>
                  </w:rPr>
                </w:rPrChange>
              </w:rPr>
            </w:pPr>
            <w:ins w:id="4559" w:author="Administrator" w:date="2015-12-31T23:03:41Z">
              <w:r>
                <w:rPr>
                  <w:rFonts w:hint="eastAsia" w:ascii="Calibri" w:hAnsi="Calibri" w:cs="Calibri"/>
                  <w:rPrChange w:id="4560" w:author="Administrator" w:date="2015-12-31T23:03:41Z">
                    <w:rPr>
                      <w:rFonts w:hint="eastAsia"/>
                    </w:rPr>
                  </w:rPrChange>
                </w:rPr>
                <w:tab/>
              </w:r>
            </w:ins>
            <w:ins w:id="4562" w:author="Administrator" w:date="2015-12-31T23:03:41Z">
              <w:r>
                <w:rPr>
                  <w:rFonts w:hint="eastAsia" w:ascii="Calibri" w:hAnsi="Calibri" w:cs="Calibri"/>
                  <w:rPrChange w:id="4563" w:author="Administrator" w:date="2015-12-31T23:03:41Z">
                    <w:rPr>
                      <w:rFonts w:hint="eastAsia"/>
                    </w:rPr>
                  </w:rPrChange>
                </w:rPr>
                <w:t>public void insert(StoragePO spo) throws RemoteException;</w:t>
              </w:r>
            </w:ins>
          </w:p>
          <w:p>
            <w:pPr>
              <w:rPr>
                <w:ins w:id="4565" w:author="Administrator" w:date="2015-12-31T23:03:41Z"/>
                <w:rFonts w:hint="eastAsia" w:ascii="Calibri" w:hAnsi="Calibri" w:cs="Calibri"/>
                <w:rPrChange w:id="4566" w:author="Administrator" w:date="2015-12-31T23:03:41Z">
                  <w:rPr>
                    <w:ins w:id="4567" w:author="Administrator" w:date="2015-12-31T23:03:41Z"/>
                    <w:rFonts w:hint="eastAsia"/>
                  </w:rPr>
                </w:rPrChange>
              </w:rPr>
            </w:pPr>
            <w:ins w:id="4568" w:author="Administrator" w:date="2015-12-31T23:03:41Z">
              <w:r>
                <w:rPr>
                  <w:rFonts w:hint="eastAsia" w:ascii="Calibri" w:hAnsi="Calibri" w:cs="Calibri"/>
                  <w:rPrChange w:id="4569" w:author="Administrator" w:date="2015-12-31T23:03:41Z">
                    <w:rPr>
                      <w:rFonts w:hint="eastAsia"/>
                    </w:rPr>
                  </w:rPrChange>
                </w:rPr>
                <w:tab/>
              </w:r>
            </w:ins>
          </w:p>
          <w:p>
            <w:pPr>
              <w:rPr>
                <w:ins w:id="4571" w:author="Administrator" w:date="2015-12-31T23:03:41Z"/>
                <w:rFonts w:hint="eastAsia" w:ascii="Calibri" w:hAnsi="Calibri" w:cs="Calibri"/>
                <w:rPrChange w:id="4572" w:author="Administrator" w:date="2015-12-31T23:03:41Z">
                  <w:rPr>
                    <w:ins w:id="4573" w:author="Administrator" w:date="2015-12-31T23:03:41Z"/>
                    <w:rFonts w:hint="eastAsia"/>
                  </w:rPr>
                </w:rPrChange>
              </w:rPr>
            </w:pPr>
            <w:ins w:id="4574" w:author="Administrator" w:date="2015-12-31T23:03:41Z">
              <w:r>
                <w:rPr>
                  <w:rFonts w:hint="eastAsia" w:ascii="Calibri" w:hAnsi="Calibri" w:cs="Calibri"/>
                  <w:rPrChange w:id="4575" w:author="Administrator" w:date="2015-12-31T23:03:41Z">
                    <w:rPr>
                      <w:rFonts w:hint="eastAsia"/>
                    </w:rPr>
                  </w:rPrChange>
                </w:rPr>
                <w:tab/>
              </w:r>
            </w:ins>
            <w:ins w:id="4577" w:author="Administrator" w:date="2015-12-31T23:03:41Z">
              <w:r>
                <w:rPr>
                  <w:rFonts w:hint="eastAsia" w:ascii="Calibri" w:hAnsi="Calibri" w:cs="Calibri"/>
                  <w:rPrChange w:id="4578" w:author="Administrator" w:date="2015-12-31T23:03:41Z">
                    <w:rPr>
                      <w:rFonts w:hint="eastAsia"/>
                    </w:rPr>
                  </w:rPrChange>
                </w:rPr>
                <w:t>/**</w:t>
              </w:r>
            </w:ins>
          </w:p>
          <w:p>
            <w:pPr>
              <w:rPr>
                <w:ins w:id="4580" w:author="Administrator" w:date="2015-12-31T23:03:41Z"/>
                <w:rFonts w:hint="eastAsia" w:ascii="Calibri" w:hAnsi="Calibri" w:cs="Calibri"/>
                <w:rPrChange w:id="4581" w:author="Administrator" w:date="2015-12-31T23:03:41Z">
                  <w:rPr>
                    <w:ins w:id="4582" w:author="Administrator" w:date="2015-12-31T23:03:41Z"/>
                    <w:rFonts w:hint="eastAsia"/>
                  </w:rPr>
                </w:rPrChange>
              </w:rPr>
            </w:pPr>
            <w:ins w:id="4583" w:author="Administrator" w:date="2015-12-31T23:03:41Z">
              <w:r>
                <w:rPr>
                  <w:rFonts w:hint="eastAsia" w:ascii="Calibri" w:hAnsi="Calibri" w:cs="Calibri"/>
                  <w:rPrChange w:id="4584" w:author="Administrator" w:date="2015-12-31T23:03:41Z">
                    <w:rPr>
                      <w:rFonts w:hint="eastAsia"/>
                    </w:rPr>
                  </w:rPrChange>
                </w:rPr>
                <w:tab/>
              </w:r>
            </w:ins>
            <w:ins w:id="4586" w:author="Administrator" w:date="2015-12-31T23:03:41Z">
              <w:r>
                <w:rPr>
                  <w:rFonts w:hint="eastAsia" w:ascii="Calibri" w:hAnsi="Calibri" w:cs="Calibri"/>
                  <w:rPrChange w:id="4587" w:author="Administrator" w:date="2015-12-31T23:03:41Z">
                    <w:rPr>
                      <w:rFonts w:hint="eastAsia"/>
                    </w:rPr>
                  </w:rPrChange>
                </w:rPr>
                <w:t xml:space="preserve"> * 更新一个StoragePO</w:t>
              </w:r>
            </w:ins>
          </w:p>
          <w:p>
            <w:pPr>
              <w:rPr>
                <w:ins w:id="4589" w:author="Administrator" w:date="2015-12-31T23:03:41Z"/>
                <w:rFonts w:hint="eastAsia" w:ascii="Calibri" w:hAnsi="Calibri" w:cs="Calibri"/>
                <w:rPrChange w:id="4590" w:author="Administrator" w:date="2015-12-31T23:03:41Z">
                  <w:rPr>
                    <w:ins w:id="4591" w:author="Administrator" w:date="2015-12-31T23:03:41Z"/>
                    <w:rFonts w:hint="eastAsia"/>
                  </w:rPr>
                </w:rPrChange>
              </w:rPr>
            </w:pPr>
            <w:ins w:id="4592" w:author="Administrator" w:date="2015-12-31T23:03:41Z">
              <w:r>
                <w:rPr>
                  <w:rFonts w:hint="eastAsia" w:ascii="Calibri" w:hAnsi="Calibri" w:cs="Calibri"/>
                  <w:rPrChange w:id="4593" w:author="Administrator" w:date="2015-12-31T23:03:41Z">
                    <w:rPr>
                      <w:rFonts w:hint="eastAsia"/>
                    </w:rPr>
                  </w:rPrChange>
                </w:rPr>
                <w:tab/>
              </w:r>
            </w:ins>
            <w:ins w:id="4595" w:author="Administrator" w:date="2015-12-31T23:03:41Z">
              <w:r>
                <w:rPr>
                  <w:rFonts w:hint="eastAsia" w:ascii="Calibri" w:hAnsi="Calibri" w:cs="Calibri"/>
                  <w:rPrChange w:id="4596" w:author="Administrator" w:date="2015-12-31T23:03:41Z">
                    <w:rPr>
                      <w:rFonts w:hint="eastAsia"/>
                    </w:rPr>
                  </w:rPrChange>
                </w:rPr>
                <w:t xml:space="preserve"> * @param id</w:t>
              </w:r>
            </w:ins>
          </w:p>
          <w:p>
            <w:pPr>
              <w:rPr>
                <w:ins w:id="4598" w:author="Administrator" w:date="2015-12-31T23:03:41Z"/>
                <w:rFonts w:hint="eastAsia" w:ascii="Calibri" w:hAnsi="Calibri" w:cs="Calibri"/>
                <w:rPrChange w:id="4599" w:author="Administrator" w:date="2015-12-31T23:03:41Z">
                  <w:rPr>
                    <w:ins w:id="4600" w:author="Administrator" w:date="2015-12-31T23:03:41Z"/>
                    <w:rFonts w:hint="eastAsia"/>
                  </w:rPr>
                </w:rPrChange>
              </w:rPr>
            </w:pPr>
            <w:ins w:id="4601" w:author="Administrator" w:date="2015-12-31T23:03:41Z">
              <w:r>
                <w:rPr>
                  <w:rFonts w:hint="eastAsia" w:ascii="Calibri" w:hAnsi="Calibri" w:cs="Calibri"/>
                  <w:rPrChange w:id="4602" w:author="Administrator" w:date="2015-12-31T23:03:41Z">
                    <w:rPr>
                      <w:rFonts w:hint="eastAsia"/>
                    </w:rPr>
                  </w:rPrChange>
                </w:rPr>
                <w:tab/>
              </w:r>
            </w:ins>
            <w:ins w:id="4604" w:author="Administrator" w:date="2015-12-31T23:03:41Z">
              <w:r>
                <w:rPr>
                  <w:rFonts w:hint="eastAsia" w:ascii="Calibri" w:hAnsi="Calibri" w:cs="Calibri"/>
                  <w:rPrChange w:id="4605" w:author="Administrator" w:date="2015-12-31T23:03:41Z">
                    <w:rPr>
                      <w:rFonts w:hint="eastAsia"/>
                    </w:rPr>
                  </w:rPrChange>
                </w:rPr>
                <w:t xml:space="preserve"> * @param spo</w:t>
              </w:r>
            </w:ins>
          </w:p>
          <w:p>
            <w:pPr>
              <w:rPr>
                <w:ins w:id="4607" w:author="Administrator" w:date="2015-12-31T23:03:41Z"/>
                <w:rFonts w:hint="eastAsia" w:ascii="Calibri" w:hAnsi="Calibri" w:cs="Calibri"/>
                <w:rPrChange w:id="4608" w:author="Administrator" w:date="2015-12-31T23:03:41Z">
                  <w:rPr>
                    <w:ins w:id="4609" w:author="Administrator" w:date="2015-12-31T23:03:41Z"/>
                    <w:rFonts w:hint="eastAsia"/>
                  </w:rPr>
                </w:rPrChange>
              </w:rPr>
            </w:pPr>
            <w:ins w:id="4610" w:author="Administrator" w:date="2015-12-31T23:03:41Z">
              <w:r>
                <w:rPr>
                  <w:rFonts w:hint="eastAsia" w:ascii="Calibri" w:hAnsi="Calibri" w:cs="Calibri"/>
                  <w:rPrChange w:id="4611" w:author="Administrator" w:date="2015-12-31T23:03:41Z">
                    <w:rPr>
                      <w:rFonts w:hint="eastAsia"/>
                    </w:rPr>
                  </w:rPrChange>
                </w:rPr>
                <w:tab/>
              </w:r>
            </w:ins>
            <w:ins w:id="4613" w:author="Administrator" w:date="2015-12-31T23:03:41Z">
              <w:r>
                <w:rPr>
                  <w:rFonts w:hint="eastAsia" w:ascii="Calibri" w:hAnsi="Calibri" w:cs="Calibri"/>
                  <w:rPrChange w:id="4614" w:author="Administrator" w:date="2015-12-31T23:03:41Z">
                    <w:rPr>
                      <w:rFonts w:hint="eastAsia"/>
                    </w:rPr>
                  </w:rPrChange>
                </w:rPr>
                <w:t xml:space="preserve"> * @throws RemoteException</w:t>
              </w:r>
            </w:ins>
          </w:p>
          <w:p>
            <w:pPr>
              <w:rPr>
                <w:ins w:id="4616" w:author="Administrator" w:date="2015-12-31T23:03:41Z"/>
                <w:rFonts w:hint="eastAsia" w:ascii="Calibri" w:hAnsi="Calibri" w:cs="Calibri"/>
                <w:rPrChange w:id="4617" w:author="Administrator" w:date="2015-12-31T23:03:41Z">
                  <w:rPr>
                    <w:ins w:id="4618" w:author="Administrator" w:date="2015-12-31T23:03:41Z"/>
                    <w:rFonts w:hint="eastAsia"/>
                  </w:rPr>
                </w:rPrChange>
              </w:rPr>
            </w:pPr>
            <w:ins w:id="4619" w:author="Administrator" w:date="2015-12-31T23:03:41Z">
              <w:r>
                <w:rPr>
                  <w:rFonts w:hint="eastAsia" w:ascii="Calibri" w:hAnsi="Calibri" w:cs="Calibri"/>
                  <w:rPrChange w:id="4620" w:author="Administrator" w:date="2015-12-31T23:03:41Z">
                    <w:rPr>
                      <w:rFonts w:hint="eastAsia"/>
                    </w:rPr>
                  </w:rPrChange>
                </w:rPr>
                <w:tab/>
              </w:r>
            </w:ins>
            <w:ins w:id="4622" w:author="Administrator" w:date="2015-12-31T23:03:41Z">
              <w:r>
                <w:rPr>
                  <w:rFonts w:hint="eastAsia" w:ascii="Calibri" w:hAnsi="Calibri" w:cs="Calibri"/>
                  <w:rPrChange w:id="4623" w:author="Administrator" w:date="2015-12-31T23:03:41Z">
                    <w:rPr>
                      <w:rFonts w:hint="eastAsia"/>
                    </w:rPr>
                  </w:rPrChange>
                </w:rPr>
                <w:t xml:space="preserve"> */</w:t>
              </w:r>
            </w:ins>
          </w:p>
          <w:p>
            <w:pPr>
              <w:rPr>
                <w:ins w:id="4625" w:author="Administrator" w:date="2015-12-31T23:03:41Z"/>
                <w:rFonts w:hint="eastAsia" w:ascii="Calibri" w:hAnsi="Calibri" w:cs="Calibri"/>
                <w:rPrChange w:id="4626" w:author="Administrator" w:date="2015-12-31T23:03:41Z">
                  <w:rPr>
                    <w:ins w:id="4627" w:author="Administrator" w:date="2015-12-31T23:03:41Z"/>
                    <w:rFonts w:hint="eastAsia"/>
                  </w:rPr>
                </w:rPrChange>
              </w:rPr>
            </w:pPr>
            <w:ins w:id="4628" w:author="Administrator" w:date="2015-12-31T23:03:41Z">
              <w:r>
                <w:rPr>
                  <w:rFonts w:hint="eastAsia" w:ascii="Calibri" w:hAnsi="Calibri" w:cs="Calibri"/>
                  <w:rPrChange w:id="4629" w:author="Administrator" w:date="2015-12-31T23:03:41Z">
                    <w:rPr>
                      <w:rFonts w:hint="eastAsia"/>
                    </w:rPr>
                  </w:rPrChange>
                </w:rPr>
                <w:tab/>
              </w:r>
            </w:ins>
            <w:ins w:id="4631" w:author="Administrator" w:date="2015-12-31T23:03:41Z">
              <w:r>
                <w:rPr>
                  <w:rFonts w:hint="eastAsia" w:ascii="Calibri" w:hAnsi="Calibri" w:cs="Calibri"/>
                  <w:rPrChange w:id="4632" w:author="Administrator" w:date="2015-12-31T23:03:41Z">
                    <w:rPr>
                      <w:rFonts w:hint="eastAsia"/>
                    </w:rPr>
                  </w:rPrChange>
                </w:rPr>
                <w:t>public void update(String id,StoragePO spo) throws RemoteException;</w:t>
              </w:r>
            </w:ins>
          </w:p>
          <w:p>
            <w:pPr>
              <w:rPr>
                <w:ins w:id="4634" w:author="Administrator" w:date="2015-12-31T23:03:41Z"/>
                <w:rFonts w:hint="eastAsia" w:ascii="Calibri" w:hAnsi="Calibri" w:cs="Calibri"/>
                <w:rPrChange w:id="4635" w:author="Administrator" w:date="2015-12-31T23:03:41Z">
                  <w:rPr>
                    <w:ins w:id="4636" w:author="Administrator" w:date="2015-12-31T23:03:41Z"/>
                    <w:rFonts w:hint="eastAsia"/>
                  </w:rPr>
                </w:rPrChange>
              </w:rPr>
            </w:pPr>
            <w:ins w:id="4637" w:author="Administrator" w:date="2015-12-31T23:03:41Z">
              <w:r>
                <w:rPr>
                  <w:rFonts w:hint="eastAsia" w:ascii="Calibri" w:hAnsi="Calibri" w:cs="Calibri"/>
                  <w:rPrChange w:id="4638" w:author="Administrator" w:date="2015-12-31T23:03:41Z">
                    <w:rPr>
                      <w:rFonts w:hint="eastAsia"/>
                    </w:rPr>
                  </w:rPrChange>
                </w:rPr>
                <w:tab/>
              </w:r>
            </w:ins>
          </w:p>
          <w:p>
            <w:pPr>
              <w:rPr>
                <w:ins w:id="4640" w:author="Administrator" w:date="2015-12-31T23:03:41Z"/>
                <w:rFonts w:hint="eastAsia" w:ascii="Calibri" w:hAnsi="Calibri" w:cs="Calibri"/>
                <w:rPrChange w:id="4641" w:author="Administrator" w:date="2015-12-31T23:03:41Z">
                  <w:rPr>
                    <w:ins w:id="4642" w:author="Administrator" w:date="2015-12-31T23:03:41Z"/>
                    <w:rFonts w:hint="eastAsia"/>
                  </w:rPr>
                </w:rPrChange>
              </w:rPr>
            </w:pPr>
            <w:ins w:id="4643" w:author="Administrator" w:date="2015-12-31T23:03:41Z">
              <w:r>
                <w:rPr>
                  <w:rFonts w:hint="eastAsia" w:ascii="Calibri" w:hAnsi="Calibri" w:cs="Calibri"/>
                  <w:rPrChange w:id="4644" w:author="Administrator" w:date="2015-12-31T23:03:41Z">
                    <w:rPr>
                      <w:rFonts w:hint="eastAsia"/>
                    </w:rPr>
                  </w:rPrChange>
                </w:rPr>
                <w:tab/>
              </w:r>
            </w:ins>
            <w:ins w:id="4646" w:author="Administrator" w:date="2015-12-31T23:03:41Z">
              <w:r>
                <w:rPr>
                  <w:rFonts w:hint="eastAsia" w:ascii="Calibri" w:hAnsi="Calibri" w:cs="Calibri"/>
                  <w:rPrChange w:id="4647" w:author="Administrator" w:date="2015-12-31T23:03:41Z">
                    <w:rPr>
                      <w:rFonts w:hint="eastAsia"/>
                    </w:rPr>
                  </w:rPrChange>
                </w:rPr>
                <w:t>/**</w:t>
              </w:r>
            </w:ins>
          </w:p>
          <w:p>
            <w:pPr>
              <w:rPr>
                <w:ins w:id="4649" w:author="Administrator" w:date="2015-12-31T23:03:41Z"/>
                <w:rFonts w:hint="eastAsia" w:ascii="Calibri" w:hAnsi="Calibri" w:cs="Calibri"/>
                <w:rPrChange w:id="4650" w:author="Administrator" w:date="2015-12-31T23:03:41Z">
                  <w:rPr>
                    <w:ins w:id="4651" w:author="Administrator" w:date="2015-12-31T23:03:41Z"/>
                    <w:rFonts w:hint="eastAsia"/>
                  </w:rPr>
                </w:rPrChange>
              </w:rPr>
            </w:pPr>
            <w:ins w:id="4652" w:author="Administrator" w:date="2015-12-31T23:03:41Z">
              <w:r>
                <w:rPr>
                  <w:rFonts w:hint="eastAsia" w:ascii="Calibri" w:hAnsi="Calibri" w:cs="Calibri"/>
                  <w:rPrChange w:id="4653" w:author="Administrator" w:date="2015-12-31T23:03:41Z">
                    <w:rPr>
                      <w:rFonts w:hint="eastAsia"/>
                    </w:rPr>
                  </w:rPrChange>
                </w:rPr>
                <w:tab/>
              </w:r>
            </w:ins>
            <w:ins w:id="4655" w:author="Administrator" w:date="2015-12-31T23:03:41Z">
              <w:r>
                <w:rPr>
                  <w:rFonts w:hint="eastAsia" w:ascii="Calibri" w:hAnsi="Calibri" w:cs="Calibri"/>
                  <w:rPrChange w:id="4656" w:author="Administrator" w:date="2015-12-31T23:03:41Z">
                    <w:rPr>
                      <w:rFonts w:hint="eastAsia"/>
                    </w:rPr>
                  </w:rPrChange>
                </w:rPr>
                <w:t xml:space="preserve"> * 删除一个StoragePO</w:t>
              </w:r>
            </w:ins>
          </w:p>
          <w:p>
            <w:pPr>
              <w:rPr>
                <w:ins w:id="4658" w:author="Administrator" w:date="2015-12-31T23:03:41Z"/>
                <w:rFonts w:hint="eastAsia" w:ascii="Calibri" w:hAnsi="Calibri" w:cs="Calibri"/>
                <w:rPrChange w:id="4659" w:author="Administrator" w:date="2015-12-31T23:03:41Z">
                  <w:rPr>
                    <w:ins w:id="4660" w:author="Administrator" w:date="2015-12-31T23:03:41Z"/>
                    <w:rFonts w:hint="eastAsia"/>
                  </w:rPr>
                </w:rPrChange>
              </w:rPr>
            </w:pPr>
            <w:ins w:id="4661" w:author="Administrator" w:date="2015-12-31T23:03:41Z">
              <w:r>
                <w:rPr>
                  <w:rFonts w:hint="eastAsia" w:ascii="Calibri" w:hAnsi="Calibri" w:cs="Calibri"/>
                  <w:rPrChange w:id="4662" w:author="Administrator" w:date="2015-12-31T23:03:41Z">
                    <w:rPr>
                      <w:rFonts w:hint="eastAsia"/>
                    </w:rPr>
                  </w:rPrChange>
                </w:rPr>
                <w:tab/>
              </w:r>
            </w:ins>
            <w:ins w:id="4664" w:author="Administrator" w:date="2015-12-31T23:03:41Z">
              <w:r>
                <w:rPr>
                  <w:rFonts w:hint="eastAsia" w:ascii="Calibri" w:hAnsi="Calibri" w:cs="Calibri"/>
                  <w:rPrChange w:id="4665" w:author="Administrator" w:date="2015-12-31T23:03:41Z">
                    <w:rPr>
                      <w:rFonts w:hint="eastAsia"/>
                    </w:rPr>
                  </w:rPrChange>
                </w:rPr>
                <w:t xml:space="preserve"> * @param id</w:t>
              </w:r>
            </w:ins>
          </w:p>
          <w:p>
            <w:pPr>
              <w:rPr>
                <w:ins w:id="4667" w:author="Administrator" w:date="2015-12-31T23:03:41Z"/>
                <w:rFonts w:hint="eastAsia" w:ascii="Calibri" w:hAnsi="Calibri" w:cs="Calibri"/>
                <w:rPrChange w:id="4668" w:author="Administrator" w:date="2015-12-31T23:03:41Z">
                  <w:rPr>
                    <w:ins w:id="4669" w:author="Administrator" w:date="2015-12-31T23:03:41Z"/>
                    <w:rFonts w:hint="eastAsia"/>
                  </w:rPr>
                </w:rPrChange>
              </w:rPr>
            </w:pPr>
            <w:ins w:id="4670" w:author="Administrator" w:date="2015-12-31T23:03:41Z">
              <w:r>
                <w:rPr>
                  <w:rFonts w:hint="eastAsia" w:ascii="Calibri" w:hAnsi="Calibri" w:cs="Calibri"/>
                  <w:rPrChange w:id="4671" w:author="Administrator" w:date="2015-12-31T23:03:41Z">
                    <w:rPr>
                      <w:rFonts w:hint="eastAsia"/>
                    </w:rPr>
                  </w:rPrChange>
                </w:rPr>
                <w:tab/>
              </w:r>
            </w:ins>
            <w:ins w:id="4673" w:author="Administrator" w:date="2015-12-31T23:03:41Z">
              <w:r>
                <w:rPr>
                  <w:rFonts w:hint="eastAsia" w:ascii="Calibri" w:hAnsi="Calibri" w:cs="Calibri"/>
                  <w:rPrChange w:id="4674" w:author="Administrator" w:date="2015-12-31T23:03:41Z">
                    <w:rPr>
                      <w:rFonts w:hint="eastAsia"/>
                    </w:rPr>
                  </w:rPrChange>
                </w:rPr>
                <w:t xml:space="preserve"> * @throws RemoteException</w:t>
              </w:r>
            </w:ins>
          </w:p>
          <w:p>
            <w:pPr>
              <w:rPr>
                <w:ins w:id="4676" w:author="Administrator" w:date="2015-12-31T23:03:41Z"/>
                <w:rFonts w:hint="eastAsia" w:ascii="Calibri" w:hAnsi="Calibri" w:cs="Calibri"/>
                <w:rPrChange w:id="4677" w:author="Administrator" w:date="2015-12-31T23:03:41Z">
                  <w:rPr>
                    <w:ins w:id="4678" w:author="Administrator" w:date="2015-12-31T23:03:41Z"/>
                    <w:rFonts w:hint="eastAsia"/>
                  </w:rPr>
                </w:rPrChange>
              </w:rPr>
            </w:pPr>
            <w:ins w:id="4679" w:author="Administrator" w:date="2015-12-31T23:03:41Z">
              <w:r>
                <w:rPr>
                  <w:rFonts w:hint="eastAsia" w:ascii="Calibri" w:hAnsi="Calibri" w:cs="Calibri"/>
                  <w:rPrChange w:id="4680" w:author="Administrator" w:date="2015-12-31T23:03:41Z">
                    <w:rPr>
                      <w:rFonts w:hint="eastAsia"/>
                    </w:rPr>
                  </w:rPrChange>
                </w:rPr>
                <w:tab/>
              </w:r>
            </w:ins>
            <w:ins w:id="4682" w:author="Administrator" w:date="2015-12-31T23:03:41Z">
              <w:r>
                <w:rPr>
                  <w:rFonts w:hint="eastAsia" w:ascii="Calibri" w:hAnsi="Calibri" w:cs="Calibri"/>
                  <w:rPrChange w:id="4683" w:author="Administrator" w:date="2015-12-31T23:03:41Z">
                    <w:rPr>
                      <w:rFonts w:hint="eastAsia"/>
                    </w:rPr>
                  </w:rPrChange>
                </w:rPr>
                <w:t xml:space="preserve"> */</w:t>
              </w:r>
            </w:ins>
          </w:p>
          <w:p>
            <w:pPr>
              <w:rPr>
                <w:ins w:id="4685" w:author="Administrator" w:date="2015-12-31T23:03:41Z"/>
                <w:rFonts w:hint="eastAsia" w:ascii="Calibri" w:hAnsi="Calibri" w:cs="Calibri"/>
                <w:rPrChange w:id="4686" w:author="Administrator" w:date="2015-12-31T23:03:41Z">
                  <w:rPr>
                    <w:ins w:id="4687" w:author="Administrator" w:date="2015-12-31T23:03:41Z"/>
                    <w:rFonts w:hint="eastAsia"/>
                  </w:rPr>
                </w:rPrChange>
              </w:rPr>
            </w:pPr>
            <w:ins w:id="4688" w:author="Administrator" w:date="2015-12-31T23:03:41Z">
              <w:r>
                <w:rPr>
                  <w:rFonts w:hint="eastAsia" w:ascii="Calibri" w:hAnsi="Calibri" w:cs="Calibri"/>
                  <w:rPrChange w:id="4689" w:author="Administrator" w:date="2015-12-31T23:03:41Z">
                    <w:rPr>
                      <w:rFonts w:hint="eastAsia"/>
                    </w:rPr>
                  </w:rPrChange>
                </w:rPr>
                <w:tab/>
              </w:r>
            </w:ins>
            <w:ins w:id="4691" w:author="Administrator" w:date="2015-12-31T23:03:41Z">
              <w:r>
                <w:rPr>
                  <w:rFonts w:hint="eastAsia" w:ascii="Calibri" w:hAnsi="Calibri" w:cs="Calibri"/>
                  <w:rPrChange w:id="4692" w:author="Administrator" w:date="2015-12-31T23:03:41Z">
                    <w:rPr>
                      <w:rFonts w:hint="eastAsia"/>
                    </w:rPr>
                  </w:rPrChange>
                </w:rPr>
                <w:t>public void delete(String id) throws RemoteException;</w:t>
              </w:r>
            </w:ins>
          </w:p>
          <w:p>
            <w:pPr>
              <w:rPr>
                <w:ins w:id="4694" w:author="Administrator" w:date="2015-12-31T23:03:41Z"/>
                <w:rFonts w:hint="eastAsia" w:ascii="Calibri" w:hAnsi="Calibri" w:cs="Calibri"/>
                <w:rPrChange w:id="4695" w:author="Administrator" w:date="2015-12-31T23:03:41Z">
                  <w:rPr>
                    <w:ins w:id="4696" w:author="Administrator" w:date="2015-12-31T23:03:41Z"/>
                    <w:rFonts w:hint="eastAsia"/>
                  </w:rPr>
                </w:rPrChange>
              </w:rPr>
            </w:pPr>
            <w:ins w:id="4697" w:author="Administrator" w:date="2015-12-31T23:03:41Z">
              <w:r>
                <w:rPr>
                  <w:rFonts w:hint="eastAsia" w:ascii="Calibri" w:hAnsi="Calibri" w:cs="Calibri"/>
                  <w:rPrChange w:id="4698" w:author="Administrator" w:date="2015-12-31T23:03:41Z">
                    <w:rPr>
                      <w:rFonts w:hint="eastAsia"/>
                    </w:rPr>
                  </w:rPrChange>
                </w:rPr>
                <w:tab/>
              </w:r>
            </w:ins>
          </w:p>
          <w:p>
            <w:pPr>
              <w:rPr>
                <w:ins w:id="4700" w:author="Administrator" w:date="2015-12-31T23:03:41Z"/>
                <w:rFonts w:hint="eastAsia" w:ascii="Calibri" w:hAnsi="Calibri" w:cs="Calibri"/>
                <w:rPrChange w:id="4701" w:author="Administrator" w:date="2015-12-31T23:03:41Z">
                  <w:rPr>
                    <w:ins w:id="4702" w:author="Administrator" w:date="2015-12-31T23:03:41Z"/>
                    <w:rFonts w:hint="eastAsia"/>
                  </w:rPr>
                </w:rPrChange>
              </w:rPr>
            </w:pPr>
            <w:ins w:id="4703" w:author="Administrator" w:date="2015-12-31T23:03:41Z">
              <w:r>
                <w:rPr>
                  <w:rFonts w:hint="eastAsia" w:ascii="Calibri" w:hAnsi="Calibri" w:cs="Calibri"/>
                  <w:rPrChange w:id="4704" w:author="Administrator" w:date="2015-12-31T23:03:41Z">
                    <w:rPr>
                      <w:rFonts w:hint="eastAsia"/>
                    </w:rPr>
                  </w:rPrChange>
                </w:rPr>
                <w:tab/>
              </w:r>
            </w:ins>
            <w:ins w:id="4706" w:author="Administrator" w:date="2015-12-31T23:03:41Z">
              <w:r>
                <w:rPr>
                  <w:rFonts w:hint="eastAsia" w:ascii="Calibri" w:hAnsi="Calibri" w:cs="Calibri"/>
                  <w:rPrChange w:id="4707" w:author="Administrator" w:date="2015-12-31T23:03:41Z">
                    <w:rPr>
                      <w:rFonts w:hint="eastAsia"/>
                    </w:rPr>
                  </w:rPrChange>
                </w:rPr>
                <w:t>/**</w:t>
              </w:r>
            </w:ins>
          </w:p>
          <w:p>
            <w:pPr>
              <w:rPr>
                <w:ins w:id="4709" w:author="Administrator" w:date="2015-12-31T23:03:41Z"/>
                <w:rFonts w:hint="eastAsia" w:ascii="Calibri" w:hAnsi="Calibri" w:cs="Calibri"/>
                <w:rPrChange w:id="4710" w:author="Administrator" w:date="2015-12-31T23:03:41Z">
                  <w:rPr>
                    <w:ins w:id="4711" w:author="Administrator" w:date="2015-12-31T23:03:41Z"/>
                    <w:rFonts w:hint="eastAsia"/>
                  </w:rPr>
                </w:rPrChange>
              </w:rPr>
            </w:pPr>
            <w:ins w:id="4712" w:author="Administrator" w:date="2015-12-31T23:03:41Z">
              <w:r>
                <w:rPr>
                  <w:rFonts w:hint="eastAsia" w:ascii="Calibri" w:hAnsi="Calibri" w:cs="Calibri"/>
                  <w:rPrChange w:id="4713" w:author="Administrator" w:date="2015-12-31T23:03:41Z">
                    <w:rPr>
                      <w:rFonts w:hint="eastAsia"/>
                    </w:rPr>
                  </w:rPrChange>
                </w:rPr>
                <w:tab/>
              </w:r>
            </w:ins>
            <w:ins w:id="4715" w:author="Administrator" w:date="2015-12-31T23:03:41Z">
              <w:r>
                <w:rPr>
                  <w:rFonts w:hint="eastAsia" w:ascii="Calibri" w:hAnsi="Calibri" w:cs="Calibri"/>
                  <w:rPrChange w:id="4716" w:author="Administrator" w:date="2015-12-31T23:03:41Z">
                    <w:rPr>
                      <w:rFonts w:hint="eastAsia"/>
                    </w:rPr>
                  </w:rPrChange>
                </w:rPr>
                <w:t xml:space="preserve"> * 结束持久化数据库的使用</w:t>
              </w:r>
            </w:ins>
          </w:p>
          <w:p>
            <w:pPr>
              <w:rPr>
                <w:ins w:id="4718" w:author="Administrator" w:date="2015-12-31T23:03:41Z"/>
                <w:rFonts w:hint="eastAsia" w:ascii="Calibri" w:hAnsi="Calibri" w:cs="Calibri"/>
                <w:rPrChange w:id="4719" w:author="Administrator" w:date="2015-12-31T23:03:41Z">
                  <w:rPr>
                    <w:ins w:id="4720" w:author="Administrator" w:date="2015-12-31T23:03:41Z"/>
                    <w:rFonts w:hint="eastAsia"/>
                  </w:rPr>
                </w:rPrChange>
              </w:rPr>
            </w:pPr>
            <w:ins w:id="4721" w:author="Administrator" w:date="2015-12-31T23:03:41Z">
              <w:r>
                <w:rPr>
                  <w:rFonts w:hint="eastAsia" w:ascii="Calibri" w:hAnsi="Calibri" w:cs="Calibri"/>
                  <w:rPrChange w:id="4722" w:author="Administrator" w:date="2015-12-31T23:03:41Z">
                    <w:rPr>
                      <w:rFonts w:hint="eastAsia"/>
                    </w:rPr>
                  </w:rPrChange>
                </w:rPr>
                <w:tab/>
              </w:r>
            </w:ins>
            <w:ins w:id="4724" w:author="Administrator" w:date="2015-12-31T23:03:41Z">
              <w:r>
                <w:rPr>
                  <w:rFonts w:hint="eastAsia" w:ascii="Calibri" w:hAnsi="Calibri" w:cs="Calibri"/>
                  <w:rPrChange w:id="4725" w:author="Administrator" w:date="2015-12-31T23:03:41Z">
                    <w:rPr>
                      <w:rFonts w:hint="eastAsia"/>
                    </w:rPr>
                  </w:rPrChange>
                </w:rPr>
                <w:t xml:space="preserve"> * @throws RemoteException</w:t>
              </w:r>
            </w:ins>
          </w:p>
          <w:p>
            <w:pPr>
              <w:rPr>
                <w:ins w:id="4727" w:author="Administrator" w:date="2015-12-31T23:03:41Z"/>
                <w:rFonts w:hint="eastAsia" w:ascii="Calibri" w:hAnsi="Calibri" w:cs="Calibri"/>
                <w:rPrChange w:id="4728" w:author="Administrator" w:date="2015-12-31T23:03:41Z">
                  <w:rPr>
                    <w:ins w:id="4729" w:author="Administrator" w:date="2015-12-31T23:03:41Z"/>
                    <w:rFonts w:hint="eastAsia"/>
                  </w:rPr>
                </w:rPrChange>
              </w:rPr>
            </w:pPr>
            <w:ins w:id="4730" w:author="Administrator" w:date="2015-12-31T23:03:41Z">
              <w:r>
                <w:rPr>
                  <w:rFonts w:hint="eastAsia" w:ascii="Calibri" w:hAnsi="Calibri" w:cs="Calibri"/>
                  <w:rPrChange w:id="4731" w:author="Administrator" w:date="2015-12-31T23:03:41Z">
                    <w:rPr>
                      <w:rFonts w:hint="eastAsia"/>
                    </w:rPr>
                  </w:rPrChange>
                </w:rPr>
                <w:tab/>
              </w:r>
            </w:ins>
            <w:ins w:id="4733" w:author="Administrator" w:date="2015-12-31T23:03:41Z">
              <w:r>
                <w:rPr>
                  <w:rFonts w:hint="eastAsia" w:ascii="Calibri" w:hAnsi="Calibri" w:cs="Calibri"/>
                  <w:rPrChange w:id="4734" w:author="Administrator" w:date="2015-12-31T23:03:41Z">
                    <w:rPr>
                      <w:rFonts w:hint="eastAsia"/>
                    </w:rPr>
                  </w:rPrChange>
                </w:rPr>
                <w:t xml:space="preserve"> */</w:t>
              </w:r>
            </w:ins>
          </w:p>
          <w:p>
            <w:pPr>
              <w:rPr>
                <w:del w:id="4736" w:author="Administrator" w:date="2015-12-31T23:03:13Z"/>
                <w:rFonts w:ascii="Calibri" w:hAnsi="Calibri" w:cs="Calibri"/>
              </w:rPr>
            </w:pPr>
            <w:ins w:id="4737" w:author="Administrator" w:date="2015-12-31T23:03:41Z">
              <w:r>
                <w:rPr>
                  <w:rFonts w:hint="eastAsia" w:ascii="Calibri" w:hAnsi="Calibri" w:cs="Calibri"/>
                  <w:rPrChange w:id="4738" w:author="Administrator" w:date="2015-12-31T23:03:41Z">
                    <w:rPr>
                      <w:rFonts w:hint="eastAsia"/>
                    </w:rPr>
                  </w:rPrChange>
                </w:rPr>
                <w:tab/>
              </w:r>
            </w:ins>
            <w:ins w:id="4740" w:author="Administrator" w:date="2015-12-31T23:03:41Z">
              <w:r>
                <w:rPr>
                  <w:rFonts w:hint="eastAsia" w:ascii="Calibri" w:hAnsi="Calibri" w:cs="Calibri"/>
                  <w:rPrChange w:id="4741" w:author="Administrator" w:date="2015-12-31T23:03:41Z">
                    <w:rPr>
                      <w:rFonts w:hint="eastAsia"/>
                    </w:rPr>
                  </w:rPrChange>
                </w:rPr>
                <w:t>public void finish() throws RemoteException;</w:t>
              </w:r>
            </w:ins>
            <w:del w:id="4743" w:author="Administrator" w:date="2015-12-31T23:03:13Z">
              <w:r>
                <w:rPr>
                  <w:rFonts w:ascii="Calibri" w:hAnsi="Calibri" w:cs="Calibri"/>
                </w:rPr>
                <w:delText>/**</w:delText>
              </w:r>
            </w:del>
          </w:p>
          <w:p>
            <w:pPr>
              <w:rPr>
                <w:del w:id="4744" w:author="Administrator" w:date="2015-12-31T23:03:13Z"/>
                <w:rFonts w:ascii="Calibri" w:hAnsi="Calibri" w:cs="Calibri"/>
              </w:rPr>
            </w:pPr>
            <w:del w:id="4745" w:author="Administrator" w:date="2015-12-31T23:03:13Z">
              <w:r>
                <w:rPr>
                  <w:rFonts w:ascii="Calibri" w:hAnsi="Calibri" w:cs="Calibri"/>
                </w:rPr>
                <w:tab/>
              </w:r>
            </w:del>
            <w:del w:id="4746" w:author="Administrator" w:date="2015-12-31T23:03:13Z">
              <w:r>
                <w:rPr>
                  <w:rFonts w:ascii="Calibri" w:hAnsi="Calibri" w:cs="Calibri"/>
                </w:rPr>
                <w:delText xml:space="preserve"> * </w:delText>
              </w:r>
            </w:del>
            <w:del w:id="4747" w:author="Administrator" w:date="2015-12-31T23:03:13Z">
              <w:r>
                <w:rPr>
                  <w:rFonts w:hint="eastAsia" w:ascii="Calibri" w:hAnsi="Calibri" w:cs="宋体"/>
                </w:rPr>
                <w:delText>根据</w:delText>
              </w:r>
            </w:del>
            <w:del w:id="4748" w:author="Administrator" w:date="2015-12-31T23:03:13Z">
              <w:r>
                <w:rPr>
                  <w:rFonts w:ascii="Calibri" w:hAnsi="Calibri" w:cs="Calibri"/>
                </w:rPr>
                <w:delText>id</w:delText>
              </w:r>
            </w:del>
            <w:del w:id="4749" w:author="Administrator" w:date="2015-12-31T23:03:13Z">
              <w:r>
                <w:rPr>
                  <w:rFonts w:hint="eastAsia" w:ascii="Calibri" w:hAnsi="Calibri" w:cs="宋体"/>
                </w:rPr>
                <w:delText>返回</w:delText>
              </w:r>
            </w:del>
            <w:del w:id="4750" w:author="Administrator" w:date="2015-12-31T23:03:13Z">
              <w:r>
                <w:rPr>
                  <w:rFonts w:ascii="Calibri" w:hAnsi="Calibri" w:cs="Calibri"/>
                </w:rPr>
                <w:delText>GoodsPO</w:delText>
              </w:r>
            </w:del>
          </w:p>
          <w:p>
            <w:pPr>
              <w:rPr>
                <w:del w:id="4751" w:author="Administrator" w:date="2015-12-31T23:03:13Z"/>
                <w:rFonts w:ascii="Calibri" w:hAnsi="Calibri" w:cs="Calibri"/>
              </w:rPr>
            </w:pPr>
            <w:del w:id="4752" w:author="Administrator" w:date="2015-12-31T23:03:13Z">
              <w:r>
                <w:rPr>
                  <w:rFonts w:ascii="Calibri" w:hAnsi="Calibri" w:cs="Calibri"/>
                </w:rPr>
                <w:tab/>
              </w:r>
            </w:del>
            <w:del w:id="4753" w:author="Administrator" w:date="2015-12-31T23:03:13Z">
              <w:r>
                <w:rPr>
                  <w:rFonts w:ascii="Calibri" w:hAnsi="Calibri" w:cs="Calibri"/>
                </w:rPr>
                <w:delText xml:space="preserve"> * @param id</w:delText>
              </w:r>
            </w:del>
          </w:p>
          <w:p>
            <w:pPr>
              <w:rPr>
                <w:del w:id="4754" w:author="Administrator" w:date="2015-12-31T23:03:13Z"/>
                <w:rFonts w:ascii="Calibri" w:hAnsi="Calibri" w:cs="Calibri"/>
              </w:rPr>
            </w:pPr>
            <w:del w:id="4755" w:author="Administrator" w:date="2015-12-31T23:03:13Z">
              <w:r>
                <w:rPr>
                  <w:rFonts w:ascii="Calibri" w:hAnsi="Calibri" w:cs="Calibri"/>
                </w:rPr>
                <w:tab/>
              </w:r>
            </w:del>
            <w:del w:id="4756" w:author="Administrator" w:date="2015-12-31T23:03:13Z">
              <w:r>
                <w:rPr>
                  <w:rFonts w:ascii="Calibri" w:hAnsi="Calibri" w:cs="Calibri"/>
                </w:rPr>
                <w:delText xml:space="preserve"> * @return</w:delText>
              </w:r>
            </w:del>
          </w:p>
          <w:p>
            <w:pPr>
              <w:rPr>
                <w:del w:id="4757" w:author="Administrator" w:date="2015-12-31T23:03:13Z"/>
                <w:rFonts w:ascii="Calibri" w:hAnsi="Calibri" w:cs="Calibri"/>
              </w:rPr>
            </w:pPr>
            <w:del w:id="4758" w:author="Administrator" w:date="2015-12-31T23:03:13Z">
              <w:r>
                <w:rPr>
                  <w:rFonts w:ascii="Calibri" w:hAnsi="Calibri" w:cs="Calibri"/>
                </w:rPr>
                <w:tab/>
              </w:r>
            </w:del>
            <w:del w:id="4759" w:author="Administrator" w:date="2015-12-31T23:03:13Z">
              <w:r>
                <w:rPr>
                  <w:rFonts w:ascii="Calibri" w:hAnsi="Calibri" w:cs="Calibri"/>
                </w:rPr>
                <w:delText xml:space="preserve"> * @throws RemoteException</w:delText>
              </w:r>
            </w:del>
          </w:p>
          <w:p>
            <w:pPr>
              <w:rPr>
                <w:del w:id="4760" w:author="Administrator" w:date="2015-12-31T23:03:13Z"/>
                <w:rFonts w:ascii="Calibri" w:hAnsi="Calibri" w:cs="Calibri"/>
              </w:rPr>
            </w:pPr>
            <w:del w:id="4761" w:author="Administrator" w:date="2015-12-31T23:03:13Z">
              <w:r>
                <w:rPr>
                  <w:rFonts w:ascii="Calibri" w:hAnsi="Calibri" w:cs="Calibri"/>
                </w:rPr>
                <w:tab/>
              </w:r>
            </w:del>
            <w:del w:id="4762" w:author="Administrator" w:date="2015-12-31T23:03:13Z">
              <w:r>
                <w:rPr>
                  <w:rFonts w:ascii="Calibri" w:hAnsi="Calibri" w:cs="Calibri"/>
                </w:rPr>
                <w:delText xml:space="preserve"> */</w:delText>
              </w:r>
            </w:del>
          </w:p>
          <w:p>
            <w:pPr>
              <w:rPr>
                <w:del w:id="4763" w:author="Administrator" w:date="2015-12-31T23:03:13Z"/>
                <w:rFonts w:ascii="Calibri" w:hAnsi="Calibri" w:cs="Calibri"/>
              </w:rPr>
            </w:pPr>
            <w:del w:id="4764" w:author="Administrator" w:date="2015-12-31T23:03:13Z">
              <w:r>
                <w:rPr>
                  <w:rFonts w:ascii="Calibri" w:hAnsi="Calibri" w:cs="Calibri"/>
                </w:rPr>
                <w:tab/>
              </w:r>
            </w:del>
            <w:del w:id="4765" w:author="Administrator" w:date="2015-12-31T23:03:13Z">
              <w:r>
                <w:rPr>
                  <w:rFonts w:ascii="Calibri" w:hAnsi="Calibri" w:cs="Calibri"/>
                </w:rPr>
                <w:delText>public GoodsPO findGoodsPO(long id) throws RemoteException;</w:delText>
              </w:r>
            </w:del>
          </w:p>
          <w:p>
            <w:pPr>
              <w:rPr>
                <w:del w:id="4766" w:author="Administrator" w:date="2015-12-31T23:03:13Z"/>
                <w:rFonts w:ascii="Calibri" w:hAnsi="Calibri" w:cs="Calibri"/>
              </w:rPr>
            </w:pPr>
            <w:del w:id="4767" w:author="Administrator" w:date="2015-12-31T23:03:13Z">
              <w:r>
                <w:rPr>
                  <w:rFonts w:ascii="Calibri" w:hAnsi="Calibri" w:cs="Calibri"/>
                </w:rPr>
                <w:tab/>
              </w:r>
            </w:del>
          </w:p>
          <w:p>
            <w:pPr>
              <w:rPr>
                <w:del w:id="4768" w:author="Administrator" w:date="2015-12-31T23:03:13Z"/>
                <w:rFonts w:ascii="Calibri" w:hAnsi="Calibri" w:cs="Calibri"/>
              </w:rPr>
            </w:pPr>
            <w:del w:id="4769" w:author="Administrator" w:date="2015-12-31T23:03:13Z">
              <w:r>
                <w:rPr>
                  <w:rFonts w:ascii="Calibri" w:hAnsi="Calibri" w:cs="Calibri"/>
                </w:rPr>
                <w:tab/>
              </w:r>
            </w:del>
            <w:del w:id="4770" w:author="Administrator" w:date="2015-12-31T23:03:13Z">
              <w:r>
                <w:rPr>
                  <w:rFonts w:ascii="Calibri" w:hAnsi="Calibri" w:cs="Calibri"/>
                </w:rPr>
                <w:delText>/**</w:delText>
              </w:r>
            </w:del>
          </w:p>
          <w:p>
            <w:pPr>
              <w:rPr>
                <w:del w:id="4771" w:author="Administrator" w:date="2015-12-31T23:03:13Z"/>
                <w:rFonts w:ascii="Calibri" w:hAnsi="Calibri" w:cs="Calibri"/>
              </w:rPr>
            </w:pPr>
            <w:del w:id="4772" w:author="Administrator" w:date="2015-12-31T23:03:13Z">
              <w:r>
                <w:rPr>
                  <w:rFonts w:ascii="Calibri" w:hAnsi="Calibri" w:cs="Calibri"/>
                </w:rPr>
                <w:tab/>
              </w:r>
            </w:del>
            <w:del w:id="4773" w:author="Administrator" w:date="2015-12-31T23:03:13Z">
              <w:r>
                <w:rPr>
                  <w:rFonts w:ascii="Calibri" w:hAnsi="Calibri" w:cs="Calibri"/>
                </w:rPr>
                <w:delText xml:space="preserve"> * </w:delText>
              </w:r>
            </w:del>
            <w:del w:id="4774" w:author="Administrator" w:date="2015-12-31T23:03:13Z">
              <w:r>
                <w:rPr>
                  <w:rFonts w:hint="eastAsia" w:ascii="Calibri" w:hAnsi="Calibri" w:cs="宋体"/>
                </w:rPr>
                <w:delText>根据</w:delText>
              </w:r>
            </w:del>
            <w:del w:id="4775" w:author="Administrator" w:date="2015-12-31T23:03:13Z">
              <w:r>
                <w:rPr>
                  <w:rFonts w:ascii="Calibri" w:hAnsi="Calibri" w:cs="Calibri"/>
                </w:rPr>
                <w:delText>id</w:delText>
              </w:r>
            </w:del>
            <w:del w:id="4776" w:author="Administrator" w:date="2015-12-31T23:03:13Z">
              <w:r>
                <w:rPr>
                  <w:rFonts w:hint="eastAsia" w:ascii="Calibri" w:hAnsi="Calibri" w:cs="宋体"/>
                </w:rPr>
                <w:delText>返回</w:delText>
              </w:r>
            </w:del>
            <w:del w:id="4777" w:author="Administrator" w:date="2015-12-31T23:03:13Z">
              <w:r>
                <w:rPr>
                  <w:rFonts w:ascii="Calibri" w:hAnsi="Calibri" w:cs="Calibri"/>
                </w:rPr>
                <w:delText>StoragePO</w:delText>
              </w:r>
            </w:del>
          </w:p>
          <w:p>
            <w:pPr>
              <w:rPr>
                <w:del w:id="4778" w:author="Administrator" w:date="2015-12-31T23:03:13Z"/>
                <w:rFonts w:ascii="Calibri" w:hAnsi="Calibri" w:cs="Calibri"/>
              </w:rPr>
            </w:pPr>
            <w:del w:id="4779" w:author="Administrator" w:date="2015-12-31T23:03:13Z">
              <w:r>
                <w:rPr>
                  <w:rFonts w:ascii="Calibri" w:hAnsi="Calibri" w:cs="Calibri"/>
                </w:rPr>
                <w:tab/>
              </w:r>
            </w:del>
            <w:del w:id="4780" w:author="Administrator" w:date="2015-12-31T23:03:13Z">
              <w:r>
                <w:rPr>
                  <w:rFonts w:ascii="Calibri" w:hAnsi="Calibri" w:cs="Calibri"/>
                </w:rPr>
                <w:delText xml:space="preserve"> * @param id</w:delText>
              </w:r>
            </w:del>
          </w:p>
          <w:p>
            <w:pPr>
              <w:rPr>
                <w:del w:id="4781" w:author="Administrator" w:date="2015-12-31T23:03:13Z"/>
                <w:rFonts w:ascii="Calibri" w:hAnsi="Calibri" w:cs="Calibri"/>
              </w:rPr>
            </w:pPr>
            <w:del w:id="4782" w:author="Administrator" w:date="2015-12-31T23:03:13Z">
              <w:r>
                <w:rPr>
                  <w:rFonts w:ascii="Calibri" w:hAnsi="Calibri" w:cs="Calibri"/>
                </w:rPr>
                <w:tab/>
              </w:r>
            </w:del>
            <w:del w:id="4783" w:author="Administrator" w:date="2015-12-31T23:03:13Z">
              <w:r>
                <w:rPr>
                  <w:rFonts w:ascii="Calibri" w:hAnsi="Calibri" w:cs="Calibri"/>
                </w:rPr>
                <w:delText xml:space="preserve"> * @return</w:delText>
              </w:r>
            </w:del>
          </w:p>
          <w:p>
            <w:pPr>
              <w:rPr>
                <w:del w:id="4784" w:author="Administrator" w:date="2015-12-31T23:03:13Z"/>
                <w:rFonts w:ascii="Calibri" w:hAnsi="Calibri" w:cs="Calibri"/>
              </w:rPr>
            </w:pPr>
            <w:del w:id="4785" w:author="Administrator" w:date="2015-12-31T23:03:13Z">
              <w:r>
                <w:rPr>
                  <w:rFonts w:ascii="Calibri" w:hAnsi="Calibri" w:cs="Calibri"/>
                </w:rPr>
                <w:tab/>
              </w:r>
            </w:del>
            <w:del w:id="4786" w:author="Administrator" w:date="2015-12-31T23:03:13Z">
              <w:r>
                <w:rPr>
                  <w:rFonts w:ascii="Calibri" w:hAnsi="Calibri" w:cs="Calibri"/>
                </w:rPr>
                <w:delText xml:space="preserve"> * @throws RemoteException</w:delText>
              </w:r>
            </w:del>
          </w:p>
          <w:p>
            <w:pPr>
              <w:rPr>
                <w:del w:id="4787" w:author="Administrator" w:date="2015-12-31T23:03:13Z"/>
                <w:rFonts w:ascii="Calibri" w:hAnsi="Calibri" w:cs="Calibri"/>
              </w:rPr>
            </w:pPr>
            <w:del w:id="4788" w:author="Administrator" w:date="2015-12-31T23:03:13Z">
              <w:r>
                <w:rPr>
                  <w:rFonts w:ascii="Calibri" w:hAnsi="Calibri" w:cs="Calibri"/>
                </w:rPr>
                <w:tab/>
              </w:r>
            </w:del>
            <w:del w:id="4789" w:author="Administrator" w:date="2015-12-31T23:03:13Z">
              <w:r>
                <w:rPr>
                  <w:rFonts w:ascii="Calibri" w:hAnsi="Calibri" w:cs="Calibri"/>
                </w:rPr>
                <w:delText xml:space="preserve"> */</w:delText>
              </w:r>
            </w:del>
          </w:p>
          <w:p>
            <w:pPr>
              <w:rPr>
                <w:del w:id="4790" w:author="Administrator" w:date="2015-12-31T23:03:13Z"/>
                <w:rFonts w:ascii="Calibri" w:hAnsi="Calibri" w:cs="Calibri"/>
              </w:rPr>
            </w:pPr>
            <w:del w:id="4791" w:author="Administrator" w:date="2015-12-31T23:03:13Z">
              <w:r>
                <w:rPr>
                  <w:rFonts w:ascii="Calibri" w:hAnsi="Calibri" w:cs="Calibri"/>
                </w:rPr>
                <w:tab/>
              </w:r>
            </w:del>
            <w:del w:id="4792" w:author="Administrator" w:date="2015-12-31T23:03:13Z">
              <w:r>
                <w:rPr>
                  <w:rFonts w:ascii="Calibri" w:hAnsi="Calibri" w:cs="Calibri"/>
                </w:rPr>
                <w:delText>public StoragePO findStoragePO(long id)  throws RemoteException;</w:delText>
              </w:r>
            </w:del>
          </w:p>
          <w:p>
            <w:pPr>
              <w:rPr>
                <w:del w:id="4793" w:author="Administrator" w:date="2015-12-31T23:03:13Z"/>
                <w:rFonts w:ascii="Calibri" w:hAnsi="Calibri" w:cs="Calibri"/>
              </w:rPr>
            </w:pPr>
            <w:del w:id="4794" w:author="Administrator" w:date="2015-12-31T23:03:13Z">
              <w:r>
                <w:rPr>
                  <w:rFonts w:ascii="Calibri" w:hAnsi="Calibri" w:cs="Calibri"/>
                </w:rPr>
                <w:tab/>
              </w:r>
            </w:del>
          </w:p>
          <w:p>
            <w:pPr>
              <w:rPr>
                <w:del w:id="4795" w:author="Administrator" w:date="2015-12-31T23:03:13Z"/>
                <w:rFonts w:ascii="Calibri" w:hAnsi="Calibri" w:cs="Calibri"/>
              </w:rPr>
            </w:pPr>
            <w:del w:id="4796" w:author="Administrator" w:date="2015-12-31T23:03:13Z">
              <w:r>
                <w:rPr>
                  <w:rFonts w:ascii="Calibri" w:hAnsi="Calibri" w:cs="Calibri"/>
                </w:rPr>
                <w:tab/>
              </w:r>
            </w:del>
            <w:del w:id="4797" w:author="Administrator" w:date="2015-12-31T23:03:13Z">
              <w:r>
                <w:rPr>
                  <w:rFonts w:ascii="Calibri" w:hAnsi="Calibri" w:cs="Calibri"/>
                </w:rPr>
                <w:delText>/**</w:delText>
              </w:r>
            </w:del>
          </w:p>
          <w:p>
            <w:pPr>
              <w:rPr>
                <w:del w:id="4798" w:author="Administrator" w:date="2015-12-31T23:03:13Z"/>
                <w:rFonts w:ascii="Calibri" w:hAnsi="Calibri" w:cs="Calibri"/>
              </w:rPr>
            </w:pPr>
            <w:del w:id="4799" w:author="Administrator" w:date="2015-12-31T23:03:13Z">
              <w:r>
                <w:rPr>
                  <w:rFonts w:ascii="Calibri" w:hAnsi="Calibri" w:cs="Calibri"/>
                </w:rPr>
                <w:tab/>
              </w:r>
            </w:del>
            <w:del w:id="4800" w:author="Administrator" w:date="2015-12-31T23:03:13Z">
              <w:r>
                <w:rPr>
                  <w:rFonts w:ascii="Calibri" w:hAnsi="Calibri" w:cs="Calibri"/>
                </w:rPr>
                <w:delText xml:space="preserve"> * </w:delText>
              </w:r>
            </w:del>
            <w:del w:id="4801" w:author="Administrator" w:date="2015-12-31T23:03:13Z">
              <w:r>
                <w:rPr>
                  <w:rFonts w:hint="eastAsia" w:ascii="Calibri" w:hAnsi="Calibri" w:cs="宋体"/>
                </w:rPr>
                <w:delText>根据</w:delText>
              </w:r>
            </w:del>
            <w:del w:id="4802" w:author="Administrator" w:date="2015-12-31T23:03:13Z">
              <w:r>
                <w:rPr>
                  <w:rFonts w:ascii="Calibri" w:hAnsi="Calibri" w:cs="Calibri"/>
                </w:rPr>
                <w:delText>type</w:delText>
              </w:r>
            </w:del>
            <w:del w:id="4803" w:author="Administrator" w:date="2015-12-31T23:03:13Z">
              <w:r>
                <w:rPr>
                  <w:rFonts w:hint="eastAsia" w:ascii="Calibri" w:hAnsi="Calibri" w:cs="宋体"/>
                </w:rPr>
                <w:delText>返回一组</w:delText>
              </w:r>
            </w:del>
            <w:del w:id="4804" w:author="Administrator" w:date="2015-12-31T23:03:13Z">
              <w:r>
                <w:rPr>
                  <w:rFonts w:ascii="Calibri" w:hAnsi="Calibri" w:cs="Calibri"/>
                </w:rPr>
                <w:delText>GoodsPO</w:delText>
              </w:r>
            </w:del>
          </w:p>
          <w:p>
            <w:pPr>
              <w:rPr>
                <w:del w:id="4805" w:author="Administrator" w:date="2015-12-31T23:03:13Z"/>
                <w:rFonts w:ascii="Calibri" w:hAnsi="Calibri" w:cs="Calibri"/>
              </w:rPr>
            </w:pPr>
            <w:del w:id="4806" w:author="Administrator" w:date="2015-12-31T23:03:13Z">
              <w:r>
                <w:rPr>
                  <w:rFonts w:ascii="Calibri" w:hAnsi="Calibri" w:cs="Calibri"/>
                </w:rPr>
                <w:tab/>
              </w:r>
            </w:del>
            <w:del w:id="4807" w:author="Administrator" w:date="2015-12-31T23:03:13Z">
              <w:r>
                <w:rPr>
                  <w:rFonts w:ascii="Calibri" w:hAnsi="Calibri" w:cs="Calibri"/>
                </w:rPr>
                <w:delText xml:space="preserve"> * @param type</w:delText>
              </w:r>
            </w:del>
          </w:p>
          <w:p>
            <w:pPr>
              <w:rPr>
                <w:del w:id="4808" w:author="Administrator" w:date="2015-12-31T23:03:13Z"/>
                <w:rFonts w:ascii="Calibri" w:hAnsi="Calibri" w:cs="Calibri"/>
              </w:rPr>
            </w:pPr>
            <w:del w:id="4809" w:author="Administrator" w:date="2015-12-31T23:03:13Z">
              <w:r>
                <w:rPr>
                  <w:rFonts w:ascii="Calibri" w:hAnsi="Calibri" w:cs="Calibri"/>
                </w:rPr>
                <w:tab/>
              </w:r>
            </w:del>
            <w:del w:id="4810" w:author="Administrator" w:date="2015-12-31T23:03:13Z">
              <w:r>
                <w:rPr>
                  <w:rFonts w:ascii="Calibri" w:hAnsi="Calibri" w:cs="Calibri"/>
                </w:rPr>
                <w:delText xml:space="preserve"> * @return</w:delText>
              </w:r>
            </w:del>
          </w:p>
          <w:p>
            <w:pPr>
              <w:rPr>
                <w:del w:id="4811" w:author="Administrator" w:date="2015-12-31T23:03:13Z"/>
                <w:rFonts w:ascii="Calibri" w:hAnsi="Calibri" w:cs="Calibri"/>
              </w:rPr>
            </w:pPr>
            <w:del w:id="4812" w:author="Administrator" w:date="2015-12-31T23:03:13Z">
              <w:r>
                <w:rPr>
                  <w:rFonts w:ascii="Calibri" w:hAnsi="Calibri" w:cs="Calibri"/>
                </w:rPr>
                <w:tab/>
              </w:r>
            </w:del>
            <w:del w:id="4813" w:author="Administrator" w:date="2015-12-31T23:03:13Z">
              <w:r>
                <w:rPr>
                  <w:rFonts w:ascii="Calibri" w:hAnsi="Calibri" w:cs="Calibri"/>
                </w:rPr>
                <w:delText xml:space="preserve"> * @throws RemoteException</w:delText>
              </w:r>
            </w:del>
          </w:p>
          <w:p>
            <w:pPr>
              <w:rPr>
                <w:del w:id="4814" w:author="Administrator" w:date="2015-12-31T23:03:13Z"/>
                <w:rFonts w:ascii="Calibri" w:hAnsi="Calibri" w:cs="Calibri"/>
              </w:rPr>
            </w:pPr>
            <w:del w:id="4815" w:author="Administrator" w:date="2015-12-31T23:03:13Z">
              <w:r>
                <w:rPr>
                  <w:rFonts w:ascii="Calibri" w:hAnsi="Calibri" w:cs="Calibri"/>
                </w:rPr>
                <w:tab/>
              </w:r>
            </w:del>
            <w:del w:id="4816" w:author="Administrator" w:date="2015-12-31T23:03:13Z">
              <w:r>
                <w:rPr>
                  <w:rFonts w:ascii="Calibri" w:hAnsi="Calibri" w:cs="Calibri"/>
                </w:rPr>
                <w:delText xml:space="preserve"> */</w:delText>
              </w:r>
            </w:del>
          </w:p>
          <w:p>
            <w:pPr>
              <w:rPr>
                <w:del w:id="4817" w:author="Administrator" w:date="2015-12-31T23:03:13Z"/>
                <w:rFonts w:ascii="Calibri" w:hAnsi="Calibri" w:cs="Calibri"/>
              </w:rPr>
            </w:pPr>
            <w:del w:id="4818" w:author="Administrator" w:date="2015-12-31T23:03:13Z">
              <w:r>
                <w:rPr>
                  <w:rFonts w:ascii="Calibri" w:hAnsi="Calibri" w:cs="Calibri"/>
                </w:rPr>
                <w:tab/>
              </w:r>
            </w:del>
            <w:del w:id="4819" w:author="Administrator" w:date="2015-12-31T23:03:13Z">
              <w:r>
                <w:rPr>
                  <w:rFonts w:ascii="Calibri" w:hAnsi="Calibri" w:cs="Calibri"/>
                </w:rPr>
                <w:delText>public ArrayList&lt;GoodsPO&gt; finds(GoodsType type) throws RemoteException;</w:delText>
              </w:r>
            </w:del>
          </w:p>
          <w:p>
            <w:pPr>
              <w:rPr>
                <w:del w:id="4820" w:author="Administrator" w:date="2015-12-31T23:03:13Z"/>
                <w:rFonts w:ascii="Calibri" w:hAnsi="Calibri" w:cs="Calibri"/>
              </w:rPr>
            </w:pPr>
            <w:del w:id="4821" w:author="Administrator" w:date="2015-12-31T23:03:13Z">
              <w:r>
                <w:rPr>
                  <w:rFonts w:ascii="Calibri" w:hAnsi="Calibri" w:cs="Calibri"/>
                </w:rPr>
                <w:tab/>
              </w:r>
            </w:del>
          </w:p>
          <w:p>
            <w:pPr>
              <w:rPr>
                <w:del w:id="4822" w:author="Administrator" w:date="2015-12-31T23:03:13Z"/>
                <w:rFonts w:ascii="Calibri" w:hAnsi="Calibri" w:cs="Calibri"/>
              </w:rPr>
            </w:pPr>
            <w:del w:id="4823" w:author="Administrator" w:date="2015-12-31T23:03:13Z">
              <w:r>
                <w:rPr>
                  <w:rFonts w:ascii="Calibri" w:hAnsi="Calibri" w:cs="Calibri"/>
                </w:rPr>
                <w:tab/>
              </w:r>
            </w:del>
            <w:del w:id="4824" w:author="Administrator" w:date="2015-12-31T23:03:13Z">
              <w:r>
                <w:rPr>
                  <w:rFonts w:ascii="Calibri" w:hAnsi="Calibri" w:cs="Calibri"/>
                </w:rPr>
                <w:delText>/**</w:delText>
              </w:r>
            </w:del>
          </w:p>
          <w:p>
            <w:pPr>
              <w:rPr>
                <w:del w:id="4825" w:author="Administrator" w:date="2015-12-31T23:03:13Z"/>
                <w:rFonts w:ascii="Calibri" w:hAnsi="Calibri" w:cs="Calibri"/>
              </w:rPr>
            </w:pPr>
            <w:del w:id="4826" w:author="Administrator" w:date="2015-12-31T23:03:13Z">
              <w:r>
                <w:rPr>
                  <w:rFonts w:ascii="Calibri" w:hAnsi="Calibri" w:cs="Calibri"/>
                </w:rPr>
                <w:tab/>
              </w:r>
            </w:del>
            <w:del w:id="4827" w:author="Administrator" w:date="2015-12-31T23:03:13Z">
              <w:r>
                <w:rPr>
                  <w:rFonts w:ascii="Calibri" w:hAnsi="Calibri" w:cs="Calibri"/>
                </w:rPr>
                <w:delText xml:space="preserve"> * </w:delText>
              </w:r>
            </w:del>
            <w:del w:id="4828" w:author="Administrator" w:date="2015-12-31T23:03:13Z">
              <w:r>
                <w:rPr>
                  <w:rFonts w:hint="eastAsia" w:ascii="Calibri" w:hAnsi="Calibri" w:cs="宋体"/>
                </w:rPr>
                <w:delText>在数据库中增加一个</w:delText>
              </w:r>
            </w:del>
            <w:del w:id="4829" w:author="Administrator" w:date="2015-12-31T23:03:13Z">
              <w:r>
                <w:rPr>
                  <w:rFonts w:ascii="Calibri" w:hAnsi="Calibri" w:cs="Calibri"/>
                </w:rPr>
                <w:delText>GoodsPO</w:delText>
              </w:r>
            </w:del>
            <w:del w:id="4830" w:author="Administrator" w:date="2015-12-31T23:03:13Z">
              <w:r>
                <w:rPr>
                  <w:rFonts w:hint="eastAsia" w:ascii="Calibri" w:hAnsi="Calibri" w:cs="宋体"/>
                </w:rPr>
                <w:delText>记录</w:delText>
              </w:r>
            </w:del>
          </w:p>
          <w:p>
            <w:pPr>
              <w:rPr>
                <w:del w:id="4831" w:author="Administrator" w:date="2015-12-31T23:03:13Z"/>
                <w:rFonts w:ascii="Calibri" w:hAnsi="Calibri" w:cs="Calibri"/>
              </w:rPr>
            </w:pPr>
            <w:del w:id="4832" w:author="Administrator" w:date="2015-12-31T23:03:13Z">
              <w:r>
                <w:rPr>
                  <w:rFonts w:ascii="Calibri" w:hAnsi="Calibri" w:cs="Calibri"/>
                </w:rPr>
                <w:tab/>
              </w:r>
            </w:del>
            <w:del w:id="4833" w:author="Administrator" w:date="2015-12-31T23:03:13Z">
              <w:r>
                <w:rPr>
                  <w:rFonts w:ascii="Calibri" w:hAnsi="Calibri" w:cs="Calibri"/>
                </w:rPr>
                <w:delText xml:space="preserve"> * @param gpo</w:delText>
              </w:r>
            </w:del>
          </w:p>
          <w:p>
            <w:pPr>
              <w:rPr>
                <w:del w:id="4834" w:author="Administrator" w:date="2015-12-31T23:03:13Z"/>
                <w:rFonts w:ascii="Calibri" w:hAnsi="Calibri" w:cs="Calibri"/>
              </w:rPr>
            </w:pPr>
            <w:del w:id="4835" w:author="Administrator" w:date="2015-12-31T23:03:13Z">
              <w:r>
                <w:rPr>
                  <w:rFonts w:ascii="Calibri" w:hAnsi="Calibri" w:cs="Calibri"/>
                </w:rPr>
                <w:tab/>
              </w:r>
            </w:del>
            <w:del w:id="4836" w:author="Administrator" w:date="2015-12-31T23:03:13Z">
              <w:r>
                <w:rPr>
                  <w:rFonts w:ascii="Calibri" w:hAnsi="Calibri" w:cs="Calibri"/>
                </w:rPr>
                <w:delText xml:space="preserve"> * @throws RemoteException</w:delText>
              </w:r>
            </w:del>
          </w:p>
          <w:p>
            <w:pPr>
              <w:rPr>
                <w:del w:id="4837" w:author="Administrator" w:date="2015-12-31T23:03:13Z"/>
                <w:rFonts w:ascii="Calibri" w:hAnsi="Calibri" w:cs="Calibri"/>
              </w:rPr>
            </w:pPr>
            <w:del w:id="4838" w:author="Administrator" w:date="2015-12-31T23:03:13Z">
              <w:r>
                <w:rPr>
                  <w:rFonts w:ascii="Calibri" w:hAnsi="Calibri" w:cs="Calibri"/>
                </w:rPr>
                <w:tab/>
              </w:r>
            </w:del>
            <w:del w:id="4839" w:author="Administrator" w:date="2015-12-31T23:03:13Z">
              <w:r>
                <w:rPr>
                  <w:rFonts w:ascii="Calibri" w:hAnsi="Calibri" w:cs="Calibri"/>
                </w:rPr>
                <w:delText xml:space="preserve"> */</w:delText>
              </w:r>
            </w:del>
          </w:p>
          <w:p>
            <w:pPr>
              <w:rPr>
                <w:del w:id="4840" w:author="Administrator" w:date="2015-12-31T23:03:13Z"/>
                <w:rFonts w:ascii="Calibri" w:hAnsi="Calibri" w:cs="Calibri"/>
              </w:rPr>
            </w:pPr>
            <w:del w:id="4841" w:author="Administrator" w:date="2015-12-31T23:03:13Z">
              <w:r>
                <w:rPr>
                  <w:rFonts w:ascii="Calibri" w:hAnsi="Calibri" w:cs="Calibri"/>
                </w:rPr>
                <w:tab/>
              </w:r>
            </w:del>
            <w:del w:id="4842" w:author="Administrator" w:date="2015-12-31T23:03:13Z">
              <w:r>
                <w:rPr>
                  <w:rFonts w:ascii="Calibri" w:hAnsi="Calibri" w:cs="Calibri"/>
                </w:rPr>
                <w:delText>public void insert(GoodsPO gpo) throws RemoteException;</w:delText>
              </w:r>
            </w:del>
          </w:p>
          <w:p>
            <w:pPr>
              <w:rPr>
                <w:del w:id="4843" w:author="Administrator" w:date="2015-12-31T23:03:13Z"/>
                <w:rFonts w:ascii="Calibri" w:hAnsi="Calibri" w:cs="Calibri"/>
              </w:rPr>
            </w:pPr>
            <w:del w:id="4844" w:author="Administrator" w:date="2015-12-31T23:03:13Z">
              <w:r>
                <w:rPr>
                  <w:rFonts w:ascii="Calibri" w:hAnsi="Calibri" w:cs="Calibri"/>
                </w:rPr>
                <w:tab/>
              </w:r>
            </w:del>
          </w:p>
          <w:p>
            <w:pPr>
              <w:rPr>
                <w:del w:id="4845" w:author="Administrator" w:date="2015-12-31T23:03:13Z"/>
                <w:rFonts w:ascii="Calibri" w:hAnsi="Calibri" w:cs="Calibri"/>
              </w:rPr>
            </w:pPr>
            <w:del w:id="4846" w:author="Administrator" w:date="2015-12-31T23:03:13Z">
              <w:r>
                <w:rPr>
                  <w:rFonts w:ascii="Calibri" w:hAnsi="Calibri" w:cs="Calibri"/>
                </w:rPr>
                <w:tab/>
              </w:r>
            </w:del>
            <w:del w:id="4847" w:author="Administrator" w:date="2015-12-31T23:03:13Z">
              <w:r>
                <w:rPr>
                  <w:rFonts w:ascii="Calibri" w:hAnsi="Calibri" w:cs="Calibri"/>
                </w:rPr>
                <w:delText>/**</w:delText>
              </w:r>
            </w:del>
          </w:p>
          <w:p>
            <w:pPr>
              <w:rPr>
                <w:del w:id="4848" w:author="Administrator" w:date="2015-12-31T23:03:13Z"/>
                <w:rFonts w:ascii="Calibri" w:hAnsi="Calibri" w:cs="Calibri"/>
              </w:rPr>
            </w:pPr>
            <w:del w:id="4849" w:author="Administrator" w:date="2015-12-31T23:03:13Z">
              <w:r>
                <w:rPr>
                  <w:rFonts w:ascii="Calibri" w:hAnsi="Calibri" w:cs="Calibri"/>
                </w:rPr>
                <w:tab/>
              </w:r>
            </w:del>
            <w:del w:id="4850" w:author="Administrator" w:date="2015-12-31T23:03:13Z">
              <w:r>
                <w:rPr>
                  <w:rFonts w:ascii="Calibri" w:hAnsi="Calibri" w:cs="Calibri"/>
                </w:rPr>
                <w:delText xml:space="preserve"> * </w:delText>
              </w:r>
            </w:del>
            <w:del w:id="4851" w:author="Administrator" w:date="2015-12-31T23:03:13Z">
              <w:r>
                <w:rPr>
                  <w:rFonts w:hint="eastAsia" w:ascii="Calibri" w:hAnsi="Calibri" w:cs="宋体"/>
                </w:rPr>
                <w:delText>在数据库中增加一个</w:delText>
              </w:r>
            </w:del>
            <w:del w:id="4852" w:author="Administrator" w:date="2015-12-31T23:03:13Z">
              <w:r>
                <w:rPr>
                  <w:rFonts w:ascii="Calibri" w:hAnsi="Calibri" w:cs="Calibri"/>
                </w:rPr>
                <w:delText>StoragePO</w:delText>
              </w:r>
            </w:del>
            <w:del w:id="4853" w:author="Administrator" w:date="2015-12-31T23:03:13Z">
              <w:r>
                <w:rPr>
                  <w:rFonts w:hint="eastAsia" w:ascii="Calibri" w:hAnsi="Calibri" w:cs="宋体"/>
                </w:rPr>
                <w:delText>记录</w:delText>
              </w:r>
            </w:del>
          </w:p>
          <w:p>
            <w:pPr>
              <w:rPr>
                <w:del w:id="4854" w:author="Administrator" w:date="2015-12-31T23:03:13Z"/>
                <w:rFonts w:ascii="Calibri" w:hAnsi="Calibri" w:cs="Calibri"/>
              </w:rPr>
            </w:pPr>
            <w:del w:id="4855" w:author="Administrator" w:date="2015-12-31T23:03:13Z">
              <w:r>
                <w:rPr>
                  <w:rFonts w:ascii="Calibri" w:hAnsi="Calibri" w:cs="Calibri"/>
                </w:rPr>
                <w:tab/>
              </w:r>
            </w:del>
            <w:del w:id="4856" w:author="Administrator" w:date="2015-12-31T23:03:13Z">
              <w:r>
                <w:rPr>
                  <w:rFonts w:ascii="Calibri" w:hAnsi="Calibri" w:cs="Calibri"/>
                </w:rPr>
                <w:delText xml:space="preserve"> * @param spo</w:delText>
              </w:r>
            </w:del>
          </w:p>
          <w:p>
            <w:pPr>
              <w:rPr>
                <w:del w:id="4857" w:author="Administrator" w:date="2015-12-31T23:03:13Z"/>
                <w:rFonts w:ascii="Calibri" w:hAnsi="Calibri" w:cs="Calibri"/>
              </w:rPr>
            </w:pPr>
            <w:del w:id="4858" w:author="Administrator" w:date="2015-12-31T23:03:13Z">
              <w:r>
                <w:rPr>
                  <w:rFonts w:ascii="Calibri" w:hAnsi="Calibri" w:cs="Calibri"/>
                </w:rPr>
                <w:tab/>
              </w:r>
            </w:del>
            <w:del w:id="4859" w:author="Administrator" w:date="2015-12-31T23:03:13Z">
              <w:r>
                <w:rPr>
                  <w:rFonts w:ascii="Calibri" w:hAnsi="Calibri" w:cs="Calibri"/>
                </w:rPr>
                <w:delText xml:space="preserve"> * @throws RemoteException</w:delText>
              </w:r>
            </w:del>
          </w:p>
          <w:p>
            <w:pPr>
              <w:rPr>
                <w:del w:id="4860" w:author="Administrator" w:date="2015-12-31T23:03:13Z"/>
                <w:rFonts w:ascii="Calibri" w:hAnsi="Calibri" w:cs="Calibri"/>
              </w:rPr>
            </w:pPr>
            <w:del w:id="4861" w:author="Administrator" w:date="2015-12-31T23:03:13Z">
              <w:r>
                <w:rPr>
                  <w:rFonts w:ascii="Calibri" w:hAnsi="Calibri" w:cs="Calibri"/>
                </w:rPr>
                <w:tab/>
              </w:r>
            </w:del>
            <w:del w:id="4862" w:author="Administrator" w:date="2015-12-31T23:03:13Z">
              <w:r>
                <w:rPr>
                  <w:rFonts w:ascii="Calibri" w:hAnsi="Calibri" w:cs="Calibri"/>
                </w:rPr>
                <w:delText xml:space="preserve"> */</w:delText>
              </w:r>
            </w:del>
          </w:p>
          <w:p>
            <w:pPr>
              <w:rPr>
                <w:del w:id="4863" w:author="Administrator" w:date="2015-12-31T23:03:13Z"/>
                <w:rFonts w:ascii="Calibri" w:hAnsi="Calibri" w:cs="Calibri"/>
              </w:rPr>
            </w:pPr>
            <w:del w:id="4864" w:author="Administrator" w:date="2015-12-31T23:03:13Z">
              <w:r>
                <w:rPr>
                  <w:rFonts w:ascii="Calibri" w:hAnsi="Calibri" w:cs="Calibri"/>
                </w:rPr>
                <w:tab/>
              </w:r>
            </w:del>
            <w:del w:id="4865" w:author="Administrator" w:date="2015-12-31T23:03:13Z">
              <w:r>
                <w:rPr>
                  <w:rFonts w:ascii="Calibri" w:hAnsi="Calibri" w:cs="Calibri"/>
                </w:rPr>
                <w:delText>public void insert(StoragePO spo) throws RemoteException;</w:delText>
              </w:r>
            </w:del>
          </w:p>
          <w:p>
            <w:pPr>
              <w:rPr>
                <w:del w:id="4866" w:author="Administrator" w:date="2015-12-31T23:03:13Z"/>
                <w:rFonts w:ascii="Calibri" w:hAnsi="Calibri" w:cs="Calibri"/>
              </w:rPr>
            </w:pPr>
            <w:del w:id="4867" w:author="Administrator" w:date="2015-12-31T23:03:13Z">
              <w:r>
                <w:rPr>
                  <w:rFonts w:ascii="Calibri" w:hAnsi="Calibri" w:cs="Calibri"/>
                </w:rPr>
                <w:tab/>
              </w:r>
            </w:del>
          </w:p>
          <w:p>
            <w:pPr>
              <w:rPr>
                <w:del w:id="4868" w:author="Administrator" w:date="2015-12-31T23:03:13Z"/>
                <w:rFonts w:ascii="Calibri" w:hAnsi="Calibri" w:cs="Calibri"/>
              </w:rPr>
            </w:pPr>
            <w:del w:id="4869" w:author="Administrator" w:date="2015-12-31T23:03:13Z">
              <w:r>
                <w:rPr>
                  <w:rFonts w:ascii="Calibri" w:hAnsi="Calibri" w:cs="Calibri"/>
                </w:rPr>
                <w:tab/>
              </w:r>
            </w:del>
            <w:del w:id="4870" w:author="Administrator" w:date="2015-12-31T23:03:13Z">
              <w:r>
                <w:rPr>
                  <w:rFonts w:ascii="Calibri" w:hAnsi="Calibri" w:cs="Calibri"/>
                </w:rPr>
                <w:delText>/**</w:delText>
              </w:r>
            </w:del>
          </w:p>
          <w:p>
            <w:pPr>
              <w:rPr>
                <w:del w:id="4871" w:author="Administrator" w:date="2015-12-31T23:03:13Z"/>
                <w:rFonts w:ascii="Calibri" w:hAnsi="Calibri" w:cs="Calibri"/>
              </w:rPr>
            </w:pPr>
            <w:del w:id="4872" w:author="Administrator" w:date="2015-12-31T23:03:13Z">
              <w:r>
                <w:rPr>
                  <w:rFonts w:ascii="Calibri" w:hAnsi="Calibri" w:cs="Calibri"/>
                </w:rPr>
                <w:tab/>
              </w:r>
            </w:del>
            <w:del w:id="4873" w:author="Administrator" w:date="2015-12-31T23:03:13Z">
              <w:r>
                <w:rPr>
                  <w:rFonts w:ascii="Calibri" w:hAnsi="Calibri" w:cs="Calibri"/>
                </w:rPr>
                <w:delText xml:space="preserve"> * </w:delText>
              </w:r>
            </w:del>
            <w:del w:id="4874" w:author="Administrator" w:date="2015-12-31T23:03:13Z">
              <w:r>
                <w:rPr>
                  <w:rFonts w:hint="eastAsia" w:ascii="Calibri" w:hAnsi="Calibri" w:cs="宋体"/>
                </w:rPr>
                <w:delText>更新一个</w:delText>
              </w:r>
            </w:del>
            <w:del w:id="4875" w:author="Administrator" w:date="2015-12-31T23:03:13Z">
              <w:r>
                <w:rPr>
                  <w:rFonts w:ascii="Calibri" w:hAnsi="Calibri" w:cs="Calibri"/>
                </w:rPr>
                <w:delText>GoodsPO</w:delText>
              </w:r>
            </w:del>
          </w:p>
          <w:p>
            <w:pPr>
              <w:rPr>
                <w:del w:id="4876" w:author="Administrator" w:date="2015-12-31T23:03:13Z"/>
                <w:rFonts w:ascii="Calibri" w:hAnsi="Calibri" w:cs="Calibri"/>
              </w:rPr>
            </w:pPr>
            <w:del w:id="4877" w:author="Administrator" w:date="2015-12-31T23:03:13Z">
              <w:r>
                <w:rPr>
                  <w:rFonts w:ascii="Calibri" w:hAnsi="Calibri" w:cs="Calibri"/>
                </w:rPr>
                <w:tab/>
              </w:r>
            </w:del>
            <w:del w:id="4878" w:author="Administrator" w:date="2015-12-31T23:03:13Z">
              <w:r>
                <w:rPr>
                  <w:rFonts w:ascii="Calibri" w:hAnsi="Calibri" w:cs="Calibri"/>
                </w:rPr>
                <w:delText xml:space="preserve"> * @param gpo</w:delText>
              </w:r>
            </w:del>
          </w:p>
          <w:p>
            <w:pPr>
              <w:rPr>
                <w:del w:id="4879" w:author="Administrator" w:date="2015-12-31T23:03:13Z"/>
                <w:rFonts w:ascii="Calibri" w:hAnsi="Calibri" w:cs="Calibri"/>
              </w:rPr>
            </w:pPr>
            <w:del w:id="4880" w:author="Administrator" w:date="2015-12-31T23:03:13Z">
              <w:r>
                <w:rPr>
                  <w:rFonts w:ascii="Calibri" w:hAnsi="Calibri" w:cs="Calibri"/>
                </w:rPr>
                <w:tab/>
              </w:r>
            </w:del>
            <w:del w:id="4881" w:author="Administrator" w:date="2015-12-31T23:03:13Z">
              <w:r>
                <w:rPr>
                  <w:rFonts w:ascii="Calibri" w:hAnsi="Calibri" w:cs="Calibri"/>
                </w:rPr>
                <w:delText xml:space="preserve"> * @throws RemoteException</w:delText>
              </w:r>
            </w:del>
          </w:p>
          <w:p>
            <w:pPr>
              <w:rPr>
                <w:del w:id="4882" w:author="Administrator" w:date="2015-12-31T23:03:13Z"/>
                <w:rFonts w:ascii="Calibri" w:hAnsi="Calibri" w:cs="Calibri"/>
              </w:rPr>
            </w:pPr>
            <w:del w:id="4883" w:author="Administrator" w:date="2015-12-31T23:03:13Z">
              <w:r>
                <w:rPr>
                  <w:rFonts w:ascii="Calibri" w:hAnsi="Calibri" w:cs="Calibri"/>
                </w:rPr>
                <w:tab/>
              </w:r>
            </w:del>
            <w:del w:id="4884" w:author="Administrator" w:date="2015-12-31T23:03:13Z">
              <w:r>
                <w:rPr>
                  <w:rFonts w:ascii="Calibri" w:hAnsi="Calibri" w:cs="Calibri"/>
                </w:rPr>
                <w:delText xml:space="preserve"> */</w:delText>
              </w:r>
            </w:del>
          </w:p>
          <w:p>
            <w:pPr>
              <w:rPr>
                <w:del w:id="4885" w:author="Administrator" w:date="2015-12-31T23:03:13Z"/>
                <w:rFonts w:ascii="Calibri" w:hAnsi="Calibri" w:cs="Calibri"/>
              </w:rPr>
            </w:pPr>
            <w:del w:id="4886" w:author="Administrator" w:date="2015-12-31T23:03:13Z">
              <w:r>
                <w:rPr>
                  <w:rFonts w:ascii="Calibri" w:hAnsi="Calibri" w:cs="Calibri"/>
                </w:rPr>
                <w:tab/>
              </w:r>
            </w:del>
            <w:del w:id="4887" w:author="Administrator" w:date="2015-12-31T23:03:13Z">
              <w:r>
                <w:rPr>
                  <w:rFonts w:ascii="Calibri" w:hAnsi="Calibri" w:cs="Calibri"/>
                </w:rPr>
                <w:delText>public void update(GoodsPO gpo) throws RemoteException;</w:delText>
              </w:r>
            </w:del>
          </w:p>
          <w:p>
            <w:pPr>
              <w:rPr>
                <w:del w:id="4888" w:author="Administrator" w:date="2015-12-31T23:03:13Z"/>
                <w:rFonts w:ascii="Calibri" w:hAnsi="Calibri" w:cs="Calibri"/>
              </w:rPr>
            </w:pPr>
            <w:del w:id="4889" w:author="Administrator" w:date="2015-12-31T23:03:13Z">
              <w:r>
                <w:rPr>
                  <w:rFonts w:ascii="Calibri" w:hAnsi="Calibri" w:cs="Calibri"/>
                </w:rPr>
                <w:tab/>
              </w:r>
            </w:del>
          </w:p>
          <w:p>
            <w:pPr>
              <w:rPr>
                <w:del w:id="4890" w:author="Administrator" w:date="2015-12-31T23:03:13Z"/>
                <w:rFonts w:ascii="Calibri" w:hAnsi="Calibri" w:cs="Calibri"/>
              </w:rPr>
            </w:pPr>
            <w:del w:id="4891" w:author="Administrator" w:date="2015-12-31T23:03:13Z">
              <w:r>
                <w:rPr>
                  <w:rFonts w:ascii="Calibri" w:hAnsi="Calibri" w:cs="Calibri"/>
                </w:rPr>
                <w:tab/>
              </w:r>
            </w:del>
            <w:del w:id="4892" w:author="Administrator" w:date="2015-12-31T23:03:13Z">
              <w:r>
                <w:rPr>
                  <w:rFonts w:ascii="Calibri" w:hAnsi="Calibri" w:cs="Calibri"/>
                </w:rPr>
                <w:delText>/**</w:delText>
              </w:r>
            </w:del>
          </w:p>
          <w:p>
            <w:pPr>
              <w:rPr>
                <w:del w:id="4893" w:author="Administrator" w:date="2015-12-31T23:03:13Z"/>
                <w:rFonts w:ascii="Calibri" w:hAnsi="Calibri" w:cs="Calibri"/>
              </w:rPr>
            </w:pPr>
            <w:del w:id="4894" w:author="Administrator" w:date="2015-12-31T23:03:13Z">
              <w:r>
                <w:rPr>
                  <w:rFonts w:ascii="Calibri" w:hAnsi="Calibri" w:cs="Calibri"/>
                </w:rPr>
                <w:tab/>
              </w:r>
            </w:del>
            <w:del w:id="4895" w:author="Administrator" w:date="2015-12-31T23:03:13Z">
              <w:r>
                <w:rPr>
                  <w:rFonts w:ascii="Calibri" w:hAnsi="Calibri" w:cs="Calibri"/>
                </w:rPr>
                <w:delText xml:space="preserve"> * </w:delText>
              </w:r>
            </w:del>
            <w:del w:id="4896" w:author="Administrator" w:date="2015-12-31T23:03:13Z">
              <w:r>
                <w:rPr>
                  <w:rFonts w:hint="eastAsia" w:ascii="Calibri" w:hAnsi="Calibri" w:cs="宋体"/>
                </w:rPr>
                <w:delText>更新一个</w:delText>
              </w:r>
            </w:del>
            <w:del w:id="4897" w:author="Administrator" w:date="2015-12-31T23:03:13Z">
              <w:r>
                <w:rPr>
                  <w:rFonts w:ascii="Calibri" w:hAnsi="Calibri" w:cs="Calibri"/>
                </w:rPr>
                <w:delText>StoragePO</w:delText>
              </w:r>
            </w:del>
          </w:p>
          <w:p>
            <w:pPr>
              <w:rPr>
                <w:del w:id="4898" w:author="Administrator" w:date="2015-12-31T23:03:13Z"/>
                <w:rFonts w:ascii="Calibri" w:hAnsi="Calibri" w:cs="Calibri"/>
              </w:rPr>
            </w:pPr>
            <w:del w:id="4899" w:author="Administrator" w:date="2015-12-31T23:03:13Z">
              <w:r>
                <w:rPr>
                  <w:rFonts w:ascii="Calibri" w:hAnsi="Calibri" w:cs="Calibri"/>
                </w:rPr>
                <w:tab/>
              </w:r>
            </w:del>
            <w:del w:id="4900" w:author="Administrator" w:date="2015-12-31T23:03:13Z">
              <w:r>
                <w:rPr>
                  <w:rFonts w:ascii="Calibri" w:hAnsi="Calibri" w:cs="Calibri"/>
                </w:rPr>
                <w:delText xml:space="preserve"> * @param spo</w:delText>
              </w:r>
            </w:del>
          </w:p>
          <w:p>
            <w:pPr>
              <w:rPr>
                <w:del w:id="4901" w:author="Administrator" w:date="2015-12-31T23:03:13Z"/>
                <w:rFonts w:ascii="Calibri" w:hAnsi="Calibri" w:cs="Calibri"/>
              </w:rPr>
            </w:pPr>
            <w:del w:id="4902" w:author="Administrator" w:date="2015-12-31T23:03:13Z">
              <w:r>
                <w:rPr>
                  <w:rFonts w:ascii="Calibri" w:hAnsi="Calibri" w:cs="Calibri"/>
                </w:rPr>
                <w:tab/>
              </w:r>
            </w:del>
            <w:del w:id="4903" w:author="Administrator" w:date="2015-12-31T23:03:13Z">
              <w:r>
                <w:rPr>
                  <w:rFonts w:ascii="Calibri" w:hAnsi="Calibri" w:cs="Calibri"/>
                </w:rPr>
                <w:delText xml:space="preserve"> * @throws RemoteException</w:delText>
              </w:r>
            </w:del>
          </w:p>
          <w:p>
            <w:pPr>
              <w:rPr>
                <w:del w:id="4904" w:author="Administrator" w:date="2015-12-31T23:03:13Z"/>
                <w:rFonts w:ascii="Calibri" w:hAnsi="Calibri" w:cs="Calibri"/>
              </w:rPr>
            </w:pPr>
            <w:del w:id="4905" w:author="Administrator" w:date="2015-12-31T23:03:13Z">
              <w:r>
                <w:rPr>
                  <w:rFonts w:ascii="Calibri" w:hAnsi="Calibri" w:cs="Calibri"/>
                </w:rPr>
                <w:tab/>
              </w:r>
            </w:del>
            <w:del w:id="4906" w:author="Administrator" w:date="2015-12-31T23:03:13Z">
              <w:r>
                <w:rPr>
                  <w:rFonts w:ascii="Calibri" w:hAnsi="Calibri" w:cs="Calibri"/>
                </w:rPr>
                <w:delText xml:space="preserve"> */</w:delText>
              </w:r>
            </w:del>
          </w:p>
          <w:p>
            <w:pPr>
              <w:rPr>
                <w:del w:id="4907" w:author="Administrator" w:date="2015-12-31T23:03:13Z"/>
                <w:rFonts w:ascii="Calibri" w:hAnsi="Calibri" w:cs="Calibri"/>
              </w:rPr>
            </w:pPr>
            <w:del w:id="4908" w:author="Administrator" w:date="2015-12-31T23:03:13Z">
              <w:r>
                <w:rPr>
                  <w:rFonts w:ascii="Calibri" w:hAnsi="Calibri" w:cs="Calibri"/>
                </w:rPr>
                <w:tab/>
              </w:r>
            </w:del>
            <w:del w:id="4909" w:author="Administrator" w:date="2015-12-31T23:03:13Z">
              <w:r>
                <w:rPr>
                  <w:rFonts w:ascii="Calibri" w:hAnsi="Calibri" w:cs="Calibri"/>
                </w:rPr>
                <w:delText>public void update(StoragePO spo) throws RemoteException;</w:delText>
              </w:r>
            </w:del>
          </w:p>
          <w:p>
            <w:pPr>
              <w:rPr>
                <w:del w:id="4910" w:author="Administrator" w:date="2015-12-31T23:03:13Z"/>
                <w:rFonts w:ascii="Calibri" w:hAnsi="Calibri" w:cs="Calibri"/>
              </w:rPr>
            </w:pPr>
            <w:del w:id="4911" w:author="Administrator" w:date="2015-12-31T23:03:13Z">
              <w:r>
                <w:rPr>
                  <w:rFonts w:ascii="Calibri" w:hAnsi="Calibri" w:cs="Calibri"/>
                </w:rPr>
                <w:tab/>
              </w:r>
            </w:del>
          </w:p>
          <w:p>
            <w:pPr>
              <w:rPr>
                <w:del w:id="4912" w:author="Administrator" w:date="2015-12-31T23:03:13Z"/>
                <w:rFonts w:ascii="Calibri" w:hAnsi="Calibri" w:cs="Calibri"/>
              </w:rPr>
            </w:pPr>
            <w:del w:id="4913" w:author="Administrator" w:date="2015-12-31T23:03:13Z">
              <w:r>
                <w:rPr>
                  <w:rFonts w:ascii="Calibri" w:hAnsi="Calibri" w:cs="Calibri"/>
                </w:rPr>
                <w:tab/>
              </w:r>
            </w:del>
            <w:del w:id="4914" w:author="Administrator" w:date="2015-12-31T23:03:13Z">
              <w:r>
                <w:rPr>
                  <w:rFonts w:ascii="Calibri" w:hAnsi="Calibri" w:cs="Calibri"/>
                </w:rPr>
                <w:delText>/**</w:delText>
              </w:r>
            </w:del>
          </w:p>
          <w:p>
            <w:pPr>
              <w:rPr>
                <w:del w:id="4915" w:author="Administrator" w:date="2015-12-31T23:03:13Z"/>
                <w:rFonts w:ascii="Calibri" w:hAnsi="Calibri" w:cs="Calibri"/>
              </w:rPr>
            </w:pPr>
            <w:del w:id="4916" w:author="Administrator" w:date="2015-12-31T23:03:13Z">
              <w:r>
                <w:rPr>
                  <w:rFonts w:ascii="Calibri" w:hAnsi="Calibri" w:cs="Calibri"/>
                </w:rPr>
                <w:tab/>
              </w:r>
            </w:del>
            <w:del w:id="4917" w:author="Administrator" w:date="2015-12-31T23:03:13Z">
              <w:r>
                <w:rPr>
                  <w:rFonts w:ascii="Calibri" w:hAnsi="Calibri" w:cs="Calibri"/>
                </w:rPr>
                <w:delText xml:space="preserve"> * </w:delText>
              </w:r>
            </w:del>
            <w:del w:id="4918" w:author="Administrator" w:date="2015-12-31T23:03:13Z">
              <w:r>
                <w:rPr>
                  <w:rFonts w:hint="eastAsia" w:ascii="Calibri" w:hAnsi="Calibri" w:cs="宋体"/>
                </w:rPr>
                <w:delText>结束持久化数据库的使用</w:delText>
              </w:r>
            </w:del>
          </w:p>
          <w:p>
            <w:pPr>
              <w:rPr>
                <w:del w:id="4919" w:author="Administrator" w:date="2015-12-31T23:03:13Z"/>
                <w:rFonts w:ascii="Calibri" w:hAnsi="Calibri" w:cs="Calibri"/>
              </w:rPr>
            </w:pPr>
            <w:del w:id="4920" w:author="Administrator" w:date="2015-12-31T23:03:13Z">
              <w:r>
                <w:rPr>
                  <w:rFonts w:ascii="Calibri" w:hAnsi="Calibri" w:cs="Calibri"/>
                </w:rPr>
                <w:tab/>
              </w:r>
            </w:del>
            <w:del w:id="4921" w:author="Administrator" w:date="2015-12-31T23:03:13Z">
              <w:r>
                <w:rPr>
                  <w:rFonts w:ascii="Calibri" w:hAnsi="Calibri" w:cs="Calibri"/>
                </w:rPr>
                <w:delText xml:space="preserve"> * @throws RemoteException</w:delText>
              </w:r>
            </w:del>
          </w:p>
          <w:p>
            <w:pPr>
              <w:rPr>
                <w:del w:id="4922" w:author="Administrator" w:date="2015-12-31T23:03:13Z"/>
                <w:rFonts w:ascii="Calibri" w:hAnsi="Calibri" w:cs="Calibri"/>
              </w:rPr>
            </w:pPr>
            <w:del w:id="4923" w:author="Administrator" w:date="2015-12-31T23:03:13Z">
              <w:r>
                <w:rPr>
                  <w:rFonts w:ascii="Calibri" w:hAnsi="Calibri" w:cs="Calibri"/>
                </w:rPr>
                <w:tab/>
              </w:r>
            </w:del>
            <w:del w:id="4924" w:author="Administrator" w:date="2015-12-31T23:03:13Z">
              <w:r>
                <w:rPr>
                  <w:rFonts w:ascii="Calibri" w:hAnsi="Calibri" w:cs="Calibri"/>
                </w:rPr>
                <w:delText xml:space="preserve"> */</w:delText>
              </w:r>
            </w:del>
          </w:p>
          <w:p>
            <w:pPr>
              <w:rPr>
                <w:rFonts w:ascii="Calibri" w:hAnsi="Calibri" w:cs="Calibri"/>
              </w:rPr>
            </w:pPr>
            <w:del w:id="4925" w:author="Administrator" w:date="2015-12-31T23:03:13Z">
              <w:r>
                <w:rPr>
                  <w:rFonts w:ascii="Calibri" w:hAnsi="Calibri" w:cs="Calibri"/>
                </w:rPr>
                <w:tab/>
              </w:r>
            </w:del>
            <w:del w:id="4926" w:author="Administrator" w:date="2015-12-31T23:03:13Z">
              <w:r>
                <w:rPr>
                  <w:rFonts w:ascii="Calibri" w:hAnsi="Calibri" w:cs="Calibri"/>
                </w:rPr>
                <w:delText>public void finish() throws RemoteException;</w:delText>
              </w:r>
            </w:del>
          </w:p>
          <w:p>
            <w:pPr>
              <w:rPr>
                <w:rFonts w:ascii="Calibri" w:hAnsi="Calibri" w:cs="Calibri"/>
              </w:rPr>
            </w:pPr>
            <w:r>
              <w:rPr>
                <w:rFonts w:ascii="Calibri" w:hAnsi="Calibri" w:cs="Calibr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rFonts w:ascii="Calibri" w:hAnsi="Calibri" w:cs="Calibri"/>
              </w:rPr>
            </w:pPr>
            <w:r>
              <w:rPr>
                <w:rFonts w:hint="eastAsia" w:ascii="宋体" w:hAnsi="宋体" w:cs="宋体"/>
              </w:rPr>
              <w:t>输出</w:t>
            </w:r>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rFonts w:ascii="Calibri" w:hAnsi="Calibri" w:cs="Calibri"/>
              </w:rPr>
            </w:pPr>
            <w:r>
              <w:rPr>
                <w:rFonts w:hint="eastAsia" w:ascii="宋体" w:hAnsi="宋体" w:cs="宋体"/>
              </w:rPr>
              <w:t>类图</w:t>
            </w:r>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rFonts w:ascii="Calibri" w:hAnsi="Calibri" w:cs="Calibri"/>
              </w:rPr>
            </w:pPr>
            <w:r>
              <w:rPr>
                <w:rFonts w:ascii="Calibri" w:hAnsi="Calibri" w:cs="Calibri"/>
              </w:rPr>
              <w:drawing>
                <wp:inline distT="0" distB="0" distL="114300" distR="114300">
                  <wp:extent cx="4295775" cy="2790825"/>
                  <wp:effectExtent l="0" t="0" r="9525" b="9525"/>
                  <wp:docPr id="67" name="图片 67" descr="库存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库存详细设计类图"/>
                          <pic:cNvPicPr>
                            <a:picLocks noChangeAspect="1"/>
                          </pic:cNvPicPr>
                        </pic:nvPicPr>
                        <pic:blipFill>
                          <a:blip r:embed="rId12" r:link="rId5" cstate="print"/>
                          <a:srcRect/>
                          <a:stretch>
                            <a:fillRect/>
                          </a:stretch>
                        </pic:blipFill>
                        <pic:spPr>
                          <a:xfrm>
                            <a:off x="0" y="0"/>
                            <a:ext cx="4295775" cy="2790825"/>
                          </a:xfrm>
                          <a:prstGeom prst="rect">
                            <a:avLst/>
                          </a:prstGeom>
                          <a:noFill/>
                          <a:ln w="9525">
                            <a:noFill/>
                            <a:miter/>
                          </a:ln>
                        </pic:spPr>
                      </pic:pic>
                    </a:graphicData>
                  </a:graphic>
                </wp:inline>
              </w:drawing>
            </w:r>
          </w:p>
        </w:tc>
      </w:tr>
    </w:tbl>
    <w:p>
      <w:pPr/>
    </w:p>
    <w:p>
      <w:pPr/>
    </w:p>
    <w:p>
      <w:pPr/>
      <w:r>
        <w:rPr>
          <w:rFonts w:hint="eastAsia" w:cs="宋体"/>
          <w:szCs w:val="20"/>
        </w:rPr>
        <w:t>（</w:t>
      </w:r>
      <w:r>
        <w:rPr>
          <w:szCs w:val="20"/>
        </w:rPr>
        <w:t>3</w:t>
      </w:r>
      <w:r>
        <w:rPr>
          <w:rFonts w:hint="eastAsia" w:cs="宋体"/>
          <w:szCs w:val="20"/>
        </w:rPr>
        <w:t>）模块内部类的接口规范</w:t>
      </w:r>
    </w:p>
    <w:p>
      <w:pPr>
        <w:jc w:val="center"/>
        <w:rPr>
          <w:rFonts w:ascii="黑体" w:hAnsi="宋体" w:eastAsia="黑体" w:cs="黑体"/>
          <w:b/>
          <w:bCs/>
        </w:rPr>
      </w:pPr>
      <w:r>
        <w:rPr>
          <w:rFonts w:hint="eastAsia" w:ascii="宋体" w:hAnsi="宋体" w:cs="宋体"/>
          <w:b/>
          <w:bCs/>
        </w:rPr>
        <w:t>表23 commodityController模块的接口规范</w:t>
      </w:r>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ascii="宋体" w:hAnsi="宋体" w:cs="宋体"/>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927" w:author="Administrator" w:date="2015-12-31T23:05:13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4928" w:author="Administrator" w:date="2015-12-31T23:05:13Z"/>
                <w:color w:val="000000"/>
              </w:rPr>
            </w:pPr>
            <w:del w:id="4929" w:author="Administrator" w:date="2015-12-31T23:05:13Z">
              <w:r>
                <w:rPr>
                  <w:rFonts w:eastAsia="Times New Roman"/>
                  <w:color w:val="000000"/>
                </w:rPr>
                <w:delText>Commodity</w:delText>
              </w:r>
            </w:del>
            <w:del w:id="4930" w:author="Administrator" w:date="2015-12-31T23:05:13Z">
              <w:r>
                <w:rPr>
                  <w:rFonts w:hint="eastAsia"/>
                  <w:color w:val="000000"/>
                </w:rPr>
                <w:delText>Controller</w:delText>
              </w:r>
            </w:del>
            <w:del w:id="4931" w:author="Administrator" w:date="2015-12-31T23:05:13Z">
              <w:r>
                <w:rPr>
                  <w:rFonts w:eastAsia="Times New Roman"/>
                  <w:color w:val="000000"/>
                </w:rPr>
                <w:delText>.</w:delText>
              </w:r>
            </w:del>
            <w:del w:id="4932" w:author="Administrator" w:date="2015-12-31T23:05:13Z">
              <w:r>
                <w:rPr>
                  <w:color w:val="000000"/>
                  <w:szCs w:val="20"/>
                </w:rPr>
                <w:delText xml:space="preserve"> </w:delText>
              </w:r>
            </w:del>
            <w:del w:id="4933" w:author="Administrator" w:date="2015-12-31T23:05:13Z">
              <w:r>
                <w:rPr>
                  <w:color w:val="000000"/>
                </w:rPr>
                <w:delText>getStorageId</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934" w:author="Administrator" w:date="2015-12-31T23:05:13Z"/>
                <w:color w:val="000000"/>
              </w:rPr>
            </w:pPr>
            <w:del w:id="4935" w:author="Administrator" w:date="2015-12-31T23:05:13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936" w:author="Administrator" w:date="2015-12-31T23:05:13Z"/>
                <w:color w:val="000000"/>
              </w:rPr>
            </w:pPr>
            <w:del w:id="4937" w:author="Administrator" w:date="2015-12-31T23:05:13Z">
              <w:r>
                <w:rPr>
                  <w:rFonts w:eastAsia="Times New Roman"/>
                  <w:color w:val="000000"/>
                </w:rPr>
                <w:delText>public void getStorageId();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938" w:author="Administrator" w:date="2015-12-31T23:05:13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939" w:author="Administrator" w:date="2015-12-31T23:05:13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940" w:author="Administrator" w:date="2015-12-31T23:05:13Z"/>
                <w:color w:val="000000"/>
              </w:rPr>
            </w:pPr>
            <w:del w:id="4941" w:author="Administrator" w:date="2015-12-31T23:05:13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942" w:author="Administrator" w:date="2015-12-31T23:05:13Z"/>
                <w:color w:val="000000"/>
              </w:rPr>
            </w:pPr>
            <w:del w:id="4943" w:author="Administrator" w:date="2015-12-31T23:05:13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944" w:author="Administrator" w:date="2015-12-31T23:05:13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945" w:author="Administrator" w:date="2015-12-31T23:05:13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946" w:author="Administrator" w:date="2015-12-31T23:05:13Z"/>
                <w:color w:val="000000"/>
              </w:rPr>
            </w:pPr>
            <w:del w:id="4947" w:author="Administrator" w:date="2015-12-31T23:05:13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948" w:author="Administrator" w:date="2015-12-31T23:05:13Z"/>
                <w:color w:val="000000"/>
              </w:rPr>
            </w:pPr>
            <w:del w:id="4949" w:author="Administrator" w:date="2015-12-31T23:05:13Z">
              <w:r>
                <w:rPr>
                  <w:rFonts w:hint="eastAsia" w:ascii="宋体" w:hAnsi="宋体" w:cs="宋体"/>
                  <w:color w:val="000000"/>
                </w:rPr>
                <w:delText>调用commodity领域对象的</w:delText>
              </w:r>
            </w:del>
            <w:del w:id="4950" w:author="Administrator" w:date="2015-12-31T23:05:13Z">
              <w:r>
                <w:rPr>
                  <w:color w:val="000000"/>
                </w:rPr>
                <w:delText>getStorageId</w:delText>
              </w:r>
            </w:del>
            <w:del w:id="4951" w:author="Administrator" w:date="2015-12-31T23:05:13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stockTaking</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eastAsia="Times New Roman"/>
                <w:color w:val="000000"/>
              </w:rPr>
              <w:t xml:space="preserve">public </w:t>
            </w:r>
            <w:r>
              <w:rPr>
                <w:color w:val="000000"/>
              </w:rPr>
              <w:t>ArrayList&lt;ExpressInfoVO&gt;</w:t>
            </w:r>
            <w:r>
              <w:rPr>
                <w:rFonts w:eastAsia="Times New Roman"/>
                <w:color w:val="000000"/>
              </w:rPr>
              <w:t xml:space="preserve"> </w:t>
            </w:r>
            <w:r>
              <w:rPr>
                <w:color w:val="000000"/>
              </w:rPr>
              <w:t>stockTaking()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已创建一个commodity领域对象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调用commodity领域对象的</w:t>
            </w:r>
            <w:r>
              <w:rPr>
                <w:color w:val="000000"/>
              </w:rPr>
              <w:t>stockTaking</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exportExcel</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 xml:space="preserve">public </w:t>
            </w:r>
            <w:r>
              <w:rPr>
                <w:color w:val="000000"/>
              </w:rPr>
              <w:t>void exportExcel</w:t>
            </w:r>
            <w:r>
              <w:rPr>
                <w:rFonts w:eastAsia="Times New Roman"/>
                <w:color w:val="00000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已创建一个commodity领域对象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调用commodity领域对象的</w:t>
            </w:r>
            <w:r>
              <w:rPr>
                <w:color w:val="000000"/>
              </w:rPr>
              <w:t>exportExcel</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changeAlarmScale</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w:t>
            </w:r>
            <w:r>
              <w:rPr>
                <w:rFonts w:eastAsia="Times New Roman"/>
                <w:color w:val="000000"/>
              </w:rPr>
              <w:t xml:space="preserve">ublic void </w:t>
            </w:r>
            <w:r>
              <w:rPr>
                <w:color w:val="000000"/>
              </w:rPr>
              <w:t>changeAlarmScale</w:t>
            </w:r>
            <w:r>
              <w:rPr>
                <w:rFonts w:eastAsia="Times New Roman"/>
                <w:color w:val="000000"/>
              </w:rPr>
              <w:t xml:space="preserve"> (</w:t>
            </w:r>
            <w:r>
              <w:rPr>
                <w:color w:val="000000"/>
              </w:rPr>
              <w:t>double alarmScale</w:t>
            </w:r>
            <w:r>
              <w:rPr>
                <w:rFonts w:eastAsia="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已创建一个commodity领域对象，并且输入符合输入规则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调用commodity领域对象的</w:t>
            </w:r>
            <w:r>
              <w:rPr>
                <w:color w:val="000000"/>
              </w:rPr>
              <w:t>changeAlarmScale</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4952" w:author="Administrator" w:date="2015-12-31T23:05:34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4953" w:author="Administrator" w:date="2015-12-31T23:05:34Z"/>
                <w:color w:val="000000"/>
              </w:rPr>
            </w:pPr>
            <w:ins w:id="4954" w:author="Administrator" w:date="2015-12-31T23:05:34Z">
              <w:r>
                <w:rPr>
                  <w:rFonts w:eastAsia="Times New Roman"/>
                  <w:color w:val="000000"/>
                </w:rPr>
                <w:t>Commodity</w:t>
              </w:r>
            </w:ins>
            <w:ins w:id="4955" w:author="Administrator" w:date="2015-12-31T23:05:34Z">
              <w:r>
                <w:rPr>
                  <w:rFonts w:hint="eastAsia"/>
                  <w:color w:val="000000"/>
                </w:rPr>
                <w:t>Controller</w:t>
              </w:r>
            </w:ins>
            <w:ins w:id="4956" w:author="Administrator" w:date="2015-12-31T23:05:34Z">
              <w:r>
                <w:rPr>
                  <w:rFonts w:eastAsia="Times New Roman"/>
                  <w:color w:val="000000"/>
                </w:rPr>
                <w:t>.</w:t>
              </w:r>
            </w:ins>
            <w:ins w:id="4957" w:author="Administrator" w:date="2015-12-31T23:05:44Z">
              <w:r>
                <w:rPr>
                  <w:rFonts w:hint="eastAsia" w:eastAsia="宋体"/>
                  <w:color w:val="000000"/>
                  <w:lang w:val="en-US" w:eastAsia="zh-CN"/>
                </w:rPr>
                <w:t>get</w:t>
              </w:r>
            </w:ins>
            <w:ins w:id="4958" w:author="Administrator" w:date="2015-12-31T23:05:34Z">
              <w:r>
                <w:rPr>
                  <w:color w:val="000000"/>
                </w:rPr>
                <w:t>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4959" w:author="Administrator" w:date="2015-12-31T23:05:34Z"/>
                <w:color w:val="000000"/>
              </w:rPr>
            </w:pPr>
            <w:ins w:id="4960" w:author="Administrator" w:date="2015-12-31T23:05:34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4961" w:author="Administrator" w:date="2015-12-31T23:05:34Z"/>
                <w:color w:val="000000"/>
              </w:rPr>
            </w:pPr>
            <w:ins w:id="4962" w:author="Administrator" w:date="2015-12-31T23:05:34Z">
              <w:r>
                <w:rPr>
                  <w:color w:val="000000"/>
                </w:rPr>
                <w:t>p</w:t>
              </w:r>
            </w:ins>
            <w:ins w:id="4963" w:author="Administrator" w:date="2015-12-31T23:05:34Z">
              <w:r>
                <w:rPr>
                  <w:rFonts w:eastAsia="Times New Roman"/>
                  <w:color w:val="000000"/>
                </w:rPr>
                <w:t xml:space="preserve">ublic void </w:t>
              </w:r>
            </w:ins>
            <w:ins w:id="4964" w:author="Administrator" w:date="2015-12-31T23:05:50Z">
              <w:r>
                <w:rPr>
                  <w:rFonts w:hint="eastAsia" w:eastAsia="宋体"/>
                  <w:color w:val="000000"/>
                  <w:lang w:val="en-US" w:eastAsia="zh-CN"/>
                </w:rPr>
                <w:t>get</w:t>
              </w:r>
            </w:ins>
            <w:ins w:id="4965" w:author="Administrator" w:date="2015-12-31T23:05:34Z">
              <w:r>
                <w:rPr>
                  <w:color w:val="000000"/>
                </w:rPr>
                <w:t>AlarmScale</w:t>
              </w:r>
            </w:ins>
            <w:ins w:id="4966" w:author="Administrator" w:date="2015-12-31T23:05:34Z">
              <w:r>
                <w:rPr>
                  <w:rFonts w:eastAsia="Times New Roman"/>
                  <w:color w:val="000000"/>
                </w:rPr>
                <w:t xml:space="preserve"> (</w:t>
              </w:r>
            </w:ins>
            <w:ins w:id="4967" w:author="Administrator" w:date="2015-12-31T23:05:34Z">
              <w:r>
                <w:rPr>
                  <w:color w:val="000000"/>
                </w:rPr>
                <w:t>double alarmScale</w:t>
              </w:r>
            </w:ins>
            <w:ins w:id="4968" w:author="Administrator" w:date="2015-12-31T23:05:34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4969" w:author="Administrator" w:date="2015-12-31T23:05:34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4970" w:author="Administrator" w:date="2015-12-31T23:05:34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4971" w:author="Administrator" w:date="2015-12-31T23:05:34Z"/>
                <w:color w:val="000000"/>
              </w:rPr>
            </w:pPr>
            <w:ins w:id="4972" w:author="Administrator" w:date="2015-12-31T23:05:34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4973" w:author="Administrator" w:date="2015-12-31T23:05:34Z"/>
                <w:color w:val="000000"/>
              </w:rPr>
            </w:pPr>
            <w:ins w:id="4974" w:author="Administrator" w:date="2015-12-31T23:05:34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4975" w:author="Administrator" w:date="2015-12-31T23:05:34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4976" w:author="Administrator" w:date="2015-12-31T23:05:34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4977" w:author="Administrator" w:date="2015-12-31T23:05:34Z"/>
                <w:color w:val="000000"/>
              </w:rPr>
            </w:pPr>
            <w:ins w:id="4978" w:author="Administrator" w:date="2015-12-31T23:05:34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4979" w:author="Administrator" w:date="2015-12-31T23:05:34Z"/>
                <w:color w:val="000000"/>
              </w:rPr>
            </w:pPr>
            <w:ins w:id="4980" w:author="Administrator" w:date="2015-12-31T23:05:34Z">
              <w:r>
                <w:rPr>
                  <w:rFonts w:hint="eastAsia" w:ascii="宋体" w:hAnsi="宋体" w:cs="宋体"/>
                  <w:color w:val="000000"/>
                </w:rPr>
                <w:t>调用commodity领域对象的</w:t>
              </w:r>
            </w:ins>
            <w:ins w:id="4981" w:author="Administrator" w:date="2015-12-31T23:05:55Z">
              <w:r>
                <w:rPr>
                  <w:rFonts w:hint="eastAsia"/>
                  <w:color w:val="000000"/>
                  <w:lang w:val="en-US" w:eastAsia="zh-CN"/>
                </w:rPr>
                <w:t>get</w:t>
              </w:r>
            </w:ins>
            <w:ins w:id="4982" w:author="Administrator" w:date="2015-12-31T23:05:34Z">
              <w:r>
                <w:rPr>
                  <w:color w:val="000000"/>
                </w:rPr>
                <w:t>AlarmScale</w:t>
              </w:r>
            </w:ins>
            <w:ins w:id="4983" w:author="Administrator" w:date="2015-12-31T23:05:34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checkStorageMessage</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w:t>
            </w:r>
            <w:r>
              <w:rPr>
                <w:rFonts w:eastAsia="Times New Roman"/>
                <w:color w:val="000000"/>
              </w:rPr>
              <w:t>ublic</w:t>
            </w:r>
            <w:r>
              <w:rPr>
                <w:color w:val="000000"/>
              </w:rPr>
              <w:t xml:space="preserve"> </w:t>
            </w:r>
            <w:r>
              <w:rPr>
                <w:rFonts w:eastAsia="Times New Roman"/>
                <w:color w:val="000000"/>
              </w:rPr>
              <w:t xml:space="preserve">ArrayList&lt;StorageInfoVO&gt; </w:t>
            </w:r>
            <w:r>
              <w:rPr>
                <w:color w:val="000000"/>
              </w:rPr>
              <w:t>checkStorageMessage</w:t>
            </w:r>
            <w:r>
              <w:rPr>
                <w:rFonts w:eastAsia="Times New Roman"/>
                <w:color w:val="00000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已创建一个commodity领域对象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rFonts w:ascii="Calibri" w:hAnsi="Calibri" w:cs="宋体"/>
                <w:color w:val="000000"/>
              </w:rPr>
            </w:pPr>
            <w:r>
              <w:rPr>
                <w:rFonts w:hint="eastAsia" w:ascii="宋体" w:hAnsi="宋体" w:cs="宋体"/>
                <w:color w:val="000000"/>
                <w:sz w:val="21"/>
              </w:rPr>
              <w:t>调用commodity领域对象的</w:t>
            </w:r>
            <w:r>
              <w:rPr>
                <w:color w:val="000000"/>
                <w:sz w:val="21"/>
              </w:rPr>
              <w:t>checkStorageMessage</w:t>
            </w:r>
            <w:r>
              <w:rPr>
                <w:rFonts w:hint="eastAsia" w:cs="宋体"/>
                <w:color w:val="000000"/>
                <w:sz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szCs w:val="20"/>
              </w:rPr>
              <w:t xml:space="preserve"> </w:t>
            </w:r>
            <w:r>
              <w:rPr>
                <w:color w:val="000000"/>
              </w:rPr>
              <w:t>getStorageNum</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StoragePO getStorageNum(long startTime,long endTime)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已创建一个commodity领域对象，并且输入符合输入规则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rFonts w:ascii="Calibri" w:hAnsi="Calibri" w:cs="宋体"/>
                <w:color w:val="000000"/>
              </w:rPr>
            </w:pPr>
            <w:r>
              <w:rPr>
                <w:rFonts w:hint="eastAsia" w:ascii="宋体" w:hAnsi="宋体" w:cs="宋体"/>
                <w:color w:val="000000"/>
                <w:sz w:val="21"/>
              </w:rPr>
              <w:t>调用commodity领域对象的</w:t>
            </w:r>
            <w:r>
              <w:rPr>
                <w:color w:val="000000"/>
                <w:sz w:val="21"/>
              </w:rPr>
              <w:t>getStorageNum</w:t>
            </w:r>
            <w:r>
              <w:rPr>
                <w:rFonts w:hint="eastAsia" w:cs="宋体"/>
                <w:color w:val="000000"/>
                <w:sz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alarm</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w:t>
            </w:r>
            <w:r>
              <w:rPr>
                <w:rFonts w:eastAsia="Times New Roman"/>
                <w:color w:val="000000"/>
              </w:rPr>
              <w:t xml:space="preserve">ublic void </w:t>
            </w:r>
            <w:r>
              <w:rPr>
                <w:color w:val="000000"/>
              </w:rPr>
              <w:t>alarm</w:t>
            </w:r>
            <w:r>
              <w:rPr>
                <w:rFonts w:eastAsia="Times New Roman"/>
                <w:color w:val="00000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已创建一个commodity领域对象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调用commodity领域对象的</w:t>
            </w:r>
            <w:r>
              <w:rPr>
                <w:color w:val="000000"/>
              </w:rPr>
              <w:t>alarm</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divide</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w:t>
            </w:r>
            <w:r>
              <w:rPr>
                <w:rFonts w:eastAsia="Times New Roman"/>
                <w:color w:val="000000"/>
              </w:rPr>
              <w:t xml:space="preserve">ublic void </w:t>
            </w:r>
            <w:r>
              <w:rPr>
                <w:color w:val="000000"/>
              </w:rPr>
              <w:t>divide</w:t>
            </w:r>
            <w:r>
              <w:rPr>
                <w:rFonts w:eastAsia="Times New Roman"/>
                <w:color w:val="000000"/>
              </w:rPr>
              <w:t xml:space="preserve"> (</w:t>
            </w:r>
            <w:r>
              <w:rPr>
                <w:color w:val="000000"/>
              </w:rPr>
              <w:t>GoodsPO gpo</w:t>
            </w:r>
            <w:r>
              <w:rPr>
                <w:rFonts w:hint="eastAsia" w:cs="宋体"/>
                <w:color w:val="000000"/>
              </w:rPr>
              <w:t>，</w:t>
            </w:r>
            <w:r>
              <w:rPr>
                <w:color w:val="000000"/>
              </w:rPr>
              <w:t>StoragePO spo</w:t>
            </w:r>
            <w:r>
              <w:rPr>
                <w:rFonts w:eastAsia="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已创建一个commodity领域对象，并且输入符合输入规则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调用commodity领域对象的</w:t>
            </w:r>
            <w:r>
              <w:rPr>
                <w:color w:val="000000"/>
              </w:rPr>
              <w:t>divide</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endCommodityManagement</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w:t>
            </w:r>
            <w:r>
              <w:rPr>
                <w:rFonts w:eastAsia="Times New Roman"/>
                <w:color w:val="000000"/>
              </w:rPr>
              <w:t xml:space="preserve">ublic void </w:t>
            </w:r>
            <w:r>
              <w:rPr>
                <w:color w:val="000000"/>
              </w:rPr>
              <w:t>endCommodityManagement()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已创建一个commodity领域对象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调用commodity领域对象的</w:t>
            </w:r>
            <w:r>
              <w:rPr>
                <w:color w:val="000000"/>
              </w:rPr>
              <w:t>endCommodityManagement</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rPr>
              <w:t>changeStorageInInfo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changeStorageInInfo(ArrayList&lt;SheetVO&gt; svolist);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已创建一个commodity领域对象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调用commodity领域对象的</w:t>
            </w:r>
            <w:r>
              <w:rPr>
                <w:color w:val="000000"/>
              </w:rPr>
              <w:t>changeStorageInInfo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rFonts w:hint="eastAsia"/>
                <w:color w:val="000000"/>
              </w:rPr>
              <w:t>Controller</w:t>
            </w:r>
            <w:r>
              <w:rPr>
                <w:rFonts w:eastAsia="Times New Roman"/>
                <w:color w:val="000000"/>
              </w:rPr>
              <w:t>.</w:t>
            </w:r>
            <w:r>
              <w:rPr>
                <w:color w:val="000000"/>
                <w:szCs w:val="20"/>
              </w:rPr>
              <w:t xml:space="preserve"> </w:t>
            </w:r>
            <w:r>
              <w:rPr>
                <w:color w:val="000000"/>
              </w:rPr>
              <w:t>initStorageInfo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initStorageInfo(StorageInitVO sivo);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已创建一个commodity领域对象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调用commodity领域对象的</w:t>
            </w:r>
            <w:r>
              <w:rPr>
                <w:color w:val="000000"/>
              </w:rPr>
              <w:t>initStorageInfo</w:t>
            </w:r>
            <w:r>
              <w:rPr>
                <w:rFonts w:hint="eastAsia" w:cs="宋体"/>
                <w:color w:val="000000"/>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ascii="宋体" w:hAnsi="宋体" w:cs="宋体"/>
                <w:b/>
                <w:color w:val="FFFFFF"/>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color w:val="000000"/>
              </w:rPr>
            </w:pPr>
            <w:r>
              <w:rPr>
                <w:rFonts w:hint="eastAsia" w:ascii="宋体" w:hAnsi="宋体" w:cs="宋体"/>
                <w:color w:val="000000"/>
              </w:rPr>
              <w:t>服务名</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color w:val="000000"/>
              </w:rPr>
            </w:pPr>
            <w:r>
              <w:rPr>
                <w:rFonts w:hint="eastAsia" w:ascii="宋体" w:hAnsi="宋体" w:cs="宋体"/>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Commodity.</w:t>
            </w:r>
            <w:r>
              <w:rPr>
                <w:color w:val="000000"/>
                <w:szCs w:val="20"/>
              </w:rPr>
              <w:t xml:space="preserve"> </w:t>
            </w:r>
            <w:r>
              <w:rPr>
                <w:color w:val="000000"/>
              </w:rPr>
              <w:t>getStorageId</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在一个得到仓库id的回合中，得到仓库id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sz w:val="20"/>
                <w:szCs w:val="20"/>
              </w:rPr>
            </w:pPr>
          </w:p>
        </w:tc>
      </w:tr>
    </w:tbl>
    <w:p>
      <w:pPr/>
    </w:p>
    <w:p>
      <w:pPr>
        <w:jc w:val="center"/>
        <w:rPr>
          <w:rFonts w:ascii="黑体" w:hAnsi="宋体" w:eastAsia="黑体" w:cs="黑体"/>
          <w:b/>
          <w:bCs/>
          <w:sz w:val="22"/>
          <w:szCs w:val="20"/>
        </w:rPr>
      </w:pPr>
      <w:r>
        <w:rPr>
          <w:rFonts w:hint="eastAsia" w:ascii="宋体" w:hAnsi="宋体" w:cs="宋体"/>
          <w:b/>
          <w:bCs/>
          <w:sz w:val="22"/>
          <w:szCs w:val="20"/>
        </w:rPr>
        <w:t>表24 commoditybl模块的接口规范</w:t>
      </w:r>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ascii="宋体" w:hAnsi="宋体" w:cs="宋体"/>
                <w:b/>
                <w:color w:val="FFFFFF"/>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984" w:author="Administrator" w:date="2015-12-31T23:06:09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4985" w:author="Administrator" w:date="2015-12-31T23:06:09Z"/>
                <w:color w:val="000000"/>
              </w:rPr>
            </w:pPr>
            <w:del w:id="4986" w:author="Administrator" w:date="2015-12-31T23:06:09Z">
              <w:r>
                <w:rPr>
                  <w:rFonts w:eastAsia="Times New Roman"/>
                  <w:color w:val="000000"/>
                </w:rPr>
                <w:delText>Commodity.</w:delText>
              </w:r>
            </w:del>
            <w:del w:id="4987" w:author="Administrator" w:date="2015-12-31T23:06:09Z">
              <w:r>
                <w:rPr>
                  <w:color w:val="000000"/>
                  <w:szCs w:val="20"/>
                </w:rPr>
                <w:delText xml:space="preserve"> </w:delText>
              </w:r>
            </w:del>
            <w:del w:id="4988" w:author="Administrator" w:date="2015-12-31T23:06:09Z">
              <w:r>
                <w:rPr>
                  <w:color w:val="000000"/>
                </w:rPr>
                <w:delText>getStorageId</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989" w:author="Administrator" w:date="2015-12-31T23:06:09Z"/>
                <w:color w:val="000000"/>
              </w:rPr>
            </w:pPr>
            <w:del w:id="4990" w:author="Administrator" w:date="2015-12-31T23:06:09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991" w:author="Administrator" w:date="2015-12-31T23:06:09Z"/>
                <w:color w:val="000000"/>
              </w:rPr>
            </w:pPr>
            <w:del w:id="4992" w:author="Administrator" w:date="2015-12-31T23:06:09Z">
              <w:r>
                <w:rPr>
                  <w:rFonts w:eastAsia="Times New Roman"/>
                  <w:color w:val="000000"/>
                </w:rPr>
                <w:delText>public void getStorageId();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993" w:author="Administrator" w:date="2015-12-31T23:06:09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994" w:author="Administrator" w:date="2015-12-31T23:06:09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995" w:author="Administrator" w:date="2015-12-31T23:06:09Z"/>
                <w:color w:val="000000"/>
              </w:rPr>
            </w:pPr>
            <w:del w:id="4996" w:author="Administrator" w:date="2015-12-31T23:06:09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997" w:author="Administrator" w:date="2015-12-31T23:06:09Z"/>
                <w:color w:val="000000"/>
              </w:rPr>
            </w:pPr>
            <w:del w:id="4998" w:author="Administrator" w:date="2015-12-31T23:06:09Z">
              <w:r>
                <w:rPr>
                  <w:rFonts w:hint="eastAsia" w:ascii="宋体" w:hAnsi="宋体" w:cs="宋体"/>
                  <w:color w:val="000000"/>
                </w:rPr>
                <w:delText>启动一个得到仓库id的回合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999" w:author="Administrator" w:date="2015-12-31T23:06:09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000" w:author="Administrator" w:date="2015-12-31T23:06:09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5001" w:author="Administrator" w:date="2015-12-31T23:06:09Z"/>
                <w:color w:val="000000"/>
              </w:rPr>
            </w:pPr>
            <w:del w:id="5002" w:author="Administrator" w:date="2015-12-31T23:06:09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5003" w:author="Administrator" w:date="2015-12-31T23:06:09Z"/>
                <w:color w:val="000000"/>
              </w:rPr>
            </w:pPr>
            <w:del w:id="5004" w:author="Administrator" w:date="2015-12-31T23:06:09Z">
              <w:r>
                <w:rPr>
                  <w:rFonts w:hint="eastAsia" w:ascii="宋体" w:hAnsi="宋体" w:cs="宋体"/>
                  <w:color w:val="000000"/>
                </w:rPr>
                <w:delText>在一个得到仓库id的回合中，得到仓库id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color w:val="000000"/>
              </w:rPr>
            </w:pPr>
            <w:r>
              <w:rPr>
                <w:rFonts w:eastAsia="Times New Roman"/>
                <w:color w:val="000000"/>
              </w:rPr>
              <w:t>Commodity.</w:t>
            </w:r>
            <w:r>
              <w:rPr>
                <w:color w:val="000000"/>
              </w:rPr>
              <w:t>stockTaking</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eastAsia="Times New Roman"/>
                <w:color w:val="000000"/>
              </w:rPr>
              <w:t xml:space="preserve">public </w:t>
            </w:r>
            <w:r>
              <w:rPr>
                <w:color w:val="000000"/>
              </w:rPr>
              <w:t>ArrayList&lt;ExpressInfoVO&gt;</w:t>
            </w:r>
            <w:r>
              <w:rPr>
                <w:rFonts w:eastAsia="Times New Roman"/>
                <w:color w:val="000000"/>
              </w:rPr>
              <w:t xml:space="preserve"> </w:t>
            </w:r>
            <w:r>
              <w:rPr>
                <w:color w:val="000000"/>
              </w:rPr>
              <w:t>stockTaking()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启动一个库存盘点的回合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在一个库存盘点回合中，显示货物信息，完成对相应库存信息的盘点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color w:val="000000"/>
              </w:rPr>
              <w:t>exportExcel</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 xml:space="preserve">public </w:t>
            </w:r>
            <w:r>
              <w:rPr>
                <w:color w:val="000000"/>
              </w:rPr>
              <w:t>void exportExcel</w:t>
            </w:r>
            <w:r>
              <w:rPr>
                <w:rFonts w:eastAsia="Times New Roman"/>
                <w:color w:val="00000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启动一个导出Excel的回合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ascii="宋体" w:hAnsi="宋体" w:cs="宋体"/>
                <w:color w:val="000000"/>
              </w:rPr>
              <w:t>导出库存信息的Excel表格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color w:val="000000"/>
              </w:rPr>
              <w:t>changeAlarmScale</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w:t>
            </w:r>
            <w:r>
              <w:rPr>
                <w:rFonts w:eastAsia="Times New Roman"/>
                <w:color w:val="000000"/>
              </w:rPr>
              <w:t xml:space="preserve">ublic void </w:t>
            </w:r>
            <w:r>
              <w:rPr>
                <w:color w:val="000000"/>
              </w:rPr>
              <w:t>changeAlarmScale</w:t>
            </w:r>
            <w:r>
              <w:rPr>
                <w:rFonts w:eastAsia="Times New Roman"/>
                <w:color w:val="000000"/>
              </w:rPr>
              <w:t xml:space="preserve"> (</w:t>
            </w:r>
            <w:r>
              <w:rPr>
                <w:color w:val="000000"/>
              </w:rPr>
              <w:t>double alarmScale</w:t>
            </w:r>
            <w:r>
              <w:rPr>
                <w:rFonts w:eastAsia="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启动一个修改警戒比例的回合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在一个警戒比例修改回合中完成对警戒比例的修改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5005" w:author="Administrator" w:date="2015-12-31T23:06:16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006" w:author="Administrator" w:date="2015-12-31T23:06:16Z"/>
                <w:color w:val="000000"/>
              </w:rPr>
            </w:pPr>
            <w:ins w:id="5007" w:author="Administrator" w:date="2015-12-31T23:06:16Z">
              <w:r>
                <w:rPr>
                  <w:rFonts w:eastAsia="Times New Roman"/>
                  <w:color w:val="000000"/>
                </w:rPr>
                <w:t>Commodity.</w:t>
              </w:r>
            </w:ins>
            <w:ins w:id="5008" w:author="Administrator" w:date="2015-12-31T23:06:29Z">
              <w:r>
                <w:rPr>
                  <w:rFonts w:hint="eastAsia" w:eastAsia="宋体"/>
                  <w:color w:val="000000"/>
                  <w:lang w:val="en-US" w:eastAsia="zh-CN"/>
                </w:rPr>
                <w:t>get</w:t>
              </w:r>
            </w:ins>
            <w:ins w:id="5009" w:author="Administrator" w:date="2015-12-31T23:06:16Z">
              <w:r>
                <w:rPr>
                  <w:color w:val="000000"/>
                </w:rPr>
                <w:t>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5010" w:author="Administrator" w:date="2015-12-31T23:06:16Z"/>
                <w:color w:val="000000"/>
              </w:rPr>
            </w:pPr>
            <w:ins w:id="5011" w:author="Administrator" w:date="2015-12-31T23:06:16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5012" w:author="Administrator" w:date="2015-12-31T23:06:16Z"/>
                <w:color w:val="000000"/>
              </w:rPr>
            </w:pPr>
            <w:ins w:id="5013" w:author="Administrator" w:date="2015-12-31T23:06:16Z">
              <w:r>
                <w:rPr>
                  <w:color w:val="000000"/>
                </w:rPr>
                <w:t>p</w:t>
              </w:r>
            </w:ins>
            <w:ins w:id="5014" w:author="Administrator" w:date="2015-12-31T23:06:16Z">
              <w:r>
                <w:rPr>
                  <w:rFonts w:eastAsia="Times New Roman"/>
                  <w:color w:val="000000"/>
                </w:rPr>
                <w:t xml:space="preserve">ublic void </w:t>
              </w:r>
            </w:ins>
            <w:ins w:id="5015" w:author="Administrator" w:date="2015-12-31T23:06:34Z">
              <w:r>
                <w:rPr>
                  <w:rFonts w:hint="eastAsia" w:eastAsia="宋体"/>
                  <w:color w:val="000000"/>
                  <w:lang w:val="en-US" w:eastAsia="zh-CN"/>
                </w:rPr>
                <w:t>ge</w:t>
              </w:r>
            </w:ins>
            <w:ins w:id="5016" w:author="Administrator" w:date="2015-12-31T23:06:35Z">
              <w:r>
                <w:rPr>
                  <w:rFonts w:hint="eastAsia" w:eastAsia="宋体"/>
                  <w:color w:val="000000"/>
                  <w:lang w:val="en-US" w:eastAsia="zh-CN"/>
                </w:rPr>
                <w:t>t</w:t>
              </w:r>
            </w:ins>
            <w:ins w:id="5017" w:author="Administrator" w:date="2015-12-31T23:06:16Z">
              <w:r>
                <w:rPr>
                  <w:color w:val="000000"/>
                </w:rPr>
                <w:t>AlarmScale</w:t>
              </w:r>
            </w:ins>
            <w:ins w:id="5018" w:author="Administrator" w:date="2015-12-31T23:06:16Z">
              <w:r>
                <w:rPr>
                  <w:rFonts w:eastAsia="Times New Roman"/>
                  <w:color w:val="000000"/>
                </w:rPr>
                <w:t xml:space="preserve"> (</w:t>
              </w:r>
            </w:ins>
            <w:ins w:id="5019" w:author="Administrator" w:date="2015-12-31T23:06:16Z">
              <w:r>
                <w:rPr>
                  <w:color w:val="000000"/>
                </w:rPr>
                <w:t>double alarmScale</w:t>
              </w:r>
            </w:ins>
            <w:ins w:id="5020" w:author="Administrator" w:date="2015-12-31T23:06:16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5021" w:author="Administrator" w:date="2015-12-31T23:06:16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022" w:author="Administrator" w:date="2015-12-31T23:06:16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5023" w:author="Administrator" w:date="2015-12-31T23:06:16Z"/>
                <w:color w:val="000000"/>
              </w:rPr>
            </w:pPr>
            <w:ins w:id="5024" w:author="Administrator" w:date="2015-12-31T23:06:16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5025" w:author="Administrator" w:date="2015-12-31T23:06:16Z"/>
                <w:color w:val="000000"/>
              </w:rPr>
            </w:pPr>
            <w:ins w:id="5026" w:author="Administrator" w:date="2015-12-31T23:06:16Z">
              <w:r>
                <w:rPr>
                  <w:rFonts w:hint="eastAsia" w:ascii="宋体" w:hAnsi="宋体" w:cs="宋体"/>
                  <w:color w:val="000000"/>
                </w:rPr>
                <w:t>启动一个</w:t>
              </w:r>
            </w:ins>
            <w:ins w:id="5027" w:author="Administrator" w:date="2015-12-31T23:06:39Z">
              <w:r>
                <w:rPr>
                  <w:rFonts w:hint="eastAsia" w:ascii="宋体" w:hAnsi="宋体" w:cs="宋体"/>
                  <w:color w:val="000000"/>
                  <w:lang w:eastAsia="zh-CN"/>
                </w:rPr>
                <w:t>获得</w:t>
              </w:r>
            </w:ins>
            <w:ins w:id="5028" w:author="Administrator" w:date="2015-12-31T23:06:16Z">
              <w:r>
                <w:rPr>
                  <w:rFonts w:hint="eastAsia" w:ascii="宋体" w:hAnsi="宋体" w:cs="宋体"/>
                  <w:color w:val="000000"/>
                </w:rPr>
                <w:t>警戒比例的回合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5029" w:author="Administrator" w:date="2015-12-31T23:06:16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5030" w:author="Administrator" w:date="2015-12-31T23:06:16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5031" w:author="Administrator" w:date="2015-12-31T23:06:16Z"/>
                <w:color w:val="000000"/>
              </w:rPr>
            </w:pPr>
            <w:ins w:id="5032" w:author="Administrator" w:date="2015-12-31T23:06:16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5033" w:author="Administrator" w:date="2015-12-31T23:06:16Z"/>
                <w:color w:val="000000"/>
              </w:rPr>
            </w:pPr>
            <w:ins w:id="5034" w:author="Administrator" w:date="2015-12-31T23:06:16Z">
              <w:r>
                <w:rPr>
                  <w:rFonts w:hint="eastAsia" w:ascii="宋体" w:hAnsi="宋体" w:cs="宋体"/>
                  <w:color w:val="000000"/>
                </w:rPr>
                <w:t>在一个警戒比例</w:t>
              </w:r>
            </w:ins>
            <w:ins w:id="5035" w:author="Administrator" w:date="2015-12-31T23:06:43Z">
              <w:r>
                <w:rPr>
                  <w:rFonts w:hint="eastAsia" w:ascii="宋体" w:hAnsi="宋体" w:cs="宋体"/>
                  <w:color w:val="000000"/>
                  <w:lang w:eastAsia="zh-CN"/>
                </w:rPr>
                <w:t>获得</w:t>
              </w:r>
            </w:ins>
            <w:ins w:id="5036" w:author="Administrator" w:date="2015-12-31T23:06:16Z">
              <w:r>
                <w:rPr>
                  <w:rFonts w:hint="eastAsia" w:ascii="宋体" w:hAnsi="宋体" w:cs="宋体"/>
                  <w:color w:val="000000"/>
                </w:rPr>
                <w:t>回合中</w:t>
              </w:r>
              <w:bookmarkStart w:id="67" w:name="_GoBack"/>
              <w:bookmarkEnd w:id="67"/>
              <w:r>
                <w:rPr>
                  <w:rFonts w:hint="eastAsia" w:ascii="宋体" w:hAnsi="宋体" w:cs="宋体"/>
                  <w:color w:val="000000"/>
                </w:rPr>
                <w:t>完成对警戒比例的</w:t>
              </w:r>
            </w:ins>
            <w:ins w:id="5037" w:author="Administrator" w:date="2015-12-31T23:06:47Z">
              <w:r>
                <w:rPr>
                  <w:rFonts w:hint="eastAsia" w:ascii="宋体" w:hAnsi="宋体" w:cs="宋体"/>
                  <w:color w:val="000000"/>
                  <w:lang w:eastAsia="zh-CN"/>
                </w:rPr>
                <w:t>获得</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color w:val="000000"/>
              </w:rPr>
              <w:t>checkStorageMessage</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w:t>
            </w:r>
            <w:r>
              <w:rPr>
                <w:rFonts w:eastAsia="Times New Roman"/>
                <w:color w:val="000000"/>
              </w:rPr>
              <w:t>ublic</w:t>
            </w:r>
            <w:r>
              <w:rPr>
                <w:color w:val="000000"/>
              </w:rPr>
              <w:t xml:space="preserve"> </w:t>
            </w:r>
            <w:r>
              <w:rPr>
                <w:rFonts w:eastAsia="Times New Roman"/>
                <w:color w:val="000000"/>
              </w:rPr>
              <w:t xml:space="preserve">ArrayList&lt;StorageInfoVO&gt; </w:t>
            </w:r>
            <w:r>
              <w:rPr>
                <w:color w:val="000000"/>
              </w:rPr>
              <w:t>checkStorageMessage</w:t>
            </w:r>
            <w:r>
              <w:rPr>
                <w:rFonts w:eastAsia="Times New Roman"/>
                <w:color w:val="00000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启动一个查看库存信息的回合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rFonts w:ascii="Calibri" w:hAnsi="Calibri" w:cs="宋体"/>
                <w:color w:val="000000"/>
              </w:rPr>
            </w:pPr>
            <w:r>
              <w:rPr>
                <w:rFonts w:hint="eastAsia" w:ascii="宋体" w:hAnsi="宋体" w:cs="宋体"/>
                <w:color w:val="000000"/>
                <w:sz w:val="21"/>
              </w:rPr>
              <w:t>在一个查看库存信息回合中显示一段时间内出入库的货物的存储位置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color w:val="000000"/>
                <w:szCs w:val="20"/>
              </w:rPr>
              <w:t xml:space="preserve"> </w:t>
            </w:r>
            <w:r>
              <w:rPr>
                <w:color w:val="000000"/>
              </w:rPr>
              <w:t>getStorageNum</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StoragePO getStorageNum(long startTime,long endTime)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启动一个查看库存信息的回合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rFonts w:ascii="Calibri" w:hAnsi="Calibri" w:cs="宋体"/>
                <w:color w:val="000000"/>
              </w:rPr>
            </w:pPr>
            <w:r>
              <w:rPr>
                <w:rFonts w:hint="eastAsia" w:ascii="宋体" w:hAnsi="宋体" w:cs="宋体"/>
                <w:color w:val="000000"/>
                <w:sz w:val="21"/>
              </w:rPr>
              <w:t>在一个查看库存信息回合中显示一段时间内的出</w:t>
            </w:r>
            <w:r>
              <w:rPr>
                <w:rFonts w:ascii="Calibri" w:hAnsi="Calibri" w:cs="宋体"/>
                <w:color w:val="000000"/>
                <w:sz w:val="21"/>
              </w:rPr>
              <w:t>/</w:t>
            </w:r>
            <w:r>
              <w:rPr>
                <w:rFonts w:hint="eastAsia" w:ascii="宋体" w:hAnsi="宋体" w:cs="宋体"/>
                <w:color w:val="000000"/>
                <w:sz w:val="21"/>
              </w:rPr>
              <w:t>入库数量</w:t>
            </w:r>
            <w:r>
              <w:rPr>
                <w:rFonts w:ascii="Calibri" w:hAnsi="Calibri" w:cs="宋体"/>
                <w:color w:val="000000"/>
                <w:sz w:val="21"/>
              </w:rPr>
              <w:t>/</w:t>
            </w:r>
            <w:r>
              <w:rPr>
                <w:rFonts w:hint="eastAsia" w:ascii="宋体" w:hAnsi="宋体" w:cs="宋体"/>
                <w:color w:val="000000"/>
                <w:sz w:val="21"/>
              </w:rPr>
              <w:t>金额，合计的库存数量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color w:val="000000"/>
              </w:rPr>
              <w:t>alarm</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w:t>
            </w:r>
            <w:r>
              <w:rPr>
                <w:rFonts w:eastAsia="Times New Roman"/>
                <w:color w:val="000000"/>
              </w:rPr>
              <w:t xml:space="preserve">ublic void </w:t>
            </w:r>
            <w:r>
              <w:rPr>
                <w:color w:val="000000"/>
              </w:rPr>
              <w:t>alarm</w:t>
            </w:r>
            <w:r>
              <w:rPr>
                <w:rFonts w:eastAsia="Times New Roman"/>
                <w:color w:val="00000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货物数量发生变化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若货物数量超出报警值则报警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color w:val="000000"/>
              </w:rPr>
              <w:t>divide</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w:t>
            </w:r>
            <w:r>
              <w:rPr>
                <w:rFonts w:eastAsia="Times New Roman"/>
                <w:color w:val="000000"/>
              </w:rPr>
              <w:t xml:space="preserve">ublic void </w:t>
            </w:r>
            <w:r>
              <w:rPr>
                <w:color w:val="000000"/>
              </w:rPr>
              <w:t>divide</w:t>
            </w:r>
            <w:r>
              <w:rPr>
                <w:rFonts w:eastAsia="Times New Roman"/>
                <w:color w:val="000000"/>
              </w:rPr>
              <w:t xml:space="preserve"> (</w:t>
            </w:r>
            <w:r>
              <w:rPr>
                <w:color w:val="000000"/>
              </w:rPr>
              <w:t>GoodsPO gpo</w:t>
            </w:r>
            <w:r>
              <w:rPr>
                <w:rFonts w:hint="eastAsia" w:cs="宋体"/>
                <w:color w:val="000000"/>
              </w:rPr>
              <w:t>，</w:t>
            </w:r>
            <w:r>
              <w:rPr>
                <w:color w:val="000000"/>
              </w:rPr>
              <w:t>StoragePO spo</w:t>
            </w:r>
            <w:r>
              <w:rPr>
                <w:rFonts w:eastAsia="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启动一个库存分区的回合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在一个库存分区回合中完成对货物的库存分区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color w:val="000000"/>
              </w:rPr>
              <w:t>endCommodityManagement</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w:t>
            </w:r>
            <w:r>
              <w:rPr>
                <w:rFonts w:eastAsia="Times New Roman"/>
                <w:color w:val="000000"/>
              </w:rPr>
              <w:t xml:space="preserve">ublic void </w:t>
            </w:r>
            <w:r>
              <w:rPr>
                <w:color w:val="000000"/>
              </w:rPr>
              <w:t>endCommodityManagement()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已完成库存操作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结束此次库存操作，持久化更新涉及的领域的对象的数据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color w:val="000000"/>
              </w:rPr>
              <w:t>changeStorageInInfo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changeStorageInInfo(ArrayList&lt;SheetVO&gt; svolist);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启动一个修改库存信息的回合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在一个修改库存信息回合中完成库存信息的修改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color w:val="000000"/>
              </w:rPr>
            </w:pPr>
            <w:r>
              <w:rPr>
                <w:rFonts w:eastAsia="Times New Roman"/>
                <w:color w:val="000000"/>
              </w:rPr>
              <w:t>Commodity.</w:t>
            </w:r>
            <w:r>
              <w:rPr>
                <w:color w:val="000000"/>
                <w:szCs w:val="20"/>
              </w:rPr>
              <w:t xml:space="preserve"> </w:t>
            </w:r>
            <w:r>
              <w:rPr>
                <w:color w:val="000000"/>
              </w:rPr>
              <w:t>initStorageInfo</w:t>
            </w: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语法</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color w:val="000000"/>
              </w:rPr>
              <w:t>public void initStorageInfo(StorageInitVO sivo);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前置条件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启动一个初始化库存信息的回合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color w:val="000000"/>
              </w:rPr>
            </w:pPr>
            <w:r>
              <w:rPr>
                <w:rFonts w:hint="eastAsia" w:ascii="宋体" w:hAnsi="宋体" w:cs="宋体"/>
                <w:color w:val="000000"/>
              </w:rPr>
              <w:t>后置条件</w:t>
            </w:r>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color w:val="000000"/>
              </w:rPr>
            </w:pPr>
            <w:r>
              <w:rPr>
                <w:rFonts w:hint="eastAsia" w:ascii="宋体" w:hAnsi="宋体" w:cs="宋体"/>
                <w:color w:val="000000"/>
              </w:rPr>
              <w:t>在一个初始化库存信息回合中完成库存信息的修改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ascii="宋体" w:hAnsi="宋体" w:cs="宋体"/>
                <w:b/>
                <w:color w:val="FFFFFF"/>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color w:val="000000"/>
              </w:rPr>
            </w:pPr>
            <w:r>
              <w:rPr>
                <w:rFonts w:hint="eastAsia" w:ascii="宋体" w:hAnsi="宋体" w:cs="宋体"/>
                <w:color w:val="000000"/>
              </w:rPr>
              <w:t>服务名</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color w:val="000000"/>
              </w:rPr>
            </w:pPr>
            <w:r>
              <w:rPr>
                <w:rFonts w:hint="eastAsia" w:ascii="宋体" w:hAnsi="宋体" w:cs="宋体"/>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CommodityDataService.find(</w:t>
            </w:r>
            <w:r>
              <w:rPr>
                <w:color w:val="000000"/>
              </w:rPr>
              <w:t xml:space="preserve">long </w:t>
            </w:r>
            <w:r>
              <w:rPr>
                <w:rFonts w:eastAsia="Times New Roman"/>
                <w:color w:val="000000"/>
              </w:rPr>
              <w:t>id)</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根据</w:t>
            </w:r>
            <w:r>
              <w:rPr>
                <w:rFonts w:eastAsia="Times New Roman" w:cs="Calibri"/>
                <w:color w:val="000000"/>
              </w:rPr>
              <w:t>ID</w:t>
            </w:r>
            <w:r>
              <w:rPr>
                <w:rFonts w:hint="eastAsia" w:ascii="宋体" w:hAnsi="宋体" w:eastAsia="Times New Roman" w:cs="宋体"/>
                <w:color w:val="000000"/>
              </w:rPr>
              <w:t>进行</w:t>
            </w:r>
            <w:r>
              <w:rPr>
                <w:rFonts w:hint="eastAsia" w:ascii="宋体" w:hAnsi="宋体" w:cs="宋体"/>
                <w:color w:val="000000"/>
              </w:rPr>
              <w:t>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CommodityDataService.finds(GoodsType type)</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根据字段名和值进行查找多个持久化对象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CommodityDataService.insert(GoodsPO gpo)</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eastAsia="Times New Roman"/>
                <w:color w:val="000000"/>
              </w:rPr>
              <w:t>CommodityDataService.update(GoodsPO gpo)</w:t>
            </w:r>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color w:val="000000"/>
              </w:rPr>
            </w:pPr>
            <w:r>
              <w:rPr>
                <w:rFonts w:hint="eastAsia" w:ascii="宋体" w:hAnsi="宋体" w:cs="宋体"/>
                <w:color w:val="000000"/>
              </w:rPr>
              <w:t>更新单一持久化对象</w:t>
            </w:r>
          </w:p>
        </w:tc>
      </w:tr>
    </w:tbl>
    <w:p>
      <w:pPr>
        <w:jc w:val="center"/>
        <w:rPr>
          <w:rFonts w:ascii="宋体" w:hAnsi="宋体" w:cs="宋体"/>
        </w:rPr>
      </w:pPr>
    </w:p>
    <w:p>
      <w:pPr>
        <w:pStyle w:val="2"/>
        <w:widowControl/>
        <w:numPr>
          <w:ilvl w:val="3"/>
          <w:numId w:val="1"/>
        </w:numPr>
        <w:rPr>
          <w:rFonts w:ascii="宋体" w:hAnsi="宋体" w:cs="宋体"/>
          <w:sz w:val="24"/>
          <w:szCs w:val="28"/>
        </w:rPr>
      </w:pPr>
      <w:bookmarkStart w:id="39" w:name="_Toc402982481"/>
      <w:r>
        <w:rPr>
          <w:rFonts w:hint="eastAsia" w:ascii="宋体" w:hAnsi="宋体" w:cs="宋体"/>
          <w:sz w:val="24"/>
          <w:szCs w:val="28"/>
        </w:rPr>
        <w:t>logbl模块</w:t>
      </w:r>
      <w:bookmarkEnd w:id="39"/>
    </w:p>
    <w:p>
      <w:pPr>
        <w:spacing w:line="360" w:lineRule="auto"/>
        <w:rPr>
          <w:rFonts w:ascii="宋体" w:hAnsi="宋体"/>
          <w:sz w:val="22"/>
        </w:rPr>
      </w:pPr>
      <w:bookmarkStart w:id="40" w:name="_Toc402982482"/>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log</w:t>
      </w:r>
      <w:r>
        <w:rPr>
          <w:rFonts w:ascii="宋体" w:hAnsi="宋体"/>
          <w:sz w:val="22"/>
          <w:szCs w:val="21"/>
        </w:rPr>
        <w:t>bl模块负责实现</w:t>
      </w:r>
      <w:r>
        <w:rPr>
          <w:rFonts w:hint="eastAsia" w:ascii="宋体" w:hAnsi="宋体"/>
          <w:sz w:val="22"/>
          <w:szCs w:val="21"/>
        </w:rPr>
        <w:t>日志相关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log</w:t>
      </w:r>
      <w:r>
        <w:rPr>
          <w:rFonts w:ascii="宋体" w:hAnsi="宋体"/>
          <w:sz w:val="22"/>
          <w:szCs w:val="21"/>
        </w:rPr>
        <w:t>bl模块实现了展示层与业务逻辑层之间的</w:t>
      </w:r>
      <w:r>
        <w:rPr>
          <w:rFonts w:hint="eastAsia" w:ascii="宋体" w:hAnsi="宋体"/>
          <w:sz w:val="22"/>
          <w:szCs w:val="21"/>
        </w:rPr>
        <w:t>log</w:t>
      </w:r>
      <w:r>
        <w:rPr>
          <w:rFonts w:ascii="宋体" w:hAnsi="宋体"/>
          <w:sz w:val="22"/>
          <w:szCs w:val="21"/>
        </w:rPr>
        <w:t>blservice接口和业务逻辑层与数据层之间的</w:t>
      </w:r>
      <w:r>
        <w:rPr>
          <w:rFonts w:hint="eastAsia" w:ascii="宋体" w:hAnsi="宋体"/>
          <w:sz w:val="22"/>
          <w:szCs w:val="21"/>
        </w:rPr>
        <w:t>log</w:t>
      </w:r>
      <w:r>
        <w:rPr>
          <w:rFonts w:ascii="宋体" w:hAnsi="宋体"/>
          <w:sz w:val="22"/>
          <w:szCs w:val="21"/>
        </w:rPr>
        <w:t>dataservice接口。</w:t>
      </w:r>
    </w:p>
    <w:p>
      <w:pPr>
        <w:pStyle w:val="38"/>
        <w:ind w:firstLine="0" w:firstLineChars="0"/>
        <w:jc w:val="center"/>
      </w:pPr>
      <w:r>
        <w:rPr>
          <w:rFonts w:hint="eastAsia"/>
          <w:b/>
          <w:bCs/>
        </w:rPr>
        <w:t>表2</w:t>
      </w:r>
      <w:r>
        <w:rPr>
          <w:b/>
          <w:bCs/>
        </w:rPr>
        <w:t>5</w:t>
      </w:r>
      <w:r>
        <w:rPr>
          <w:rFonts w:hint="eastAsia"/>
          <w:b/>
          <w:bCs/>
        </w:rPr>
        <w:t>日志业务逻辑层详细设计的上下文</w:t>
      </w:r>
    </w:p>
    <w:p>
      <w:pPr>
        <w:rPr>
          <w:rFonts w:ascii="宋体" w:hAnsi="宋体"/>
          <w:b/>
          <w:sz w:val="22"/>
        </w:rPr>
      </w:pPr>
    </w:p>
    <w:tbl>
      <w:tblPr>
        <w:tblStyle w:val="20"/>
        <w:tblpPr w:leftFromText="180" w:rightFromText="180" w:vertAnchor="page" w:horzAnchor="margin" w:tblpY="3158"/>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用例文档中的UC2-UC22,UC25-UC31</w:t>
            </w:r>
          </w:p>
          <w:p>
            <w:pPr>
              <w:rPr>
                <w:rFonts w:ascii="Calibri" w:hAnsi="Calibri" w:cs="Calibri"/>
              </w:rPr>
            </w:pPr>
            <w:r>
              <w:rPr>
                <w:rFonts w:hint="eastAsia" w:ascii="Calibri" w:hAnsi="Calibri" w:cs="Calibri"/>
              </w:rPr>
              <w:t>软件需求规格说明文档中的3.2节及3.3节中有关UC2-UC22,UC25-UC31部分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 被Presentation层调用的接口</w:t>
            </w:r>
          </w:p>
          <w:p>
            <w:pPr>
              <w:rPr>
                <w:rFonts w:ascii="Consolas" w:hAnsi="Consolas" w:eastAsia="Consolas" w:cs="Calibri"/>
                <w:bCs/>
                <w:sz w:val="22"/>
              </w:rPr>
            </w:pPr>
            <w:r>
              <w:rPr>
                <w:rFonts w:hint="eastAsia" w:ascii="Consolas" w:hAnsi="Consolas" w:eastAsia="Consolas" w:cs="Calibri"/>
                <w:bCs/>
                <w:sz w:val="22"/>
              </w:rPr>
              <w:t>public interface LogBLService {</w:t>
            </w:r>
          </w:p>
          <w:p>
            <w:pPr>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ArrayList&lt;</w:t>
            </w:r>
            <w:r>
              <w:rPr>
                <w:rFonts w:hint="eastAsia" w:ascii="Consolas" w:hAnsi="Consolas" w:cs="Calibri"/>
                <w:bCs/>
                <w:sz w:val="22"/>
              </w:rPr>
              <w:t>String</w:t>
            </w:r>
            <w:r>
              <w:rPr>
                <w:rFonts w:hint="eastAsia" w:ascii="Consolas" w:hAnsi="Consolas" w:eastAsia="Consolas" w:cs="Calibri"/>
                <w:bCs/>
                <w:sz w:val="22"/>
              </w:rPr>
              <w:t>&gt; checkLog(String date);</w:t>
            </w:r>
          </w:p>
          <w:p>
            <w:pPr>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w:t>
            </w:r>
            <w:r>
              <w:rPr>
                <w:rFonts w:hint="eastAsia" w:ascii="Consolas" w:hAnsi="Consolas" w:cs="Calibri"/>
                <w:bCs/>
                <w:sz w:val="22"/>
              </w:rPr>
              <w:t xml:space="preserve"> </w:t>
            </w:r>
            <w:r>
              <w:rPr>
                <w:rFonts w:hint="eastAsia" w:ascii="Consolas" w:hAnsi="Consolas" w:eastAsia="Consolas" w:cs="Calibri"/>
                <w:bCs/>
                <w:sz w:val="22"/>
              </w:rPr>
              <w:t>void generateLog(String position, String name, String operation);</w:t>
            </w:r>
          </w:p>
          <w:p>
            <w:pPr>
              <w:rPr>
                <w:rFonts w:ascii="Consolas" w:hAnsi="Consolas" w:cs="Calibri"/>
                <w:bCs/>
                <w:sz w:val="22"/>
              </w:rPr>
            </w:pPr>
            <w:r>
              <w:rPr>
                <w:rFonts w:hint="eastAsia" w:ascii="Consolas" w:hAnsi="Consolas" w:cs="Calibri"/>
                <w:bCs/>
                <w:sz w:val="22"/>
              </w:rPr>
              <w:t>}</w:t>
            </w:r>
          </w:p>
          <w:p>
            <w:pPr>
              <w:rPr>
                <w:rFonts w:ascii="Consolas" w:hAnsi="Consolas" w:cs="Calibri"/>
                <w:bCs/>
                <w:sz w:val="22"/>
              </w:rPr>
            </w:pPr>
            <w:r>
              <w:rPr>
                <w:rFonts w:hint="eastAsia" w:ascii="Consolas" w:hAnsi="Consolas" w:cs="Calibri"/>
                <w:bCs/>
                <w:sz w:val="22"/>
              </w:rPr>
              <w:t>//调用DataService层的接口</w:t>
            </w:r>
          </w:p>
          <w:p>
            <w:pPr>
              <w:jc w:val="left"/>
              <w:rPr>
                <w:rFonts w:ascii="Consolas" w:hAnsi="Consolas" w:eastAsia="Consolas" w:cs="Calibri"/>
                <w:bCs/>
                <w:sz w:val="22"/>
              </w:rPr>
            </w:pPr>
            <w:r>
              <w:rPr>
                <w:rFonts w:hint="eastAsia" w:ascii="Consolas" w:hAnsi="Consolas" w:eastAsia="Consolas" w:cs="Calibri"/>
                <w:bCs/>
                <w:sz w:val="22"/>
              </w:rPr>
              <w:t>public interface LogDataService {</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LogPO find(long id)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ArrayList&lt;LogPO&gt; findAll()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insert(LogPO po)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finish() throws </w:t>
            </w:r>
            <w:r>
              <w:rPr>
                <w:rFonts w:hint="eastAsia" w:ascii="Consolas" w:hAnsi="Consolas" w:eastAsia="Consolas" w:cs="Calibri"/>
                <w:bCs/>
                <w:sz w:val="22"/>
                <w:u w:val="single"/>
              </w:rPr>
              <w:t>RemoteException</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eastAsiaTheme="minorEastAsia"/>
              </w:rPr>
            </w:pPr>
            <w:r>
              <w:rPr>
                <w:rFonts w:hint="eastAsia" w:ascii="Calibri" w:hAnsi="Calibri" w:cs="Calibri" w:eastAsiaTheme="minorEastAsia"/>
              </w:rPr>
              <w:drawing>
                <wp:inline distT="0" distB="0" distL="114300" distR="114300">
                  <wp:extent cx="4488815" cy="3366135"/>
                  <wp:effectExtent l="0" t="0" r="6985" b="5715"/>
                  <wp:docPr id="68" name="图片 68"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og"/>
                          <pic:cNvPicPr>
                            <a:picLocks noChangeAspect="1"/>
                          </pic:cNvPicPr>
                        </pic:nvPicPr>
                        <pic:blipFill>
                          <a:blip r:embed="rId13" cstate="print"/>
                          <a:srcRect/>
                          <a:stretch>
                            <a:fillRect/>
                          </a:stretch>
                        </pic:blipFill>
                        <pic:spPr>
                          <a:xfrm>
                            <a:off x="0" y="0"/>
                            <a:ext cx="4488815" cy="3366135"/>
                          </a:xfrm>
                          <a:prstGeom prst="rect">
                            <a:avLst/>
                          </a:prstGeom>
                        </pic:spPr>
                      </pic:pic>
                    </a:graphicData>
                  </a:graphic>
                </wp:inline>
              </w:drawing>
            </w:r>
          </w:p>
        </w:tc>
      </w:tr>
    </w:tbl>
    <w:p>
      <w:pPr>
        <w:rPr>
          <w:rFonts w:ascii="宋体" w:hAnsi="宋体"/>
          <w:b/>
          <w:sz w:val="22"/>
        </w:rPr>
      </w:pPr>
    </w:p>
    <w:p>
      <w:pPr>
        <w:rPr>
          <w:rFonts w:ascii="宋体" w:hAnsi="宋体"/>
          <w:sz w:val="22"/>
        </w:rPr>
      </w:pPr>
      <w:r>
        <w:rPr>
          <w:rFonts w:ascii="宋体" w:hAnsi="宋体"/>
          <w:sz w:val="22"/>
        </w:rPr>
        <w:t>(3)模块内部类的接口规范</w:t>
      </w:r>
    </w:p>
    <w:p>
      <w:pPr>
        <w:jc w:val="center"/>
        <w:rPr>
          <w:rFonts w:ascii="宋体" w:hAnsi="宋体"/>
          <w:b/>
          <w:bCs/>
        </w:rPr>
      </w:pPr>
    </w:p>
    <w:p>
      <w:pPr>
        <w:jc w:val="center"/>
        <w:rPr>
          <w:rFonts w:ascii="宋体" w:hAnsi="宋体"/>
          <w:b/>
          <w:bCs/>
          <w:sz w:val="22"/>
        </w:rPr>
      </w:pPr>
      <w:r>
        <w:rPr>
          <w:rFonts w:ascii="宋体" w:hAnsi="宋体"/>
          <w:b/>
          <w:bCs/>
        </w:rPr>
        <w:t>表</w:t>
      </w:r>
      <w:r>
        <w:rPr>
          <w:rFonts w:hint="eastAsia" w:ascii="宋体" w:hAnsi="宋体"/>
          <w:b/>
          <w:bCs/>
        </w:rPr>
        <w:t>2</w:t>
      </w:r>
      <w:r>
        <w:rPr>
          <w:rFonts w:ascii="宋体" w:hAnsi="宋体"/>
          <w:b/>
          <w:bCs/>
        </w:rPr>
        <w:t>6</w:t>
      </w:r>
      <w:r>
        <w:rPr>
          <w:rFonts w:hint="eastAsia" w:ascii="宋体" w:hAnsi="宋体"/>
          <w:b/>
          <w:bCs/>
        </w:rPr>
        <w:t xml:space="preserve"> LogController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LogController</w:t>
            </w:r>
            <w:r>
              <w:rPr>
                <w:rFonts w:ascii="Calibri" w:hAnsi="Calibri" w:cs="Calibri"/>
                <w:color w:val="000000"/>
              </w:rPr>
              <w:t>.check</w:t>
            </w:r>
            <w:r>
              <w:rPr>
                <w:rFonts w:hint="eastAsia" w:ascii="Calibri" w:hAnsi="Calibri" w:cs="Calibri"/>
                <w:color w:val="000000"/>
              </w:rPr>
              <w:t>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void checkLog(String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已创建一个Log领域对象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调用Log领域对象的checkLog方法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LogController</w:t>
            </w:r>
            <w:r>
              <w:rPr>
                <w:rFonts w:ascii="Calibri" w:hAnsi="Calibri" w:cs="Calibri"/>
                <w:color w:val="000000"/>
              </w:rPr>
              <w:t>.</w:t>
            </w:r>
            <w:r>
              <w:rPr>
                <w:rFonts w:hint="eastAsia" w:ascii="Calibri" w:hAnsi="Calibri" w:cs="Calibri"/>
                <w:color w:val="000000"/>
              </w:rPr>
              <w:t>generateLog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void generateLog(String position, String name, String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已创建一个Log领域对象，并且输入符合输入规则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调用Log领域对象的</w:t>
            </w:r>
            <w:r>
              <w:rPr>
                <w:rFonts w:hint="eastAsia" w:ascii="Calibri" w:hAnsi="Calibri" w:cs="Calibri"/>
                <w:color w:val="000000"/>
                <w:sz w:val="21"/>
                <w:szCs w:val="21"/>
              </w:rPr>
              <w:t>generateLog</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Log.checkLog(String date)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查看操作日志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w:t>
            </w:r>
            <w:r>
              <w:rPr>
                <w:rFonts w:hint="eastAsia" w:ascii="Calibri" w:hAnsi="Calibri" w:cs="Calibri"/>
                <w:color w:val="000000"/>
                <w:sz w:val="21"/>
                <w:szCs w:val="21"/>
              </w:rPr>
              <w:t>generateLog(String position, String name, String operation)</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生成操作日志</w:t>
            </w:r>
          </w:p>
        </w:tc>
      </w:tr>
    </w:tbl>
    <w:p>
      <w:pPr>
        <w:pStyle w:val="7"/>
        <w:spacing w:line="276" w:lineRule="auto"/>
        <w:ind w:firstLine="440"/>
        <w:rPr>
          <w:rFonts w:ascii="宋体" w:hAnsi="宋体"/>
          <w:sz w:val="22"/>
          <w:szCs w:val="21"/>
        </w:rPr>
      </w:pPr>
    </w:p>
    <w:p>
      <w:pPr>
        <w:jc w:val="center"/>
        <w:rPr>
          <w:rFonts w:ascii="宋体" w:hAnsi="宋体"/>
          <w:b/>
          <w:bCs/>
          <w:sz w:val="22"/>
        </w:rPr>
      </w:pPr>
      <w:r>
        <w:rPr>
          <w:rFonts w:ascii="宋体" w:hAnsi="宋体"/>
          <w:b/>
          <w:bCs/>
        </w:rPr>
        <w:t>表27</w:t>
      </w:r>
      <w:r>
        <w:rPr>
          <w:rFonts w:hint="eastAsia" w:ascii="宋体" w:hAnsi="宋体"/>
          <w:b/>
          <w:bCs/>
        </w:rPr>
        <w:t xml:space="preserve"> Log</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w:t>
            </w:r>
            <w:r>
              <w:rPr>
                <w:rFonts w:ascii="Calibri" w:hAnsi="Calibri" w:cs="Calibri"/>
                <w:color w:val="000000"/>
              </w:rPr>
              <w:t>.check</w:t>
            </w:r>
            <w:r>
              <w:rPr>
                <w:rFonts w:hint="eastAsia" w:ascii="Calibri" w:hAnsi="Calibri" w:cs="Calibri"/>
                <w:color w:val="000000"/>
              </w:rPr>
              <w:t>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ArrayList&lt;String&gt; checkLog(String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启动一个查看操作日志的回合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如果date为空，查看所有操作日志，否则返回所选日期的操作日志，之后结束此次查看操作日志回合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w:t>
            </w:r>
            <w:r>
              <w:rPr>
                <w:rFonts w:ascii="Calibri" w:hAnsi="Calibri" w:cs="Calibri"/>
                <w:color w:val="000000"/>
              </w:rPr>
              <w:t>.</w:t>
            </w:r>
            <w:r>
              <w:rPr>
                <w:rFonts w:hint="eastAsia" w:ascii="Calibri" w:hAnsi="Calibri" w:cs="Calibri"/>
                <w:color w:val="000000"/>
              </w:rPr>
              <w:t>generateLog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void generateLog(String position, String name, String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操作已完成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生成操作日志，持久化更新涉及的领域对象的数据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Log</w:t>
            </w:r>
            <w:r>
              <w:rPr>
                <w:rFonts w:ascii="Calibri" w:hAnsi="Calibri" w:cs="Calibri"/>
                <w:color w:val="000000"/>
                <w:sz w:val="21"/>
                <w:szCs w:val="21"/>
              </w:rPr>
              <w:t>Database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得到Log数据库的服务的引用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DataService.insert(</w:t>
            </w:r>
            <w:r>
              <w:rPr>
                <w:rFonts w:hint="eastAsia" w:ascii="Calibri" w:hAnsi="Calibri" w:cs="Calibri"/>
                <w:color w:val="000000"/>
                <w:sz w:val="21"/>
                <w:szCs w:val="21"/>
              </w:rPr>
              <w:t>Log</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w:t>
            </w:r>
            <w:r>
              <w:rPr>
                <w:rFonts w:hint="eastAsia" w:ascii="Calibri" w:hAnsi="Calibri" w:cs="Calibri"/>
                <w:color w:val="000000"/>
                <w:sz w:val="21"/>
                <w:szCs w:val="21"/>
              </w:rPr>
              <w:t>.find(String date)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根据日期进行查找多个持久化对象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w:t>
            </w:r>
            <w:r>
              <w:rPr>
                <w:rFonts w:hint="eastAsia" w:ascii="Calibri" w:hAnsi="Calibri" w:cs="Calibri"/>
                <w:color w:val="000000"/>
                <w:sz w:val="21"/>
                <w:szCs w:val="21"/>
              </w:rPr>
              <w:t>.findAll()</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进行查找所有持久化对象</w:t>
            </w:r>
          </w:p>
        </w:tc>
      </w:tr>
    </w:tbl>
    <w:p>
      <w:pPr>
        <w:pStyle w:val="2"/>
        <w:widowControl/>
        <w:numPr>
          <w:ilvl w:val="3"/>
          <w:numId w:val="1"/>
        </w:numPr>
        <w:rPr>
          <w:rFonts w:ascii="宋体" w:hAnsi="宋体" w:cs="宋体"/>
          <w:sz w:val="24"/>
          <w:szCs w:val="28"/>
        </w:rPr>
      </w:pPr>
      <w:r>
        <w:rPr>
          <w:rFonts w:hint="eastAsia" w:ascii="宋体" w:hAnsi="宋体" w:cs="宋体"/>
          <w:sz w:val="24"/>
          <w:szCs w:val="28"/>
        </w:rPr>
        <w:t>sheetbl模块</w:t>
      </w:r>
      <w:bookmarkEnd w:id="40"/>
    </w:p>
    <w:p>
      <w:pPr>
        <w:spacing w:line="360" w:lineRule="auto"/>
        <w:rPr>
          <w:rFonts w:ascii="宋体" w:hAnsi="宋体"/>
          <w:sz w:val="22"/>
        </w:rPr>
      </w:pPr>
      <w:bookmarkStart w:id="41" w:name="_Toc402982483"/>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sheet</w:t>
      </w:r>
      <w:r>
        <w:rPr>
          <w:rFonts w:ascii="宋体" w:hAnsi="宋体"/>
          <w:sz w:val="22"/>
          <w:szCs w:val="21"/>
        </w:rPr>
        <w:t>bl模块负责实现</w:t>
      </w:r>
      <w:r>
        <w:rPr>
          <w:rFonts w:hint="eastAsia" w:ascii="宋体" w:hAnsi="宋体"/>
          <w:sz w:val="22"/>
          <w:szCs w:val="21"/>
        </w:rPr>
        <w:t>与表格相关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sheet</w:t>
      </w:r>
      <w:r>
        <w:rPr>
          <w:rFonts w:ascii="宋体" w:hAnsi="宋体"/>
          <w:sz w:val="22"/>
          <w:szCs w:val="21"/>
        </w:rPr>
        <w:t>bl模块实现了展示层与业务逻辑层之间的</w:t>
      </w:r>
      <w:r>
        <w:rPr>
          <w:rFonts w:hint="eastAsia" w:ascii="宋体" w:hAnsi="宋体"/>
          <w:sz w:val="22"/>
          <w:szCs w:val="21"/>
        </w:rPr>
        <w:t>sheet</w:t>
      </w:r>
      <w:r>
        <w:rPr>
          <w:rFonts w:ascii="宋体" w:hAnsi="宋体"/>
          <w:sz w:val="22"/>
          <w:szCs w:val="21"/>
        </w:rPr>
        <w:t>blservice接口和业务逻辑层与数据层之间的</w:t>
      </w:r>
      <w:r>
        <w:rPr>
          <w:rFonts w:hint="eastAsia" w:ascii="宋体" w:hAnsi="宋体"/>
          <w:sz w:val="22"/>
          <w:szCs w:val="21"/>
        </w:rPr>
        <w:t>sheet</w:t>
      </w:r>
      <w:r>
        <w:rPr>
          <w:rFonts w:ascii="宋体" w:hAnsi="宋体"/>
          <w:sz w:val="22"/>
          <w:szCs w:val="21"/>
        </w:rPr>
        <w:t>dataservice接口。</w:t>
      </w:r>
    </w:p>
    <w:tbl>
      <w:tblPr>
        <w:tblStyle w:val="20"/>
        <w:tblpPr w:leftFromText="180" w:rightFromText="180" w:vertAnchor="page" w:horzAnchor="page" w:tblpX="1973" w:tblpY="3076"/>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654"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 被Presentation层调用的接口</w:t>
            </w:r>
          </w:p>
          <w:p>
            <w:pPr>
              <w:jc w:val="left"/>
              <w:rPr>
                <w:rFonts w:ascii="Consolas" w:hAnsi="Consolas" w:eastAsia="Consolas" w:cs="Calibri"/>
                <w:bCs/>
                <w:sz w:val="22"/>
              </w:rPr>
            </w:pPr>
            <w:r>
              <w:rPr>
                <w:rFonts w:hint="eastAsia" w:ascii="Consolas" w:hAnsi="Consolas" w:eastAsia="Consolas" w:cs="Calibri"/>
                <w:bCs/>
                <w:sz w:val="22"/>
              </w:rPr>
              <w:t>public interface SheetBLService {</w:t>
            </w:r>
            <w:r>
              <w:rPr>
                <w:rFonts w:hint="eastAsia" w:ascii="Consolas" w:hAnsi="Consolas" w:eastAsia="Consolas" w:cs="Calibri"/>
                <w:bCs/>
                <w:sz w:val="22"/>
              </w:rPr>
              <w:tab/>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w:t>
            </w:r>
            <w:r>
              <w:rPr>
                <w:rFonts w:hint="eastAsia" w:ascii="Consolas" w:hAnsi="Consolas" w:cs="Calibri"/>
                <w:bCs/>
                <w:sz w:val="22"/>
              </w:rPr>
              <w:t>SheetVO</w:t>
            </w:r>
            <w:r>
              <w:rPr>
                <w:rFonts w:hint="eastAsia" w:ascii="Consolas" w:hAnsi="Consolas" w:eastAsia="Consolas" w:cs="Calibri"/>
                <w:bCs/>
                <w:sz w:val="22"/>
              </w:rPr>
              <w:t xml:space="preserve"> checkSheet(long ID);</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examineSheet(long ID);</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boolean confirmSheet(ArrayList&lt;String&gt; info, SheetType type);</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formulateConstant(</w:t>
            </w:r>
            <w:r>
              <w:rPr>
                <w:rFonts w:hint="eastAsia" w:ascii="Consolas" w:hAnsi="Consolas" w:cs="Calibri"/>
                <w:bCs/>
                <w:sz w:val="22"/>
              </w:rPr>
              <w:t>ArrayList&lt;ConstantVO&gt; constants</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p>
            <w:pPr>
              <w:rPr>
                <w:rFonts w:ascii="Consolas" w:hAnsi="Consolas" w:cs="Calibri"/>
                <w:bCs/>
                <w:sz w:val="22"/>
              </w:rPr>
            </w:pPr>
            <w:r>
              <w:rPr>
                <w:rFonts w:hint="eastAsia" w:ascii="Consolas" w:hAnsi="Consolas" w:cs="Calibri"/>
                <w:bCs/>
                <w:sz w:val="22"/>
              </w:rPr>
              <w:t>//调用DataService层的接口</w:t>
            </w:r>
          </w:p>
          <w:p>
            <w:pPr>
              <w:jc w:val="left"/>
              <w:rPr>
                <w:rFonts w:ascii="Consolas" w:hAnsi="Consolas" w:eastAsia="Consolas" w:cs="Calibri"/>
                <w:bCs/>
                <w:sz w:val="22"/>
              </w:rPr>
            </w:pPr>
            <w:r>
              <w:rPr>
                <w:rFonts w:hint="eastAsia" w:ascii="Consolas" w:hAnsi="Consolas" w:eastAsia="Consolas" w:cs="Calibri"/>
                <w:bCs/>
                <w:sz w:val="22"/>
              </w:rPr>
              <w:t>public interface SheetDataService {</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SheetPO find(long id)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ArrayList&lt;SheetPO&gt; finds(SheetType type)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insert(SheetPO po)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update(SheetPO po)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finish()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p>
            <w:pPr>
              <w:rPr>
                <w:rFonts w:ascii="Consolas" w:hAnsi="Consolas" w:cs="Calibri"/>
                <w:bCs/>
                <w:sz w:val="2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eastAsiaTheme="minorEastAsia"/>
              </w:rPr>
            </w:pPr>
            <w:r>
              <w:rPr>
                <w:rFonts w:hint="eastAsia" w:ascii="Calibri" w:hAnsi="Calibri" w:cs="Calibri" w:eastAsiaTheme="minorEastAsia"/>
              </w:rPr>
              <w:drawing>
                <wp:inline distT="0" distB="0" distL="114300" distR="114300">
                  <wp:extent cx="4489450" cy="3173730"/>
                  <wp:effectExtent l="0" t="0" r="6350" b="7620"/>
                  <wp:docPr id="14" name="图片 14" desc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heet"/>
                          <pic:cNvPicPr>
                            <a:picLocks noChangeAspect="1"/>
                          </pic:cNvPicPr>
                        </pic:nvPicPr>
                        <pic:blipFill>
                          <a:blip r:embed="rId14" cstate="print"/>
                          <a:srcRect/>
                          <a:stretch>
                            <a:fillRect/>
                          </a:stretch>
                        </pic:blipFill>
                        <pic:spPr>
                          <a:xfrm>
                            <a:off x="0" y="0"/>
                            <a:ext cx="4489450" cy="3173730"/>
                          </a:xfrm>
                          <a:prstGeom prst="rect">
                            <a:avLst/>
                          </a:prstGeom>
                        </pic:spPr>
                      </pic:pic>
                    </a:graphicData>
                  </a:graphic>
                </wp:inline>
              </w:drawing>
            </w:r>
          </w:p>
        </w:tc>
      </w:tr>
    </w:tbl>
    <w:p>
      <w:pPr>
        <w:pStyle w:val="38"/>
        <w:spacing w:line="276" w:lineRule="auto"/>
        <w:ind w:firstLine="0" w:firstLineChars="0"/>
        <w:jc w:val="center"/>
        <w:rPr>
          <w:rFonts w:ascii="宋体" w:hAnsi="宋体"/>
          <w:sz w:val="22"/>
        </w:rPr>
      </w:pPr>
      <w:r>
        <w:rPr>
          <w:rFonts w:hint="eastAsia"/>
          <w:b/>
          <w:bCs/>
        </w:rPr>
        <w:t>表28 表格业务逻辑层详细设计的上下文</w:t>
      </w:r>
    </w:p>
    <w:p>
      <w:pPr>
        <w:rPr>
          <w:rFonts w:ascii="宋体" w:hAnsi="宋体"/>
          <w:b/>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r>
        <w:rPr>
          <w:rFonts w:ascii="宋体" w:hAnsi="宋体"/>
          <w:sz w:val="22"/>
        </w:rPr>
        <w:t>(3)模块内部类的接口规范</w:t>
      </w:r>
    </w:p>
    <w:p>
      <w:pPr>
        <w:jc w:val="center"/>
        <w:rPr>
          <w:rFonts w:ascii="宋体" w:hAnsi="宋体"/>
          <w:b/>
          <w:bCs/>
        </w:rPr>
      </w:pPr>
      <w:r>
        <w:rPr>
          <w:rFonts w:ascii="宋体" w:hAnsi="宋体"/>
          <w:b/>
          <w:bCs/>
        </w:rPr>
        <w:t>表</w:t>
      </w:r>
      <w:r>
        <w:rPr>
          <w:rFonts w:hint="eastAsia" w:ascii="宋体" w:hAnsi="宋体"/>
          <w:b/>
          <w:bCs/>
        </w:rPr>
        <w:t>29 SheetController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SheetController</w:t>
            </w:r>
            <w:r>
              <w:rPr>
                <w:rFonts w:ascii="Calibri" w:hAnsi="Calibri" w:cs="Calibri"/>
                <w:color w:val="000000"/>
              </w:rPr>
              <w:t>.check</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SheetVO checkSheet</w:t>
            </w:r>
            <w:r>
              <w:rPr>
                <w:rFonts w:hint="eastAsia" w:ascii="Calibri" w:hAnsi="Calibri" w:cs="Calibri"/>
                <w:sz w:val="21"/>
                <w:szCs w:val="21"/>
              </w:rPr>
              <w:t>(long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调用Sheet领域对象的checkSheet方法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SheetController</w:t>
            </w:r>
            <w:r>
              <w:rPr>
                <w:rFonts w:ascii="Calibri" w:hAnsi="Calibri" w:cs="Calibri"/>
                <w:color w:val="000000"/>
              </w:rPr>
              <w:t>.examine</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w:t>
            </w:r>
            <w:r>
              <w:rPr>
                <w:rFonts w:hint="eastAsia" w:ascii="Calibri" w:hAnsi="Calibri" w:cs="Calibri"/>
                <w:color w:val="000000"/>
                <w:sz w:val="21"/>
                <w:szCs w:val="21"/>
              </w:rPr>
              <w:t xml:space="preserve"> void examineSheet</w:t>
            </w:r>
            <w:r>
              <w:rPr>
                <w:rFonts w:hint="eastAsia" w:ascii="Calibri" w:hAnsi="Calibri" w:cs="Calibri"/>
                <w:sz w:val="21"/>
                <w:szCs w:val="21"/>
              </w:rPr>
              <w:t>(long ID,boolean 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调用Sheet领域对象的examineSheet方法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SheetController</w:t>
            </w:r>
            <w:r>
              <w:rPr>
                <w:rFonts w:ascii="Calibri" w:hAnsi="Calibri" w:cs="Calibri"/>
                <w:color w:val="000000"/>
              </w:rPr>
              <w:t>.</w:t>
            </w:r>
            <w:r>
              <w:rPr>
                <w:rFonts w:hint="eastAsia" w:ascii="Calibri" w:hAnsi="Calibri" w:cs="Calibri"/>
                <w:color w:val="000000"/>
              </w:rPr>
              <w:t>confirmSheet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confirmSheet(SheetVO sheet, SheetType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调用Sheet领域对象的confirmSheet方法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rPr>
                <w:rFonts w:ascii="Calibri" w:hAnsi="Calibri" w:cs="Calibri"/>
                <w:color w:val="000000"/>
              </w:rPr>
            </w:pPr>
          </w:p>
          <w:p>
            <w:pPr>
              <w:jc w:val="center"/>
              <w:rPr>
                <w:rFonts w:ascii="Calibri" w:hAnsi="Calibri" w:cs="Calibri"/>
              </w:rPr>
            </w:pPr>
            <w:r>
              <w:rPr>
                <w:rFonts w:ascii="Calibri" w:hAnsi="Calibri" w:cs="Calibri"/>
                <w:color w:val="000000"/>
              </w:rPr>
              <w:t>Sheet</w:t>
            </w:r>
            <w:r>
              <w:rPr>
                <w:rFonts w:hint="eastAsia" w:ascii="Calibri" w:hAnsi="Calibri" w:cs="Calibri"/>
                <w:color w:val="000000"/>
              </w:rPr>
              <w:t>Controller</w:t>
            </w:r>
            <w:r>
              <w:rPr>
                <w:rFonts w:ascii="Calibri" w:hAnsi="Calibri" w:cs="Calibri"/>
                <w:color w:val="000000"/>
              </w:rPr>
              <w:t>.formulateConstant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void formulateConstant(</w:t>
            </w:r>
            <w:r>
              <w:rPr>
                <w:rFonts w:ascii="Calibri" w:hAnsi="Calibri" w:eastAsia="Consolas" w:cs="Calibri"/>
                <w:bCs/>
                <w:sz w:val="21"/>
                <w:szCs w:val="21"/>
              </w:rPr>
              <w:t>ArrayList&lt;</w:t>
            </w:r>
            <w:r>
              <w:rPr>
                <w:rFonts w:hint="eastAsia" w:ascii="Calibri" w:hAnsi="Calibri" w:cs="Calibri"/>
                <w:bCs/>
                <w:sz w:val="21"/>
                <w:szCs w:val="21"/>
              </w:rPr>
              <w:t>ConstantVO</w:t>
            </w:r>
            <w:r>
              <w:rPr>
                <w:rFonts w:ascii="Calibri" w:hAnsi="Calibri" w:eastAsia="Consolas" w:cs="Calibri"/>
                <w:bCs/>
                <w:sz w:val="21"/>
                <w:szCs w:val="21"/>
              </w:rPr>
              <w:t xml:space="preserve">&gt; </w:t>
            </w:r>
            <w:r>
              <w:rPr>
                <w:rFonts w:hint="eastAsia" w:ascii="Calibri" w:hAnsi="Calibri" w:cs="Calibri"/>
                <w:bCs/>
                <w:sz w:val="21"/>
                <w:szCs w:val="21"/>
              </w:rPr>
              <w:t>constants</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调用Sheet领域对象的formulateConstant方法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Sheet</w:t>
            </w:r>
            <w:r>
              <w:rPr>
                <w:rFonts w:ascii="Calibri" w:hAnsi="Calibri" w:cs="Calibri"/>
                <w:color w:val="000000"/>
              </w:rPr>
              <w:t>.check</w:t>
            </w:r>
            <w:r>
              <w:rPr>
                <w:rFonts w:hint="eastAsia" w:ascii="Calibri" w:hAnsi="Calibri" w:cs="Calibri"/>
                <w:color w:val="000000"/>
              </w:rPr>
              <w:t>Sheet</w:t>
            </w:r>
            <w:r>
              <w:rPr>
                <w:rFonts w:hint="eastAsia" w:ascii="Calibri" w:hAnsi="Calibri" w:cs="Calibri"/>
              </w:rPr>
              <w:t>(long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查看表格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Sheet</w:t>
            </w:r>
            <w:r>
              <w:rPr>
                <w:rFonts w:ascii="Calibri" w:hAnsi="Calibri" w:cs="Calibri"/>
                <w:color w:val="000000"/>
              </w:rPr>
              <w:t>.examine</w:t>
            </w:r>
            <w:r>
              <w:rPr>
                <w:rFonts w:hint="eastAsia" w:ascii="Calibri" w:hAnsi="Calibri" w:cs="Calibri"/>
                <w:color w:val="000000"/>
              </w:rPr>
              <w:t>Sheet</w:t>
            </w:r>
            <w:r>
              <w:rPr>
                <w:rFonts w:hint="eastAsia" w:ascii="Calibri" w:hAnsi="Calibri" w:cs="Calibri"/>
              </w:rPr>
              <w:t>(long ID,boolean passed)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审批表格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w:t>
            </w:r>
            <w:r>
              <w:rPr>
                <w:rFonts w:hint="eastAsia" w:ascii="Calibri" w:hAnsi="Calibri" w:cs="Calibri"/>
                <w:color w:val="000000"/>
              </w:rPr>
              <w:t>confirmSheet(SheetVO sheet, int type, boolean confirmed)</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确认提交表格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Sheet.formulateConstan</w:t>
            </w:r>
            <w:r>
              <w:rPr>
                <w:rFonts w:hint="eastAsia" w:ascii="Calibri" w:hAnsi="Calibri" w:cs="Calibri"/>
                <w:color w:val="000000"/>
              </w:rPr>
              <w:t>t</w:t>
            </w:r>
            <w:r>
              <w:rPr>
                <w:rFonts w:ascii="Calibri" w:hAnsi="Calibri" w:cs="Calibri"/>
                <w:color w:val="000000"/>
              </w:rPr>
              <w:t>(</w:t>
            </w:r>
            <w:r>
              <w:rPr>
                <w:rFonts w:ascii="Calibri" w:hAnsi="Calibri" w:eastAsia="Consolas" w:cs="Calibri"/>
                <w:bCs/>
              </w:rPr>
              <w:t>ArrayList&lt;Double&gt; distant</w:t>
            </w:r>
            <w:r>
              <w:rPr>
                <w:rFonts w:ascii="Calibri" w:hAnsi="Calibri" w:cs="Calibri"/>
                <w:color w:val="000000"/>
              </w:rPr>
              <w:t>, double price</w:t>
            </w:r>
            <w:r>
              <w:rPr>
                <w:rFonts w:hint="eastAsia"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制定常量</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30 Sheet</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.check</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SheetVO checkSheet</w:t>
            </w:r>
            <w:r>
              <w:rPr>
                <w:rFonts w:hint="eastAsia" w:ascii="Calibri" w:hAnsi="Calibri" w:cs="Calibri"/>
                <w:sz w:val="21"/>
                <w:szCs w:val="21"/>
              </w:rPr>
              <w:t>(long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ID符合输入规则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返回此表格的完整信息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.examine</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w:t>
            </w:r>
            <w:r>
              <w:rPr>
                <w:rFonts w:hint="eastAsia" w:ascii="Calibri" w:hAnsi="Calibri" w:cs="Calibri"/>
                <w:color w:val="000000"/>
                <w:sz w:val="21"/>
                <w:szCs w:val="21"/>
              </w:rPr>
              <w:t xml:space="preserve"> void examineSheet</w:t>
            </w:r>
            <w:r>
              <w:rPr>
                <w:rFonts w:hint="eastAsia" w:ascii="Calibri" w:hAnsi="Calibri" w:cs="Calibri"/>
                <w:sz w:val="21"/>
                <w:szCs w:val="21"/>
              </w:rPr>
              <w:t>(long ID,boolean 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ID符合输入规则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Sheet</w:t>
            </w:r>
            <w:r>
              <w:rPr>
                <w:rFonts w:ascii="Calibri" w:hAnsi="Calibri" w:cs="Calibri"/>
                <w:color w:val="000000"/>
              </w:rPr>
              <w:t>.</w:t>
            </w:r>
            <w:r>
              <w:rPr>
                <w:rFonts w:hint="eastAsia" w:ascii="Calibri" w:hAnsi="Calibri" w:cs="Calibri"/>
                <w:color w:val="000000"/>
              </w:rPr>
              <w:t>confirmSheet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confirmSheet(SheetVO sheet, SheetType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启动一个填写表格回合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结束此次填写表格回合，持久化更新涉及的领域对象的数据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p>
            <w:pPr>
              <w:jc w:val="center"/>
              <w:rPr>
                <w:rFonts w:ascii="Calibri" w:hAnsi="Calibri" w:cs="Calibri"/>
                <w:color w:val="000000"/>
              </w:rPr>
            </w:pPr>
          </w:p>
          <w:p>
            <w:pPr>
              <w:jc w:val="center"/>
              <w:rPr>
                <w:rFonts w:ascii="Calibri" w:hAnsi="Calibri" w:cs="Calibri"/>
              </w:rPr>
            </w:pPr>
            <w:r>
              <w:rPr>
                <w:rFonts w:ascii="Calibri" w:hAnsi="Calibri" w:cs="Calibri"/>
                <w:color w:val="000000"/>
              </w:rPr>
              <w:t>Sheet.formulateConstant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void formulateConstant(</w:t>
            </w:r>
            <w:r>
              <w:rPr>
                <w:rFonts w:ascii="Calibri" w:hAnsi="Calibri" w:eastAsia="Consolas" w:cs="Calibri"/>
                <w:bCs/>
                <w:sz w:val="21"/>
                <w:szCs w:val="21"/>
              </w:rPr>
              <w:t>ArrayList&lt;</w:t>
            </w:r>
            <w:r>
              <w:rPr>
                <w:rFonts w:hint="eastAsia" w:ascii="Calibri" w:hAnsi="Calibri" w:cs="Calibri"/>
                <w:bCs/>
                <w:sz w:val="21"/>
                <w:szCs w:val="21"/>
              </w:rPr>
              <w:t>ConstantVO</w:t>
            </w:r>
            <w:r>
              <w:rPr>
                <w:rFonts w:ascii="Calibri" w:hAnsi="Calibri" w:eastAsia="Consolas" w:cs="Calibri"/>
                <w:bCs/>
                <w:sz w:val="21"/>
                <w:szCs w:val="21"/>
              </w:rPr>
              <w:t xml:space="preserve">&gt; </w:t>
            </w:r>
            <w:r>
              <w:rPr>
                <w:rFonts w:hint="eastAsia" w:ascii="Calibri" w:hAnsi="Calibri" w:cs="Calibri"/>
                <w:bCs/>
                <w:sz w:val="21"/>
                <w:szCs w:val="21"/>
              </w:rPr>
              <w:t>constants</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启动一个制定常量回合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结束此次制定常量回合，持久化更新涉及的领域对象的数据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Sheet</w:t>
            </w:r>
            <w:r>
              <w:rPr>
                <w:rFonts w:ascii="Calibri" w:hAnsi="Calibri" w:cs="Calibri"/>
                <w:color w:val="000000"/>
                <w:sz w:val="21"/>
                <w:szCs w:val="21"/>
              </w:rPr>
              <w:t>Database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得到Sheet数据库的服务的引用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DataService.insert(</w:t>
            </w:r>
            <w:r>
              <w:rPr>
                <w:rFonts w:hint="eastAsia" w:ascii="Calibri" w:hAnsi="Calibri" w:cs="Calibri"/>
                <w:color w:val="000000"/>
                <w:sz w:val="21"/>
                <w:szCs w:val="21"/>
              </w:rPr>
              <w:t>Sheet</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update</w:t>
            </w:r>
            <w:r>
              <w:rPr>
                <w:rFonts w:ascii="Calibri" w:hAnsi="Calibri" w:cs="Calibri"/>
                <w:color w:val="000000"/>
                <w:sz w:val="21"/>
                <w:szCs w:val="21"/>
              </w:rPr>
              <w:t>(</w:t>
            </w:r>
            <w:r>
              <w:rPr>
                <w:rFonts w:hint="eastAsia" w:ascii="Calibri" w:hAnsi="Calibri" w:cs="Calibri"/>
                <w:color w:val="000000"/>
                <w:sz w:val="21"/>
                <w:szCs w:val="21"/>
              </w:rPr>
              <w:t>Sheet</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.find(long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.finds(SheetType type)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根据type进行查找多个持久化对象</w:t>
            </w:r>
          </w:p>
        </w:tc>
      </w:tr>
    </w:tbl>
    <w:p>
      <w:pPr>
        <w:jc w:val="center"/>
        <w:rPr>
          <w:rFonts w:ascii="宋体" w:hAnsi="宋体"/>
          <w:b/>
          <w:bCs/>
        </w:rPr>
      </w:pPr>
    </w:p>
    <w:p>
      <w:pPr>
        <w:pStyle w:val="2"/>
        <w:widowControl/>
        <w:numPr>
          <w:ilvl w:val="3"/>
          <w:numId w:val="1"/>
        </w:numPr>
        <w:rPr>
          <w:rFonts w:ascii="宋体" w:hAnsi="宋体" w:cs="宋体"/>
          <w:sz w:val="24"/>
          <w:szCs w:val="28"/>
        </w:rPr>
      </w:pPr>
      <w:r>
        <w:rPr>
          <w:rFonts w:hint="eastAsia" w:ascii="宋体" w:hAnsi="宋体" w:cs="宋体"/>
          <w:sz w:val="24"/>
          <w:szCs w:val="28"/>
        </w:rPr>
        <w:t>begininfobl模块</w:t>
      </w:r>
      <w:bookmarkEnd w:id="41"/>
    </w:p>
    <w:p>
      <w:pPr>
        <w:spacing w:line="360" w:lineRule="auto"/>
        <w:rPr>
          <w:rFonts w:ascii="宋体" w:hAnsi="宋体"/>
          <w:sz w:val="22"/>
        </w:rPr>
      </w:pPr>
      <w:bookmarkStart w:id="42" w:name="_Toc402982484"/>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beginInfo</w:t>
      </w:r>
      <w:r>
        <w:rPr>
          <w:rFonts w:ascii="宋体" w:hAnsi="宋体"/>
          <w:sz w:val="22"/>
          <w:szCs w:val="21"/>
        </w:rPr>
        <w:t>bl模块负责实现</w:t>
      </w:r>
      <w:r>
        <w:rPr>
          <w:rFonts w:hint="eastAsia" w:ascii="宋体" w:hAnsi="宋体"/>
          <w:sz w:val="22"/>
          <w:szCs w:val="21"/>
        </w:rPr>
        <w:t>与期初建账相关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beginInfo</w:t>
      </w:r>
      <w:r>
        <w:rPr>
          <w:rFonts w:ascii="宋体" w:hAnsi="宋体"/>
          <w:sz w:val="22"/>
          <w:szCs w:val="21"/>
        </w:rPr>
        <w:t>bl模块实现了展示层与业务逻辑层之间的</w:t>
      </w:r>
      <w:r>
        <w:rPr>
          <w:rFonts w:hint="eastAsia" w:ascii="宋体" w:hAnsi="宋体"/>
          <w:sz w:val="22"/>
          <w:szCs w:val="21"/>
        </w:rPr>
        <w:t>beginInfo</w:t>
      </w:r>
      <w:r>
        <w:rPr>
          <w:rFonts w:ascii="宋体" w:hAnsi="宋体"/>
          <w:sz w:val="22"/>
          <w:szCs w:val="21"/>
        </w:rPr>
        <w:t>blservice接口和业务逻辑层与数据层之间的</w:t>
      </w:r>
      <w:r>
        <w:rPr>
          <w:rFonts w:hint="eastAsia" w:ascii="宋体" w:hAnsi="宋体"/>
          <w:sz w:val="22"/>
          <w:szCs w:val="21"/>
        </w:rPr>
        <w:t>beginInfo</w:t>
      </w:r>
      <w:r>
        <w:rPr>
          <w:rFonts w:ascii="宋体" w:hAnsi="宋体"/>
          <w:sz w:val="22"/>
          <w:szCs w:val="21"/>
        </w:rPr>
        <w:t>dataservice接口。</w:t>
      </w:r>
    </w:p>
    <w:p>
      <w:pPr>
        <w:pStyle w:val="38"/>
        <w:ind w:firstLine="0" w:firstLineChars="0"/>
        <w:jc w:val="center"/>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rPr>
          <w:b/>
          <w:bCs/>
        </w:rPr>
      </w:pPr>
    </w:p>
    <w:tbl>
      <w:tblPr>
        <w:tblStyle w:val="20"/>
        <w:tblpPr w:leftFromText="180" w:rightFromText="180" w:vertAnchor="page" w:horzAnchor="page" w:tblpX="1802" w:tblpY="4815"/>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用例文档中的“用例22期初建账”</w:t>
            </w:r>
          </w:p>
          <w:p>
            <w:pPr>
              <w:jc w:val="left"/>
              <w:rPr>
                <w:rFonts w:ascii="Calibri" w:hAnsi="Calibri" w:cs="Calibri"/>
              </w:rPr>
            </w:pPr>
            <w:r>
              <w:rPr>
                <w:rFonts w:hint="eastAsia" w:ascii="Calibri" w:hAnsi="Calibri" w:cs="Calibri"/>
              </w:rPr>
              <w:t>软件需求规格说明文档中的3.2节和3.3节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//被presentation层调用的接口</w:t>
            </w:r>
          </w:p>
          <w:p>
            <w:pPr>
              <w:rPr>
                <w:rFonts w:ascii="Consolas" w:hAnsi="Consolas" w:cs="Calibri"/>
                <w:bCs/>
                <w:sz w:val="22"/>
              </w:rPr>
            </w:pPr>
            <w:r>
              <w:rPr>
                <w:rFonts w:ascii="Consolas" w:hAnsi="Consolas" w:cs="Calibri"/>
                <w:bCs/>
                <w:sz w:val="22"/>
              </w:rPr>
              <w:t>public interface BeginInfoBLService {</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fillInfo(BeginInfoVO vo);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BeginInfoVO getInfo();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islegal(BeginInfoType type, Object info);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endBeginInfo();</w:t>
            </w:r>
          </w:p>
          <w:p>
            <w:pPr>
              <w:rPr>
                <w:rFonts w:ascii="Consolas" w:hAnsi="Consolas" w:cs="Calibri"/>
                <w:bCs/>
                <w:sz w:val="22"/>
              </w:rPr>
            </w:pPr>
          </w:p>
          <w:p>
            <w:pPr>
              <w:rPr>
                <w:rFonts w:ascii="Consolas" w:hAnsi="Consolas" w:cs="Calibri"/>
                <w:bCs/>
                <w:sz w:val="22"/>
              </w:rPr>
            </w:pPr>
            <w:r>
              <w:rPr>
                <w:rFonts w:ascii="Consolas" w:hAnsi="Consolas" w:cs="Calibri"/>
                <w:bCs/>
                <w:sz w:val="22"/>
              </w:rPr>
              <w:t>}</w:t>
            </w:r>
          </w:p>
          <w:p>
            <w:pPr>
              <w:rPr>
                <w:rFonts w:ascii="Consolas" w:hAnsi="Consolas" w:cs="Calibri"/>
                <w:bCs/>
                <w:sz w:val="22"/>
              </w:rPr>
            </w:pPr>
            <w:r>
              <w:rPr>
                <w:rFonts w:hint="eastAsia" w:ascii="Consolas" w:hAnsi="Consolas" w:cs="Calibri"/>
                <w:bCs/>
                <w:sz w:val="22"/>
              </w:rPr>
              <w:t>//被DataService层调用的接口</w:t>
            </w:r>
          </w:p>
          <w:p>
            <w:pPr>
              <w:rPr>
                <w:rFonts w:ascii="Consolas" w:hAnsi="Consolas" w:cs="Calibri"/>
                <w:bCs/>
                <w:sz w:val="22"/>
              </w:rPr>
            </w:pPr>
          </w:p>
          <w:p>
            <w:pPr>
              <w:rPr>
                <w:rFonts w:ascii="Consolas" w:hAnsi="Consolas" w:cs="Calibri"/>
                <w:bCs/>
                <w:sz w:val="22"/>
              </w:rPr>
            </w:pPr>
            <w:r>
              <w:rPr>
                <w:rFonts w:ascii="Consolas" w:hAnsi="Consolas" w:cs="Calibri"/>
                <w:bCs/>
                <w:sz w:val="22"/>
              </w:rPr>
              <w:t>public interface BeginInfoDataService extends Remote {</w:t>
            </w:r>
          </w:p>
          <w:p>
            <w:pPr>
              <w:rPr>
                <w:rFonts w:ascii="Consolas" w:hAnsi="Consolas" w:cs="Calibri"/>
                <w:bCs/>
                <w:sz w:val="22"/>
              </w:rPr>
            </w:pPr>
            <w:r>
              <w:rPr>
                <w:rFonts w:ascii="Consolas" w:hAnsi="Consolas" w:cs="Calibri"/>
                <w:bCs/>
                <w:sz w:val="22"/>
              </w:rPr>
              <w:tab/>
            </w:r>
            <w:r>
              <w:rPr>
                <w:rFonts w:ascii="Consolas" w:hAnsi="Consolas" w:cs="Calibri"/>
                <w:bCs/>
                <w:sz w:val="22"/>
              </w:rPr>
              <w:t>public void insert(BeginInfoPO po)throws RemoteException;</w:t>
            </w:r>
          </w:p>
          <w:p>
            <w:pPr>
              <w:rPr>
                <w:rFonts w:ascii="Consolas" w:hAnsi="Consolas" w:cs="Calibri"/>
                <w:bCs/>
                <w:sz w:val="22"/>
              </w:rPr>
            </w:pPr>
            <w:r>
              <w:rPr>
                <w:rFonts w:ascii="Consolas" w:hAnsi="Consolas" w:cs="Calibri"/>
                <w:bCs/>
                <w:sz w:val="22"/>
              </w:rPr>
              <w:tab/>
            </w:r>
            <w:r>
              <w:rPr>
                <w:rFonts w:ascii="Consolas" w:hAnsi="Consolas" w:cs="Calibri"/>
                <w:bCs/>
                <w:sz w:val="22"/>
              </w:rPr>
              <w:t>public BeginInfoPO get()throws RemoteException;</w:t>
            </w:r>
          </w:p>
          <w:p>
            <w:pPr>
              <w:rPr>
                <w:rFonts w:ascii="Consolas" w:hAnsi="Consolas" w:cs="Calibri"/>
                <w:bCs/>
                <w:sz w:val="22"/>
              </w:rPr>
            </w:pPr>
            <w:r>
              <w:rPr>
                <w:rFonts w:ascii="Consolas" w:hAnsi="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92625" cy="340550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92625" cy="3405505"/>
                          </a:xfrm>
                          <a:prstGeom prst="rect">
                            <a:avLst/>
                          </a:prstGeom>
                        </pic:spPr>
                      </pic:pic>
                    </a:graphicData>
                  </a:graphic>
                </wp:inline>
              </w:drawing>
            </w:r>
          </w:p>
        </w:tc>
      </w:tr>
    </w:tbl>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pStyle w:val="38"/>
        <w:ind w:firstLine="0" w:firstLineChars="0"/>
        <w:jc w:val="center"/>
        <w:rPr>
          <w:b/>
          <w:bCs/>
        </w:rPr>
      </w:pPr>
      <w:r>
        <w:rPr>
          <w:rFonts w:hint="eastAsia"/>
          <w:b/>
          <w:bCs/>
        </w:rPr>
        <w:t>表31 期初建账业务逻辑层详细设计的上下文</w:t>
      </w:r>
    </w:p>
    <w:p>
      <w:pPr>
        <w:rPr>
          <w:rFonts w:ascii="宋体" w:hAnsi="宋体"/>
          <w:b/>
          <w:sz w:val="22"/>
        </w:rPr>
      </w:pPr>
    </w:p>
    <w:p>
      <w:pPr>
        <w:rPr>
          <w:rFonts w:ascii="宋体" w:hAnsi="宋体"/>
          <w:b/>
          <w:sz w:val="22"/>
        </w:rPr>
      </w:pPr>
    </w:p>
    <w:p>
      <w:pPr>
        <w:rPr>
          <w:rFonts w:ascii="宋体" w:hAnsi="宋体"/>
          <w:sz w:val="22"/>
        </w:rPr>
      </w:pPr>
      <w:r>
        <w:rPr>
          <w:rFonts w:hint="eastAsia" w:ascii="宋体" w:hAnsi="宋体"/>
          <w:sz w:val="22"/>
        </w:rPr>
        <w:t xml:space="preserve"> </w:t>
      </w:r>
      <w:r>
        <w:rPr>
          <w:rFonts w:ascii="宋体" w:hAnsi="宋体"/>
          <w:sz w:val="22"/>
        </w:rPr>
        <w:t>(3)模块内部类的接口规范</w:t>
      </w:r>
    </w:p>
    <w:p>
      <w:pPr>
        <w:jc w:val="center"/>
        <w:rPr>
          <w:rFonts w:ascii="宋体" w:hAnsi="宋体"/>
          <w:b/>
          <w:bCs/>
        </w:rPr>
      </w:pPr>
      <w:r>
        <w:rPr>
          <w:rFonts w:ascii="宋体" w:hAnsi="宋体"/>
          <w:b/>
          <w:bCs/>
        </w:rPr>
        <w:t>表</w:t>
      </w:r>
      <w:r>
        <w:rPr>
          <w:rFonts w:hint="eastAsia" w:ascii="宋体" w:hAnsi="宋体"/>
          <w:b/>
          <w:bCs/>
        </w:rPr>
        <w:t>32 BeginInfoController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w:t>
            </w:r>
            <w:r>
              <w:rPr>
                <w:rFonts w:hint="eastAsia" w:ascii="Calibri" w:hAnsi="Calibri" w:cs="Calibri"/>
                <w:color w:val="000000"/>
              </w:rPr>
              <w:t xml:space="preserve"> fill</w:t>
            </w:r>
            <w:r>
              <w:rPr>
                <w:rFonts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boolean fillInfo(</w:t>
            </w:r>
            <w:r>
              <w:rPr>
                <w:rFonts w:hint="eastAsia" w:ascii="Calibri" w:hAnsi="Calibri" w:cs="Calibri"/>
                <w:color w:val="000000"/>
                <w:sz w:val="21"/>
                <w:szCs w:val="21"/>
              </w:rPr>
              <w:t>beginInfo</w:t>
            </w:r>
            <w:r>
              <w:rPr>
                <w:rFonts w:ascii="Calibri" w:hAnsi="Calibri" w:cs="Calibri"/>
                <w:color w:val="000000"/>
                <w:sz w:val="21"/>
                <w:szCs w:val="21"/>
              </w:rPr>
              <w:t xml:space="preserve">VO </w:t>
            </w:r>
            <w:r>
              <w:rPr>
                <w:rFonts w:hint="eastAsia" w:ascii="Calibri" w:hAnsi="Calibri" w:cs="Calibri"/>
                <w:color w:val="000000"/>
                <w:sz w:val="21"/>
                <w:szCs w:val="21"/>
              </w:rPr>
              <w:t>vo</w:t>
            </w:r>
            <w:r>
              <w:rPr>
                <w:rFonts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调用BeginInfo领域对象的fillinfo方法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 getInfo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w:t>
            </w:r>
            <w:r>
              <w:rPr>
                <w:rFonts w:ascii="Calibri" w:hAnsi="Calibri" w:cs="宋体"/>
                <w:color w:val="000000"/>
                <w:sz w:val="21"/>
                <w:szCs w:val="21"/>
              </w:rPr>
              <w:t>eginInfoVO getInfo();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w:t>
            </w:r>
            <w:r>
              <w:rPr>
                <w:rFonts w:ascii="Calibri" w:hAnsi="Calibri" w:cs="Calibri"/>
                <w:color w:val="000000"/>
                <w:sz w:val="21"/>
                <w:szCs w:val="21"/>
              </w:rPr>
              <w:t>getInfo</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w:t>
            </w:r>
            <w:r>
              <w:rPr>
                <w:rFonts w:hint="eastAsia" w:ascii="Calibri" w:hAnsi="Calibri" w:cs="Calibri"/>
                <w:color w:val="000000"/>
              </w:rPr>
              <w:t xml:space="preserve"> end</w:t>
            </w:r>
            <w:r>
              <w:rPr>
                <w:rFonts w:ascii="Calibri" w:hAnsi="Calibri" w:cs="Calibri"/>
                <w:color w:val="000000"/>
              </w:rPr>
              <w:t>Begin</w:t>
            </w:r>
            <w:r>
              <w:rPr>
                <w:rFonts w:hint="eastAsia"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public void endBeginInfo();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w:t>
            </w:r>
            <w:r>
              <w:rPr>
                <w:rFonts w:hint="eastAsia" w:ascii="Calibri" w:hAnsi="Calibri" w:cs="Calibri"/>
                <w:color w:val="000000"/>
                <w:sz w:val="21"/>
                <w:szCs w:val="21"/>
              </w:rPr>
              <w:t>end</w:t>
            </w:r>
            <w:r>
              <w:rPr>
                <w:rFonts w:ascii="Calibri" w:hAnsi="Calibri" w:cs="Calibri"/>
                <w:color w:val="000000"/>
                <w:sz w:val="21"/>
                <w:szCs w:val="21"/>
              </w:rPr>
              <w:t>Begin</w:t>
            </w:r>
            <w:r>
              <w:rPr>
                <w:rFonts w:hint="eastAsia" w:ascii="Calibri" w:hAnsi="Calibri" w:cs="Calibri"/>
                <w:color w:val="000000"/>
                <w:sz w:val="21"/>
                <w:szCs w:val="21"/>
              </w:rPr>
              <w:t>Info</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ascii="Calibri" w:hAnsi="Calibri" w:cs="Calibri"/>
                <w:color w:val="000000"/>
              </w:rPr>
              <w:t>BeginInfo</w:t>
            </w:r>
            <w:r>
              <w:rPr>
                <w:rFonts w:hint="eastAsia" w:ascii="Calibri" w:hAnsi="Calibri" w:cs="Calibri"/>
                <w:color w:val="000000"/>
              </w:rPr>
              <w:t>Controller</w:t>
            </w:r>
            <w:r>
              <w:rPr>
                <w:rFonts w:ascii="Calibri" w:hAnsi="Calibri" w:cs="Calibri"/>
                <w:color w:val="000000"/>
              </w:rPr>
              <w:t>.</w:t>
            </w:r>
            <w:r>
              <w:rPr>
                <w:rFonts w:hint="eastAsia" w:ascii="Calibri" w:hAnsi="Calibri" w:cs="Calibri"/>
                <w:color w:val="000000"/>
              </w:rPr>
              <w:t>isLegal</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isLegal(BeginInfoInfoVO</w:t>
            </w:r>
            <w:r>
              <w:rPr>
                <w:rFonts w:ascii="Calibri" w:hAnsi="Calibri" w:cs="Calibri"/>
                <w:color w:val="000000"/>
                <w:sz w:val="21"/>
                <w:szCs w:val="21"/>
              </w:rPr>
              <w:t xml:space="preserve"> </w:t>
            </w:r>
            <w:r>
              <w:rPr>
                <w:rFonts w:hint="eastAsia" w:ascii="Calibri" w:hAnsi="Calibri" w:cs="Calibri"/>
                <w:color w:val="000000"/>
                <w:sz w:val="21"/>
                <w:szCs w:val="21"/>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调用BeginInfo领域对象的isLegal方法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BeginInfo</w:t>
            </w:r>
            <w:r>
              <w:rPr>
                <w:rFonts w:ascii="Calibri" w:hAnsi="Calibri" w:cs="Calibri"/>
                <w:color w:val="000000"/>
              </w:rPr>
              <w:t>.</w:t>
            </w:r>
            <w:r>
              <w:rPr>
                <w:rFonts w:hint="eastAsia" w:ascii="Calibri" w:hAnsi="Calibri" w:cs="Calibri"/>
                <w:color w:val="000000"/>
              </w:rPr>
              <w:t xml:space="preserve"> fill</w:t>
            </w:r>
            <w:r>
              <w:rPr>
                <w:rFonts w:ascii="Calibri" w:hAnsi="Calibri" w:cs="Calibri"/>
                <w:color w:val="000000"/>
              </w:rPr>
              <w:t>Info</w:t>
            </w:r>
            <w:r>
              <w:rPr>
                <w:rFonts w:hint="eastAsia" w:ascii="Calibri" w:hAnsi="Calibri" w:cs="Calibri"/>
              </w:rPr>
              <w:t xml:space="preserve"> (</w:t>
            </w:r>
            <w:r>
              <w:rPr>
                <w:rFonts w:hint="eastAsia" w:ascii="Calibri" w:hAnsi="Calibri" w:cs="Calibri"/>
                <w:color w:val="000000"/>
              </w:rPr>
              <w:t>beginInfo</w:t>
            </w:r>
            <w:r>
              <w:rPr>
                <w:rFonts w:ascii="Calibri" w:hAnsi="Calibri" w:cs="Calibri"/>
                <w:color w:val="000000"/>
              </w:rPr>
              <w:t xml:space="preserve">VO </w:t>
            </w:r>
            <w:r>
              <w:rPr>
                <w:rFonts w:hint="eastAsia" w:ascii="Calibri" w:hAnsi="Calibri" w:cs="Calibri"/>
                <w:color w:val="000000"/>
              </w:rPr>
              <w:t>vo</w:t>
            </w:r>
            <w:r>
              <w:rPr>
                <w:rFonts w:hint="eastAsia" w:ascii="Calibri" w:hAnsi="Calibri" w:cs="Calibri"/>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创建期初信息对象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BeginInfo</w:t>
            </w:r>
            <w:r>
              <w:rPr>
                <w:rFonts w:ascii="Calibri" w:hAnsi="Calibri" w:cs="Calibri"/>
                <w:color w:val="000000"/>
              </w:rPr>
              <w:t>. getInfo()</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获得一个期初信息对象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BeginInfo.</w:t>
            </w:r>
            <w:r>
              <w:rPr>
                <w:rFonts w:hint="eastAsia" w:ascii="Calibri" w:hAnsi="Calibri" w:cs="Calibri"/>
                <w:color w:val="000000"/>
              </w:rPr>
              <w:t>isLegal(BeginInfoInfo</w:t>
            </w:r>
            <w:r>
              <w:rPr>
                <w:rFonts w:ascii="Calibri" w:hAnsi="Calibri" w:cs="Calibri"/>
                <w:color w:val="000000"/>
              </w:rPr>
              <w:t>VO</w:t>
            </w:r>
            <w:r>
              <w:rPr>
                <w:rFonts w:hint="eastAsia" w:ascii="Calibri" w:hAnsi="Calibri" w:cs="Calibri"/>
                <w:color w:val="000000"/>
              </w:rPr>
              <w:t xml:space="preserve"> vo</w:t>
            </w:r>
            <w:r>
              <w:rPr>
                <w:rFonts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检测所填写的期初信息信息是否合法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w:t>
            </w:r>
            <w:r>
              <w:rPr>
                <w:rFonts w:ascii="Calibri" w:hAnsi="Calibri" w:cs="Calibri"/>
                <w:color w:val="000000"/>
              </w:rPr>
              <w:t>.</w:t>
            </w:r>
            <w:r>
              <w:rPr>
                <w:rFonts w:hint="eastAsia" w:ascii="Calibri" w:hAnsi="Calibri" w:cs="Calibri"/>
                <w:color w:val="000000"/>
              </w:rPr>
              <w:t xml:space="preserve"> end</w:t>
            </w:r>
            <w:r>
              <w:rPr>
                <w:rFonts w:ascii="Calibri" w:hAnsi="Calibri" w:cs="Calibri"/>
                <w:color w:val="000000"/>
              </w:rPr>
              <w:t>Begin</w:t>
            </w:r>
            <w:r>
              <w:rPr>
                <w:rFonts w:hint="eastAsia" w:ascii="Calibri" w:hAnsi="Calibri" w:cs="Calibri"/>
                <w:color w:val="000000"/>
              </w:rPr>
              <w:t>Info</w:t>
            </w:r>
            <w:r>
              <w:rPr>
                <w:rFonts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结束任务</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33 BeginInfo</w:t>
      </w:r>
      <w:r>
        <w:rPr>
          <w:rFonts w:ascii="宋体" w:hAnsi="宋体"/>
          <w:b/>
          <w:bCs/>
        </w:rPr>
        <w:t>的接口规范</w:t>
      </w:r>
    </w:p>
    <w:tbl>
      <w:tblPr>
        <w:tblStyle w:val="19"/>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3"/>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beginInfo.fill</w:t>
            </w:r>
            <w:r>
              <w:rPr>
                <w:rFonts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boolean fillInfo(</w:t>
            </w:r>
            <w:r>
              <w:rPr>
                <w:rFonts w:hint="eastAsia" w:ascii="Calibri" w:hAnsi="Calibri" w:cs="Calibri"/>
                <w:color w:val="000000"/>
                <w:sz w:val="21"/>
                <w:szCs w:val="21"/>
              </w:rPr>
              <w:t>beginInfo</w:t>
            </w:r>
            <w:r>
              <w:rPr>
                <w:rFonts w:ascii="Calibri" w:hAnsi="Calibri" w:cs="Calibri"/>
                <w:color w:val="000000"/>
                <w:sz w:val="21"/>
                <w:szCs w:val="21"/>
              </w:rPr>
              <w:t xml:space="preserve">VO </w:t>
            </w:r>
            <w:r>
              <w:rPr>
                <w:rFonts w:hint="eastAsia" w:ascii="Calibri" w:hAnsi="Calibri" w:cs="Calibri"/>
                <w:color w:val="000000"/>
                <w:sz w:val="21"/>
                <w:szCs w:val="21"/>
              </w:rPr>
              <w:t>vo</w:t>
            </w:r>
            <w:r>
              <w:rPr>
                <w:rFonts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系统保存期初信息并更新到持久化数据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ascii="Calibri" w:hAnsi="Calibri" w:cs="Calibri"/>
                <w:color w:val="000000"/>
                <w:sz w:val="21"/>
                <w:szCs w:val="21"/>
              </w:rPr>
              <w:t>beginInfo.getInfo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w:t>
            </w:r>
            <w:r>
              <w:rPr>
                <w:rFonts w:ascii="Calibri" w:hAnsi="Calibri" w:cs="宋体"/>
                <w:color w:val="000000"/>
                <w:sz w:val="21"/>
                <w:szCs w:val="21"/>
              </w:rPr>
              <w:t>eginInfoVO getInfo();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启动一次期初建账查看任务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获取期初信息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hint="eastAsia" w:ascii="Calibri" w:hAnsi="Calibri" w:cs="Calibri"/>
                <w:color w:val="000000"/>
                <w:sz w:val="21"/>
                <w:szCs w:val="21"/>
              </w:rPr>
              <w:t>beginInfo.end</w:t>
            </w:r>
            <w:r>
              <w:rPr>
                <w:rFonts w:ascii="Calibri" w:hAnsi="Calibri" w:cs="Calibri"/>
                <w:color w:val="000000"/>
                <w:sz w:val="21"/>
                <w:szCs w:val="21"/>
              </w:rPr>
              <w:t>Begin</w:t>
            </w:r>
            <w:r>
              <w:rPr>
                <w:rFonts w:hint="eastAsia" w:ascii="Calibri" w:hAnsi="Calibri" w:cs="Calibri"/>
                <w:color w:val="000000"/>
                <w:sz w:val="21"/>
                <w:szCs w:val="21"/>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public void endBeginInfo();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启动一次期初建账查看任务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关闭期初建账查看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hint="eastAsia" w:ascii="Calibri" w:hAnsi="Calibri" w:cs="Calibri"/>
                <w:color w:val="000000"/>
                <w:sz w:val="21"/>
                <w:szCs w:val="21"/>
              </w:rPr>
              <w:t>beginInfo.isLegal</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w:t>
            </w:r>
            <w:r>
              <w:rPr>
                <w:rFonts w:hint="eastAsia" w:ascii="Calibri" w:hAnsi="Calibri" w:cs="宋体"/>
                <w:color w:val="000000"/>
                <w:sz w:val="21"/>
                <w:szCs w:val="21"/>
              </w:rPr>
              <w:t>isLegal</w:t>
            </w:r>
            <w:r>
              <w:rPr>
                <w:rFonts w:ascii="Calibri" w:hAnsi="Calibri" w:cs="宋体"/>
                <w:color w:val="000000"/>
                <w:sz w:val="21"/>
                <w:szCs w:val="21"/>
              </w:rPr>
              <w:t>(</w:t>
            </w:r>
            <w:r>
              <w:rPr>
                <w:rFonts w:hint="eastAsia" w:ascii="Calibri" w:hAnsi="Calibri" w:cs="宋体"/>
                <w:color w:val="000000"/>
                <w:sz w:val="21"/>
                <w:szCs w:val="21"/>
              </w:rPr>
              <w:t>BeginInfoVO</w:t>
            </w:r>
            <w:r>
              <w:rPr>
                <w:rFonts w:ascii="Calibri" w:hAnsi="Calibri" w:cs="宋体"/>
                <w:color w:val="000000"/>
                <w:sz w:val="21"/>
                <w:szCs w:val="21"/>
              </w:rPr>
              <w:t xml:space="preserve">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启动一次期初建账查看任务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返回监测信息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3"/>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DatabaseFactory.getBeginInfoDatabase</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得到Account数据库的服务的引用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BeginInfoDataService.insert(</w:t>
            </w:r>
            <w:r>
              <w:rPr>
                <w:rFonts w:hint="eastAsia" w:ascii="Calibri" w:hAnsi="Calibri" w:cs="Calibri"/>
                <w:color w:val="000000"/>
                <w:sz w:val="21"/>
                <w:szCs w:val="21"/>
              </w:rPr>
              <w:t>B</w:t>
            </w:r>
            <w:r>
              <w:rPr>
                <w:rFonts w:ascii="Calibri" w:hAnsi="Calibri" w:cs="Calibri"/>
                <w:color w:val="000000"/>
                <w:sz w:val="21"/>
                <w:szCs w:val="21"/>
              </w:rPr>
              <w:t>eginInfoPO po</w:t>
            </w:r>
            <w:r>
              <w:rPr>
                <w:rFonts w:hint="eastAsia" w:ascii="Calibri" w:hAnsi="Calibri" w:cs="Calibri"/>
                <w:color w:val="000000"/>
                <w:sz w:val="21"/>
                <w:szCs w:val="21"/>
              </w:rPr>
              <w:t>)</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插入单一持久化期初信息对象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BeginInfoDataService.</w:t>
            </w:r>
            <w:r>
              <w:rPr>
                <w:rFonts w:hint="eastAsia" w:ascii="Calibri" w:hAnsi="Calibri" w:cs="Calibri"/>
                <w:color w:val="000000"/>
                <w:sz w:val="21"/>
                <w:szCs w:val="21"/>
              </w:rPr>
              <w:t>get()</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获得单一持久化期初信息对象</w:t>
            </w:r>
          </w:p>
        </w:tc>
      </w:tr>
    </w:tbl>
    <w:p>
      <w:pPr>
        <w:jc w:val="center"/>
        <w:rPr>
          <w:rFonts w:ascii="宋体" w:hAnsi="宋体"/>
          <w:b/>
          <w:bCs/>
        </w:rPr>
      </w:pPr>
    </w:p>
    <w:p>
      <w:pPr>
        <w:pStyle w:val="2"/>
        <w:widowControl/>
        <w:numPr>
          <w:ilvl w:val="3"/>
          <w:numId w:val="1"/>
        </w:numPr>
        <w:rPr>
          <w:rFonts w:ascii="宋体" w:hAnsi="宋体" w:cs="宋体"/>
          <w:sz w:val="24"/>
          <w:szCs w:val="28"/>
        </w:rPr>
      </w:pPr>
      <w:r>
        <w:rPr>
          <w:rFonts w:hint="eastAsia" w:ascii="宋体" w:hAnsi="宋体" w:cs="宋体"/>
          <w:sz w:val="24"/>
          <w:szCs w:val="28"/>
        </w:rPr>
        <w:t>accountbl模块</w:t>
      </w:r>
      <w:bookmarkEnd w:id="42"/>
    </w:p>
    <w:p>
      <w:pPr>
        <w:spacing w:line="360" w:lineRule="auto"/>
        <w:rPr>
          <w:rFonts w:ascii="宋体" w:hAnsi="宋体"/>
          <w:sz w:val="22"/>
        </w:rPr>
      </w:pPr>
      <w:bookmarkStart w:id="43" w:name="_Toc402982485"/>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account</w:t>
      </w:r>
      <w:r>
        <w:rPr>
          <w:rFonts w:ascii="宋体" w:hAnsi="宋体"/>
          <w:sz w:val="22"/>
          <w:szCs w:val="21"/>
        </w:rPr>
        <w:t>bl模块负责实现</w:t>
      </w:r>
      <w:r>
        <w:rPr>
          <w:rFonts w:hint="eastAsia" w:ascii="宋体" w:hAnsi="宋体"/>
          <w:sz w:val="22"/>
          <w:szCs w:val="21"/>
        </w:rPr>
        <w:t>与银行账户相关</w:t>
      </w:r>
      <w:r>
        <w:rPr>
          <w:rFonts w:ascii="宋体" w:hAnsi="宋体"/>
          <w:sz w:val="22"/>
          <w:szCs w:val="21"/>
        </w:rPr>
        <w:t>的功能需求，具体功能需求和非功能需求请参见需求规格说明文档和体系结构设计文档。</w:t>
      </w:r>
    </w:p>
    <w:p>
      <w:pPr>
        <w:pStyle w:val="7"/>
        <w:spacing w:line="276" w:lineRule="auto"/>
        <w:ind w:firstLine="0" w:firstLineChars="0"/>
        <w:rPr>
          <w:rFonts w:ascii="宋体" w:hAnsi="宋体"/>
          <w:sz w:val="22"/>
          <w:szCs w:val="21"/>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account</w:t>
      </w:r>
      <w:r>
        <w:rPr>
          <w:rFonts w:ascii="宋体" w:hAnsi="宋体"/>
          <w:sz w:val="22"/>
          <w:szCs w:val="21"/>
        </w:rPr>
        <w:t>bl模块实现了展示层与业务逻辑层之间的</w:t>
      </w:r>
      <w:r>
        <w:rPr>
          <w:rFonts w:hint="eastAsia" w:ascii="宋体" w:hAnsi="宋体"/>
          <w:sz w:val="22"/>
          <w:szCs w:val="21"/>
        </w:rPr>
        <w:t>account</w:t>
      </w:r>
      <w:r>
        <w:rPr>
          <w:rFonts w:ascii="宋体" w:hAnsi="宋体"/>
          <w:sz w:val="22"/>
          <w:szCs w:val="21"/>
        </w:rPr>
        <w:t>blservice接口和业务逻辑层与数据层之间的</w:t>
      </w:r>
      <w:r>
        <w:rPr>
          <w:rFonts w:hint="eastAsia" w:ascii="宋体" w:hAnsi="宋体"/>
          <w:sz w:val="22"/>
          <w:szCs w:val="21"/>
        </w:rPr>
        <w:t>account</w:t>
      </w:r>
      <w:r>
        <w:rPr>
          <w:rFonts w:ascii="宋体" w:hAnsi="宋体"/>
          <w:sz w:val="22"/>
          <w:szCs w:val="21"/>
        </w:rPr>
        <w:t>dataservice接口。</w:t>
      </w:r>
    </w:p>
    <w:p>
      <w:pPr>
        <w:pStyle w:val="38"/>
        <w:ind w:firstLine="0" w:firstLineChars="0"/>
        <w:jc w:val="center"/>
      </w:pPr>
      <w:r>
        <w:rPr>
          <w:rFonts w:hint="eastAsia"/>
          <w:b/>
          <w:bCs/>
        </w:rPr>
        <w:t>表34 银行账户管理业务逻辑层详细设计的上下文</w:t>
      </w:r>
    </w:p>
    <w:tbl>
      <w:tblPr>
        <w:tblStyle w:val="20"/>
        <w:tblpPr w:leftFromText="180" w:rightFromText="180" w:vertAnchor="page" w:horzAnchor="page" w:tblpX="1802" w:tblpY="4378"/>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用例文档中的“用例20银行账户管理”</w:t>
            </w:r>
          </w:p>
          <w:p>
            <w:pPr>
              <w:jc w:val="left"/>
              <w:rPr>
                <w:rFonts w:ascii="Calibri" w:hAnsi="Calibri" w:cs="Calibri"/>
              </w:rPr>
            </w:pPr>
            <w:r>
              <w:rPr>
                <w:rFonts w:hint="eastAsia" w:ascii="Calibri" w:hAnsi="Calibri" w:cs="Calibri"/>
              </w:rPr>
              <w:t>软件需求规格说明文档中的3.2节和3.3节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//被presentation层调用的接口</w:t>
            </w:r>
          </w:p>
          <w:p>
            <w:pPr>
              <w:rPr>
                <w:rFonts w:ascii="Consolas" w:hAnsi="Consolas" w:cs="Calibri"/>
                <w:bCs/>
                <w:sz w:val="22"/>
              </w:rPr>
            </w:pPr>
            <w:r>
              <w:rPr>
                <w:rFonts w:ascii="Consolas" w:hAnsi="Consolas" w:cs="Calibri"/>
                <w:bCs/>
                <w:sz w:val="22"/>
              </w:rPr>
              <w:t>public interface AccountBLService {</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boolean islegal(AccountInfoType type,Object info);</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addAccount(String name,long num,double amount);</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void delAccount (long num);</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void modAccount(long ID,String name,double amount);</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ArrayList&lt;AccountVO&gt;  getAccountList();</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void endAccountManagement();</w:t>
            </w:r>
          </w:p>
          <w:p>
            <w:pPr>
              <w:rPr>
                <w:rFonts w:ascii="Consolas" w:hAnsi="Consolas" w:cs="Calibri"/>
                <w:bCs/>
                <w:sz w:val="22"/>
              </w:rPr>
            </w:pPr>
            <w:r>
              <w:rPr>
                <w:rFonts w:ascii="Consolas" w:hAnsi="Consolas" w:cs="Calibri"/>
                <w:bCs/>
                <w:sz w:val="22"/>
              </w:rPr>
              <w:t>}</w:t>
            </w:r>
          </w:p>
          <w:p>
            <w:pPr>
              <w:rPr>
                <w:rFonts w:ascii="Consolas" w:hAnsi="Consolas" w:cs="Calibri"/>
                <w:bCs/>
                <w:sz w:val="22"/>
              </w:rPr>
            </w:pPr>
          </w:p>
          <w:p>
            <w:pPr>
              <w:rPr>
                <w:rFonts w:ascii="Consolas" w:hAnsi="Consolas" w:cs="Calibri"/>
                <w:bCs/>
                <w:sz w:val="22"/>
              </w:rPr>
            </w:pPr>
            <w:r>
              <w:rPr>
                <w:rFonts w:hint="eastAsia" w:ascii="Consolas" w:hAnsi="Consolas" w:cs="Calibri"/>
                <w:bCs/>
                <w:sz w:val="22"/>
              </w:rPr>
              <w:t>//被DataService层调用的接口</w:t>
            </w:r>
          </w:p>
          <w:p>
            <w:pPr>
              <w:rPr>
                <w:rFonts w:ascii="Consolas" w:hAnsi="Consolas" w:cs="Calibri"/>
                <w:bCs/>
                <w:sz w:val="22"/>
              </w:rPr>
            </w:pPr>
          </w:p>
          <w:p>
            <w:pPr>
              <w:rPr>
                <w:rFonts w:ascii="Consolas" w:hAnsi="Consolas" w:cs="Calibri"/>
                <w:bCs/>
                <w:sz w:val="22"/>
              </w:rPr>
            </w:pPr>
            <w:r>
              <w:rPr>
                <w:rFonts w:ascii="Consolas" w:hAnsi="Consolas" w:cs="Calibri"/>
                <w:bCs/>
                <w:sz w:val="22"/>
              </w:rPr>
              <w:t>public interface AccountDataService {</w:t>
            </w:r>
          </w:p>
          <w:p>
            <w:pPr>
              <w:rPr>
                <w:rFonts w:ascii="Consolas" w:hAnsi="Consolas" w:cs="Calibri"/>
                <w:bCs/>
                <w:sz w:val="22"/>
              </w:rPr>
            </w:pPr>
            <w:r>
              <w:rPr>
                <w:rFonts w:ascii="Consolas" w:hAnsi="Consolas" w:cs="Calibri"/>
                <w:bCs/>
                <w:sz w:val="22"/>
              </w:rPr>
              <w:tab/>
            </w:r>
            <w:r>
              <w:rPr>
                <w:rFonts w:ascii="Consolas" w:hAnsi="Consolas" w:cs="Calibri"/>
                <w:bCs/>
                <w:sz w:val="22"/>
              </w:rPr>
              <w:t>public void insert(AccountPO po) throws RemoteException;</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delete(AccountPO po) throws RemoteException;</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ArrayList&lt;AccountPO&gt; getAll() throws RemoteException;</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update(AccountPO po) throws RemoteException;</w:t>
            </w:r>
          </w:p>
          <w:p>
            <w:pPr>
              <w:rPr>
                <w:rFonts w:ascii="Consolas" w:hAnsi="Consolas" w:cs="Calibri"/>
                <w:bCs/>
                <w:sz w:val="22"/>
              </w:rPr>
            </w:pPr>
            <w:r>
              <w:rPr>
                <w:rFonts w:ascii="Consolas" w:hAnsi="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92625" cy="2431415"/>
                  <wp:effectExtent l="0" t="0" r="317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492625" cy="2431415"/>
                          </a:xfrm>
                          <a:prstGeom prst="rect">
                            <a:avLst/>
                          </a:prstGeom>
                        </pic:spPr>
                      </pic:pic>
                    </a:graphicData>
                  </a:graphic>
                </wp:inline>
              </w:drawing>
            </w:r>
          </w:p>
        </w:tc>
      </w:tr>
    </w:tbl>
    <w:p>
      <w:pPr>
        <w:rPr>
          <w:rFonts w:ascii="宋体" w:hAnsi="宋体"/>
          <w:b/>
          <w:sz w:val="22"/>
        </w:rPr>
      </w:pPr>
    </w:p>
    <w:p>
      <w:pPr>
        <w:rPr>
          <w:rFonts w:ascii="宋体" w:hAnsi="宋体"/>
          <w:sz w:val="22"/>
        </w:rPr>
      </w:pPr>
      <w:r>
        <w:rPr>
          <w:rFonts w:hint="eastAsia" w:ascii="宋体" w:hAnsi="宋体"/>
          <w:b/>
          <w:sz w:val="22"/>
        </w:rPr>
        <w:t xml:space="preserve">    </w:t>
      </w:r>
      <w:r>
        <w:rPr>
          <w:rFonts w:ascii="宋体" w:hAnsi="宋体"/>
          <w:sz w:val="22"/>
        </w:rPr>
        <w:t>(3)模块内部类的接口规范</w:t>
      </w:r>
    </w:p>
    <w:p>
      <w:pPr>
        <w:pStyle w:val="7"/>
        <w:spacing w:line="276" w:lineRule="auto"/>
        <w:ind w:firstLine="440"/>
        <w:rPr>
          <w:rFonts w:ascii="宋体" w:hAnsi="宋体"/>
          <w:sz w:val="22"/>
          <w:szCs w:val="21"/>
        </w:rPr>
      </w:pPr>
      <w:r>
        <w:rPr>
          <w:rFonts w:ascii="宋体" w:hAnsi="宋体"/>
          <w:sz w:val="22"/>
          <w:szCs w:val="21"/>
        </w:rPr>
        <w:t xml:space="preserve"> </w:t>
      </w:r>
    </w:p>
    <w:p>
      <w:pPr>
        <w:jc w:val="center"/>
        <w:rPr>
          <w:rFonts w:ascii="宋体" w:hAnsi="宋体"/>
          <w:b/>
          <w:bCs/>
        </w:rPr>
      </w:pPr>
      <w:r>
        <w:rPr>
          <w:rFonts w:ascii="宋体" w:hAnsi="宋体"/>
          <w:b/>
          <w:bCs/>
        </w:rPr>
        <w:t>表</w:t>
      </w:r>
      <w:r>
        <w:rPr>
          <w:rFonts w:hint="eastAsia" w:ascii="宋体" w:hAnsi="宋体"/>
          <w:b/>
          <w:bCs/>
        </w:rPr>
        <w:t>35 AccountController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AccountControl</w:t>
            </w:r>
            <w:r>
              <w:rPr>
                <w:rFonts w:ascii="Calibri" w:hAnsi="Calibri" w:cs="Calibri"/>
                <w:color w:val="000000"/>
              </w:rPr>
              <w:t>ler</w:t>
            </w:r>
            <w:r>
              <w:rPr>
                <w:rFonts w:hint="eastAsia" w:ascii="Calibri" w:hAnsi="Calibri" w:cs="Calibri"/>
                <w:color w:val="000000"/>
              </w:rPr>
              <w:t>.</w:t>
            </w:r>
            <w:r>
              <w:rPr>
                <w:rFonts w:ascii="Calibri" w:hAnsi="Calibri" w:cs="Calibri"/>
                <w:color w:val="000000"/>
              </w:rPr>
              <w:t>addAccount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addAccount(String name,long num,double amount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addAccount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Controller</w:t>
            </w:r>
            <w:r>
              <w:rPr>
                <w:rFonts w:hint="eastAsia" w:ascii="Calibri" w:hAnsi="Calibri" w:cs="Calibri"/>
                <w:color w:val="000000"/>
              </w:rPr>
              <w:t>.del</w:t>
            </w:r>
            <w:r>
              <w:rPr>
                <w:rFonts w:ascii="Calibri" w:hAnsi="Calibri" w:cs="Calibri"/>
                <w:color w:val="000000"/>
              </w:rPr>
              <w:t>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public void delAccount (long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delAccount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ascii="Calibri" w:hAnsi="Calibri" w:cs="Calibri"/>
                <w:color w:val="000000"/>
              </w:rPr>
              <w:t>AccountController.modAccount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void</w:t>
            </w:r>
            <w:r>
              <w:rPr>
                <w:rFonts w:ascii="Calibri" w:hAnsi="Calibri" w:cs="宋体"/>
                <w:color w:val="000000"/>
                <w:sz w:val="21"/>
                <w:szCs w:val="21"/>
              </w:rPr>
              <w:t xml:space="preserve"> modAccount(long oldID,String name,long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w:t>
            </w:r>
            <w:r>
              <w:rPr>
                <w:rFonts w:ascii="宋体" w:hAnsi="宋体" w:cs="宋体"/>
                <w:color w:val="000000"/>
                <w:sz w:val="21"/>
                <w:szCs w:val="21"/>
              </w:rPr>
              <w:t>Account</w:t>
            </w:r>
            <w:r>
              <w:rPr>
                <w:rFonts w:hint="eastAsia" w:ascii="宋体" w:hAnsi="宋体" w:cs="宋体"/>
                <w:color w:val="000000"/>
                <w:sz w:val="21"/>
                <w:szCs w:val="21"/>
              </w:rPr>
              <w: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w:t>
            </w:r>
            <w:r>
              <w:rPr>
                <w:rFonts w:ascii="宋体" w:hAnsi="宋体" w:cs="宋体"/>
                <w:color w:val="000000"/>
                <w:sz w:val="21"/>
                <w:szCs w:val="21"/>
              </w:rPr>
              <w:t>modAcccount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ascii="Calibri" w:hAnsi="Calibri" w:cs="Calibri"/>
                <w:color w:val="000000"/>
              </w:rPr>
              <w:t>AccountController.IsLegal</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isLegal(</w:t>
            </w:r>
            <w:r>
              <w:rPr>
                <w:rFonts w:ascii="Calibri" w:hAnsi="Calibri" w:cs="宋体"/>
                <w:color w:val="000000"/>
                <w:sz w:val="21"/>
                <w:szCs w:val="21"/>
              </w:rPr>
              <w:t>String name,long num,double amount</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调用Sheet领域对象的isLegal方法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hint="eastAsia" w:ascii="Calibri" w:hAnsi="Calibri" w:cs="Calibri"/>
                <w:color w:val="000000"/>
                <w:sz w:val="21"/>
                <w:szCs w:val="21"/>
              </w:rPr>
              <w:t>rrayList&lt;</w:t>
            </w:r>
            <w:r>
              <w:rPr>
                <w:rFonts w:ascii="Calibri" w:hAnsi="Calibri" w:cs="Calibri"/>
                <w:color w:val="000000"/>
                <w:sz w:val="21"/>
                <w:szCs w:val="21"/>
              </w:rPr>
              <w:t>AccountVO</w:t>
            </w:r>
            <w:r>
              <w:rPr>
                <w:rFonts w:hint="eastAsia" w:ascii="Calibri" w:hAnsi="Calibri" w:cs="Calibri"/>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hint="eastAsia" w:ascii="Calibri" w:hAnsi="Calibri" w:cs="宋体"/>
                <w:color w:val="000000"/>
                <w:sz w:val="21"/>
                <w:szCs w:val="21"/>
              </w:rPr>
              <w:t>getAccountList();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getAccountList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rPr>
                <w:rFonts w:ascii="Calibri" w:hAnsi="Calibri" w:cs="Calibri"/>
                <w:color w:val="000000"/>
              </w:rPr>
            </w:pPr>
          </w:p>
          <w:p>
            <w:pPr>
              <w:pStyle w:val="7"/>
              <w:spacing w:line="276" w:lineRule="auto"/>
              <w:ind w:firstLine="0" w:firstLineChars="0"/>
              <w:jc w:val="center"/>
              <w:rPr>
                <w:rFonts w:ascii="宋体" w:hAnsi="宋体" w:cs="宋体"/>
                <w:color w:val="000000"/>
                <w:sz w:val="21"/>
                <w:szCs w:val="21"/>
              </w:rPr>
            </w:pPr>
            <w:r>
              <w:rPr>
                <w:rFonts w:ascii="Calibri" w:hAnsi="Calibri" w:cs="Calibri"/>
                <w:color w:val="000000"/>
                <w:sz w:val="21"/>
              </w:rPr>
              <w:t>Account.endAccountManagement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rPr>
              <w:t>public void endAccountManagement();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addAccount</w:t>
            </w:r>
            <w:r>
              <w:rPr>
                <w:rFonts w:ascii="Calibri" w:hAnsi="Calibri" w:cs="宋体"/>
                <w:color w:val="000000"/>
              </w:rPr>
              <w:t>(String name,long num,double amount )</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加入一个账户对象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addAccount</w:t>
            </w:r>
            <w:r>
              <w:rPr>
                <w:rFonts w:ascii="Calibri" w:hAnsi="Calibri" w:cs="宋体"/>
                <w:color w:val="000000"/>
              </w:rPr>
              <w:t>(String name,long num,double amount )</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删除一个账户对象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Account.mod</w:t>
            </w:r>
            <w:r>
              <w:rPr>
                <w:rFonts w:ascii="Calibri" w:hAnsi="Calibri" w:cs="Calibri"/>
                <w:color w:val="000000"/>
              </w:rPr>
              <w:t>Accoun</w:t>
            </w:r>
            <w:r>
              <w:rPr>
                <w:rFonts w:hint="eastAsia" w:ascii="Calibri" w:hAnsi="Calibri" w:cs="Calibri"/>
                <w:color w:val="000000"/>
              </w:rPr>
              <w:t>t</w:t>
            </w:r>
            <w:r>
              <w:rPr>
                <w:rFonts w:ascii="Calibri" w:hAnsi="Calibri" w:cs="宋体"/>
                <w:color w:val="000000"/>
              </w:rPr>
              <w:t>(long oldID,String name,long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修改一个账户对象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Account.</w:t>
            </w:r>
            <w:r>
              <w:rPr>
                <w:rFonts w:hint="eastAsia" w:ascii="Calibri" w:hAnsi="Calibri" w:cs="Calibri"/>
                <w:color w:val="000000"/>
              </w:rPr>
              <w:t>isLegal(</w:t>
            </w:r>
            <w:r>
              <w:rPr>
                <w:rFonts w:ascii="Calibri" w:hAnsi="Calibri" w:cs="宋体"/>
                <w:color w:val="000000"/>
              </w:rPr>
              <w:t>String name,long num,double amount</w:t>
            </w:r>
            <w:r>
              <w:rPr>
                <w:rFonts w:hint="eastAsia"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检测所填写的账户信息是否合法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r>
              <w:rPr>
                <w:rFonts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获得账户对象列表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Account.endAccountManagement()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结束一次银行账户管理</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36 Account</w:t>
      </w:r>
      <w:r>
        <w:rPr>
          <w:rFonts w:ascii="宋体" w:hAnsi="宋体"/>
          <w:b/>
          <w:bCs/>
        </w:rPr>
        <w:t>的接口规范</w:t>
      </w:r>
    </w:p>
    <w:tbl>
      <w:tblPr>
        <w:tblStyle w:val="19"/>
        <w:tblW w:w="85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1140"/>
        <w:gridCol w:w="330"/>
        <w:gridCol w:w="4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top w:val="single" w:color="4F81BD" w:sz="8" w:space="0"/>
              <w:left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addAccount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addAccount(String name,long num,double amount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开启一次银行账号管理任务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增加一个银行账户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hint="eastAsia" w:ascii="Calibri" w:hAnsi="Calibri" w:cs="Calibri"/>
                <w:color w:val="000000"/>
                <w:sz w:val="22"/>
              </w:rPr>
              <w:t>Account.del</w:t>
            </w:r>
            <w:r>
              <w:rPr>
                <w:rFonts w:ascii="Calibri" w:hAnsi="Calibri" w:cs="Calibri"/>
                <w:color w:val="000000"/>
                <w:sz w:val="22"/>
              </w:rPr>
              <w:t>Account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public void delAccount (long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删除一个银行账户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top w:val="single" w:color="4F81BD" w:sz="8" w:space="0"/>
              <w:left w:val="single" w:color="4F81BD" w:sz="8" w:space="0"/>
              <w:right w:val="single" w:color="4F81BD" w:sz="8" w:space="0"/>
            </w:tcBorders>
            <w:shd w:val="clear" w:color="auto" w:fill="FFFFFF"/>
            <w:vAlign w:val="center"/>
          </w:tcPr>
          <w:p>
            <w:pPr>
              <w:jc w:val="center"/>
              <w:rPr>
                <w:rFonts w:ascii="Calibri" w:hAnsi="Calibri" w:cs="Calibri"/>
                <w:color w:val="000000"/>
                <w:sz w:val="24"/>
              </w:rPr>
            </w:pPr>
            <w:r>
              <w:rPr>
                <w:rFonts w:hint="eastAsia" w:ascii="Calibri" w:hAnsi="Calibri" w:cs="Calibri"/>
                <w:color w:val="000000"/>
                <w:sz w:val="22"/>
              </w:rPr>
              <w:t>Account.mod</w:t>
            </w:r>
            <w:r>
              <w:rPr>
                <w:rFonts w:ascii="Calibri" w:hAnsi="Calibri" w:cs="Calibri"/>
                <w:color w:val="000000"/>
                <w:sz w:val="22"/>
              </w:rPr>
              <w:t>Accoun</w:t>
            </w:r>
            <w:r>
              <w:rPr>
                <w:rFonts w:hint="eastAsia" w:ascii="Calibri" w:hAnsi="Calibri" w:cs="Calibri"/>
                <w:color w:val="000000"/>
                <w:sz w:val="22"/>
              </w:rPr>
              <w:t>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void</w:t>
            </w:r>
            <w:r>
              <w:rPr>
                <w:rFonts w:ascii="Calibri" w:hAnsi="Calibri" w:cs="宋体"/>
                <w:color w:val="000000"/>
                <w:sz w:val="21"/>
                <w:szCs w:val="21"/>
              </w:rPr>
              <w:t xml:space="preserve"> modAccount(long oldID,String name,long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保存更新后的银行信息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hint="eastAsia" w:ascii="Calibri" w:hAnsi="Calibri" w:cs="Calibri"/>
                <w:color w:val="000000"/>
                <w:sz w:val="21"/>
                <w:szCs w:val="21"/>
              </w:rPr>
              <w:t>rrayList&lt;</w:t>
            </w:r>
            <w:r>
              <w:rPr>
                <w:rFonts w:ascii="Calibri" w:hAnsi="Calibri" w:cs="Calibri"/>
                <w:color w:val="000000"/>
                <w:sz w:val="21"/>
                <w:szCs w:val="21"/>
              </w:rPr>
              <w:t>AccountVO</w:t>
            </w:r>
            <w:r>
              <w:rPr>
                <w:rFonts w:hint="eastAsia" w:ascii="Calibri" w:hAnsi="Calibri" w:cs="Calibri"/>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hint="eastAsia" w:ascii="Calibri" w:hAnsi="Calibri" w:cs="宋体"/>
                <w:color w:val="000000"/>
                <w:sz w:val="21"/>
                <w:szCs w:val="21"/>
              </w:rPr>
              <w:t>getAccountList();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获取账号列表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ascii="Calibri" w:hAnsi="Calibri" w:cs="Calibri"/>
                <w:color w:val="000000"/>
                <w:sz w:val="21"/>
              </w:rPr>
              <w:t>Account.endAccountManagement</w:t>
            </w:r>
          </w:p>
          <w:p>
            <w:pPr>
              <w:jc w:val="cente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rPr>
              <w:t>public void endAccountManagement();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宋体"/>
                <w:color w:val="000000"/>
                <w:sz w:val="21"/>
                <w:szCs w:val="21"/>
              </w:rPr>
            </w:pPr>
            <w:r>
              <w:rPr>
                <w:rFonts w:ascii="Calibri" w:hAnsi="Calibri" w:cs="宋体"/>
                <w:color w:val="000000"/>
                <w:sz w:val="21"/>
                <w:szCs w:val="21"/>
              </w:rPr>
              <w:t>Account.updateAmount(</w:t>
            </w:r>
            <w:r>
              <w:rPr>
                <w:rFonts w:hint="eastAsia" w:ascii="Calibri" w:hAnsi="Calibri" w:cs="宋体"/>
                <w:color w:val="000000"/>
                <w:sz w:val="21"/>
                <w:szCs w:val="21"/>
              </w:rPr>
              <w:t>给Sheet</w:t>
            </w:r>
            <w:r>
              <w:rPr>
                <w:rFonts w:ascii="Calibri" w:hAnsi="Calibri" w:cs="宋体"/>
                <w:color w:val="000000"/>
                <w:sz w:val="21"/>
                <w:szCs w:val="21"/>
              </w:rPr>
              <w: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宋体"/>
                <w:color w:val="000000"/>
                <w:sz w:val="21"/>
                <w:szCs w:val="21"/>
              </w:rPr>
              <w:t>public</w:t>
            </w:r>
            <w:r>
              <w:rPr>
                <w:rFonts w:ascii="Calibri" w:hAnsi="Calibri" w:cs="宋体"/>
                <w:color w:val="000000"/>
                <w:sz w:val="21"/>
                <w:szCs w:val="21"/>
              </w:rPr>
              <w:t xml:space="preserve"> void updateAmount(long ID,double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启动一次付款单填写任务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vertAlign w:val="subscript"/>
              </w:rPr>
            </w:pPr>
            <w:r>
              <w:rPr>
                <w:rFonts w:hint="eastAsia" w:ascii="宋体" w:hAnsi="宋体" w:cs="宋体"/>
                <w:color w:val="000000"/>
                <w:sz w:val="21"/>
                <w:szCs w:val="21"/>
              </w:rPr>
              <w:t>更新账户余额任务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Account</w:t>
            </w:r>
            <w:r>
              <w:rPr>
                <w:rFonts w:ascii="宋体" w:hAnsi="宋体" w:cs="宋体"/>
                <w:color w:val="000000"/>
                <w:sz w:val="21"/>
                <w:szCs w:val="21"/>
              </w:rPr>
              <w:t>.isLegal</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isLegal(</w:t>
            </w:r>
            <w:r>
              <w:rPr>
                <w:rFonts w:ascii="Calibri" w:hAnsi="Calibri" w:cs="宋体"/>
                <w:color w:val="000000"/>
                <w:sz w:val="21"/>
                <w:szCs w:val="21"/>
              </w:rPr>
              <w:t>String name,long num,double amount</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启动一次付款单填写任务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返回检测信息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Account</w:t>
            </w:r>
            <w:r>
              <w:rPr>
                <w:rFonts w:ascii="Calibri" w:hAnsi="Calibri" w:cs="Calibri"/>
                <w:color w:val="000000"/>
                <w:sz w:val="21"/>
                <w:szCs w:val="21"/>
              </w:rPr>
              <w:t>Database</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得到Account数据库的服务的引用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AccountDataService.insert(AccountPO po</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AccountDataService.del</w:t>
            </w:r>
            <w:r>
              <w:rPr>
                <w:rFonts w:hint="eastAsia" w:ascii="Calibri" w:hAnsi="Calibri" w:cs="Calibri"/>
                <w:color w:val="000000"/>
                <w:sz w:val="21"/>
                <w:szCs w:val="21"/>
              </w:rPr>
              <w:t>ete</w:t>
            </w:r>
            <w:r>
              <w:rPr>
                <w:rFonts w:ascii="Calibri" w:hAnsi="Calibri" w:cs="Calibri"/>
                <w:color w:val="000000"/>
                <w:sz w:val="21"/>
                <w:szCs w:val="21"/>
              </w:rPr>
              <w:t>(AccountPO po</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删除单一持久化账户对象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AccountDataService.getAll (</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获得所有Account持久化账户对象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AccountDataService.getAll (</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w:t>
            </w:r>
            <w:r>
              <w:rPr>
                <w:rFonts w:hint="eastAsia" w:ascii="Calibri" w:hAnsi="Calibri" w:cs="Calibri"/>
                <w:color w:val="000000"/>
                <w:sz w:val="21"/>
                <w:szCs w:val="21"/>
              </w:rPr>
              <w:t>update</w:t>
            </w:r>
            <w:r>
              <w:rPr>
                <w:rFonts w:ascii="Calibri" w:hAnsi="Calibri" w:cs="Calibri"/>
                <w:color w:val="000000"/>
                <w:sz w:val="21"/>
                <w:szCs w:val="21"/>
              </w:rPr>
              <w:t>(</w:t>
            </w:r>
            <w:r>
              <w:rPr>
                <w:rFonts w:hint="eastAsia" w:ascii="Calibri" w:hAnsi="Calibri" w:cs="Calibri"/>
                <w:color w:val="000000"/>
                <w:sz w:val="21"/>
                <w:szCs w:val="21"/>
              </w:rPr>
              <w:t>AccountPo po)</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更新单一持久化账户对象</w:t>
            </w:r>
          </w:p>
        </w:tc>
      </w:tr>
    </w:tbl>
    <w:p>
      <w:pPr>
        <w:pStyle w:val="7"/>
        <w:spacing w:line="276" w:lineRule="auto"/>
        <w:ind w:firstLine="440"/>
        <w:rPr>
          <w:rFonts w:ascii="宋体" w:hAnsi="宋体"/>
          <w:sz w:val="22"/>
          <w:szCs w:val="21"/>
        </w:rPr>
      </w:pPr>
    </w:p>
    <w:p>
      <w:pPr>
        <w:pStyle w:val="2"/>
        <w:widowControl/>
        <w:numPr>
          <w:ilvl w:val="3"/>
          <w:numId w:val="1"/>
        </w:numPr>
        <w:rPr>
          <w:rFonts w:ascii="宋体" w:hAnsi="宋体" w:cs="宋体"/>
          <w:sz w:val="24"/>
          <w:szCs w:val="28"/>
        </w:rPr>
      </w:pPr>
      <w:r>
        <w:rPr>
          <w:rFonts w:hint="eastAsia" w:ascii="宋体" w:hAnsi="宋体" w:cs="宋体"/>
          <w:sz w:val="24"/>
          <w:szCs w:val="28"/>
        </w:rPr>
        <w:t>staffmanagebl模块</w:t>
      </w:r>
      <w:bookmarkEnd w:id="43"/>
    </w:p>
    <w:p>
      <w:pPr>
        <w:pStyle w:val="38"/>
        <w:numPr>
          <w:ilvl w:val="0"/>
          <w:numId w:val="4"/>
        </w:numPr>
        <w:ind w:firstLineChars="0"/>
      </w:pPr>
      <w:bookmarkStart w:id="44" w:name="_Toc402982486"/>
      <w:r>
        <w:rPr>
          <w:rFonts w:hint="eastAsia"/>
        </w:rPr>
        <w:t>模块概述</w:t>
      </w:r>
    </w:p>
    <w:p>
      <w:pPr>
        <w:pStyle w:val="38"/>
        <w:ind w:left="930" w:firstLine="0" w:firstLineChars="0"/>
      </w:pPr>
      <w:r>
        <w:rPr>
          <w:rFonts w:hint="eastAsia"/>
        </w:rPr>
        <w:t>StaffManagebl模块承担的需求参见需求规格说明文档功能需求及相关非功能需求</w:t>
      </w:r>
    </w:p>
    <w:p>
      <w:pPr>
        <w:ind w:left="420" w:firstLine="525" w:firstLineChars="250"/>
      </w:pPr>
      <w:r>
        <w:rPr>
          <w:rFonts w:hint="eastAsia"/>
        </w:rPr>
        <w:t>StaffManagebl模块的职责及接口参见软件系统结构描述文档表14</w:t>
      </w:r>
    </w:p>
    <w:p>
      <w:pPr>
        <w:pStyle w:val="38"/>
        <w:numPr>
          <w:ilvl w:val="0"/>
          <w:numId w:val="4"/>
        </w:numPr>
        <w:ind w:firstLineChars="0"/>
      </w:pPr>
      <w:r>
        <w:rPr>
          <w:rFonts w:hint="eastAsia"/>
        </w:rPr>
        <w:t>整体结构</w:t>
      </w:r>
    </w:p>
    <w:p>
      <w:pPr>
        <w:pStyle w:val="38"/>
        <w:ind w:left="862" w:firstLine="398"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staffmanageblservice接口。业务逻辑层和数据层之间添加dataservice.staffmanagedataservice接口。为了隔离业务逻辑指责和逻辑控制职责，我们增加了StaffManageController。UserPO是作为管理用户信息的持久化对象被添加到设计模型中去的。</w:t>
      </w:r>
    </w:p>
    <w:p>
      <w:pPr/>
    </w:p>
    <w:p>
      <w:pPr>
        <w:pStyle w:val="38"/>
        <w:ind w:left="1770" w:firstLine="330" w:firstLineChars="0"/>
        <w:rPr>
          <w:b/>
        </w:rPr>
      </w:pPr>
      <w:r>
        <w:rPr>
          <w:rFonts w:hint="eastAsia"/>
          <w:b/>
        </w:rPr>
        <w:t>表37 用户管理业务逻辑层详细设计的上下文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“用例三十 系统帐号管理”</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StaffManageBLService {</w:t>
            </w:r>
          </w:p>
          <w:p>
            <w:pPr>
              <w:ind w:firstLine="420" w:firstLineChars="200"/>
              <w:rPr>
                <w:rFonts w:ascii="Calibri" w:hAnsi="Calibri" w:cs="Calibri"/>
              </w:rPr>
            </w:pPr>
            <w:r>
              <w:rPr>
                <w:rFonts w:ascii="Calibri" w:hAnsi="Calibri" w:cs="Calibri"/>
              </w:rPr>
              <w:t>public StaffInfoVO getStaffInfo(long StaffId);</w:t>
            </w:r>
          </w:p>
          <w:p>
            <w:pPr>
              <w:ind w:firstLine="420" w:firstLineChars="200"/>
              <w:rPr>
                <w:rFonts w:ascii="Calibri" w:hAnsi="Calibri" w:cs="Calibri"/>
              </w:rPr>
            </w:pPr>
            <w:r>
              <w:rPr>
                <w:rFonts w:ascii="Calibri" w:hAnsi="Calibri" w:cs="Calibri"/>
              </w:rPr>
              <w:t>public ArrayList&lt;StaffInfoVO&gt; getAllStaff();</w:t>
            </w:r>
          </w:p>
          <w:p>
            <w:pPr>
              <w:ind w:firstLine="420" w:firstLineChars="200"/>
              <w:rPr>
                <w:rFonts w:ascii="Calibri" w:hAnsi="Calibri" w:cs="Calibri"/>
              </w:rPr>
            </w:pPr>
            <w:r>
              <w:rPr>
                <w:rFonts w:ascii="Calibri" w:hAnsi="Calibri" w:cs="Calibri"/>
              </w:rPr>
              <w:t xml:space="preserve">public </w:t>
            </w:r>
            <w:r>
              <w:rPr>
                <w:rFonts w:hint="eastAsia" w:ascii="Calibri" w:hAnsi="Calibri" w:cs="Calibri"/>
              </w:rPr>
              <w:t>boolean</w:t>
            </w:r>
            <w:r>
              <w:rPr>
                <w:rFonts w:ascii="Calibri" w:hAnsi="Calibri" w:cs="Calibri"/>
              </w:rPr>
              <w:t xml:space="preserve"> changeAuthority(ArrayList&lt;Integer&gt; authority,String position);</w:t>
            </w:r>
          </w:p>
          <w:p>
            <w:pPr>
              <w:ind w:firstLine="420" w:firstLineChars="200"/>
              <w:rPr>
                <w:rFonts w:ascii="Calibri" w:hAnsi="Calibri" w:cs="Calibri"/>
              </w:rPr>
            </w:pPr>
            <w:r>
              <w:rPr>
                <w:rFonts w:ascii="Calibri" w:hAnsi="Calibri" w:cs="Calibri"/>
              </w:rPr>
              <w:t xml:space="preserve">public </w:t>
            </w:r>
            <w:r>
              <w:rPr>
                <w:rFonts w:hint="eastAsia" w:ascii="Calibri" w:hAnsi="Calibri" w:cs="Calibri"/>
              </w:rPr>
              <w:t>boolean</w:t>
            </w:r>
            <w:r>
              <w:rPr>
                <w:rFonts w:ascii="Calibri" w:hAnsi="Calibri" w:cs="Calibri"/>
              </w:rPr>
              <w:t xml:space="preserve"> addStaffInfo(StaffInfo VO StaffInfo);</w:t>
            </w:r>
          </w:p>
          <w:p>
            <w:pPr>
              <w:ind w:firstLine="420" w:firstLineChars="200"/>
              <w:rPr>
                <w:rFonts w:ascii="Calibri" w:hAnsi="Calibri" w:cs="Calibri"/>
              </w:rPr>
            </w:pPr>
            <w:r>
              <w:rPr>
                <w:rFonts w:ascii="Calibri" w:hAnsi="Calibri" w:cs="Calibri"/>
              </w:rPr>
              <w:t>public</w:t>
            </w:r>
            <w:r>
              <w:rPr>
                <w:rFonts w:hint="eastAsia" w:ascii="Calibri" w:hAnsi="Calibri" w:cs="Calibri"/>
              </w:rPr>
              <w:t xml:space="preserve"> boolean</w:t>
            </w:r>
            <w:r>
              <w:rPr>
                <w:rFonts w:ascii="Calibri" w:hAnsi="Calibri" w:cs="Calibri"/>
              </w:rPr>
              <w:t xml:space="preserve"> deleteStaff(long StaffId);</w:t>
            </w:r>
          </w:p>
          <w:p>
            <w:pPr>
              <w:ind w:firstLine="420" w:firstLineChars="200"/>
              <w:rPr>
                <w:rFonts w:hint="eastAsia" w:ascii="Calibri" w:hAnsi="Calibri" w:cs="Calibri"/>
              </w:rPr>
            </w:pPr>
            <w:r>
              <w:rPr>
                <w:rFonts w:ascii="Calibri" w:hAnsi="Calibri" w:cs="Calibri"/>
              </w:rPr>
              <w:t xml:space="preserve">public </w:t>
            </w:r>
            <w:r>
              <w:rPr>
                <w:rFonts w:hint="eastAsia" w:ascii="Calibri" w:hAnsi="Calibri" w:cs="Calibri"/>
              </w:rPr>
              <w:t>boolean</w:t>
            </w:r>
            <w:r>
              <w:rPr>
                <w:rFonts w:ascii="Calibri" w:hAnsi="Calibri" w:cs="Calibri"/>
              </w:rPr>
              <w:t xml:space="preserve"> endManagement();</w:t>
            </w:r>
          </w:p>
          <w:p>
            <w:pPr>
              <w:ind w:firstLine="420" w:firstLineChars="200"/>
              <w:rPr>
                <w:rFonts w:hint="eastAsia" w:ascii="Calibri" w:hAnsi="Calibri" w:cs="Calibri"/>
              </w:rPr>
            </w:pPr>
            <w:r>
              <w:rPr>
                <w:rFonts w:ascii="Calibri" w:hAnsi="Calibri" w:cs="Calibri"/>
              </w:rPr>
              <w:t>public boolean changeSalary(long StaffId, SalaryVO salary)</w:t>
            </w:r>
            <w:r>
              <w:rPr>
                <w:rFonts w:hint="eastAsia" w:ascii="Calibri" w:hAnsi="Calibri" w:cs="Calibri"/>
              </w:rPr>
              <w:t>;</w:t>
            </w:r>
          </w:p>
          <w:p>
            <w:pPr>
              <w:ind w:firstLine="420" w:firstLineChars="200"/>
              <w:rPr>
                <w:rFonts w:hint="eastAsia" w:ascii="Calibri" w:hAnsi="Calibri" w:cs="Calibri"/>
              </w:rPr>
            </w:pPr>
            <w:r>
              <w:rPr>
                <w:rFonts w:ascii="Calibri" w:hAnsi="Calibri" w:cs="Calibri"/>
              </w:rPr>
              <w:t>public ArrayList&lt;Integer&gt; initialAuthority(StaffInfoVO staff)</w:t>
            </w:r>
            <w:r>
              <w:rPr>
                <w:rFonts w:hint="eastAsia" w:ascii="Calibri" w:hAnsi="Calibri" w:cs="Calibri"/>
              </w:rPr>
              <w:t>;</w:t>
            </w:r>
          </w:p>
          <w:p>
            <w:pPr>
              <w:ind w:firstLine="420" w:firstLineChars="200"/>
              <w:rPr>
                <w:rFonts w:hint="eastAsia" w:ascii="Calibri" w:hAnsi="Calibri" w:cs="Calibri"/>
              </w:rPr>
            </w:pPr>
            <w:r>
              <w:rPr>
                <w:rFonts w:ascii="Calibri" w:hAnsi="Calibri" w:cs="Calibri"/>
              </w:rPr>
              <w:t>public boolean changeStaffPosition(String position, long StaffId</w:t>
            </w:r>
            <w:r>
              <w:rPr>
                <w:rFonts w:hint="eastAsia" w:ascii="Calibri" w:hAnsi="Calibri" w:cs="Calibri"/>
              </w:rPr>
              <w:t>);</w:t>
            </w:r>
          </w:p>
          <w:p>
            <w:pPr>
              <w:ind w:firstLine="420" w:firstLineChars="200"/>
              <w:rPr>
                <w:rFonts w:hint="eastAsia" w:ascii="Calibri" w:hAnsi="Calibri" w:cs="Calibri"/>
              </w:rPr>
            </w:pPr>
            <w:r>
              <w:rPr>
                <w:rFonts w:ascii="Calibri" w:hAnsi="Calibri" w:cs="Calibri"/>
              </w:rPr>
              <w:t>public boolean setCity(String city, long StaffId)</w:t>
            </w:r>
            <w:r>
              <w:rPr>
                <w:rFonts w:hint="eastAsia" w:ascii="Calibri" w:hAnsi="Calibri" w:cs="Calibri"/>
              </w:rPr>
              <w:t>;</w:t>
            </w:r>
          </w:p>
          <w:p>
            <w:pPr>
              <w:ind w:firstLine="420" w:firstLineChars="200"/>
              <w:rPr>
                <w:rFonts w:ascii="Calibri" w:hAnsi="Calibri" w:cs="Calibri"/>
              </w:rPr>
            </w:pPr>
            <w:r>
              <w:rPr>
                <w:rFonts w:ascii="Calibri" w:hAnsi="Calibri" w:cs="Calibri"/>
              </w:rPr>
              <w:t>public boolean setBusinessHall(String businessHall, long StaffId)</w:t>
            </w:r>
            <w:r>
              <w:rPr>
                <w:rFonts w:hint="eastAsia" w:ascii="Calibri" w:hAnsi="Calibri" w:cs="Calibri"/>
              </w:rPr>
              <w:t>;</w:t>
            </w:r>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rFonts w:ascii="Calibri" w:hAnsi="Calibri" w:cs="Calibri"/>
              </w:rPr>
            </w:pPr>
            <w:r>
              <w:rPr>
                <w:rFonts w:ascii="Calibri" w:hAnsi="Calibri" w:cs="Calibri"/>
              </w:rPr>
              <w:t>public interface StaffManageDataService extends Remote{</w:t>
            </w:r>
          </w:p>
          <w:p>
            <w:pPr>
              <w:ind w:firstLine="420" w:firstLineChars="200"/>
              <w:rPr>
                <w:rFonts w:ascii="Calibri" w:hAnsi="Calibri" w:cs="Calibri"/>
              </w:rPr>
            </w:pPr>
            <w:r>
              <w:rPr>
                <w:rFonts w:ascii="Calibri" w:hAnsi="Calibri" w:cs="Calibri"/>
              </w:rPr>
              <w:t>public UserPO find(long StaffId) throws RemoteException;</w:t>
            </w:r>
          </w:p>
          <w:p>
            <w:pPr>
              <w:ind w:firstLine="420" w:firstLineChars="200"/>
              <w:rPr>
                <w:rFonts w:ascii="Calibri" w:hAnsi="Calibri" w:cs="Calibri"/>
              </w:rPr>
            </w:pPr>
            <w:r>
              <w:rPr>
                <w:rFonts w:ascii="Calibri" w:hAnsi="Calibri" w:cs="Calibri"/>
              </w:rPr>
              <w:t>public ArrayList&lt;UserPO&gt; finds() throws RemoteException;</w:t>
            </w:r>
          </w:p>
          <w:p>
            <w:pPr>
              <w:ind w:firstLine="420" w:firstLineChars="200"/>
              <w:rPr>
                <w:rFonts w:ascii="Calibri" w:hAnsi="Calibri" w:cs="Calibri"/>
              </w:rPr>
            </w:pPr>
            <w:r>
              <w:rPr>
                <w:rFonts w:ascii="Calibri" w:hAnsi="Calibri" w:cs="Calibri"/>
              </w:rPr>
              <w:t>public void insert(UserPO po) throws RemoteException;</w:t>
            </w:r>
          </w:p>
          <w:p>
            <w:pPr>
              <w:ind w:firstLine="420" w:firstLineChars="200"/>
              <w:rPr>
                <w:rFonts w:ascii="Calibri" w:hAnsi="Calibri" w:cs="Calibri"/>
              </w:rPr>
            </w:pPr>
            <w:r>
              <w:rPr>
                <w:rFonts w:ascii="Calibri" w:hAnsi="Calibri" w:cs="Calibri"/>
              </w:rPr>
              <w:t>public void update(UserPO po) throws RemoteException;</w:t>
            </w:r>
          </w:p>
          <w:p>
            <w:pPr>
              <w:ind w:firstLine="420" w:firstLineChars="200"/>
              <w:rPr>
                <w:rFonts w:ascii="Calibri" w:hAnsi="Calibri" w:cs="Calibri"/>
              </w:rPr>
            </w:pPr>
            <w:r>
              <w:rPr>
                <w:rFonts w:ascii="Calibri" w:hAnsi="Calibri" w:cs="Calibri"/>
              </w:rPr>
              <w:t>public void delete(UserPO po) throws RemoteException;</w:t>
            </w:r>
          </w:p>
          <w:p>
            <w:pPr>
              <w:ind w:firstLine="420" w:firstLineChars="200"/>
              <w:rPr>
                <w:rFonts w:ascii="Calibri" w:hAnsi="Calibri" w:cs="Calibri"/>
              </w:rPr>
            </w:pPr>
            <w:r>
              <w:rPr>
                <w:rFonts w:ascii="Calibri" w:hAnsi="Calibri" w:cs="Calibri"/>
              </w:rPr>
              <w:t>public void finish() throws RemoteException;</w:t>
            </w:r>
          </w:p>
          <w:p>
            <w:pPr>
              <w:ind w:firstLine="420" w:firstLineChars="200"/>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7908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pPr/>
    </w:p>
    <w:p>
      <w:pPr/>
    </w:p>
    <w:p>
      <w:pPr>
        <w:ind w:left="2940"/>
      </w:pPr>
      <w:r>
        <w:rPr>
          <w:rFonts w:hint="eastAsia"/>
        </w:rPr>
        <w:t>StaffManagebl模块各个类的职责</w:t>
      </w:r>
    </w:p>
    <w:p>
      <w:pPr/>
    </w:p>
    <w:tbl>
      <w:tblPr>
        <w:tblStyle w:val="20"/>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840" w:firstLineChars="400"/>
              <w:rPr>
                <w:rFonts w:ascii="Calibri" w:hAnsi="Calibri" w:cs="Calibri"/>
              </w:rPr>
            </w:pPr>
            <w:r>
              <w:rPr>
                <w:rFonts w:ascii="Calibri" w:hAnsi="Calibri" w:cs="Calibri"/>
              </w:rPr>
              <w:t>模块</w:t>
            </w:r>
          </w:p>
        </w:tc>
        <w:tc>
          <w:tcPr>
            <w:tcW w:w="6004" w:type="dxa"/>
            <w:tcBorders>
              <w:top w:val="single" w:color="000000" w:sz="4" w:space="0"/>
              <w:left w:val="single" w:color="000000" w:sz="4" w:space="0"/>
              <w:bottom w:val="single" w:color="000000" w:sz="4" w:space="0"/>
              <w:right w:val="single" w:color="000000" w:sz="4" w:space="0"/>
            </w:tcBorders>
          </w:tcPr>
          <w:p>
            <w:pPr>
              <w:ind w:firstLine="1890" w:firstLineChars="900"/>
              <w:rPr>
                <w:rFonts w:ascii="Calibri" w:hAnsi="Calibri" w:cs="Calibri"/>
              </w:rPr>
            </w:pPr>
            <w:r>
              <w:rPr>
                <w:rFonts w:ascii="Calibri" w:hAnsi="Calibri" w:cs="Calibri"/>
              </w:rPr>
              <w:t>职</w:t>
            </w:r>
            <w:r>
              <w:rPr>
                <w:rFonts w:hint="eastAsia" w:ascii="Calibri" w:hAnsi="Calibri" w:cs="Calibri"/>
              </w:rPr>
              <w:t xml:space="preserve">              </w:t>
            </w:r>
            <w:r>
              <w:rPr>
                <w:rFonts w:ascii="Calibri" w:hAnsi="Calibri" w:cs="Calibri"/>
              </w:rPr>
              <w:t>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420" w:firstLineChars="200"/>
              <w:rPr>
                <w:rFonts w:ascii="Calibri" w:hAnsi="Calibri" w:cs="Calibri"/>
              </w:rPr>
            </w:pPr>
            <w:r>
              <w:rPr>
                <w:rFonts w:hint="eastAsia" w:ascii="Calibri" w:hAnsi="Calibri" w:cs="Calibri"/>
              </w:rPr>
              <w:t>StaffManage</w:t>
            </w:r>
          </w:p>
        </w:tc>
        <w:tc>
          <w:tcPr>
            <w:tcW w:w="6004" w:type="dxa"/>
            <w:tcBorders>
              <w:top w:val="single" w:color="000000" w:sz="4" w:space="0"/>
              <w:left w:val="single" w:color="000000" w:sz="4" w:space="0"/>
              <w:bottom w:val="single" w:color="000000" w:sz="4" w:space="0"/>
              <w:right w:val="single" w:color="000000" w:sz="4" w:space="0"/>
            </w:tcBorders>
          </w:tcPr>
          <w:p>
            <w:pPr>
              <w:rPr>
                <w:rFonts w:ascii="Calibri" w:hAnsi="Calibri" w:cs="Calibri"/>
              </w:rPr>
            </w:pPr>
            <w:r>
              <w:rPr>
                <w:rFonts w:hint="eastAsia" w:ascii="Calibri" w:hAnsi="Calibri" w:cs="Calibri"/>
              </w:rPr>
              <w:t xml:space="preserve">  用户</w:t>
            </w:r>
            <w:r>
              <w:rPr>
                <w:rFonts w:ascii="Calibri" w:hAnsi="Calibri" w:cs="Calibri"/>
              </w:rPr>
              <w:t>管理的</w:t>
            </w:r>
            <w:r>
              <w:rPr>
                <w:rFonts w:hint="eastAsia" w:ascii="Calibri" w:hAnsi="Calibri" w:cs="Calibri"/>
              </w:rPr>
              <w:t>领域模型对象，拥有一次用户管理的员工帐号信息,可以帮助完成用户管理所需要的服务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315" w:firstLineChars="150"/>
              <w:rPr>
                <w:rFonts w:ascii="Calibri" w:hAnsi="Calibri" w:cs="Calibri"/>
              </w:rPr>
            </w:pPr>
            <w:r>
              <w:rPr>
                <w:rFonts w:hint="eastAsia" w:ascii="Calibri" w:hAnsi="Calibri" w:cs="Calibri"/>
              </w:rPr>
              <w:t>StaffManageController</w:t>
            </w:r>
          </w:p>
        </w:tc>
        <w:tc>
          <w:tcPr>
            <w:tcW w:w="6004" w:type="dxa"/>
            <w:tcBorders>
              <w:top w:val="single" w:color="000000" w:sz="4" w:space="0"/>
              <w:left w:val="single" w:color="000000" w:sz="4" w:space="0"/>
              <w:bottom w:val="single" w:color="000000" w:sz="4" w:space="0"/>
              <w:right w:val="single" w:color="000000" w:sz="4" w:space="0"/>
            </w:tcBorders>
          </w:tcPr>
          <w:p>
            <w:pPr>
              <w:rPr>
                <w:rFonts w:ascii="Calibri" w:hAnsi="Calibri" w:cs="Calibri"/>
              </w:rPr>
            </w:pPr>
            <w:r>
              <w:rPr>
                <w:rFonts w:ascii="Calibri" w:hAnsi="Calibri" w:cs="Calibri"/>
              </w:rPr>
              <w:t xml:space="preserve">   负责实现用户管理界面所需要的服务</w:t>
            </w:r>
          </w:p>
        </w:tc>
      </w:tr>
    </w:tbl>
    <w:p>
      <w:pPr/>
    </w:p>
    <w:p>
      <w:pPr/>
    </w:p>
    <w:p>
      <w:pPr>
        <w:pStyle w:val="40"/>
        <w:numPr>
          <w:ilvl w:val="0"/>
          <w:numId w:val="4"/>
        </w:numPr>
        <w:ind w:firstLineChars="0"/>
      </w:pPr>
      <w:r>
        <w:rPr>
          <w:rFonts w:hint="eastAsia"/>
        </w:rPr>
        <w:t>模块内部类的接口规范</w:t>
      </w:r>
    </w:p>
    <w:p>
      <w:pPr>
        <w:ind w:left="2962" w:firstLine="398"/>
        <w:rPr>
          <w:rFonts w:hint="eastAsia"/>
          <w:b/>
        </w:rPr>
      </w:pPr>
      <w:r>
        <w:rPr>
          <w:rFonts w:hint="eastAsia"/>
          <w:b/>
        </w:rPr>
        <w:t>StaffManageController的接口规范</w:t>
      </w: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rPr>
            </w:pPr>
            <w:r>
              <w:rPr>
                <w:rFonts w:hint="eastAsia" w:ascii="Calibri" w:hAnsi="Calibri" w:cs="Calibri"/>
                <w:b/>
                <w:color w:val="FFFFFF"/>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hint="eastAsia" w:ascii="Calibri" w:hAnsi="Calibri" w:cs="Calibri"/>
                <w:color w:val="000000"/>
                <w:sz w:val="22"/>
              </w:rPr>
              <w:t>Controller</w:t>
            </w:r>
            <w:r>
              <w:rPr>
                <w:rFonts w:ascii="Calibri" w:hAnsi="Calibri" w:cs="Calibri"/>
                <w:color w:val="000000"/>
              </w:rPr>
              <w:t>.changeAuthority</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 xml:space="preserve">boolean </w:t>
            </w:r>
            <w:r>
              <w:rPr>
                <w:rFonts w:ascii="Calibri" w:hAnsi="Calibri" w:cs="Calibri"/>
                <w:color w:val="000000"/>
              </w:rPr>
              <w:t>changeAuthority</w:t>
            </w:r>
            <w:r>
              <w:rPr>
                <w:rFonts w:hint="eastAsia" w:ascii="Calibri" w:hAnsi="Calibri" w:cs="Calibri"/>
                <w:color w:val="000000"/>
              </w:rPr>
              <w:t xml:space="preserve"> (</w:t>
            </w:r>
            <w:r>
              <w:rPr>
                <w:rFonts w:ascii="Calibri" w:hAnsi="Calibri" w:cs="Calibri"/>
                <w:color w:val="000000"/>
              </w:rPr>
              <w:t>ArrayList&lt;Integer&gt; authority</w:t>
            </w:r>
            <w:r>
              <w:rPr>
                <w:rFonts w:hint="eastAsia" w:ascii="Calibri" w:hAnsi="Calibri" w:cs="Calibri"/>
                <w:color w:val="000000"/>
              </w:rPr>
              <w:t>,String position)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w:t>
            </w:r>
            <w:r>
              <w:rPr>
                <w:rFonts w:ascii="Calibri" w:hAnsi="Calibri" w:cs="Calibri"/>
                <w:color w:val="000000"/>
              </w:rPr>
              <w:t>修改相应职位的权限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hint="eastAsia" w:ascii="Calibri" w:hAnsi="Calibri" w:cs="Calibri"/>
                <w:color w:val="000000"/>
                <w:sz w:val="22"/>
              </w:rPr>
              <w:t>Controller</w:t>
            </w:r>
            <w:r>
              <w:rPr>
                <w:rFonts w:ascii="Calibri" w:hAnsi="Calibri" w:cs="Calibri"/>
                <w:color w:val="000000"/>
              </w:rPr>
              <w:t>. getStaffInfo</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 xml:space="preserve">ublic </w:t>
            </w:r>
            <w:r>
              <w:rPr>
                <w:rFonts w:ascii="Calibri" w:hAnsi="Calibri" w:cs="Calibri"/>
                <w:color w:val="000000"/>
              </w:rPr>
              <w:t>StaffInfoVO getStaffInfo</w:t>
            </w:r>
            <w:r>
              <w:rPr>
                <w:rFonts w:hint="eastAsia" w:ascii="Calibri" w:hAnsi="Calibri" w:cs="Calibri"/>
                <w:color w:val="000000"/>
              </w:rPr>
              <w:t xml:space="preserve"> (long </w:t>
            </w:r>
            <w:r>
              <w:rPr>
                <w:rFonts w:ascii="Calibri" w:hAnsi="Calibri" w:cs="Calibri"/>
                <w:color w:val="000000"/>
              </w:rPr>
              <w:t>Staf</w:t>
            </w:r>
            <w:r>
              <w:rPr>
                <w:rFonts w:hint="eastAsia" w:ascii="Calibri" w:hAnsi="Calibri" w:cs="Calibri"/>
                <w:color w:val="000000"/>
              </w:rPr>
              <w:t>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在一次员工帐号管理中获得员工信息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hint="eastAsia" w:ascii="Calibri" w:hAnsi="Calibri" w:cs="Calibri"/>
                <w:color w:val="000000"/>
                <w:sz w:val="22"/>
              </w:rPr>
              <w:t>Controller</w:t>
            </w:r>
            <w:r>
              <w:rPr>
                <w:rFonts w:ascii="Calibri" w:hAnsi="Calibri" w:cs="Calibri"/>
                <w:color w:val="000000"/>
              </w:rPr>
              <w:t>. addStaffInfo</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 xml:space="preserve">void </w:t>
            </w:r>
            <w:r>
              <w:rPr>
                <w:rFonts w:ascii="Calibri" w:hAnsi="Calibri" w:cs="Calibri"/>
                <w:color w:val="000000"/>
              </w:rPr>
              <w:t>addStaffInfo</w:t>
            </w:r>
            <w:r>
              <w:rPr>
                <w:rFonts w:hint="eastAsia" w:ascii="Calibri" w:hAnsi="Calibri" w:cs="Calibri"/>
                <w:color w:val="000000"/>
              </w:rPr>
              <w:t xml:space="preserve"> (</w:t>
            </w:r>
            <w:r>
              <w:rPr>
                <w:rFonts w:ascii="Calibri" w:hAnsi="Calibri" w:cs="Calibri"/>
                <w:color w:val="000000"/>
              </w:rPr>
              <w:t>StaffInfoVO StaffInfo</w:t>
            </w:r>
            <w:r>
              <w:rPr>
                <w:rFonts w:hint="eastAsia" w:ascii="Calibri" w:hAnsi="Calibri" w:cs="Calibri"/>
                <w:color w:val="0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在一次员工帐号管理中增加员工帐号信息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hint="eastAsia" w:ascii="Calibri" w:hAnsi="Calibri" w:cs="Calibri"/>
                <w:color w:val="000000"/>
                <w:sz w:val="22"/>
              </w:rPr>
              <w:t>Controller</w:t>
            </w:r>
            <w:r>
              <w:rPr>
                <w:rFonts w:ascii="Calibri" w:hAnsi="Calibri" w:cs="Calibri"/>
                <w:color w:val="000000"/>
              </w:rPr>
              <w:t>. deleteStaff</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void</w:t>
            </w:r>
            <w:r>
              <w:rPr>
                <w:rFonts w:ascii="Calibri" w:hAnsi="Calibri" w:cs="Calibri"/>
                <w:color w:val="000000"/>
              </w:rPr>
              <w:t xml:space="preserve"> delete</w:t>
            </w:r>
            <w:r>
              <w:rPr>
                <w:rFonts w:hint="eastAsia" w:ascii="Calibri" w:hAnsi="Calibri" w:cs="Calibri"/>
                <w:color w:val="000000"/>
              </w:rPr>
              <w:t>S</w:t>
            </w:r>
            <w:r>
              <w:rPr>
                <w:rFonts w:ascii="Calibri" w:hAnsi="Calibri" w:cs="Calibri"/>
                <w:color w:val="000000"/>
              </w:rPr>
              <w:t>taff</w:t>
            </w:r>
            <w:r>
              <w:rPr>
                <w:rFonts w:hint="eastAsia" w:ascii="Calibri" w:hAnsi="Calibri" w:cs="Calibri"/>
                <w:color w:val="000000"/>
              </w:rPr>
              <w:t xml:space="preserve"> (long </w:t>
            </w:r>
            <w:r>
              <w:rPr>
                <w:rFonts w:ascii="Calibri" w:hAnsi="Calibri" w:cs="Calibri"/>
                <w:color w:val="000000"/>
              </w:rPr>
              <w:t>Staf</w:t>
            </w:r>
            <w:r>
              <w:rPr>
                <w:rFonts w:hint="eastAsia" w:ascii="Calibri" w:hAnsi="Calibri" w:cs="Calibri"/>
                <w:color w:val="000000"/>
              </w:rPr>
              <w:t>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在一次员工帐号管理中删除员工帐号信息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hint="eastAsia" w:ascii="Calibri" w:hAnsi="Calibri" w:cs="Calibri"/>
                <w:color w:val="000000"/>
                <w:sz w:val="22"/>
              </w:rPr>
              <w:t>Controller</w:t>
            </w:r>
            <w:r>
              <w:rPr>
                <w:rFonts w:ascii="Calibri" w:hAnsi="Calibri" w:cs="Calibri"/>
                <w:color w:val="000000"/>
              </w:rPr>
              <w:t>.endManagement</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 xml:space="preserve">void </w:t>
            </w:r>
            <w:r>
              <w:rPr>
                <w:rFonts w:ascii="Calibri" w:hAnsi="Calibri" w:cs="Calibri"/>
                <w:color w:val="000000"/>
              </w:rPr>
              <w:t>endManagement</w:t>
            </w:r>
            <w:r>
              <w:rPr>
                <w:rFonts w:hint="eastAsia" w:ascii="Calibri" w:hAnsi="Calibri" w:cs="Calibri"/>
                <w:color w:val="0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已确认所有管理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保存操作日志，保存所有已更新数据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hint="eastAsia" w:ascii="Calibri" w:hAnsi="Calibri" w:cs="Calibri"/>
                <w:color w:val="000000"/>
                <w:sz w:val="22"/>
              </w:rPr>
              <w:t>Controller</w:t>
            </w:r>
            <w:r>
              <w:rPr>
                <w:rFonts w:ascii="Calibri" w:hAnsi="Calibri" w:cs="Calibri"/>
                <w:color w:val="000000"/>
              </w:rPr>
              <w:t>. getAllStaff</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ArrayList&lt;StaffInfoVO&gt; </w:t>
            </w:r>
            <w:r>
              <w:rPr>
                <w:rFonts w:hint="eastAsia" w:ascii="Calibri" w:hAnsi="Calibri" w:cs="Calibri"/>
                <w:color w:val="000000"/>
              </w:rPr>
              <w:t>getAllS</w:t>
            </w:r>
            <w:r>
              <w:rPr>
                <w:rFonts w:ascii="Calibri" w:hAnsi="Calibri" w:cs="Calibri"/>
                <w:color w:val="000000"/>
              </w:rPr>
              <w:t>taff</w:t>
            </w:r>
            <w:r>
              <w:rPr>
                <w:rFonts w:hint="eastAsia" w:ascii="Calibri" w:hAnsi="Calibri" w:cs="Calibri"/>
                <w:color w:val="00000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在一次员工帐号管理中获得所有员工帐号信息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Salary</w:t>
            </w:r>
            <w:r>
              <w:rPr>
                <w:rFonts w:hint="eastAsia" w:ascii="Calibri" w:hAnsi="Calibri" w:cs="Calibri"/>
                <w:color w:val="000000"/>
                <w:sz w:val="22"/>
              </w:rPr>
              <w:t>Controller</w:t>
            </w:r>
            <w:r>
              <w:rPr>
                <w:rFonts w:hint="eastAsia" w:ascii="Calibri" w:hAnsi="Calibri" w:cs="Calibri"/>
                <w:color w:val="000000"/>
              </w:rPr>
              <w:t>.changeSalary</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Public boolean changeSalary(long StaffId,SalaryVO salary)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在一次人员机构管理中调整人员工资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Position</w:t>
            </w:r>
            <w:r>
              <w:rPr>
                <w:rFonts w:hint="eastAsia" w:ascii="Calibri" w:hAnsi="Calibri" w:cs="Calibri"/>
                <w:color w:val="000000"/>
                <w:sz w:val="22"/>
              </w:rPr>
              <w:t>Controller</w:t>
            </w:r>
            <w:r>
              <w:rPr>
                <w:rFonts w:hint="eastAsia" w:ascii="Calibri" w:hAnsi="Calibri" w:cs="Calibri"/>
                <w:color w:val="000000"/>
              </w:rPr>
              <w:t>.</w:t>
            </w:r>
            <w:r>
              <w:rPr>
                <w:rFonts w:ascii="Calibri" w:hAnsi="Calibri" w:cs="Calibri"/>
              </w:rPr>
              <w:t xml:space="preserve"> </w:t>
            </w:r>
            <w:r>
              <w:rPr>
                <w:rFonts w:ascii="Calibri" w:hAnsi="Calibri" w:cs="Calibri"/>
                <w:color w:val="000000"/>
              </w:rPr>
              <w:t>initialAuthority</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 xml:space="preserve">Public </w:t>
            </w:r>
            <w:r>
              <w:rPr>
                <w:rFonts w:ascii="Calibri" w:hAnsi="Calibri" w:cs="Calibri"/>
                <w:color w:val="000000"/>
              </w:rPr>
              <w:t>ArrayList&lt;Integer&gt; initialAuthority(StaffInfoVO 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在一次员工帐号管理中初始化新增员工权限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Position</w:t>
            </w:r>
            <w:r>
              <w:rPr>
                <w:rFonts w:hint="eastAsia" w:ascii="Calibri" w:hAnsi="Calibri" w:cs="Calibri"/>
                <w:color w:val="000000"/>
                <w:sz w:val="22"/>
              </w:rPr>
              <w:t>Controller</w:t>
            </w:r>
            <w:r>
              <w:rPr>
                <w:rFonts w:hint="eastAsia" w:ascii="Calibri" w:hAnsi="Calibri" w:cs="Calibri"/>
                <w:color w:val="000000"/>
              </w:rPr>
              <w:t>.</w:t>
            </w:r>
            <w:r>
              <w:rPr>
                <w:rFonts w:ascii="Calibri" w:hAnsi="Calibri" w:cs="Calibri"/>
              </w:rPr>
              <w:t xml:space="preserve"> </w:t>
            </w:r>
            <w:r>
              <w:rPr>
                <w:rFonts w:ascii="Calibri" w:hAnsi="Calibri" w:cs="Calibri"/>
                <w:color w:val="000000"/>
              </w:rPr>
              <w:t>changeStaffPosition</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Public boolean</w:t>
            </w:r>
            <w:r>
              <w:rPr>
                <w:rFonts w:ascii="Calibri" w:hAnsi="Calibri" w:cs="Calibri"/>
                <w:color w:val="000000"/>
              </w:rPr>
              <w:t>changeStaffPosition(String position, long StaffId)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在一次人员机构管理中调整人员职位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Position</w:t>
            </w:r>
            <w:r>
              <w:rPr>
                <w:rFonts w:hint="eastAsia" w:ascii="Calibri" w:hAnsi="Calibri" w:cs="Calibri"/>
                <w:color w:val="000000"/>
                <w:sz w:val="22"/>
              </w:rPr>
              <w:t>Controller</w:t>
            </w:r>
            <w:r>
              <w:rPr>
                <w:rFonts w:hint="eastAsia" w:ascii="Calibri" w:hAnsi="Calibri" w:cs="Calibri"/>
                <w:color w:val="000000"/>
              </w:rPr>
              <w:t>.</w:t>
            </w:r>
            <w:r>
              <w:rPr>
                <w:rFonts w:ascii="Calibri" w:hAnsi="Calibri" w:cs="Calibri"/>
              </w:rPr>
              <w:t xml:space="preserve"> </w:t>
            </w:r>
            <w:r>
              <w:rPr>
                <w:rFonts w:ascii="Calibri" w:hAnsi="Calibri" w:cs="Calibri"/>
                <w:color w:val="000000"/>
              </w:rPr>
              <w:t>setCity</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 xml:space="preserve">Public boolean </w:t>
            </w:r>
            <w:r>
              <w:rPr>
                <w:rFonts w:ascii="Calibri" w:hAnsi="Calibri" w:cs="Calibri"/>
                <w:color w:val="000000"/>
              </w:rPr>
              <w:t>setCity(String city, long StaffId)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在一次人员机构管理中设置人员所属城市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Position</w:t>
            </w:r>
            <w:r>
              <w:rPr>
                <w:rFonts w:hint="eastAsia" w:ascii="Calibri" w:hAnsi="Calibri" w:cs="Calibri"/>
                <w:color w:val="000000"/>
                <w:sz w:val="22"/>
              </w:rPr>
              <w:t>Controller</w:t>
            </w:r>
            <w:r>
              <w:rPr>
                <w:rFonts w:hint="eastAsia" w:ascii="Calibri" w:hAnsi="Calibri" w:cs="Calibri"/>
                <w:color w:val="000000"/>
              </w:rPr>
              <w:t>.</w:t>
            </w:r>
            <w:r>
              <w:rPr>
                <w:rFonts w:ascii="Calibri" w:hAnsi="Calibri" w:cs="Calibri"/>
              </w:rPr>
              <w:t xml:space="preserve"> </w:t>
            </w:r>
            <w:r>
              <w:rPr>
                <w:rFonts w:ascii="Calibri" w:hAnsi="Calibri" w:cs="Calibri"/>
                <w:color w:val="000000"/>
              </w:rPr>
              <w:t>set</w:t>
            </w:r>
            <w:r>
              <w:rPr>
                <w:rFonts w:hint="eastAsia" w:ascii="Calibri" w:hAnsi="Calibri" w:cs="Calibri"/>
                <w:color w:val="000000"/>
              </w:rPr>
              <w:t>BusinessHall</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P</w:t>
            </w:r>
            <w:r>
              <w:rPr>
                <w:rFonts w:ascii="Calibri" w:hAnsi="Calibri" w:cs="Calibri"/>
                <w:color w:val="000000"/>
              </w:rPr>
              <w:t>ublic boolean setBusinessHall(String businessHall, long StaffId)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在一次人员机构管理中设置人员所属营业厅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rPr>
            </w:pPr>
            <w:r>
              <w:rPr>
                <w:rFonts w:hint="eastAsia" w:ascii="Calibri" w:hAnsi="Calibri" w:cs="Calibri"/>
                <w:b/>
                <w:color w:val="FFFFFF"/>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服务名</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 changeAuthority</w:t>
            </w:r>
            <w:r>
              <w:rPr>
                <w:rFonts w:hint="eastAsia" w:ascii="Calibri" w:hAnsi="Calibri" w:cs="Calibri"/>
                <w:color w:val="000000"/>
              </w:rPr>
              <w:t xml:space="preserve"> (</w:t>
            </w:r>
            <w:r>
              <w:rPr>
                <w:rFonts w:ascii="Calibri" w:hAnsi="Calibri" w:cs="Calibri"/>
                <w:color w:val="000000"/>
              </w:rPr>
              <w:t>ArrayList&lt;Integer&gt; authority</w:t>
            </w:r>
            <w:r>
              <w:rPr>
                <w:rFonts w:hint="eastAsia" w:ascii="Calibri" w:hAnsi="Calibri" w:cs="Calibri"/>
                <w:color w:val="000000"/>
              </w:rPr>
              <w:t>,String position)</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修改权限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 getStaffInfo</w:t>
            </w:r>
            <w:r>
              <w:rPr>
                <w:rFonts w:hint="eastAsia" w:ascii="Calibri" w:hAnsi="Calibri" w:cs="Calibri"/>
                <w:color w:val="000000"/>
              </w:rPr>
              <w:t xml:space="preserve"> (long </w:t>
            </w:r>
            <w:r>
              <w:rPr>
                <w:rFonts w:ascii="Calibri" w:hAnsi="Calibri" w:cs="Calibri"/>
                <w:color w:val="000000"/>
              </w:rPr>
              <w:t>Staf</w:t>
            </w:r>
            <w:r>
              <w:rPr>
                <w:rFonts w:hint="eastAsia" w:ascii="Calibri" w:hAnsi="Calibri" w:cs="Calibri"/>
                <w:color w:val="000000"/>
              </w:rPr>
              <w:t>fId)</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获得单一对象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 addStaffInfo</w:t>
            </w:r>
            <w:r>
              <w:rPr>
                <w:rFonts w:hint="eastAsia" w:ascii="Calibri" w:hAnsi="Calibri" w:cs="Calibri"/>
                <w:color w:val="000000"/>
              </w:rPr>
              <w:t xml:space="preserve"> (</w:t>
            </w:r>
            <w:r>
              <w:rPr>
                <w:rFonts w:ascii="Calibri" w:hAnsi="Calibri" w:cs="Calibri"/>
                <w:color w:val="000000"/>
              </w:rPr>
              <w:t>StaffInfoVO StaffInfo</w:t>
            </w:r>
            <w:r>
              <w:rPr>
                <w:rFonts w:hint="eastAsia"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增加员工账号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 delete</w:t>
            </w:r>
            <w:r>
              <w:rPr>
                <w:rFonts w:hint="eastAsia" w:ascii="Calibri" w:hAnsi="Calibri" w:cs="Calibri"/>
                <w:color w:val="000000"/>
              </w:rPr>
              <w:t>S</w:t>
            </w:r>
            <w:r>
              <w:rPr>
                <w:rFonts w:ascii="Calibri" w:hAnsi="Calibri" w:cs="Calibri"/>
                <w:color w:val="000000"/>
              </w:rPr>
              <w:t>taff</w:t>
            </w:r>
            <w:r>
              <w:rPr>
                <w:rFonts w:hint="eastAsia" w:ascii="Calibri" w:hAnsi="Calibri" w:cs="Calibri"/>
                <w:color w:val="000000"/>
              </w:rPr>
              <w:t xml:space="preserve"> (long </w:t>
            </w:r>
            <w:r>
              <w:rPr>
                <w:rFonts w:ascii="Calibri" w:hAnsi="Calibri" w:cs="Calibri"/>
                <w:color w:val="000000"/>
              </w:rPr>
              <w:t>Staf</w:t>
            </w:r>
            <w:r>
              <w:rPr>
                <w:rFonts w:hint="eastAsia" w:ascii="Calibri" w:hAnsi="Calibri" w:cs="Calibri"/>
                <w:color w:val="000000"/>
              </w:rPr>
              <w:t>fId)</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删除员工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 endManagement</w:t>
            </w:r>
            <w:r>
              <w:rPr>
                <w:rFonts w:hint="eastAsia"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结束</w:t>
            </w:r>
            <w:r>
              <w:rPr>
                <w:rFonts w:ascii="Calibri" w:hAnsi="Calibri" w:cs="Calibri"/>
                <w:color w:val="000000"/>
              </w:rPr>
              <w:t>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w:t>
            </w:r>
            <w:r>
              <w:rPr>
                <w:rFonts w:hint="eastAsia" w:ascii="Calibri" w:hAnsi="Calibri" w:cs="Calibri"/>
                <w:color w:val="000000"/>
              </w:rPr>
              <w:t xml:space="preserve"> getAllS</w:t>
            </w:r>
            <w:r>
              <w:rPr>
                <w:rFonts w:ascii="Calibri" w:hAnsi="Calibri" w:cs="Calibri"/>
                <w:color w:val="000000"/>
              </w:rPr>
              <w:t>taff</w:t>
            </w:r>
            <w:r>
              <w:rPr>
                <w:rFonts w:hint="eastAsia" w:ascii="Calibri" w:hAnsi="Calibri" w:cs="Calibri"/>
                <w:color w:val="000000"/>
              </w:rPr>
              <w:t xml:space="preserve"> ()</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获得</w:t>
            </w:r>
            <w:r>
              <w:rPr>
                <w:rFonts w:ascii="Calibri" w:hAnsi="Calibri" w:cs="Calibri"/>
                <w:color w:val="000000"/>
              </w:rPr>
              <w:t>所有员工信息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000000" w:sz="4" w:space="0"/>
              <w:left w:val="single" w:color="000000" w:sz="4" w:space="0"/>
              <w:bottom w:val="single" w:color="000000" w:sz="4" w:space="0"/>
              <w:right w:val="single" w:color="000000" w:sz="4" w:space="0"/>
            </w:tcBorders>
          </w:tcPr>
          <w:p>
            <w:pPr>
              <w:rPr>
                <w:rFonts w:ascii="Calibri" w:hAnsi="Calibri" w:cs="Calibri"/>
                <w:color w:val="000000"/>
              </w:rPr>
            </w:pPr>
            <w:r>
              <w:rPr>
                <w:rFonts w:hint="eastAsia" w:ascii="Calibri" w:hAnsi="Calibri" w:cs="Calibri"/>
                <w:color w:val="000000"/>
              </w:rPr>
              <w:t>Salary.changeSalary(long StaffId,SalaryVO salary)</w:t>
            </w:r>
          </w:p>
        </w:tc>
        <w:tc>
          <w:tcPr>
            <w:tcW w:w="5529" w:type="dxa"/>
            <w:gridSpan w:val="2"/>
            <w:tcBorders>
              <w:top w:val="single" w:color="000000" w:sz="4" w:space="0"/>
              <w:left w:val="single" w:color="000000" w:sz="4" w:space="0"/>
              <w:bottom w:val="single" w:color="000000" w:sz="4" w:space="0"/>
              <w:right w:val="single" w:color="000000" w:sz="4" w:space="0"/>
            </w:tcBorders>
          </w:tcPr>
          <w:p>
            <w:pPr>
              <w:rPr>
                <w:rFonts w:ascii="Calibri" w:hAnsi="Calibri" w:cs="Calibri"/>
                <w:color w:val="000000"/>
              </w:rPr>
            </w:pPr>
            <w:r>
              <w:rPr>
                <w:rFonts w:hint="eastAsia" w:ascii="Calibri" w:hAnsi="Calibri" w:cs="Calibri"/>
                <w:color w:val="000000"/>
              </w:rPr>
              <w:t>修改薪水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000000" w:sz="4" w:space="0"/>
              <w:left w:val="single" w:color="000000" w:sz="4" w:space="0"/>
              <w:bottom w:val="single" w:color="000000" w:sz="4" w:space="0"/>
              <w:right w:val="single" w:color="000000" w:sz="4" w:space="0"/>
            </w:tcBorders>
          </w:tcPr>
          <w:p>
            <w:pPr>
              <w:rPr>
                <w:rFonts w:ascii="Calibri" w:hAnsi="Calibri" w:cs="Calibri"/>
                <w:color w:val="000000"/>
              </w:rPr>
            </w:pPr>
            <w:r>
              <w:rPr>
                <w:rFonts w:hint="eastAsia" w:ascii="Calibri" w:hAnsi="Calibri" w:cs="Calibri"/>
                <w:color w:val="000000"/>
              </w:rPr>
              <w:t>Position.</w:t>
            </w:r>
            <w:r>
              <w:rPr>
                <w:rFonts w:ascii="Calibri" w:hAnsi="Calibri" w:cs="Calibri"/>
              </w:rPr>
              <w:t xml:space="preserve"> </w:t>
            </w:r>
            <w:r>
              <w:rPr>
                <w:rFonts w:ascii="Calibri" w:hAnsi="Calibri" w:cs="Calibri"/>
                <w:color w:val="000000"/>
              </w:rPr>
              <w:t>initialAuthority(StaffInfoVO staff)</w:t>
            </w:r>
          </w:p>
        </w:tc>
        <w:tc>
          <w:tcPr>
            <w:tcW w:w="5529" w:type="dxa"/>
            <w:gridSpan w:val="2"/>
            <w:tcBorders>
              <w:top w:val="single" w:color="000000" w:sz="4" w:space="0"/>
              <w:left w:val="single" w:color="000000" w:sz="4" w:space="0"/>
              <w:bottom w:val="single" w:color="000000" w:sz="4" w:space="0"/>
              <w:right w:val="single" w:color="000000" w:sz="4" w:space="0"/>
            </w:tcBorders>
          </w:tcPr>
          <w:p>
            <w:pPr>
              <w:rPr>
                <w:rFonts w:ascii="Calibri" w:hAnsi="Calibri" w:cs="Calibri"/>
                <w:color w:val="000000"/>
              </w:rPr>
            </w:pPr>
            <w:r>
              <w:rPr>
                <w:rFonts w:hint="eastAsia" w:ascii="Calibri" w:hAnsi="Calibri" w:cs="Calibri"/>
                <w:color w:val="000000"/>
              </w:rPr>
              <w:t>初始化权限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000000" w:sz="4" w:space="0"/>
              <w:left w:val="single" w:color="000000" w:sz="4" w:space="0"/>
              <w:bottom w:val="single" w:color="000000" w:sz="4" w:space="0"/>
              <w:right w:val="single" w:color="000000" w:sz="4" w:space="0"/>
            </w:tcBorders>
          </w:tcPr>
          <w:p>
            <w:pPr>
              <w:rPr>
                <w:rFonts w:ascii="Calibri" w:hAnsi="Calibri" w:cs="Calibri"/>
                <w:color w:val="000000"/>
              </w:rPr>
            </w:pPr>
            <w:r>
              <w:rPr>
                <w:rFonts w:hint="eastAsia" w:ascii="Calibri" w:hAnsi="Calibri" w:cs="Calibri"/>
                <w:color w:val="000000"/>
              </w:rPr>
              <w:t>Position.</w:t>
            </w:r>
            <w:r>
              <w:rPr>
                <w:rFonts w:ascii="Calibri" w:hAnsi="Calibri" w:cs="Calibri"/>
                <w:color w:val="000000"/>
              </w:rPr>
              <w:t xml:space="preserve"> (String position, long StaffId)</w:t>
            </w:r>
          </w:p>
        </w:tc>
        <w:tc>
          <w:tcPr>
            <w:tcW w:w="5529" w:type="dxa"/>
            <w:gridSpan w:val="2"/>
            <w:tcBorders>
              <w:top w:val="single" w:color="000000" w:sz="4" w:space="0"/>
              <w:left w:val="single" w:color="000000" w:sz="4" w:space="0"/>
              <w:bottom w:val="single" w:color="000000" w:sz="4" w:space="0"/>
              <w:right w:val="single" w:color="000000" w:sz="4" w:space="0"/>
            </w:tcBorders>
          </w:tcPr>
          <w:p>
            <w:pPr>
              <w:rPr>
                <w:rFonts w:ascii="Calibri" w:hAnsi="Calibri" w:cs="Calibri"/>
                <w:color w:val="000000"/>
              </w:rPr>
            </w:pPr>
            <w:r>
              <w:rPr>
                <w:rFonts w:hint="eastAsia" w:ascii="Calibri" w:hAnsi="Calibri" w:cs="Calibri"/>
                <w:color w:val="000000"/>
              </w:rPr>
              <w:t>修改员工职位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000000" w:sz="4" w:space="0"/>
              <w:left w:val="single" w:color="000000" w:sz="4" w:space="0"/>
              <w:bottom w:val="single" w:color="000000" w:sz="4" w:space="0"/>
              <w:right w:val="single" w:color="000000" w:sz="4" w:space="0"/>
            </w:tcBorders>
          </w:tcPr>
          <w:p>
            <w:pPr>
              <w:rPr>
                <w:rFonts w:hint="eastAsia" w:ascii="Calibri" w:hAnsi="Calibri" w:cs="Calibri"/>
                <w:color w:val="000000"/>
              </w:rPr>
            </w:pPr>
            <w:r>
              <w:rPr>
                <w:rFonts w:hint="eastAsia" w:ascii="Calibri" w:hAnsi="Calibri" w:cs="Calibri"/>
                <w:color w:val="000000"/>
              </w:rPr>
              <w:t>Position.</w:t>
            </w:r>
            <w:r>
              <w:rPr>
                <w:rFonts w:ascii="Calibri" w:hAnsi="Calibri" w:cs="Calibri"/>
                <w:color w:val="000000"/>
              </w:rPr>
              <w:t>setCity(String city, long StaffId)</w:t>
            </w:r>
          </w:p>
        </w:tc>
        <w:tc>
          <w:tcPr>
            <w:tcW w:w="5529" w:type="dxa"/>
            <w:gridSpan w:val="2"/>
            <w:tcBorders>
              <w:top w:val="single" w:color="000000" w:sz="4" w:space="0"/>
              <w:left w:val="single" w:color="000000" w:sz="4" w:space="0"/>
              <w:bottom w:val="single" w:color="000000" w:sz="4" w:space="0"/>
              <w:right w:val="single" w:color="000000" w:sz="4" w:space="0"/>
            </w:tcBorders>
          </w:tcPr>
          <w:p>
            <w:pPr>
              <w:rPr>
                <w:rFonts w:hint="eastAsia" w:ascii="Calibri" w:hAnsi="Calibri" w:cs="Calibri"/>
                <w:color w:val="000000"/>
              </w:rPr>
            </w:pPr>
            <w:r>
              <w:rPr>
                <w:rFonts w:hint="eastAsia" w:ascii="Calibri" w:hAnsi="Calibri" w:cs="Calibri"/>
                <w:color w:val="000000"/>
              </w:rPr>
              <w:t>设置员工所属城市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000000" w:sz="4" w:space="0"/>
              <w:left w:val="single" w:color="000000" w:sz="4" w:space="0"/>
              <w:bottom w:val="single" w:color="000000" w:sz="4" w:space="0"/>
              <w:right w:val="single" w:color="000000" w:sz="4" w:space="0"/>
            </w:tcBorders>
          </w:tcPr>
          <w:p>
            <w:pPr>
              <w:rPr>
                <w:rFonts w:hint="eastAsia" w:ascii="Calibri" w:hAnsi="Calibri" w:cs="Calibri"/>
                <w:color w:val="000000"/>
              </w:rPr>
            </w:pPr>
            <w:r>
              <w:rPr>
                <w:rFonts w:hint="eastAsia" w:ascii="Calibri" w:hAnsi="Calibri" w:cs="Calibri"/>
                <w:color w:val="000000"/>
              </w:rPr>
              <w:t>Position.</w:t>
            </w:r>
            <w:r>
              <w:rPr>
                <w:rFonts w:ascii="Calibri" w:hAnsi="Calibri" w:cs="Calibri"/>
                <w:color w:val="000000"/>
              </w:rPr>
              <w:t xml:space="preserve"> setBusinessHall(String businessHall, long StaffId)</w:t>
            </w:r>
          </w:p>
        </w:tc>
        <w:tc>
          <w:tcPr>
            <w:tcW w:w="5529" w:type="dxa"/>
            <w:gridSpan w:val="2"/>
            <w:tcBorders>
              <w:top w:val="single" w:color="000000" w:sz="4" w:space="0"/>
              <w:left w:val="single" w:color="000000" w:sz="4" w:space="0"/>
              <w:bottom w:val="single" w:color="000000" w:sz="4" w:space="0"/>
              <w:right w:val="single" w:color="000000" w:sz="4" w:space="0"/>
            </w:tcBorders>
          </w:tcPr>
          <w:p>
            <w:pPr>
              <w:rPr>
                <w:rFonts w:hint="eastAsia" w:ascii="Calibri" w:hAnsi="Calibri" w:cs="Calibri"/>
                <w:color w:val="000000"/>
              </w:rPr>
            </w:pPr>
            <w:r>
              <w:rPr>
                <w:rFonts w:hint="eastAsia" w:ascii="Calibri" w:hAnsi="Calibri" w:cs="Calibri"/>
                <w:color w:val="000000"/>
              </w:rPr>
              <w:t>设置员工所属营业厅</w:t>
            </w:r>
          </w:p>
        </w:tc>
      </w:tr>
    </w:tbl>
    <w:p>
      <w:pPr>
        <w:ind w:left="2962" w:firstLine="398"/>
        <w:rPr>
          <w:rFonts w:hint="eastAsia"/>
          <w:b/>
        </w:rPr>
      </w:pPr>
    </w:p>
    <w:p>
      <w:pPr>
        <w:ind w:left="2962" w:firstLine="398"/>
        <w:rPr>
          <w:rFonts w:hint="eastAsia"/>
          <w:b/>
        </w:rPr>
      </w:pPr>
    </w:p>
    <w:p>
      <w:pPr>
        <w:ind w:left="2962" w:firstLine="398"/>
        <w:rPr>
          <w:rFonts w:hint="eastAsia"/>
          <w:b/>
        </w:rPr>
      </w:pPr>
    </w:p>
    <w:p>
      <w:pPr>
        <w:ind w:left="2962" w:firstLine="398"/>
        <w:rPr>
          <w:rFonts w:hint="eastAsia"/>
          <w:b/>
        </w:rPr>
      </w:pPr>
    </w:p>
    <w:p>
      <w:pPr>
        <w:ind w:left="2962" w:firstLine="398"/>
        <w:rPr>
          <w:rFonts w:hint="eastAsia"/>
          <w:b/>
        </w:rPr>
      </w:pPr>
    </w:p>
    <w:p>
      <w:pPr>
        <w:ind w:left="2962" w:firstLine="398"/>
        <w:rPr>
          <w:rFonts w:hint="eastAsia"/>
          <w:b/>
        </w:rPr>
      </w:pPr>
    </w:p>
    <w:p>
      <w:pPr>
        <w:ind w:left="2962" w:firstLine="398"/>
        <w:rPr>
          <w:rFonts w:hint="eastAsia" w:ascii="宋体" w:hAnsi="宋体"/>
          <w:b/>
          <w:bCs/>
        </w:rPr>
      </w:pPr>
      <w:r>
        <w:rPr>
          <w:rFonts w:hint="eastAsia"/>
          <w:b/>
        </w:rPr>
        <w:t>表38</w:t>
      </w:r>
      <w:r>
        <w:rPr>
          <w:rFonts w:hint="eastAsia" w:ascii="宋体" w:hAnsi="宋体"/>
          <w:b/>
          <w:bCs/>
        </w:rPr>
        <w:t xml:space="preserve"> StaffManage</w:t>
      </w:r>
      <w:r>
        <w:rPr>
          <w:rFonts w:ascii="宋体" w:hAnsi="宋体"/>
          <w:b/>
          <w:bCs/>
        </w:rPr>
        <w:t>的接口规范</w:t>
      </w: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rPr>
            </w:pPr>
            <w:r>
              <w:rPr>
                <w:rFonts w:hint="eastAsia" w:ascii="Calibri" w:hAnsi="Calibri" w:cs="Calibri"/>
                <w:b/>
                <w:color w:val="FFFFFF"/>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ascii="Calibri" w:hAnsi="Calibri" w:cs="Calibri"/>
                <w:color w:val="000000"/>
              </w:rPr>
              <w:t>.changeAuthority</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 xml:space="preserve">boolean </w:t>
            </w:r>
            <w:r>
              <w:rPr>
                <w:rFonts w:ascii="Calibri" w:hAnsi="Calibri" w:cs="Calibri"/>
                <w:color w:val="000000"/>
              </w:rPr>
              <w:t>changeAuthority</w:t>
            </w:r>
            <w:r>
              <w:rPr>
                <w:rFonts w:hint="eastAsia" w:ascii="Calibri" w:hAnsi="Calibri" w:cs="Calibri"/>
                <w:color w:val="000000"/>
              </w:rPr>
              <w:t xml:space="preserve"> (</w:t>
            </w:r>
            <w:r>
              <w:rPr>
                <w:rFonts w:ascii="Calibri" w:hAnsi="Calibri" w:cs="Calibri"/>
                <w:color w:val="000000"/>
              </w:rPr>
              <w:t>ArrayList&lt;Integer&gt; authority</w:t>
            </w:r>
            <w:r>
              <w:rPr>
                <w:rFonts w:hint="eastAsia" w:ascii="Calibri" w:hAnsi="Calibri" w:cs="Calibri"/>
                <w:color w:val="000000"/>
              </w:rPr>
              <w:t>,String position)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w:t>
            </w:r>
            <w:r>
              <w:rPr>
                <w:rFonts w:ascii="Calibri" w:hAnsi="Calibri" w:cs="Calibri"/>
                <w:color w:val="000000"/>
              </w:rPr>
              <w:t>修改相应职位的权限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ascii="Calibri" w:hAnsi="Calibri" w:cs="Calibri"/>
                <w:color w:val="000000"/>
              </w:rPr>
              <w:t>. getStaffInfo</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 xml:space="preserve">ublic </w:t>
            </w:r>
            <w:r>
              <w:rPr>
                <w:rFonts w:ascii="Calibri" w:hAnsi="Calibri" w:cs="Calibri"/>
                <w:color w:val="000000"/>
              </w:rPr>
              <w:t>StaffInfoVO getStaffInfo</w:t>
            </w:r>
            <w:r>
              <w:rPr>
                <w:rFonts w:hint="eastAsia" w:ascii="Calibri" w:hAnsi="Calibri" w:cs="Calibri"/>
                <w:color w:val="000000"/>
              </w:rPr>
              <w:t xml:space="preserve"> (long </w:t>
            </w:r>
            <w:r>
              <w:rPr>
                <w:rFonts w:ascii="Calibri" w:hAnsi="Calibri" w:cs="Calibri"/>
                <w:color w:val="000000"/>
              </w:rPr>
              <w:t>Staf</w:t>
            </w:r>
            <w:r>
              <w:rPr>
                <w:rFonts w:hint="eastAsia" w:ascii="Calibri" w:hAnsi="Calibri" w:cs="Calibri"/>
                <w:color w:val="000000"/>
              </w:rPr>
              <w:t>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在一次员工帐号管理中获得员工信息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ascii="Calibri" w:hAnsi="Calibri" w:cs="Calibri"/>
                <w:color w:val="000000"/>
              </w:rPr>
              <w:t>. addStaffInfo</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 xml:space="preserve">void </w:t>
            </w:r>
            <w:r>
              <w:rPr>
                <w:rFonts w:ascii="Calibri" w:hAnsi="Calibri" w:cs="Calibri"/>
                <w:color w:val="000000"/>
              </w:rPr>
              <w:t>addStaffInfo</w:t>
            </w:r>
            <w:r>
              <w:rPr>
                <w:rFonts w:hint="eastAsia" w:ascii="Calibri" w:hAnsi="Calibri" w:cs="Calibri"/>
                <w:color w:val="000000"/>
              </w:rPr>
              <w:t xml:space="preserve"> (</w:t>
            </w:r>
            <w:r>
              <w:rPr>
                <w:rFonts w:ascii="Calibri" w:hAnsi="Calibri" w:cs="Calibri"/>
                <w:color w:val="000000"/>
              </w:rPr>
              <w:t>StaffInfoVO StaffInfo</w:t>
            </w:r>
            <w:r>
              <w:rPr>
                <w:rFonts w:hint="eastAsia" w:ascii="Calibri" w:hAnsi="Calibri" w:cs="Calibri"/>
                <w:color w:val="0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在一次员工帐号管理中增加员工帐号信息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ascii="Calibri" w:hAnsi="Calibri" w:cs="Calibri"/>
                <w:color w:val="000000"/>
              </w:rPr>
              <w:t>. deleteStaff</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void</w:t>
            </w:r>
            <w:r>
              <w:rPr>
                <w:rFonts w:ascii="Calibri" w:hAnsi="Calibri" w:cs="Calibri"/>
                <w:color w:val="000000"/>
              </w:rPr>
              <w:t xml:space="preserve"> delete</w:t>
            </w:r>
            <w:r>
              <w:rPr>
                <w:rFonts w:hint="eastAsia" w:ascii="Calibri" w:hAnsi="Calibri" w:cs="Calibri"/>
                <w:color w:val="000000"/>
              </w:rPr>
              <w:t>S</w:t>
            </w:r>
            <w:r>
              <w:rPr>
                <w:rFonts w:ascii="Calibri" w:hAnsi="Calibri" w:cs="Calibri"/>
                <w:color w:val="000000"/>
              </w:rPr>
              <w:t>taff</w:t>
            </w:r>
            <w:r>
              <w:rPr>
                <w:rFonts w:hint="eastAsia" w:ascii="Calibri" w:hAnsi="Calibri" w:cs="Calibri"/>
                <w:color w:val="000000"/>
              </w:rPr>
              <w:t xml:space="preserve"> (long </w:t>
            </w:r>
            <w:r>
              <w:rPr>
                <w:rFonts w:ascii="Calibri" w:hAnsi="Calibri" w:cs="Calibri"/>
                <w:color w:val="000000"/>
              </w:rPr>
              <w:t>Staf</w:t>
            </w:r>
            <w:r>
              <w:rPr>
                <w:rFonts w:hint="eastAsia" w:ascii="Calibri" w:hAnsi="Calibri" w:cs="Calibri"/>
                <w:color w:val="000000"/>
              </w:rPr>
              <w:t>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在一次员工帐号管理中删除员工帐号信息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ascii="Calibri" w:hAnsi="Calibri" w:cs="Calibri"/>
                <w:color w:val="000000"/>
              </w:rPr>
              <w:t>.endManagement</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w:t>
            </w:r>
            <w:r>
              <w:rPr>
                <w:rFonts w:hint="eastAsia" w:ascii="Calibri" w:hAnsi="Calibri" w:cs="Calibri"/>
                <w:color w:val="000000"/>
              </w:rPr>
              <w:t xml:space="preserve">void </w:t>
            </w:r>
            <w:r>
              <w:rPr>
                <w:rFonts w:ascii="Calibri" w:hAnsi="Calibri" w:cs="Calibri"/>
                <w:color w:val="000000"/>
              </w:rPr>
              <w:t>endManagement</w:t>
            </w:r>
            <w:r>
              <w:rPr>
                <w:rFonts w:hint="eastAsia" w:ascii="Calibri" w:hAnsi="Calibri" w:cs="Calibri"/>
                <w:color w:val="0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已确认所有管理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保存操作日志，保存所有已更新数据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ascii="Calibri" w:hAnsi="Calibri" w:cs="Calibri"/>
                <w:color w:val="000000"/>
                <w:sz w:val="22"/>
              </w:rPr>
              <w:t>StaffManage</w:t>
            </w:r>
            <w:r>
              <w:rPr>
                <w:rFonts w:ascii="Calibri" w:hAnsi="Calibri" w:cs="Calibri"/>
                <w:color w:val="000000"/>
              </w:rPr>
              <w:t>. getAllStaff</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w:t>
            </w:r>
            <w:r>
              <w:rPr>
                <w:rFonts w:hint="eastAsia" w:ascii="Calibri" w:hAnsi="Calibri" w:cs="Calibri"/>
                <w:color w:val="000000"/>
              </w:rPr>
              <w:t>ublic</w:t>
            </w:r>
            <w:r>
              <w:rPr>
                <w:rFonts w:ascii="Calibri" w:hAnsi="Calibri" w:cs="Calibri"/>
                <w:color w:val="000000"/>
              </w:rPr>
              <w:t xml:space="preserve"> ArrayList&lt;StaffInfoVO&gt; </w:t>
            </w:r>
            <w:r>
              <w:rPr>
                <w:rFonts w:hint="eastAsia" w:ascii="Calibri" w:hAnsi="Calibri" w:cs="Calibri"/>
                <w:color w:val="000000"/>
              </w:rPr>
              <w:t>getAllS</w:t>
            </w:r>
            <w:r>
              <w:rPr>
                <w:rFonts w:ascii="Calibri" w:hAnsi="Calibri" w:cs="Calibri"/>
                <w:color w:val="000000"/>
              </w:rPr>
              <w:t>taff</w:t>
            </w:r>
            <w:r>
              <w:rPr>
                <w:rFonts w:hint="eastAsia" w:ascii="Calibri" w:hAnsi="Calibri" w:cs="Calibri"/>
                <w:color w:val="00000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在一次员工帐号管理中获得所有员工帐号信息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Salary.changeSalary</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Public boolean changeSalary(long StaffId,SalaryVO salary)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在一次人员机构管理中调整人员工资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Position.</w:t>
            </w:r>
            <w:r>
              <w:rPr>
                <w:rFonts w:ascii="Calibri" w:hAnsi="Calibri" w:cs="Calibri"/>
              </w:rPr>
              <w:t xml:space="preserve"> </w:t>
            </w:r>
            <w:r>
              <w:rPr>
                <w:rFonts w:ascii="Calibri" w:hAnsi="Calibri" w:cs="Calibri"/>
                <w:color w:val="000000"/>
              </w:rPr>
              <w:t>initialAuthority</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 xml:space="preserve">Public </w:t>
            </w:r>
            <w:r>
              <w:rPr>
                <w:rFonts w:ascii="Calibri" w:hAnsi="Calibri" w:cs="Calibri"/>
                <w:color w:val="000000"/>
              </w:rPr>
              <w:t>ArrayList&lt;Integer&gt; initialAuthority(StaffInfoVO 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在一次员工帐号管理中初始化新增员工权限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Position.</w:t>
            </w:r>
            <w:r>
              <w:rPr>
                <w:rFonts w:ascii="Calibri" w:hAnsi="Calibri" w:cs="Calibri"/>
              </w:rPr>
              <w:t xml:space="preserve"> </w:t>
            </w:r>
            <w:r>
              <w:rPr>
                <w:rFonts w:ascii="Calibri" w:hAnsi="Calibri" w:cs="Calibri"/>
                <w:color w:val="000000"/>
              </w:rPr>
              <w:t>changeStaffPosition</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 xml:space="preserve">Public boolean </w:t>
            </w:r>
            <w:r>
              <w:rPr>
                <w:rFonts w:ascii="Calibri" w:hAnsi="Calibri" w:cs="Calibri"/>
                <w:color w:val="000000"/>
              </w:rPr>
              <w:t>changeStaffPosition(String position, long StaffId)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在一次人员机构管理中调整人员职位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Position.</w:t>
            </w:r>
            <w:r>
              <w:rPr>
                <w:rFonts w:ascii="Calibri" w:hAnsi="Calibri" w:cs="Calibri"/>
              </w:rPr>
              <w:t xml:space="preserve"> </w:t>
            </w:r>
            <w:r>
              <w:rPr>
                <w:rFonts w:ascii="Calibri" w:hAnsi="Calibri" w:cs="Calibri"/>
                <w:color w:val="000000"/>
              </w:rPr>
              <w:t>setCity</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 xml:space="preserve">Public boolean </w:t>
            </w:r>
            <w:r>
              <w:rPr>
                <w:rFonts w:ascii="Calibri" w:hAnsi="Calibri" w:cs="Calibri"/>
                <w:color w:val="000000"/>
              </w:rPr>
              <w:t>setCity(String city, long StaffId)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在一次人员机构管理中设置人员所属城市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Position.</w:t>
            </w:r>
            <w:r>
              <w:rPr>
                <w:rFonts w:ascii="Calibri" w:hAnsi="Calibri" w:cs="Calibri"/>
              </w:rPr>
              <w:t xml:space="preserve"> </w:t>
            </w:r>
            <w:r>
              <w:rPr>
                <w:rFonts w:ascii="Calibri" w:hAnsi="Calibri" w:cs="Calibri"/>
                <w:color w:val="000000"/>
              </w:rPr>
              <w:t>set</w:t>
            </w:r>
            <w:r>
              <w:rPr>
                <w:rFonts w:hint="eastAsia" w:ascii="Calibri" w:hAnsi="Calibri" w:cs="Calibri"/>
                <w:color w:val="000000"/>
              </w:rPr>
              <w:t>BusinessHall</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P</w:t>
            </w:r>
            <w:r>
              <w:rPr>
                <w:rFonts w:ascii="Calibri" w:hAnsi="Calibri" w:cs="Calibri"/>
                <w:color w:val="000000"/>
              </w:rPr>
              <w:t>ublic boolean setBusinessHall(String businessHall, long StaffId)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在一次人员机构管理中设置人员所属营业厅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rPr>
            </w:pPr>
            <w:r>
              <w:rPr>
                <w:rFonts w:hint="eastAsia" w:ascii="Calibri" w:hAnsi="Calibri" w:cs="Calibri"/>
                <w:b/>
                <w:color w:val="FFFFFF"/>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服务名</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DataService. insert (StaffInfoPO</w:t>
            </w:r>
            <w:r>
              <w:rPr>
                <w:rFonts w:hint="eastAsia" w:ascii="Calibri" w:hAnsi="Calibri" w:cs="Calibri"/>
                <w:color w:val="000000"/>
              </w:rPr>
              <w:t xml:space="preserve"> po</w:t>
            </w:r>
            <w:r>
              <w:rPr>
                <w:rFonts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插入</w:t>
            </w:r>
            <w:r>
              <w:rPr>
                <w:rFonts w:ascii="Calibri" w:hAnsi="Calibri" w:cs="Calibri"/>
                <w:color w:val="000000"/>
              </w:rPr>
              <w:t>单一持久化对象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DataService. delete (StaffInfoPO</w:t>
            </w:r>
            <w:r>
              <w:rPr>
                <w:rFonts w:hint="eastAsia" w:ascii="Calibri" w:hAnsi="Calibri" w:cs="Calibri"/>
                <w:color w:val="000000"/>
              </w:rPr>
              <w:t xml:space="preserve"> po</w:t>
            </w:r>
            <w:r>
              <w:rPr>
                <w:rFonts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删除</w:t>
            </w:r>
            <w:r>
              <w:rPr>
                <w:rFonts w:ascii="Calibri" w:hAnsi="Calibri" w:cs="Calibri"/>
                <w:color w:val="000000"/>
              </w:rPr>
              <w:t>单一持久化对象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DataService. update (StaffInfoPO</w:t>
            </w:r>
            <w:r>
              <w:rPr>
                <w:rFonts w:hint="eastAsia" w:ascii="Calibri" w:hAnsi="Calibri" w:cs="Calibri"/>
                <w:color w:val="000000"/>
              </w:rPr>
              <w:t xml:space="preserve"> po</w:t>
            </w:r>
            <w:r>
              <w:rPr>
                <w:rFonts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更新</w:t>
            </w:r>
            <w:r>
              <w:rPr>
                <w:rFonts w:ascii="Calibri" w:hAnsi="Calibri" w:cs="Calibri"/>
                <w:color w:val="000000"/>
              </w:rPr>
              <w:t>单一持久化对象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DataService. find (long</w:t>
            </w:r>
            <w:r>
              <w:rPr>
                <w:rFonts w:hint="eastAsia" w:ascii="Calibri" w:hAnsi="Calibri" w:cs="Calibri"/>
                <w:color w:val="000000"/>
              </w:rPr>
              <w:t xml:space="preserve"> StaffId</w:t>
            </w:r>
            <w:r>
              <w:rPr>
                <w:rFonts w:ascii="Calibri" w:hAnsi="Calibri" w:cs="Calibri"/>
                <w:color w:val="000000"/>
              </w:rPr>
              <w:t>)</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根据ID进行</w:t>
            </w:r>
            <w:r>
              <w:rPr>
                <w:rFonts w:ascii="Calibri" w:hAnsi="Calibri" w:cs="Calibri"/>
                <w:color w:val="000000"/>
              </w:rPr>
              <w:t>查找单一持久化对象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DataService. find</w:t>
            </w:r>
            <w:r>
              <w:rPr>
                <w:rFonts w:hint="eastAsia" w:ascii="Calibri" w:hAnsi="Calibri" w:cs="Calibri"/>
                <w:color w:val="000000"/>
              </w:rPr>
              <w:t>All</w:t>
            </w:r>
            <w:r>
              <w:rPr>
                <w:rFonts w:ascii="Calibri" w:hAnsi="Calibri" w:cs="Calibri"/>
                <w:color w:val="000000"/>
              </w:rPr>
              <w:t xml:space="preserve"> ()</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查找</w:t>
            </w:r>
            <w:r>
              <w:rPr>
                <w:rFonts w:hint="eastAsia" w:ascii="Calibri" w:hAnsi="Calibri" w:cs="Calibri"/>
                <w:color w:val="000000"/>
              </w:rPr>
              <w:t>所有</w:t>
            </w:r>
            <w:r>
              <w:rPr>
                <w:rFonts w:ascii="Calibri" w:hAnsi="Calibri" w:cs="Calibri"/>
                <w:color w:val="000000"/>
              </w:rPr>
              <w:t>持久化对象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StaffManage</w:t>
            </w:r>
            <w:r>
              <w:rPr>
                <w:rFonts w:ascii="Calibri" w:hAnsi="Calibri" w:cs="Calibri"/>
                <w:color w:val="000000"/>
              </w:rPr>
              <w:t xml:space="preserve">DataService. </w:t>
            </w:r>
            <w:r>
              <w:rPr>
                <w:rFonts w:hint="eastAsia" w:ascii="Calibri" w:hAnsi="Calibri" w:cs="Calibri"/>
                <w:color w:val="000000"/>
              </w:rPr>
              <w:t>finish()</w:t>
            </w:r>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结束操作</w:t>
            </w:r>
          </w:p>
        </w:tc>
      </w:tr>
    </w:tbl>
    <w:p>
      <w:pPr>
        <w:ind w:left="2962" w:firstLine="398"/>
        <w:rPr>
          <w:rFonts w:hint="eastAsia"/>
          <w:b/>
        </w:rPr>
      </w:pPr>
    </w:p>
    <w:p>
      <w:pPr>
        <w:ind w:left="2962" w:firstLine="398"/>
        <w:rPr>
          <w:rFonts w:hint="eastAsia"/>
          <w:b/>
        </w:rPr>
      </w:pPr>
    </w:p>
    <w:p>
      <w:pPr>
        <w:ind w:left="2962" w:firstLine="398"/>
        <w:rPr>
          <w:rFonts w:hint="eastAsia"/>
          <w:b/>
        </w:rPr>
      </w:pPr>
    </w:p>
    <w:p>
      <w:pPr>
        <w:ind w:left="2962" w:firstLine="398"/>
        <w:rPr>
          <w:rFonts w:hint="eastAsia"/>
          <w:b/>
        </w:rPr>
      </w:pPr>
    </w:p>
    <w:p>
      <w:pPr>
        <w:ind w:left="2962" w:firstLine="398"/>
        <w:rPr>
          <w:b/>
        </w:rPr>
      </w:pPr>
    </w:p>
    <w:p>
      <w:pPr>
        <w:rPr>
          <w:rFonts w:hint="eastAsia"/>
        </w:rPr>
      </w:pPr>
    </w:p>
    <w:p>
      <w:pPr>
        <w:rPr>
          <w:rFonts w:hint="eastAsia"/>
        </w:rPr>
      </w:pPr>
    </w:p>
    <w:p>
      <w:pPr>
        <w:rPr>
          <w:rFonts w:hint="eastAsia"/>
        </w:rPr>
      </w:pPr>
    </w:p>
    <w:p>
      <w:pPr>
        <w:pStyle w:val="2"/>
        <w:widowControl/>
        <w:numPr>
          <w:ilvl w:val="3"/>
          <w:numId w:val="1"/>
        </w:numPr>
        <w:rPr>
          <w:rFonts w:ascii="宋体" w:hAnsi="宋体" w:cs="宋体"/>
          <w:sz w:val="24"/>
          <w:szCs w:val="28"/>
        </w:rPr>
      </w:pPr>
      <w:r>
        <w:rPr>
          <w:rFonts w:hint="eastAsia" w:ascii="宋体" w:hAnsi="宋体" w:cs="宋体"/>
          <w:sz w:val="24"/>
          <w:szCs w:val="28"/>
        </w:rPr>
        <w:t>LogInbl模块</w:t>
      </w:r>
    </w:p>
    <w:p>
      <w:pPr>
        <w:pStyle w:val="38"/>
        <w:ind w:firstLine="0" w:firstLineChars="0"/>
      </w:pPr>
      <w:r>
        <w:rPr>
          <w:rFonts w:hint="eastAsia"/>
        </w:rPr>
        <w:t>（1）模块概述</w:t>
      </w:r>
    </w:p>
    <w:p>
      <w:pPr>
        <w:pStyle w:val="38"/>
        <w:ind w:firstLine="0" w:firstLineChars="0"/>
      </w:pPr>
      <w:r>
        <w:rPr>
          <w:rFonts w:hint="eastAsia"/>
        </w:rPr>
        <w:t xml:space="preserve">    </w:t>
      </w:r>
      <w:r>
        <w:rPr>
          <w:rFonts w:hint="eastAsia"/>
          <w:sz w:val="20"/>
        </w:rPr>
        <w:t xml:space="preserve"> </w:t>
      </w:r>
      <w:r>
        <w:rPr>
          <w:sz w:val="21"/>
          <w:szCs w:val="28"/>
        </w:rPr>
        <w:t>logIn</w:t>
      </w:r>
      <w:r>
        <w:rPr>
          <w:rFonts w:hint="eastAsia"/>
          <w:sz w:val="21"/>
          <w:szCs w:val="28"/>
        </w:rPr>
        <w:t>bl</w:t>
      </w:r>
      <w:r>
        <w:rPr>
          <w:rFonts w:hint="eastAsia"/>
        </w:rPr>
        <w:t>模块承担的需求参见需求规格说明文档功能需求及相关非功能需求</w:t>
      </w:r>
    </w:p>
    <w:p>
      <w:pPr>
        <w:pStyle w:val="38"/>
        <w:ind w:firstLine="0" w:firstLineChars="0"/>
      </w:pPr>
      <w:r>
        <w:rPr>
          <w:rFonts w:hint="eastAsia"/>
        </w:rPr>
        <w:t xml:space="preserve">     </w:t>
      </w:r>
      <w:r>
        <w:rPr>
          <w:sz w:val="21"/>
          <w:szCs w:val="28"/>
        </w:rPr>
        <w:t>logIn</w:t>
      </w:r>
      <w:r>
        <w:rPr>
          <w:rFonts w:hint="eastAsia"/>
        </w:rPr>
        <w:t>bl模块的职责及接口参见软件系统结构描述文档表13</w:t>
      </w:r>
    </w:p>
    <w:p>
      <w:pPr>
        <w:pStyle w:val="38"/>
        <w:ind w:firstLine="0" w:firstLineChars="0"/>
      </w:pPr>
      <w:r>
        <w:rPr>
          <w:rFonts w:hint="eastAsia"/>
        </w:rPr>
        <w:t>（2）整体结构</w:t>
      </w:r>
    </w:p>
    <w:p>
      <w:pPr>
        <w:pStyle w:val="38"/>
        <w:ind w:left="420"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w:t>
      </w:r>
      <w:r>
        <w:rPr>
          <w:rFonts w:hint="default" w:ascii="Times New Roman" w:hAnsi="Times New Roman" w:cs="Times New Roman"/>
          <w:sz w:val="21"/>
          <w:szCs w:val="28"/>
        </w:rPr>
        <w:t>logIn</w:t>
      </w:r>
      <w:r>
        <w:rPr>
          <w:rFonts w:hint="eastAsia"/>
        </w:rPr>
        <w:t>blservice接口。业务逻辑层和数据层之间添加dataservice.</w:t>
      </w:r>
      <w:r>
        <w:rPr>
          <w:sz w:val="24"/>
          <w:szCs w:val="28"/>
        </w:rPr>
        <w:t xml:space="preserve"> </w:t>
      </w:r>
      <w:r>
        <w:rPr>
          <w:sz w:val="21"/>
          <w:szCs w:val="28"/>
        </w:rPr>
        <w:t>logIn</w:t>
      </w:r>
      <w:r>
        <w:rPr>
          <w:rFonts w:hint="eastAsia"/>
        </w:rPr>
        <w:t>dataservice接口。为了隔离业务逻辑指责和逻辑控制职责，我们增加了logInController。UserPO是作为个人帐号信息的持久化对象被添加到设计模型中去的。</w:t>
      </w:r>
    </w:p>
    <w:p>
      <w:pPr>
        <w:ind w:firstLine="210" w:firstLineChars="100"/>
      </w:pPr>
    </w:p>
    <w:p>
      <w:pPr>
        <w:ind w:firstLine="211" w:firstLineChars="100"/>
        <w:jc w:val="center"/>
        <w:rPr>
          <w:b/>
          <w:bCs/>
        </w:rPr>
      </w:pPr>
      <w:r>
        <w:rPr>
          <w:rFonts w:hint="eastAsia"/>
          <w:b/>
          <w:bCs/>
        </w:rPr>
        <w:t>表15 个人帐号管理业务逻辑层详细设计的上下文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“用例三十一 账号信息管理”</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 xml:space="preserve">public interface </w:t>
            </w:r>
            <w:r>
              <w:rPr>
                <w:rFonts w:hint="eastAsia" w:ascii="Calibri" w:hAnsi="Calibri" w:cs="Calibri"/>
              </w:rPr>
              <w:t>LogIn</w:t>
            </w:r>
            <w:r>
              <w:rPr>
                <w:rFonts w:ascii="Calibri" w:hAnsi="Calibri" w:cs="Calibri"/>
              </w:rPr>
              <w:t>BLService {</w:t>
            </w:r>
          </w:p>
          <w:p>
            <w:pPr>
              <w:ind w:firstLine="0" w:firstLineChars="0"/>
              <w:rPr>
                <w:rFonts w:hint="eastAsia" w:ascii="Calibri" w:hAnsi="Calibri" w:cs="Calibri"/>
              </w:rPr>
            </w:pPr>
            <w:r>
              <w:rPr>
                <w:rFonts w:hint="eastAsia" w:ascii="Calibri" w:hAnsi="Calibri" w:cs="Calibri"/>
              </w:rPr>
              <w:t xml:space="preserve">    </w:t>
            </w:r>
            <w:r>
              <w:rPr>
                <w:rFonts w:ascii="Calibri" w:hAnsi="Calibri" w:cs="Calibri"/>
              </w:rPr>
              <w:t>public ResultMessage logIn(long UserId, String password)</w:t>
            </w:r>
          </w:p>
          <w:p>
            <w:pPr>
              <w:ind w:firstLine="420" w:firstLineChars="200"/>
              <w:rPr>
                <w:rFonts w:ascii="Calibri" w:hAnsi="Calibri" w:cs="Calibri"/>
              </w:rPr>
            </w:pPr>
            <w:r>
              <w:rPr>
                <w:rFonts w:ascii="Calibri" w:hAnsi="Calibri" w:cs="Calibri"/>
              </w:rPr>
              <w:t>public UserVO getCurrentUser()</w:t>
            </w:r>
            <w:r>
              <w:rPr>
                <w:rFonts w:hint="eastAsia" w:ascii="Calibri" w:hAnsi="Calibri" w:cs="Calibri"/>
              </w:rPr>
              <w:t>;</w:t>
            </w:r>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rFonts w:hint="eastAsia" w:ascii="Calibri" w:hAnsi="Calibri" w:cs="Calibri"/>
              </w:rPr>
            </w:pPr>
            <w:r>
              <w:rPr>
                <w:rFonts w:ascii="Calibri" w:hAnsi="Calibri" w:cs="Calibri"/>
              </w:rPr>
              <w:t>public interface UserDataService extends Remote{</w:t>
            </w:r>
          </w:p>
          <w:p>
            <w:pPr>
              <w:ind w:firstLine="420" w:firstLineChars="200"/>
              <w:rPr>
                <w:rFonts w:ascii="Calibri" w:hAnsi="Calibri" w:cs="Calibri"/>
              </w:rPr>
            </w:pPr>
            <w:r>
              <w:rPr>
                <w:rFonts w:ascii="Calibri" w:hAnsi="Calibri" w:cs="Calibri"/>
              </w:rPr>
              <w:t>public void insert(ArrayList&lt;UserPO&gt; User) throws RemoteException;</w:t>
            </w:r>
          </w:p>
          <w:p>
            <w:pPr>
              <w:ind w:firstLine="420" w:firstLineChars="200"/>
              <w:rPr>
                <w:rFonts w:ascii="Calibri" w:hAnsi="Calibri" w:cs="Calibri"/>
              </w:rPr>
            </w:pPr>
            <w:r>
              <w:rPr>
                <w:rFonts w:ascii="Calibri" w:hAnsi="Calibri" w:cs="Calibri"/>
              </w:rPr>
              <w:t>public UserPO find(long UserId) throws RemoteException;</w:t>
            </w:r>
          </w:p>
          <w:p>
            <w:pPr>
              <w:ind w:firstLine="420" w:firstLineChars="200"/>
              <w:rPr>
                <w:rFonts w:ascii="Calibri" w:hAnsi="Calibri" w:cs="Calibri"/>
              </w:rPr>
            </w:pPr>
            <w:r>
              <w:rPr>
                <w:rFonts w:ascii="Calibri" w:hAnsi="Calibri" w:cs="Calibri"/>
              </w:rPr>
              <w:t>public void update(UserPO po) throws RemoteException;</w:t>
            </w:r>
          </w:p>
          <w:p>
            <w:pPr>
              <w:ind w:firstLine="420" w:firstLineChars="200"/>
              <w:rPr>
                <w:rFonts w:hint="eastAsia" w:ascii="Calibri" w:hAnsi="Calibri" w:cs="Calibri"/>
              </w:rPr>
            </w:pPr>
            <w:r>
              <w:rPr>
                <w:rFonts w:ascii="Calibri" w:hAnsi="Calibri" w:cs="Calibri"/>
              </w:rPr>
              <w:t>public void finish() throws RemoteException;</w:t>
            </w:r>
          </w:p>
          <w:p>
            <w:pPr>
              <w:ind w:firstLine="420" w:firstLineChars="200"/>
              <w:rPr>
                <w:rFonts w:hint="eastAsia" w:ascii="Calibri" w:hAnsi="Calibri" w:cs="Calibri"/>
              </w:rPr>
            </w:pPr>
            <w:r>
              <w:rPr>
                <w:rFonts w:ascii="Calibri" w:hAnsi="Calibri" w:cs="Calibri"/>
              </w:rPr>
              <w:t xml:space="preserve">public void InitialInsert(ArrayList&lt;UserPO&gt; User) throws RemoteException </w:t>
            </w:r>
            <w:r>
              <w:rPr>
                <w:rFonts w:hint="eastAsia" w:ascii="Calibri" w:hAnsi="Calibri" w:cs="Calibri"/>
              </w:rPr>
              <w:t>;</w:t>
            </w:r>
          </w:p>
          <w:p>
            <w:pPr>
              <w:ind w:firstLine="420" w:firstLineChars="200"/>
              <w:rPr>
                <w:rFonts w:hint="eastAsia" w:ascii="Calibri" w:hAnsi="Calibri" w:cs="Calibri"/>
              </w:rPr>
            </w:pPr>
            <w:r>
              <w:rPr>
                <w:rFonts w:ascii="Calibri" w:hAnsi="Calibri" w:cs="Calibri"/>
              </w:rPr>
              <w:t>public void delete(UserPO po) throws RemoteException</w:t>
            </w:r>
            <w:r>
              <w:rPr>
                <w:rFonts w:hint="eastAsia" w:ascii="Calibri" w:hAnsi="Calibri" w:cs="Calibri"/>
              </w:rPr>
              <w:t>;</w:t>
            </w:r>
          </w:p>
          <w:p>
            <w:pPr>
              <w:ind w:firstLine="420" w:firstLineChars="200"/>
              <w:rPr>
                <w:rFonts w:ascii="Calibri" w:hAnsi="Calibri" w:cs="Calibri"/>
              </w:rPr>
            </w:pPr>
            <w:r>
              <w:rPr>
                <w:rFonts w:ascii="Calibri" w:hAnsi="Calibri" w:cs="Calibri"/>
              </w:rPr>
              <w:t>public ArrayList&lt;UserPO&gt; finds() throws RemoteException;</w:t>
            </w:r>
          </w:p>
          <w:p>
            <w:pPr>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5527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7" cstate="print"/>
                          <a:srcRect/>
                          <a:stretch>
                            <a:fillRect/>
                          </a:stretch>
                        </pic:blipFill>
                        <pic:spPr>
                          <a:xfrm>
                            <a:off x="0" y="0"/>
                            <a:ext cx="4486275" cy="2552700"/>
                          </a:xfrm>
                          <a:prstGeom prst="rect">
                            <a:avLst/>
                          </a:prstGeom>
                          <a:noFill/>
                          <a:ln w="9525">
                            <a:noFill/>
                            <a:miter lim="800000"/>
                            <a:headEnd/>
                            <a:tailEnd/>
                          </a:ln>
                        </pic:spPr>
                      </pic:pic>
                    </a:graphicData>
                  </a:graphic>
                </wp:inline>
              </w:drawing>
            </w:r>
          </w:p>
        </w:tc>
      </w:tr>
    </w:tbl>
    <w:p>
      <w:pPr>
        <w:pStyle w:val="38"/>
        <w:ind w:firstLine="0" w:firstLineChars="0"/>
      </w:pPr>
    </w:p>
    <w:p>
      <w:pPr>
        <w:pStyle w:val="38"/>
        <w:ind w:firstLine="0" w:firstLineChars="0"/>
      </w:pPr>
    </w:p>
    <w:p>
      <w:pPr>
        <w:pStyle w:val="38"/>
        <w:ind w:firstLine="0" w:firstLineChars="0"/>
      </w:pPr>
      <w:r>
        <w:t>（3）</w:t>
      </w:r>
      <w:r>
        <w:rPr>
          <w:rFonts w:hint="eastAsia"/>
        </w:rPr>
        <w:t>模块内部类的接口规范</w:t>
      </w:r>
      <w:r>
        <w:rPr>
          <w:rFonts w:hint="eastAsia"/>
        </w:rPr>
        <w:tab/>
      </w:r>
      <w:r>
        <w:rPr>
          <w:rFonts w:hint="eastAsia"/>
        </w:rPr>
        <w:tab/>
      </w:r>
    </w:p>
    <w:p>
      <w:pPr>
        <w:rPr>
          <w:rFonts w:hint="eastAsia"/>
          <w:b/>
          <w:bCs/>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b/>
          <w:bCs/>
        </w:rPr>
        <w:t>表39 LogInController的接口规范</w:t>
      </w: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rPr>
            </w:pPr>
            <w:r>
              <w:rPr>
                <w:rFonts w:hint="eastAsia" w:ascii="Calibri" w:hAnsi="Calibri" w:cs="Calibri"/>
                <w:b/>
                <w:color w:val="FFFFFF"/>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sz w:val="22"/>
              </w:rPr>
              <w:t>LogInController</w:t>
            </w:r>
            <w:r>
              <w:rPr>
                <w:rFonts w:ascii="Calibri" w:hAnsi="Calibri" w:cs="Calibri"/>
                <w:color w:val="000000"/>
              </w:rPr>
              <w:t>.</w:t>
            </w:r>
            <w:r>
              <w:rPr>
                <w:rFonts w:ascii="Calibri" w:hAnsi="Calibri" w:cs="Calibri"/>
              </w:rPr>
              <w:t xml:space="preserve"> </w:t>
            </w:r>
            <w:r>
              <w:rPr>
                <w:rFonts w:ascii="Calibri" w:hAnsi="Calibri" w:cs="Calibri"/>
                <w:color w:val="000000"/>
              </w:rPr>
              <w:t>logIn</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public ResultMessage logIn(long UserId, String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用户打开系统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sz w:val="22"/>
              </w:rPr>
              <w:t>LogInController.</w:t>
            </w:r>
            <w:r>
              <w:rPr>
                <w:rFonts w:ascii="Calibri" w:hAnsi="Calibri" w:cs="Calibri"/>
              </w:rPr>
              <w:t xml:space="preserve"> </w:t>
            </w:r>
            <w:r>
              <w:rPr>
                <w:rFonts w:ascii="Calibri" w:hAnsi="Calibri" w:cs="Calibri"/>
                <w:color w:val="000000"/>
                <w:sz w:val="22"/>
              </w:rPr>
              <w:t>getCurrentUser</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public UserVO getCurrentUser()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登陆成功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获得当前登陆者信息</w:t>
            </w:r>
          </w:p>
        </w:tc>
      </w:tr>
    </w:tbl>
    <w:tbl>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b/>
                <w:color w:val="FFFFFF"/>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服务名</w:t>
            </w:r>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w:t>
            </w:r>
            <w:r>
              <w:rPr>
                <w:color w:val="000000"/>
              </w:rPr>
              <w:t xml:space="preserve"> getPersonalInfo(long UserId)</w:t>
            </w:r>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根据ID查找单一个人信息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w:t>
            </w:r>
            <w:r>
              <w:rPr>
                <w:color w:val="000000"/>
              </w:rPr>
              <w:t xml:space="preserve"> changePassword</w:t>
            </w:r>
            <w:r>
              <w:rPr>
                <w:rFonts w:hint="eastAsia"/>
                <w:color w:val="000000"/>
              </w:rPr>
              <w:t>(</w:t>
            </w:r>
            <w:r>
              <w:rPr>
                <w:color w:val="000000"/>
              </w:rPr>
              <w:t>String password</w:t>
            </w:r>
            <w:r>
              <w:rPr>
                <w:rFonts w:hint="eastAsia"/>
                <w:color w:val="000000"/>
              </w:rPr>
              <w:t>,long userId)</w:t>
            </w:r>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更改密码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 xml:space="preserve"> initial(ArrayList&lt;InitUserVO&gt;</w:t>
            </w:r>
            <w:r>
              <w:rPr>
                <w:rFonts w:hint="eastAsia"/>
                <w:color w:val="000000"/>
              </w:rPr>
              <w:t xml:space="preserve"> User</w:t>
            </w:r>
            <w:r>
              <w:rPr>
                <w:color w:val="000000"/>
              </w:rPr>
              <w:t>)</w:t>
            </w:r>
          </w:p>
        </w:tc>
        <w:tc>
          <w:tcPr>
            <w:tcW w:w="5529" w:type="dxa"/>
          </w:tcPr>
          <w:p>
            <w:pPr>
              <w:rPr>
                <w:color w:val="000000"/>
              </w:rPr>
            </w:pPr>
            <w:r>
              <w:rPr>
                <w:rFonts w:hint="eastAsia"/>
                <w:color w:val="000000"/>
              </w:rPr>
              <w:t>期初建账时初始化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 changeInfo(UserVO userVO)</w:t>
            </w:r>
          </w:p>
        </w:tc>
        <w:tc>
          <w:tcPr>
            <w:tcW w:w="5529" w:type="dxa"/>
          </w:tcPr>
          <w:p>
            <w:pPr>
              <w:rPr>
                <w:color w:val="000000"/>
              </w:rPr>
            </w:pPr>
            <w:r>
              <w:rPr>
                <w:rFonts w:hint="eastAsia"/>
                <w:color w:val="000000"/>
              </w:rPr>
              <w:t>更改信息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 endManagement</w:t>
            </w:r>
            <w:r>
              <w:rPr>
                <w:rFonts w:hint="eastAsia"/>
                <w:color w:val="000000"/>
              </w:rPr>
              <w:t>()</w:t>
            </w:r>
          </w:p>
        </w:tc>
        <w:tc>
          <w:tcPr>
            <w:tcW w:w="5529" w:type="dxa"/>
          </w:tcPr>
          <w:p>
            <w:pPr>
              <w:rPr>
                <w:color w:val="000000"/>
              </w:rPr>
            </w:pPr>
            <w:r>
              <w:rPr>
                <w:rFonts w:hint="eastAsia"/>
                <w:color w:val="000000"/>
              </w:rPr>
              <w:t>结束管理</w:t>
            </w:r>
          </w:p>
        </w:tc>
      </w:tr>
    </w:tbl>
    <w:p>
      <w:pPr>
        <w:rPr>
          <w:rFonts w:hint="eastAsia"/>
        </w:rPr>
      </w:pPr>
    </w:p>
    <w:p>
      <w:pPr>
        <w:ind w:left="2520" w:firstLine="420"/>
        <w:rPr>
          <w:rFonts w:hint="eastAsia"/>
          <w:b/>
          <w:bCs/>
        </w:rPr>
      </w:pPr>
      <w:r>
        <w:rPr>
          <w:rFonts w:hint="eastAsia"/>
          <w:b/>
          <w:bCs/>
        </w:rPr>
        <w:t>LogIn的接口规范</w:t>
      </w: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rPr>
            </w:pPr>
            <w:r>
              <w:rPr>
                <w:rFonts w:hint="eastAsia" w:ascii="Calibri" w:hAnsi="Calibri" w:cs="Calibri"/>
                <w:b/>
                <w:color w:val="FFFFFF"/>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sz w:val="22"/>
              </w:rPr>
              <w:t>LogIn</w:t>
            </w:r>
            <w:r>
              <w:rPr>
                <w:rFonts w:ascii="Calibri" w:hAnsi="Calibri" w:cs="Calibri"/>
                <w:color w:val="000000"/>
              </w:rPr>
              <w:t>.</w:t>
            </w:r>
            <w:r>
              <w:rPr>
                <w:rFonts w:ascii="Calibri" w:hAnsi="Calibri" w:cs="Calibri"/>
              </w:rPr>
              <w:t xml:space="preserve"> </w:t>
            </w:r>
            <w:r>
              <w:rPr>
                <w:rFonts w:ascii="Calibri" w:hAnsi="Calibri" w:cs="Calibri"/>
                <w:color w:val="000000"/>
              </w:rPr>
              <w:t>logIn</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public ResultMessage logIn(long UserId, String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用户打开系统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r>
              <w:rPr>
                <w:rFonts w:hint="eastAsia" w:ascii="Calibri" w:hAnsi="Calibri" w:cs="Calibri"/>
                <w:color w:val="000000"/>
                <w:sz w:val="22"/>
              </w:rPr>
              <w:t>LogIn.</w:t>
            </w:r>
            <w:r>
              <w:rPr>
                <w:rFonts w:ascii="Calibri" w:hAnsi="Calibri" w:cs="Calibri"/>
              </w:rPr>
              <w:t xml:space="preserve"> </w:t>
            </w:r>
            <w:r>
              <w:rPr>
                <w:rFonts w:ascii="Calibri" w:hAnsi="Calibri" w:cs="Calibri"/>
                <w:color w:val="000000"/>
                <w:sz w:val="22"/>
              </w:rPr>
              <w:t>getCurrentUser</w:t>
            </w: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ascii="Calibri" w:hAnsi="Calibri" w:cs="Calibri"/>
                <w:color w:val="000000"/>
              </w:rPr>
              <w:t>public UserVO getCurrentUser()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登陆成功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rPr>
            </w:pPr>
            <w:r>
              <w:rPr>
                <w:rFonts w:hint="eastAsia" w:ascii="Calibri" w:hAnsi="Calibri" w:cs="Calibri"/>
                <w:color w:val="000000"/>
              </w:rPr>
              <w:t>获得当前登陆者信息</w:t>
            </w:r>
          </w:p>
        </w:tc>
      </w:tr>
    </w:tbl>
    <w:tbl>
      <w:tblPr>
        <w:tblStyle w:val="42"/>
        <w:tblpPr w:leftFromText="180" w:rightFromText="180" w:horzAnchor="margin" w:tblpY="48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color w:val="FFFFFF"/>
              </w:rPr>
            </w:pPr>
            <w:r>
              <w:rPr>
                <w:rFonts w:hint="eastAsia"/>
                <w:b/>
                <w:color w:val="FFFFFF"/>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服务名</w:t>
            </w:r>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w:t>
            </w:r>
            <w:r>
              <w:rPr>
                <w:color w:val="000000"/>
              </w:rPr>
              <w:t>DataService.find</w:t>
            </w:r>
            <w:r>
              <w:rPr>
                <w:rFonts w:hint="eastAsia"/>
                <w:color w:val="000000"/>
              </w:rPr>
              <w:t xml:space="preserve"> </w:t>
            </w:r>
            <w:r>
              <w:rPr>
                <w:color w:val="000000"/>
              </w:rPr>
              <w:t>(</w:t>
            </w:r>
            <w:r>
              <w:rPr>
                <w:rFonts w:hint="eastAsia"/>
                <w:color w:val="000000"/>
              </w:rPr>
              <w:t>long</w:t>
            </w:r>
            <w:r>
              <w:rPr>
                <w:color w:val="000000"/>
              </w:rPr>
              <w:t xml:space="preserve"> </w:t>
            </w:r>
            <w:r>
              <w:rPr>
                <w:rFonts w:hint="eastAsia"/>
                <w:color w:val="000000"/>
              </w:rPr>
              <w:t>UserI</w:t>
            </w:r>
            <w:r>
              <w:rPr>
                <w:color w:val="000000"/>
              </w:rPr>
              <w:t>d)</w:t>
            </w:r>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根据ID进行</w:t>
            </w:r>
            <w:r>
              <w:rPr>
                <w:color w:val="000000"/>
              </w:rPr>
              <w:t>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color w:val="000000"/>
              </w:rPr>
            </w:pPr>
            <w:r>
              <w:rPr>
                <w:rFonts w:hint="eastAsia"/>
                <w:color w:val="000000"/>
              </w:rPr>
              <w:t>User</w:t>
            </w:r>
            <w:r>
              <w:rPr>
                <w:color w:val="000000"/>
              </w:rPr>
              <w:t>DataService. update (String</w:t>
            </w:r>
            <w:r>
              <w:rPr>
                <w:rFonts w:hint="eastAsia"/>
                <w:color w:val="000000"/>
              </w:rPr>
              <w:t xml:space="preserve">  </w:t>
            </w:r>
            <w:r>
              <w:rPr>
                <w:color w:val="000000"/>
              </w:rPr>
              <w:t>password)</w:t>
            </w:r>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color w:val="000000"/>
              </w:rPr>
            </w:pPr>
            <w:r>
              <w:rPr>
                <w:rFonts w:hint="eastAsia"/>
                <w:color w:val="000000"/>
              </w:rPr>
              <w:t>更新</w:t>
            </w:r>
            <w:r>
              <w:rPr>
                <w:color w:val="000000"/>
              </w:rP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DataService.</w:t>
            </w:r>
            <w:r>
              <w:t xml:space="preserve"> </w:t>
            </w:r>
            <w:r>
              <w:rPr>
                <w:color w:val="000000"/>
              </w:rPr>
              <w:t>InitialInsert(ArrayList&lt;UserPO&gt; User)</w:t>
            </w:r>
          </w:p>
        </w:tc>
        <w:tc>
          <w:tcPr>
            <w:tcW w:w="5529" w:type="dxa"/>
          </w:tcPr>
          <w:p>
            <w:pPr>
              <w:rPr>
                <w:color w:val="000000"/>
              </w:rPr>
            </w:pPr>
            <w:r>
              <w:rPr>
                <w:rFonts w:hint="eastAsia"/>
                <w:color w:val="000000"/>
              </w:rPr>
              <w:t>期初建账时初始化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DataService. I</w:t>
            </w:r>
            <w:r>
              <w:rPr>
                <w:rFonts w:hint="eastAsia"/>
                <w:color w:val="000000"/>
              </w:rPr>
              <w:t>nsert(UserPO po)</w:t>
            </w:r>
          </w:p>
        </w:tc>
        <w:tc>
          <w:tcPr>
            <w:tcW w:w="5529" w:type="dxa"/>
          </w:tcPr>
          <w:p>
            <w:pPr>
              <w:rPr>
                <w:color w:val="000000"/>
              </w:rPr>
            </w:pPr>
            <w:r>
              <w:rPr>
                <w:rFonts w:hint="eastAsia"/>
                <w:color w:val="000000"/>
              </w:rPr>
              <w:t>增加</w:t>
            </w:r>
            <w:r>
              <w:rPr>
                <w:color w:val="000000"/>
              </w:rP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DataService.</w:t>
            </w:r>
            <w:r>
              <w:t xml:space="preserve"> </w:t>
            </w:r>
            <w:r>
              <w:rPr>
                <w:rFonts w:hint="eastAsia"/>
                <w:color w:val="000000"/>
              </w:rPr>
              <w:t>delete(UserPO po)</w:t>
            </w:r>
          </w:p>
        </w:tc>
        <w:tc>
          <w:tcPr>
            <w:tcW w:w="5529" w:type="dxa"/>
          </w:tcPr>
          <w:p>
            <w:pPr>
              <w:rPr>
                <w:color w:val="000000"/>
              </w:rPr>
            </w:pPr>
            <w:r>
              <w:rPr>
                <w:rFonts w:hint="eastAsia"/>
                <w:color w:val="000000"/>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DataService.</w:t>
            </w:r>
            <w:r>
              <w:rPr>
                <w:rFonts w:hint="eastAsia"/>
                <w:color w:val="000000"/>
              </w:rPr>
              <w:t>finds()</w:t>
            </w:r>
          </w:p>
        </w:tc>
        <w:tc>
          <w:tcPr>
            <w:tcW w:w="5529" w:type="dxa"/>
          </w:tcPr>
          <w:p>
            <w:pPr>
              <w:rPr>
                <w:color w:val="000000"/>
              </w:rPr>
            </w:pPr>
            <w:r>
              <w:rPr>
                <w:rFonts w:hint="eastAsia"/>
                <w:color w:val="000000"/>
              </w:rPr>
              <w:t>获得所有</w:t>
            </w:r>
            <w:r>
              <w:rPr>
                <w:color w:val="000000"/>
              </w:rP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rPr>
                <w:color w:val="000000"/>
              </w:rPr>
            </w:pPr>
            <w:r>
              <w:rPr>
                <w:rFonts w:hint="eastAsia"/>
                <w:color w:val="000000"/>
              </w:rPr>
              <w:t>User</w:t>
            </w:r>
            <w:r>
              <w:rPr>
                <w:color w:val="000000"/>
              </w:rPr>
              <w:t>DataService.</w:t>
            </w:r>
            <w:r>
              <w:rPr>
                <w:rFonts w:hint="eastAsia"/>
                <w:color w:val="000000"/>
              </w:rPr>
              <w:t>finish()</w:t>
            </w:r>
          </w:p>
        </w:tc>
        <w:tc>
          <w:tcPr>
            <w:tcW w:w="5529" w:type="dxa"/>
          </w:tcPr>
          <w:p>
            <w:pPr>
              <w:rPr>
                <w:color w:val="000000"/>
              </w:rPr>
            </w:pPr>
            <w:r>
              <w:rPr>
                <w:rFonts w:hint="eastAsia"/>
                <w:color w:val="000000"/>
              </w:rPr>
              <w:t>结束操作</w:t>
            </w:r>
          </w:p>
        </w:tc>
      </w:tr>
    </w:tbl>
    <w:p>
      <w:pPr/>
    </w:p>
    <w:bookmarkEnd w:id="44"/>
    <w:p>
      <w:pPr>
        <w:pStyle w:val="2"/>
        <w:widowControl/>
        <w:numPr>
          <w:ilvl w:val="2"/>
          <w:numId w:val="1"/>
        </w:numPr>
        <w:rPr>
          <w:sz w:val="28"/>
          <w:szCs w:val="28"/>
        </w:rPr>
      </w:pPr>
      <w:bookmarkStart w:id="45" w:name="_Toc402982487"/>
      <w:r>
        <w:rPr>
          <w:rFonts w:hint="eastAsia" w:cs="宋体"/>
          <w:sz w:val="28"/>
          <w:szCs w:val="28"/>
        </w:rPr>
        <w:t>客户端业务逻辑层模块局部的行为</w:t>
      </w:r>
      <w:bookmarkEnd w:id="45"/>
    </w:p>
    <w:p>
      <w:pPr>
        <w:pStyle w:val="2"/>
        <w:widowControl/>
        <w:numPr>
          <w:ilvl w:val="3"/>
          <w:numId w:val="1"/>
        </w:numPr>
        <w:rPr>
          <w:rFonts w:ascii="宋体" w:hAnsi="宋体" w:cs="宋体"/>
          <w:sz w:val="24"/>
          <w:szCs w:val="28"/>
        </w:rPr>
      </w:pPr>
      <w:bookmarkStart w:id="46" w:name="_Toc402982488"/>
      <w:r>
        <w:rPr>
          <w:rFonts w:hint="eastAsia" w:ascii="宋体" w:hAnsi="宋体" w:cs="宋体"/>
          <w:sz w:val="24"/>
          <w:szCs w:val="28"/>
        </w:rPr>
        <w:t>userbl模块</w:t>
      </w:r>
      <w:bookmarkEnd w:id="46"/>
    </w:p>
    <w:p>
      <w:pPr>
        <w:pStyle w:val="38"/>
        <w:ind w:left="930" w:firstLine="0" w:firstLineChars="0"/>
      </w:pPr>
      <w:bookmarkStart w:id="47" w:name="_Toc402982489"/>
      <w:r>
        <w:drawing>
          <wp:inline distT="0" distB="0" distL="0" distR="0">
            <wp:extent cx="5274310" cy="2803525"/>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noChangeArrowheads="1"/>
                    </pic:cNvPicPr>
                  </pic:nvPicPr>
                  <pic:blipFill>
                    <a:blip r:embed="rId18" cstate="print"/>
                    <a:srcRect/>
                    <a:stretch>
                      <a:fillRect/>
                    </a:stretch>
                  </pic:blipFill>
                  <pic:spPr>
                    <a:xfrm>
                      <a:off x="0" y="0"/>
                      <a:ext cx="5274310" cy="2803620"/>
                    </a:xfrm>
                    <a:prstGeom prst="rect">
                      <a:avLst/>
                    </a:prstGeom>
                    <a:noFill/>
                    <a:ln w="9525">
                      <a:noFill/>
                      <a:miter lim="800000"/>
                      <a:headEnd/>
                      <a:tailEnd/>
                    </a:ln>
                  </pic:spPr>
                </pic:pic>
              </a:graphicData>
            </a:graphic>
          </wp:inline>
        </w:drawing>
      </w:r>
    </w:p>
    <w:p>
      <w:pPr>
        <w:pStyle w:val="38"/>
        <w:ind w:left="930" w:firstLine="0" w:firstLineChars="0"/>
      </w:pPr>
      <w:r>
        <w:rPr>
          <w:rFonts w:hint="eastAsia"/>
        </w:rPr>
        <w:tab/>
      </w:r>
      <w:r>
        <w:rPr>
          <w:rFonts w:hint="eastAsia"/>
        </w:rPr>
        <w:tab/>
      </w:r>
      <w:r>
        <w:rPr>
          <w:rFonts w:hint="eastAsia"/>
        </w:rPr>
        <w:tab/>
      </w:r>
      <w:r>
        <w:rPr>
          <w:rFonts w:hint="eastAsia"/>
        </w:rPr>
        <w:tab/>
      </w:r>
      <w:r>
        <w:rPr>
          <w:rFonts w:hint="eastAsia"/>
        </w:rPr>
        <w:t xml:space="preserve">    图1      获得个人帐号信息的顺序图</w:t>
      </w:r>
    </w:p>
    <w:p>
      <w:pPr>
        <w:pStyle w:val="38"/>
        <w:ind w:left="930" w:firstLine="0" w:firstLineChars="0"/>
      </w:pPr>
    </w:p>
    <w:p>
      <w:pPr>
        <w:pStyle w:val="38"/>
        <w:ind w:left="930" w:firstLine="0" w:firstLineChars="0"/>
      </w:pPr>
      <w:r>
        <w:t>获得仓库管理对应的城市顺序图</w:t>
      </w:r>
      <w:r>
        <w:rPr>
          <w:rFonts w:hint="eastAsia"/>
        </w:rPr>
        <w:t>参见userbl顺序图</w:t>
      </w:r>
    </w:p>
    <w:p>
      <w:pPr>
        <w:pStyle w:val="38"/>
        <w:ind w:left="930" w:firstLine="0" w:firstLineChars="0"/>
      </w:pPr>
      <w:r>
        <w:drawing>
          <wp:inline distT="0" distB="0" distL="0" distR="0">
            <wp:extent cx="5274310" cy="3182620"/>
            <wp:effectExtent l="0" t="0" r="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noChangeArrowheads="1"/>
                    </pic:cNvPicPr>
                  </pic:nvPicPr>
                  <pic:blipFill>
                    <a:blip r:embed="rId19" cstate="print"/>
                    <a:srcRect/>
                    <a:stretch>
                      <a:fillRect/>
                    </a:stretch>
                  </pic:blipFill>
                  <pic:spPr>
                    <a:xfrm>
                      <a:off x="0" y="0"/>
                      <a:ext cx="5274310" cy="3182886"/>
                    </a:xfrm>
                    <a:prstGeom prst="rect">
                      <a:avLst/>
                    </a:prstGeom>
                    <a:noFill/>
                    <a:ln w="9525">
                      <a:noFill/>
                      <a:miter lim="800000"/>
                      <a:headEnd/>
                      <a:tailEnd/>
                    </a:ln>
                  </pic:spPr>
                </pic:pic>
              </a:graphicData>
            </a:graphic>
          </wp:inline>
        </w:drawing>
      </w:r>
    </w:p>
    <w:p>
      <w:pPr>
        <w:pStyle w:val="38"/>
        <w:ind w:left="930"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 xml:space="preserve">图2     </w:t>
      </w:r>
      <w:r>
        <w:rPr>
          <w:rFonts w:hint="eastAsia"/>
        </w:rPr>
        <w:tab/>
      </w:r>
      <w:r>
        <w:rPr>
          <w:rFonts w:hint="eastAsia"/>
        </w:rPr>
        <w:t>修改密码的顺序图</w:t>
      </w:r>
    </w:p>
    <w:p>
      <w:pPr>
        <w:pStyle w:val="38"/>
        <w:ind w:left="930" w:firstLine="0" w:firstLineChars="0"/>
      </w:pPr>
    </w:p>
    <w:p>
      <w:pPr>
        <w:pStyle w:val="38"/>
        <w:ind w:left="930" w:firstLine="0" w:firstLineChars="0"/>
      </w:pPr>
    </w:p>
    <w:p>
      <w:pPr>
        <w:pStyle w:val="38"/>
        <w:ind w:left="930" w:firstLine="0" w:firstLineChars="0"/>
        <w:jc w:val="center"/>
      </w:pPr>
      <w:r>
        <w:drawing>
          <wp:inline distT="0" distB="0" distL="0" distR="0">
            <wp:extent cx="5274310" cy="2068830"/>
            <wp:effectExtent l="0" t="0" r="0" b="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noChangeArrowheads="1"/>
                    </pic:cNvPicPr>
                  </pic:nvPicPr>
                  <pic:blipFill>
                    <a:blip r:embed="rId20" cstate="print"/>
                    <a:srcRect/>
                    <a:stretch>
                      <a:fillRect/>
                    </a:stretch>
                  </pic:blipFill>
                  <pic:spPr>
                    <a:xfrm>
                      <a:off x="0" y="0"/>
                      <a:ext cx="5274310" cy="2069208"/>
                    </a:xfrm>
                    <a:prstGeom prst="rect">
                      <a:avLst/>
                    </a:prstGeom>
                    <a:noFill/>
                    <a:ln w="9525">
                      <a:noFill/>
                      <a:miter lim="800000"/>
                      <a:headEnd/>
                      <a:tailEnd/>
                    </a:ln>
                  </pic:spPr>
                </pic:pic>
              </a:graphicData>
            </a:graphic>
          </wp:inline>
        </w:drawing>
      </w:r>
    </w:p>
    <w:p>
      <w:pPr>
        <w:ind w:left="2940" w:firstLine="420"/>
      </w:pPr>
      <w:r>
        <w:rPr>
          <w:rFonts w:hint="eastAsia"/>
        </w:rPr>
        <w:t xml:space="preserve">图3 </w:t>
      </w:r>
      <w:r>
        <w:rPr>
          <w:rFonts w:hint="eastAsia"/>
        </w:rPr>
        <w:tab/>
      </w:r>
      <w:r>
        <w:rPr>
          <w:rFonts w:hint="eastAsia"/>
        </w:rPr>
        <w:tab/>
      </w:r>
      <w:r>
        <w:rPr>
          <w:rFonts w:hint="eastAsia"/>
        </w:rPr>
        <w:t>User对象状态图</w:t>
      </w:r>
    </w:p>
    <w:p>
      <w:pPr>
        <w:widowControl/>
        <w:jc w:val="left"/>
      </w:pPr>
      <w:r>
        <w:br w:type="page"/>
      </w:r>
    </w:p>
    <w:p>
      <w:pPr>
        <w:pStyle w:val="2"/>
        <w:widowControl/>
        <w:numPr>
          <w:ilvl w:val="3"/>
          <w:numId w:val="1"/>
        </w:numPr>
        <w:rPr>
          <w:rFonts w:ascii="宋体" w:hAnsi="宋体" w:cs="宋体"/>
          <w:sz w:val="24"/>
          <w:szCs w:val="28"/>
        </w:rPr>
      </w:pPr>
      <w:r>
        <w:rPr>
          <w:rFonts w:hint="eastAsia" w:ascii="宋体" w:hAnsi="宋体" w:cs="宋体"/>
          <w:sz w:val="24"/>
          <w:szCs w:val="28"/>
        </w:rPr>
        <w:t>nonuserbl模块</w:t>
      </w:r>
      <w:bookmarkEnd w:id="47"/>
    </w:p>
    <w:p>
      <w:pPr>
        <w:ind w:firstLine="400" w:firstLineChars="200"/>
        <w:rPr>
          <w:rFonts w:ascii="宋体" w:hAnsi="宋体"/>
          <w:sz w:val="22"/>
        </w:rPr>
      </w:pPr>
      <w:r>
        <w:rPr>
          <w:rFonts w:hint="eastAsia" w:ascii="宋体" w:hAnsi="宋体"/>
          <w:sz w:val="20"/>
        </w:rPr>
        <w:t>参见userbl模块顺序图和对象状态图。</w:t>
      </w:r>
    </w:p>
    <w:p>
      <w:pPr/>
    </w:p>
    <w:p>
      <w:pPr>
        <w:pStyle w:val="2"/>
        <w:widowControl/>
        <w:numPr>
          <w:ilvl w:val="3"/>
          <w:numId w:val="1"/>
        </w:numPr>
        <w:rPr>
          <w:rFonts w:ascii="宋体" w:hAnsi="宋体" w:cs="宋体"/>
          <w:sz w:val="24"/>
          <w:szCs w:val="28"/>
        </w:rPr>
      </w:pPr>
      <w:bookmarkStart w:id="48" w:name="_Toc402982490"/>
      <w:r>
        <w:rPr>
          <w:rFonts w:hint="eastAsia" w:ascii="宋体" w:hAnsi="宋体" w:cs="宋体"/>
          <w:sz w:val="24"/>
          <w:szCs w:val="28"/>
        </w:rPr>
        <w:t>insititutionbl模块</w:t>
      </w:r>
      <w:bookmarkEnd w:id="48"/>
    </w:p>
    <w:p>
      <w:pPr>
        <w:pStyle w:val="38"/>
        <w:ind w:left="930" w:firstLine="0" w:firstLineChars="0"/>
      </w:pPr>
      <w:bookmarkStart w:id="49" w:name="_Toc402982491"/>
      <w:r>
        <w:drawing>
          <wp:inline distT="0" distB="0" distL="0" distR="0">
            <wp:extent cx="5274310" cy="272542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21" cstate="print"/>
                    <a:srcRect/>
                    <a:stretch>
                      <a:fillRect/>
                    </a:stretch>
                  </pic:blipFill>
                  <pic:spPr>
                    <a:xfrm>
                      <a:off x="0" y="0"/>
                      <a:ext cx="5274310" cy="2725799"/>
                    </a:xfrm>
                    <a:prstGeom prst="rect">
                      <a:avLst/>
                    </a:prstGeom>
                    <a:noFill/>
                    <a:ln w="9525">
                      <a:noFill/>
                      <a:miter lim="800000"/>
                      <a:headEnd/>
                      <a:tailEnd/>
                    </a:ln>
                  </pic:spPr>
                </pic:pic>
              </a:graphicData>
            </a:graphic>
          </wp:inline>
        </w:drawing>
      </w:r>
    </w:p>
    <w:p>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 xml:space="preserve">图4 </w:t>
      </w:r>
      <w:r>
        <w:rPr>
          <w:rFonts w:hint="eastAsia"/>
        </w:rPr>
        <w:tab/>
      </w:r>
      <w:r>
        <w:rPr>
          <w:rFonts w:hint="eastAsia"/>
        </w:rPr>
        <w:tab/>
      </w:r>
      <w:r>
        <w:rPr>
          <w:rFonts w:hint="eastAsia"/>
        </w:rPr>
        <w:t>人员工资调整顺序图</w:t>
      </w:r>
    </w:p>
    <w:p>
      <w:pPr/>
    </w:p>
    <w:p>
      <w:pPr/>
      <w:r>
        <w:rPr>
          <w:rFonts w:hint="eastAsia"/>
        </w:rPr>
        <w:t>增加、删除、查询机构顺序图参见user顺序图</w:t>
      </w:r>
    </w:p>
    <w:p>
      <w:pPr/>
    </w:p>
    <w:p>
      <w:pPr/>
    </w:p>
    <w:p>
      <w:pPr/>
      <w:r>
        <w:drawing>
          <wp:inline distT="0" distB="0" distL="0" distR="0">
            <wp:extent cx="5274310" cy="1480185"/>
            <wp:effectExtent l="0" t="0" r="0" b="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noChangeArrowheads="1"/>
                    </pic:cNvPicPr>
                  </pic:nvPicPr>
                  <pic:blipFill>
                    <a:blip r:embed="rId22" cstate="print"/>
                    <a:srcRect/>
                    <a:stretch>
                      <a:fillRect/>
                    </a:stretch>
                  </pic:blipFill>
                  <pic:spPr>
                    <a:xfrm>
                      <a:off x="0" y="0"/>
                      <a:ext cx="5274310" cy="1480304"/>
                    </a:xfrm>
                    <a:prstGeom prst="rect">
                      <a:avLst/>
                    </a:prstGeom>
                    <a:noFill/>
                    <a:ln w="9525">
                      <a:noFill/>
                      <a:miter lim="800000"/>
                      <a:headEnd/>
                      <a:tailEnd/>
                    </a:ln>
                  </pic:spPr>
                </pic:pic>
              </a:graphicData>
            </a:graphic>
          </wp:inline>
        </w:drawing>
      </w:r>
    </w:p>
    <w:p>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图5 </w:t>
      </w:r>
      <w:r>
        <w:rPr>
          <w:rFonts w:hint="eastAsia"/>
        </w:rPr>
        <w:tab/>
      </w:r>
      <w:r>
        <w:rPr>
          <w:rFonts w:hint="eastAsia"/>
        </w:rPr>
        <w:tab/>
      </w:r>
      <w:r>
        <w:rPr>
          <w:rFonts w:hint="eastAsia"/>
        </w:rPr>
        <w:t>人员机构管理状态图</w:t>
      </w:r>
    </w:p>
    <w:p>
      <w:pPr>
        <w:pStyle w:val="2"/>
        <w:widowControl/>
        <w:numPr>
          <w:ilvl w:val="3"/>
          <w:numId w:val="1"/>
        </w:numPr>
        <w:rPr>
          <w:rFonts w:ascii="宋体" w:hAnsi="宋体" w:cs="宋体"/>
          <w:sz w:val="24"/>
          <w:szCs w:val="28"/>
        </w:rPr>
      </w:pPr>
      <w:r>
        <w:rPr>
          <w:rFonts w:hint="eastAsia" w:ascii="宋体" w:hAnsi="宋体" w:cs="宋体"/>
          <w:sz w:val="24"/>
          <w:szCs w:val="28"/>
        </w:rPr>
        <w:t>commoditybl模块</w:t>
      </w:r>
      <w:bookmarkEnd w:id="49"/>
    </w:p>
    <w:p>
      <w:pPr/>
      <w:bookmarkStart w:id="50" w:name="_Toc402982492"/>
      <w:r>
        <w:rPr>
          <w:rFonts w:hint="eastAsia" w:cs="宋体"/>
          <w:szCs w:val="20"/>
        </w:rPr>
        <w:t>图</w:t>
      </w:r>
      <w:r>
        <w:rPr>
          <w:rFonts w:hint="eastAsia"/>
          <w:szCs w:val="20"/>
        </w:rPr>
        <w:t>6</w:t>
      </w:r>
      <w:r>
        <w:rPr>
          <w:rFonts w:hint="eastAsia" w:cs="宋体"/>
          <w:szCs w:val="20"/>
        </w:rPr>
        <w:t>表明了快递物流系统中，库存盘点界面想要知道快递信息时候的顺序图。</w:t>
      </w:r>
    </w:p>
    <w:p>
      <w:pPr/>
      <w:r>
        <w:rPr>
          <w:szCs w:val="20"/>
        </w:rPr>
        <w:drawing>
          <wp:inline distT="0" distB="0" distL="114300" distR="114300">
            <wp:extent cx="5572125" cy="2962275"/>
            <wp:effectExtent l="0" t="0" r="9525" b="9525"/>
            <wp:docPr id="81" name="图片 81" descr="得到快递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得到快递信息的顺序图"/>
                    <pic:cNvPicPr>
                      <a:picLocks noChangeAspect="1"/>
                    </pic:cNvPicPr>
                  </pic:nvPicPr>
                  <pic:blipFill>
                    <a:blip r:embed="rId23" r:link="rId5" cstate="print"/>
                    <a:srcRect/>
                    <a:stretch>
                      <a:fillRect/>
                    </a:stretch>
                  </pic:blipFill>
                  <pic:spPr>
                    <a:xfrm>
                      <a:off x="0" y="0"/>
                      <a:ext cx="5572125" cy="296227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6</w:t>
      </w:r>
      <w:r>
        <w:rPr>
          <w:szCs w:val="20"/>
        </w:rPr>
        <w:t xml:space="preserve">   </w:t>
      </w:r>
      <w:r>
        <w:rPr>
          <w:rFonts w:hint="eastAsia" w:cs="宋体"/>
          <w:szCs w:val="20"/>
        </w:rPr>
        <w:t>得到快递信息的顺序图</w:t>
      </w:r>
    </w:p>
    <w:p>
      <w:pPr/>
      <w:r>
        <w:rPr>
          <w:rFonts w:hint="eastAsia" w:cs="宋体"/>
          <w:szCs w:val="20"/>
        </w:rPr>
        <w:t>图</w:t>
      </w:r>
      <w:r>
        <w:rPr>
          <w:rFonts w:hint="eastAsia"/>
          <w:szCs w:val="20"/>
        </w:rPr>
        <w:t>7</w:t>
      </w:r>
      <w:r>
        <w:rPr>
          <w:rFonts w:hint="eastAsia" w:cs="宋体"/>
          <w:szCs w:val="20"/>
        </w:rPr>
        <w:t>为修改警戒比例的顺序图。</w:t>
      </w:r>
    </w:p>
    <w:p>
      <w:pPr/>
      <w:r>
        <w:rPr>
          <w:szCs w:val="20"/>
        </w:rPr>
        <w:drawing>
          <wp:inline distT="0" distB="0" distL="114300" distR="114300">
            <wp:extent cx="6086475" cy="3286125"/>
            <wp:effectExtent l="0" t="0" r="9525" b="9525"/>
            <wp:docPr id="77" name="图片 77" descr="修改警戒比例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修改警戒比例的顺序图"/>
                    <pic:cNvPicPr>
                      <a:picLocks noChangeAspect="1"/>
                    </pic:cNvPicPr>
                  </pic:nvPicPr>
                  <pic:blipFill>
                    <a:blip r:embed="rId24" r:link="rId5" cstate="print"/>
                    <a:srcRect/>
                    <a:stretch>
                      <a:fillRect/>
                    </a:stretch>
                  </pic:blipFill>
                  <pic:spPr>
                    <a:xfrm>
                      <a:off x="0" y="0"/>
                      <a:ext cx="6086475" cy="328612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7</w:t>
      </w:r>
      <w:r>
        <w:rPr>
          <w:szCs w:val="20"/>
        </w:rPr>
        <w:t xml:space="preserve">  </w:t>
      </w:r>
      <w:r>
        <w:rPr>
          <w:rFonts w:hint="eastAsia" w:cs="宋体"/>
          <w:szCs w:val="20"/>
        </w:rPr>
        <w:t>修改警戒比例的顺序图</w:t>
      </w:r>
    </w:p>
    <w:p>
      <w:pPr/>
      <w:r>
        <w:rPr>
          <w:rFonts w:hint="eastAsia" w:cs="宋体"/>
          <w:szCs w:val="20"/>
        </w:rPr>
        <w:t>图</w:t>
      </w:r>
      <w:r>
        <w:rPr>
          <w:rFonts w:hint="eastAsia"/>
          <w:szCs w:val="20"/>
        </w:rPr>
        <w:t>8</w:t>
      </w:r>
      <w:r>
        <w:rPr>
          <w:rFonts w:hint="eastAsia" w:cs="宋体"/>
          <w:szCs w:val="20"/>
        </w:rPr>
        <w:t>为库存查看界面得到库存信息的顺序图。</w:t>
      </w:r>
    </w:p>
    <w:p>
      <w:pPr/>
      <w:r>
        <w:rPr>
          <w:szCs w:val="20"/>
        </w:rPr>
        <w:drawing>
          <wp:inline distT="0" distB="0" distL="114300" distR="114300">
            <wp:extent cx="5657850" cy="3086100"/>
            <wp:effectExtent l="0" t="0" r="0" b="0"/>
            <wp:docPr id="80" name="图片 80" descr="得到库存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得到库存信息的顺序图"/>
                    <pic:cNvPicPr>
                      <a:picLocks noChangeAspect="1"/>
                    </pic:cNvPicPr>
                  </pic:nvPicPr>
                  <pic:blipFill>
                    <a:blip r:embed="rId25" r:link="rId5" cstate="print"/>
                    <a:srcRect/>
                    <a:stretch>
                      <a:fillRect/>
                    </a:stretch>
                  </pic:blipFill>
                  <pic:spPr>
                    <a:xfrm>
                      <a:off x="0" y="0"/>
                      <a:ext cx="5657850" cy="3086100"/>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8</w:t>
      </w:r>
      <w:r>
        <w:rPr>
          <w:szCs w:val="20"/>
        </w:rPr>
        <w:t xml:space="preserve"> </w:t>
      </w:r>
      <w:r>
        <w:rPr>
          <w:rFonts w:hint="eastAsia" w:cs="宋体"/>
          <w:szCs w:val="20"/>
        </w:rPr>
        <w:t>得到库存信息的顺序图</w:t>
      </w:r>
    </w:p>
    <w:p>
      <w:pPr/>
      <w:r>
        <w:rPr>
          <w:rFonts w:hint="eastAsia" w:cs="宋体"/>
          <w:szCs w:val="20"/>
        </w:rPr>
        <w:t>图9为库存分区的顺序图</w:t>
      </w:r>
    </w:p>
    <w:p>
      <w:pPr/>
      <w:r>
        <w:rPr>
          <w:szCs w:val="20"/>
        </w:rPr>
        <w:drawing>
          <wp:inline distT="0" distB="0" distL="114300" distR="114300">
            <wp:extent cx="5953125" cy="3133725"/>
            <wp:effectExtent l="0" t="0" r="9525" b="9525"/>
            <wp:docPr id="78" name="图片 78" descr="库存分区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库存分区的顺序图"/>
                    <pic:cNvPicPr>
                      <a:picLocks noChangeAspect="1"/>
                    </pic:cNvPicPr>
                  </pic:nvPicPr>
                  <pic:blipFill>
                    <a:blip r:embed="rId26" r:link="rId5" cstate="print"/>
                    <a:srcRect/>
                    <a:stretch>
                      <a:fillRect/>
                    </a:stretch>
                  </pic:blipFill>
                  <pic:spPr>
                    <a:xfrm>
                      <a:off x="0" y="0"/>
                      <a:ext cx="5953125" cy="313372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9</w:t>
      </w:r>
      <w:r>
        <w:rPr>
          <w:szCs w:val="20"/>
        </w:rPr>
        <w:t xml:space="preserve"> </w:t>
      </w:r>
      <w:r>
        <w:rPr>
          <w:rFonts w:hint="eastAsia" w:cs="宋体"/>
          <w:szCs w:val="20"/>
        </w:rPr>
        <w:t>库存分区的顺序图</w:t>
      </w:r>
    </w:p>
    <w:p>
      <w:pPr/>
      <w:r>
        <w:rPr>
          <w:rFonts w:hint="eastAsia" w:cs="宋体"/>
          <w:szCs w:val="20"/>
        </w:rPr>
        <w:t>图</w:t>
      </w:r>
      <w:r>
        <w:rPr>
          <w:rFonts w:hint="eastAsia"/>
          <w:szCs w:val="20"/>
        </w:rPr>
        <w:t>10</w:t>
      </w:r>
      <w:r>
        <w:rPr>
          <w:rFonts w:hint="eastAsia" w:cs="宋体"/>
          <w:szCs w:val="20"/>
        </w:rPr>
        <w:t>所示的状态图描述了</w:t>
      </w:r>
      <w:r>
        <w:rPr>
          <w:szCs w:val="20"/>
        </w:rPr>
        <w:t>Commodity</w:t>
      </w:r>
      <w:r>
        <w:rPr>
          <w:rFonts w:hint="eastAsia" w:cs="宋体"/>
          <w:szCs w:val="20"/>
        </w:rPr>
        <w:t>对象的生存期间的状态序列、引起转移的事件，以及因状态转移而伴随的动作。</w:t>
      </w:r>
    </w:p>
    <w:p>
      <w:pPr/>
      <w:r>
        <w:rPr>
          <w:szCs w:val="20"/>
        </w:rPr>
        <w:drawing>
          <wp:inline distT="0" distB="0" distL="114300" distR="114300">
            <wp:extent cx="4848225" cy="4257675"/>
            <wp:effectExtent l="0" t="0" r="9525" b="9525"/>
            <wp:docPr id="79" name="图片 79" descr="Commodit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ommodity对象状态图"/>
                    <pic:cNvPicPr>
                      <a:picLocks noChangeAspect="1"/>
                    </pic:cNvPicPr>
                  </pic:nvPicPr>
                  <pic:blipFill>
                    <a:blip r:embed="rId27" r:link="rId5" cstate="print"/>
                    <a:srcRect/>
                    <a:stretch>
                      <a:fillRect/>
                    </a:stretch>
                  </pic:blipFill>
                  <pic:spPr>
                    <a:xfrm>
                      <a:off x="0" y="0"/>
                      <a:ext cx="4848225" cy="425767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10</w:t>
      </w:r>
      <w:r>
        <w:rPr>
          <w:szCs w:val="20"/>
        </w:rPr>
        <w:t xml:space="preserve">  Commodity</w:t>
      </w:r>
      <w:r>
        <w:rPr>
          <w:rFonts w:hint="eastAsia" w:cs="宋体"/>
          <w:szCs w:val="20"/>
        </w:rPr>
        <w:t>对象状态图</w:t>
      </w:r>
    </w:p>
    <w:p>
      <w:pPr>
        <w:pStyle w:val="2"/>
        <w:widowControl/>
        <w:numPr>
          <w:ilvl w:val="3"/>
          <w:numId w:val="1"/>
        </w:numPr>
        <w:rPr>
          <w:rFonts w:ascii="宋体" w:hAnsi="宋体" w:cs="宋体"/>
          <w:sz w:val="24"/>
          <w:szCs w:val="28"/>
        </w:rPr>
      </w:pPr>
      <w:r>
        <w:rPr>
          <w:rFonts w:hint="eastAsia" w:ascii="宋体" w:hAnsi="宋体" w:cs="宋体"/>
          <w:sz w:val="24"/>
          <w:szCs w:val="28"/>
        </w:rPr>
        <w:t>logbl模块</w:t>
      </w:r>
      <w:bookmarkEnd w:id="50"/>
    </w:p>
    <w:p>
      <w:pPr>
        <w:ind w:firstLine="442" w:firstLineChars="200"/>
        <w:rPr>
          <w:rFonts w:ascii="宋体" w:hAnsi="宋体"/>
          <w:b/>
          <w:sz w:val="22"/>
        </w:rPr>
      </w:pPr>
      <w:bookmarkStart w:id="51" w:name="_Toc402982493"/>
      <w:r>
        <w:rPr>
          <w:rFonts w:hint="eastAsia" w:ascii="宋体" w:hAnsi="宋体"/>
          <w:b/>
          <w:sz w:val="22"/>
        </w:rPr>
        <w:drawing>
          <wp:inline distT="0" distB="0" distL="114300" distR="114300">
            <wp:extent cx="5274310" cy="4059555"/>
            <wp:effectExtent l="0" t="0" r="2540" b="17145"/>
            <wp:docPr id="82" name="图片 82" descr="log顺序图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log顺序图check"/>
                    <pic:cNvPicPr>
                      <a:picLocks noChangeAspect="1"/>
                    </pic:cNvPicPr>
                  </pic:nvPicPr>
                  <pic:blipFill>
                    <a:blip r:embed="rId28" cstate="print"/>
                    <a:srcRect/>
                    <a:stretch>
                      <a:fillRect/>
                    </a:stretch>
                  </pic:blipFill>
                  <pic:spPr>
                    <a:xfrm>
                      <a:off x="0" y="0"/>
                      <a:ext cx="5274310" cy="4059555"/>
                    </a:xfrm>
                    <a:prstGeom prst="rect">
                      <a:avLst/>
                    </a:prstGeom>
                  </pic:spPr>
                </pic:pic>
              </a:graphicData>
            </a:graphic>
          </wp:inline>
        </w:drawing>
      </w:r>
    </w:p>
    <w:p>
      <w:pPr>
        <w:jc w:val="center"/>
        <w:rPr>
          <w:rFonts w:ascii="宋体" w:hAnsi="宋体"/>
          <w:b/>
          <w:sz w:val="22"/>
        </w:rPr>
      </w:pPr>
      <w:r>
        <w:rPr>
          <w:rFonts w:hint="eastAsia" w:ascii="宋体" w:hAnsi="宋体"/>
          <w:bCs/>
          <w:sz w:val="22"/>
        </w:rPr>
        <w:t>图11 查看日志的顺序图</w:t>
      </w:r>
    </w:p>
    <w:p>
      <w:pPr>
        <w:jc w:val="center"/>
        <w:rPr>
          <w:rFonts w:ascii="宋体" w:hAnsi="宋体"/>
          <w:b/>
          <w:sz w:val="22"/>
        </w:rPr>
      </w:pPr>
      <w:r>
        <w:rPr>
          <w:rFonts w:hint="eastAsia" w:ascii="宋体" w:hAnsi="宋体"/>
          <w:b/>
          <w:sz w:val="22"/>
        </w:rPr>
        <w:drawing>
          <wp:inline distT="0" distB="0" distL="114300" distR="114300">
            <wp:extent cx="3475990" cy="1895475"/>
            <wp:effectExtent l="0" t="0" r="10160" b="9525"/>
            <wp:docPr id="83" name="图片 83" descr="log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log状态图"/>
                    <pic:cNvPicPr>
                      <a:picLocks noChangeAspect="1"/>
                    </pic:cNvPicPr>
                  </pic:nvPicPr>
                  <pic:blipFill>
                    <a:blip r:embed="rId29" cstate="print"/>
                    <a:srcRect/>
                    <a:stretch>
                      <a:fillRect/>
                    </a:stretch>
                  </pic:blipFill>
                  <pic:spPr>
                    <a:xfrm>
                      <a:off x="0" y="0"/>
                      <a:ext cx="3475990" cy="1895475"/>
                    </a:xfrm>
                    <a:prstGeom prst="rect">
                      <a:avLst/>
                    </a:prstGeom>
                  </pic:spPr>
                </pic:pic>
              </a:graphicData>
            </a:graphic>
          </wp:inline>
        </w:drawing>
      </w:r>
    </w:p>
    <w:p>
      <w:pPr>
        <w:jc w:val="center"/>
        <w:rPr>
          <w:rFonts w:ascii="宋体" w:hAnsi="宋体"/>
          <w:bCs/>
          <w:sz w:val="22"/>
        </w:rPr>
      </w:pPr>
      <w:r>
        <w:rPr>
          <w:rFonts w:hint="eastAsia" w:ascii="宋体" w:hAnsi="宋体"/>
          <w:bCs/>
          <w:sz w:val="22"/>
        </w:rPr>
        <w:t>图12 Log对象状态图</w:t>
      </w:r>
    </w:p>
    <w:p>
      <w:pPr>
        <w:pStyle w:val="2"/>
        <w:widowControl/>
        <w:numPr>
          <w:ilvl w:val="3"/>
          <w:numId w:val="1"/>
        </w:numPr>
        <w:rPr>
          <w:rFonts w:ascii="宋体" w:hAnsi="宋体" w:cs="宋体"/>
          <w:sz w:val="24"/>
          <w:szCs w:val="28"/>
        </w:rPr>
      </w:pPr>
      <w:r>
        <w:rPr>
          <w:rFonts w:hint="eastAsia" w:ascii="宋体" w:hAnsi="宋体" w:cs="宋体"/>
          <w:sz w:val="24"/>
          <w:szCs w:val="28"/>
        </w:rPr>
        <w:t>sheetbl模块</w:t>
      </w:r>
      <w:bookmarkEnd w:id="51"/>
    </w:p>
    <w:p>
      <w:pPr>
        <w:ind w:firstLine="442" w:firstLineChars="200"/>
        <w:rPr>
          <w:rFonts w:ascii="宋体" w:hAnsi="宋体"/>
          <w:b/>
          <w:sz w:val="22"/>
        </w:rPr>
      </w:pPr>
      <w:bookmarkStart w:id="52" w:name="_Toc402982494"/>
    </w:p>
    <w:p>
      <w:pPr>
        <w:rPr>
          <w:rFonts w:ascii="宋体" w:hAnsi="宋体"/>
          <w:b/>
          <w:sz w:val="22"/>
        </w:rPr>
      </w:pPr>
      <w:r>
        <w:rPr>
          <w:rFonts w:hint="eastAsia" w:ascii="宋体" w:hAnsi="宋体"/>
          <w:b/>
          <w:sz w:val="22"/>
        </w:rPr>
        <w:drawing>
          <wp:inline distT="0" distB="0" distL="114300" distR="114300">
            <wp:extent cx="5271135" cy="2531745"/>
            <wp:effectExtent l="0" t="0" r="5715" b="1905"/>
            <wp:docPr id="84" name="图片 84" descr="sheet顺序图(填写付款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sheet顺序图(填写付款单)"/>
                    <pic:cNvPicPr>
                      <a:picLocks noChangeAspect="1"/>
                    </pic:cNvPicPr>
                  </pic:nvPicPr>
                  <pic:blipFill>
                    <a:blip r:embed="rId30" cstate="print"/>
                    <a:srcRect/>
                    <a:stretch>
                      <a:fillRect/>
                    </a:stretch>
                  </pic:blipFill>
                  <pic:spPr>
                    <a:xfrm>
                      <a:off x="0" y="0"/>
                      <a:ext cx="5271135" cy="2531745"/>
                    </a:xfrm>
                    <a:prstGeom prst="rect">
                      <a:avLst/>
                    </a:prstGeom>
                  </pic:spPr>
                </pic:pic>
              </a:graphicData>
            </a:graphic>
          </wp:inline>
        </w:drawing>
      </w:r>
    </w:p>
    <w:p>
      <w:pPr>
        <w:jc w:val="center"/>
        <w:rPr>
          <w:rFonts w:ascii="宋体" w:hAnsi="宋体"/>
          <w:b/>
          <w:sz w:val="22"/>
        </w:rPr>
      </w:pPr>
      <w:r>
        <w:rPr>
          <w:rFonts w:hint="eastAsia" w:ascii="宋体" w:hAnsi="宋体"/>
          <w:bCs/>
          <w:sz w:val="22"/>
        </w:rPr>
        <w:t>图13填写付款单的顺序图</w:t>
      </w:r>
    </w:p>
    <w:p>
      <w:pPr>
        <w:rPr>
          <w:rFonts w:eastAsiaTheme="minorEastAsia"/>
        </w:rPr>
      </w:pPr>
      <w:r>
        <w:rPr>
          <w:rFonts w:hint="eastAsia" w:eastAsiaTheme="minorEastAsia"/>
        </w:rPr>
        <w:drawing>
          <wp:inline distT="0" distB="0" distL="114300" distR="114300">
            <wp:extent cx="5269230" cy="1876425"/>
            <wp:effectExtent l="0" t="0" r="7620" b="9525"/>
            <wp:docPr id="85" name="图片 85" descr="shee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sheet状态图"/>
                    <pic:cNvPicPr>
                      <a:picLocks noChangeAspect="1"/>
                    </pic:cNvPicPr>
                  </pic:nvPicPr>
                  <pic:blipFill>
                    <a:blip r:embed="rId31" cstate="print"/>
                    <a:srcRect/>
                    <a:stretch>
                      <a:fillRect/>
                    </a:stretch>
                  </pic:blipFill>
                  <pic:spPr>
                    <a:xfrm>
                      <a:off x="0" y="0"/>
                      <a:ext cx="5269230" cy="1876425"/>
                    </a:xfrm>
                    <a:prstGeom prst="rect">
                      <a:avLst/>
                    </a:prstGeom>
                  </pic:spPr>
                </pic:pic>
              </a:graphicData>
            </a:graphic>
          </wp:inline>
        </w:drawing>
      </w:r>
    </w:p>
    <w:p>
      <w:pPr>
        <w:jc w:val="center"/>
        <w:rPr>
          <w:rFonts w:ascii="宋体" w:hAnsi="宋体"/>
          <w:b/>
          <w:sz w:val="22"/>
        </w:rPr>
      </w:pPr>
      <w:r>
        <w:rPr>
          <w:rFonts w:hint="eastAsia" w:ascii="宋体" w:hAnsi="宋体"/>
          <w:bCs/>
          <w:sz w:val="22"/>
        </w:rPr>
        <w:t>图14 Sheet对象状态图</w:t>
      </w:r>
    </w:p>
    <w:p>
      <w:pPr>
        <w:rPr>
          <w:rFonts w:eastAsiaTheme="minorEastAsia"/>
        </w:rPr>
      </w:pPr>
    </w:p>
    <w:p>
      <w:pPr>
        <w:pStyle w:val="2"/>
        <w:widowControl/>
        <w:numPr>
          <w:ilvl w:val="3"/>
          <w:numId w:val="1"/>
        </w:numPr>
        <w:rPr>
          <w:rFonts w:ascii="宋体" w:hAnsi="宋体" w:cs="宋体"/>
          <w:sz w:val="24"/>
          <w:szCs w:val="28"/>
        </w:rPr>
      </w:pPr>
      <w:r>
        <w:rPr>
          <w:rFonts w:hint="eastAsia" w:ascii="宋体" w:hAnsi="宋体" w:cs="宋体"/>
          <w:sz w:val="24"/>
          <w:szCs w:val="28"/>
        </w:rPr>
        <w:t>begininfobl模块</w:t>
      </w:r>
      <w:bookmarkEnd w:id="52"/>
    </w:p>
    <w:p>
      <w:pPr>
        <w:ind w:firstLine="442" w:firstLineChars="200"/>
        <w:rPr>
          <w:rFonts w:ascii="宋体" w:hAnsi="宋体"/>
          <w:b/>
          <w:sz w:val="22"/>
        </w:rPr>
      </w:pPr>
      <w:bookmarkStart w:id="53" w:name="_Toc402982495"/>
    </w:p>
    <w:p>
      <w:pPr>
        <w:rPr>
          <w:rFonts w:ascii="宋体" w:hAnsi="宋体"/>
          <w:b/>
          <w:sz w:val="22"/>
        </w:rPr>
      </w:pPr>
      <w:r>
        <w:rPr>
          <w:rFonts w:ascii="宋体" w:hAnsi="宋体"/>
          <w:b/>
          <w:sz w:val="22"/>
        </w:rPr>
        <w:drawing>
          <wp:inline distT="0" distB="0" distL="0" distR="0">
            <wp:extent cx="5274310" cy="292989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929890"/>
                    </a:xfrm>
                    <a:prstGeom prst="rect">
                      <a:avLst/>
                    </a:prstGeom>
                  </pic:spPr>
                </pic:pic>
              </a:graphicData>
            </a:graphic>
          </wp:inline>
        </w:drawing>
      </w:r>
    </w:p>
    <w:p>
      <w:pPr>
        <w:jc w:val="center"/>
        <w:rPr>
          <w:rFonts w:ascii="宋体" w:hAnsi="宋体"/>
          <w:b/>
          <w:sz w:val="22"/>
        </w:rPr>
      </w:pPr>
      <w:r>
        <w:rPr>
          <w:rFonts w:hint="eastAsia" w:ascii="宋体" w:hAnsi="宋体"/>
          <w:bCs/>
          <w:sz w:val="22"/>
        </w:rPr>
        <w:t>图15期初建账的顺序图</w:t>
      </w:r>
    </w:p>
    <w:p>
      <w:pPr/>
    </w:p>
    <w:p>
      <w:pPr/>
      <w:r>
        <w:drawing>
          <wp:inline distT="0" distB="0" distL="0" distR="0">
            <wp:extent cx="5274310" cy="724535"/>
            <wp:effectExtent l="0" t="0" r="254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724535"/>
                    </a:xfrm>
                    <a:prstGeom prst="rect">
                      <a:avLst/>
                    </a:prstGeom>
                  </pic:spPr>
                </pic:pic>
              </a:graphicData>
            </a:graphic>
          </wp:inline>
        </w:drawing>
      </w:r>
    </w:p>
    <w:p>
      <w:pPr>
        <w:jc w:val="center"/>
        <w:rPr>
          <w:rFonts w:ascii="宋体" w:hAnsi="宋体"/>
          <w:b/>
          <w:sz w:val="22"/>
        </w:rPr>
      </w:pPr>
      <w:r>
        <w:rPr>
          <w:rFonts w:hint="eastAsia" w:ascii="宋体" w:hAnsi="宋体"/>
          <w:bCs/>
          <w:sz w:val="22"/>
        </w:rPr>
        <w:t>图16 BeginInfo对象状态图</w:t>
      </w:r>
    </w:p>
    <w:p>
      <w:pPr/>
    </w:p>
    <w:p>
      <w:pPr>
        <w:pStyle w:val="2"/>
        <w:widowControl/>
        <w:numPr>
          <w:ilvl w:val="3"/>
          <w:numId w:val="1"/>
        </w:numPr>
        <w:rPr>
          <w:rFonts w:ascii="宋体" w:hAnsi="宋体" w:cs="宋体"/>
          <w:sz w:val="24"/>
          <w:szCs w:val="28"/>
        </w:rPr>
      </w:pPr>
      <w:r>
        <w:rPr>
          <w:rFonts w:hint="eastAsia" w:ascii="宋体" w:hAnsi="宋体" w:cs="宋体"/>
          <w:sz w:val="24"/>
          <w:szCs w:val="28"/>
        </w:rPr>
        <w:t>accountbl模块</w:t>
      </w:r>
      <w:bookmarkEnd w:id="53"/>
    </w:p>
    <w:p>
      <w:pPr/>
      <w:r>
        <w:rPr>
          <w:rFonts w:hint="eastAsia" w:ascii="宋体" w:hAnsi="宋体"/>
          <w:sz w:val="20"/>
        </w:rPr>
        <w:t>参见userbl模块顺序图和对象状态图。</w:t>
      </w:r>
    </w:p>
    <w:p>
      <w:pPr>
        <w:pStyle w:val="2"/>
        <w:widowControl/>
        <w:numPr>
          <w:ilvl w:val="3"/>
          <w:numId w:val="1"/>
        </w:numPr>
        <w:rPr>
          <w:rFonts w:ascii="宋体" w:hAnsi="宋体" w:cs="宋体"/>
          <w:sz w:val="24"/>
          <w:szCs w:val="28"/>
        </w:rPr>
      </w:pPr>
      <w:bookmarkStart w:id="54" w:name="_Toc402982496"/>
      <w:r>
        <w:rPr>
          <w:rFonts w:hint="eastAsia" w:ascii="宋体" w:hAnsi="宋体" w:cs="宋体"/>
          <w:sz w:val="24"/>
          <w:szCs w:val="28"/>
        </w:rPr>
        <w:t>staffmanagebl模块</w:t>
      </w:r>
      <w:bookmarkEnd w:id="54"/>
    </w:p>
    <w:p>
      <w:pPr/>
      <w:bookmarkStart w:id="55" w:name="_Toc402982497"/>
      <w:r>
        <w:rPr>
          <w:rFonts w:hint="eastAsia"/>
        </w:rPr>
        <w:t>增加、删除、更改、查询员工帐号信息顺序图参见userbl顺序图</w:t>
      </w:r>
    </w:p>
    <w:p>
      <w:pPr/>
    </w:p>
    <w:p>
      <w:pPr/>
    </w:p>
    <w:p>
      <w:pPr/>
      <w:r>
        <w:drawing>
          <wp:inline distT="0" distB="0" distL="0" distR="0">
            <wp:extent cx="5274310" cy="167068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34" cstate="print"/>
                    <a:srcRect/>
                    <a:stretch>
                      <a:fillRect/>
                    </a:stretch>
                  </pic:blipFill>
                  <pic:spPr>
                    <a:xfrm>
                      <a:off x="0" y="0"/>
                      <a:ext cx="5274310" cy="1671201"/>
                    </a:xfrm>
                    <a:prstGeom prst="rect">
                      <a:avLst/>
                    </a:prstGeom>
                    <a:noFill/>
                    <a:ln w="9525">
                      <a:noFill/>
                      <a:miter lim="800000"/>
                      <a:headEnd/>
                      <a:tailEnd/>
                    </a:ln>
                  </pic:spPr>
                </pic:pic>
              </a:graphicData>
            </a:graphic>
          </wp:inline>
        </w:drawing>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图17</w:t>
      </w:r>
      <w:r>
        <w:rPr>
          <w:rFonts w:hint="eastAsia"/>
        </w:rPr>
        <w:tab/>
      </w:r>
      <w:r>
        <w:rPr>
          <w:rFonts w:hint="eastAsia"/>
        </w:rPr>
        <w:tab/>
      </w:r>
      <w:r>
        <w:rPr>
          <w:rFonts w:hint="eastAsia"/>
        </w:rPr>
        <w:t>用户管理状态图</w:t>
      </w:r>
    </w:p>
    <w:p>
      <w:pPr>
        <w:pStyle w:val="2"/>
        <w:widowControl/>
        <w:numPr>
          <w:ilvl w:val="3"/>
          <w:numId w:val="1"/>
        </w:numPr>
        <w:rPr>
          <w:rFonts w:ascii="宋体" w:hAnsi="宋体" w:cs="宋体"/>
          <w:sz w:val="24"/>
          <w:szCs w:val="28"/>
        </w:rPr>
      </w:pPr>
      <w:r>
        <w:rPr>
          <w:rFonts w:hint="eastAsia" w:ascii="宋体" w:hAnsi="宋体" w:cs="宋体"/>
          <w:sz w:val="24"/>
          <w:szCs w:val="28"/>
        </w:rPr>
        <w:t>LogInbl模块</w:t>
      </w:r>
    </w:p>
    <w:p>
      <w:r>
        <w:rPr>
          <w:rFonts w:hint="eastAsia" w:ascii="宋体" w:hAnsi="宋体"/>
          <w:sz w:val="20"/>
        </w:rPr>
        <w:t>参见userbl模块顺序图和对象状态图。</w:t>
      </w:r>
    </w:p>
    <w:p>
      <w:pPr/>
    </w:p>
    <w:bookmarkEnd w:id="55"/>
    <w:p>
      <w:pPr>
        <w:pStyle w:val="2"/>
        <w:widowControl/>
        <w:numPr>
          <w:ilvl w:val="2"/>
          <w:numId w:val="1"/>
        </w:numPr>
        <w:rPr>
          <w:sz w:val="28"/>
          <w:szCs w:val="28"/>
        </w:rPr>
      </w:pPr>
      <w:bookmarkStart w:id="56" w:name="_Toc402982498"/>
      <w:r>
        <w:rPr>
          <w:rFonts w:hint="eastAsia" w:cs="宋体"/>
          <w:sz w:val="28"/>
          <w:szCs w:val="28"/>
        </w:rPr>
        <w:t>客户端业务逻辑层模块的设计原理</w:t>
      </w:r>
      <w:bookmarkEnd w:id="56"/>
    </w:p>
    <w:p>
      <w:pPr>
        <w:pStyle w:val="7"/>
        <w:widowControl/>
        <w:spacing w:line="276" w:lineRule="auto"/>
        <w:ind w:firstLine="440"/>
        <w:rPr>
          <w:szCs w:val="22"/>
        </w:rPr>
      </w:pPr>
      <w:r>
        <w:rPr>
          <w:rFonts w:hint="eastAsia" w:ascii="宋体" w:hAnsi="宋体" w:cs="宋体"/>
          <w:sz w:val="22"/>
          <w:szCs w:val="21"/>
        </w:rPr>
        <w:t>利用委托式控制风格，每个模块需要访问的业务逻辑有各自的控制器委托给不同的领域对象。这些对象分别承担一定的职责，做出一定的决策，从而实现大的职责。</w:t>
      </w:r>
    </w:p>
    <w:p>
      <w:pPr>
        <w:pStyle w:val="2"/>
        <w:widowControl/>
        <w:numPr>
          <w:ilvl w:val="1"/>
          <w:numId w:val="1"/>
        </w:numPr>
        <w:rPr>
          <w:sz w:val="32"/>
          <w:szCs w:val="32"/>
        </w:rPr>
      </w:pPr>
      <w:bookmarkStart w:id="57" w:name="_Toc402982499"/>
      <w:r>
        <w:rPr>
          <w:rFonts w:hint="eastAsia" w:cs="宋体"/>
          <w:sz w:val="32"/>
          <w:szCs w:val="32"/>
        </w:rPr>
        <w:t>客户端网络模块的静态结构和动态职责</w:t>
      </w:r>
      <w:bookmarkEnd w:id="57"/>
    </w:p>
    <w:p>
      <w:pPr>
        <w:pStyle w:val="7"/>
        <w:widowControl/>
        <w:spacing w:line="276" w:lineRule="auto"/>
        <w:ind w:firstLine="440"/>
        <w:rPr>
          <w:rFonts w:ascii="宋体" w:hAnsi="宋体" w:cs="宋体"/>
          <w:sz w:val="22"/>
          <w:szCs w:val="21"/>
        </w:rPr>
      </w:pPr>
      <w:r>
        <w:rPr>
          <w:rFonts w:hint="eastAsia" w:ascii="宋体" w:hAnsi="宋体" w:cs="宋体"/>
          <w:sz w:val="22"/>
          <w:szCs w:val="21"/>
        </w:rPr>
        <w:t>由于数据是存储在服务器上的，客户端访问数据必须通过网络通信层，具体是由客户端的业务逻辑层和服务器端的数据层通过网络通信层进行通信。如图33所示。</w:t>
      </w:r>
    </w:p>
    <w:p>
      <w:pPr>
        <w:pStyle w:val="7"/>
        <w:widowControl/>
        <w:spacing w:line="276" w:lineRule="auto"/>
        <w:ind w:firstLine="440"/>
        <w:rPr>
          <w:rFonts w:ascii="宋体" w:hAnsi="宋体" w:cs="宋体"/>
          <w:sz w:val="22"/>
          <w:szCs w:val="21"/>
        </w:rPr>
      </w:pPr>
      <w:r>
        <w:rPr>
          <w:rFonts w:hint="eastAsia" w:ascii="宋体" w:hAnsi="宋体" w:cs="宋体"/>
          <w:sz w:val="22"/>
          <w:szCs w:val="21"/>
        </w:rPr>
        <w:t>具体网络通信层的实现是通过远程方法调用RMI来实现的。</w:t>
      </w:r>
    </w:p>
    <w:p>
      <w:pPr>
        <w:ind w:left="840"/>
        <w:rPr>
          <w:b/>
          <w:sz w:val="28"/>
          <w:szCs w:val="28"/>
        </w:rPr>
      </w:pPr>
      <w:r>
        <w:rPr>
          <w:sz w:val="22"/>
          <w:szCs w:val="22"/>
        </w:rPr>
        <w:drawing>
          <wp:inline distT="0" distB="0" distL="114300" distR="114300">
            <wp:extent cx="4257675" cy="2390775"/>
            <wp:effectExtent l="0" t="0" r="9525" b="9525"/>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35" r:link="rId5" cstate="print"/>
                    <a:srcRect/>
                    <a:stretch>
                      <a:fillRect/>
                    </a:stretch>
                  </pic:blipFill>
                  <pic:spPr>
                    <a:xfrm>
                      <a:off x="0" y="0"/>
                      <a:ext cx="4257675" cy="23907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图33 客户端数据通信层模块的描述</w:t>
      </w:r>
    </w:p>
    <w:p>
      <w:pPr>
        <w:pStyle w:val="2"/>
        <w:widowControl/>
        <w:numPr>
          <w:ilvl w:val="2"/>
          <w:numId w:val="1"/>
        </w:numPr>
        <w:rPr>
          <w:sz w:val="28"/>
          <w:szCs w:val="28"/>
        </w:rPr>
      </w:pPr>
      <w:bookmarkStart w:id="58" w:name="_Toc402982500"/>
      <w:r>
        <w:rPr>
          <w:rFonts w:hint="eastAsia" w:cs="宋体"/>
          <w:sz w:val="28"/>
          <w:szCs w:val="28"/>
        </w:rPr>
        <w:t>客户端网络模块局部模块的职责</w:t>
      </w:r>
      <w:bookmarkEnd w:id="58"/>
    </w:p>
    <w:p>
      <w:pPr>
        <w:pStyle w:val="7"/>
        <w:widowControl/>
        <w:spacing w:line="276" w:lineRule="auto"/>
        <w:ind w:firstLine="440"/>
        <w:rPr>
          <w:rFonts w:ascii="宋体" w:hAnsi="宋体" w:cs="宋体"/>
          <w:sz w:val="22"/>
          <w:szCs w:val="21"/>
        </w:rPr>
      </w:pPr>
      <w:r>
        <w:rPr>
          <w:rFonts w:hint="eastAsia" w:ascii="宋体" w:hAnsi="宋体" w:cs="宋体"/>
          <w:sz w:val="22"/>
          <w:szCs w:val="21"/>
        </w:rPr>
        <w:t>其实网络通信层的实际运作代码是由RMI API所完成的，在客户端我们只需要部署RMI服务的Stub文件和Java RMI类库即可。如表25所示。</w:t>
      </w:r>
    </w:p>
    <w:p>
      <w:pPr>
        <w:jc w:val="center"/>
        <w:rPr>
          <w:rFonts w:ascii="宋体" w:hAnsi="宋体" w:cs="宋体"/>
        </w:rPr>
      </w:pPr>
      <w:r>
        <w:rPr>
          <w:rFonts w:hint="eastAsia" w:ascii="宋体" w:hAnsi="宋体" w:cs="宋体"/>
        </w:rPr>
        <w:t>表25 网络通信层模块的职责</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63"/>
        <w:gridCol w:w="59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模块</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IDataRemoteService_Stub</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给业务逻辑层提供服务接口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 xml:space="preserve">Java RMI </w:t>
            </w:r>
            <w:r>
              <w:rPr>
                <w:rFonts w:hint="eastAsia" w:cs="宋体"/>
                <w:sz w:val="22"/>
                <w:szCs w:val="22"/>
              </w:rPr>
              <w:t>类库</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实现</w:t>
            </w:r>
            <w:r>
              <w:rPr>
                <w:sz w:val="22"/>
                <w:szCs w:val="22"/>
              </w:rPr>
              <w:t>RMI</w:t>
            </w:r>
            <w:r>
              <w:rPr>
                <w:rFonts w:hint="eastAsia" w:cs="宋体"/>
                <w:sz w:val="22"/>
                <w:szCs w:val="22"/>
              </w:rPr>
              <w:t>机制</w:t>
            </w:r>
          </w:p>
        </w:tc>
      </w:tr>
    </w:tbl>
    <w:p>
      <w:pPr>
        <w:rPr>
          <w:b/>
          <w:sz w:val="28"/>
          <w:szCs w:val="28"/>
        </w:rPr>
      </w:pPr>
    </w:p>
    <w:p>
      <w:pPr>
        <w:pStyle w:val="2"/>
        <w:widowControl/>
        <w:numPr>
          <w:ilvl w:val="1"/>
          <w:numId w:val="1"/>
        </w:numPr>
        <w:rPr>
          <w:sz w:val="32"/>
          <w:szCs w:val="32"/>
        </w:rPr>
      </w:pPr>
      <w:bookmarkStart w:id="59" w:name="_Toc402982501"/>
      <w:r>
        <w:rPr>
          <w:rFonts w:hint="eastAsia" w:cs="宋体"/>
          <w:sz w:val="32"/>
          <w:szCs w:val="32"/>
        </w:rPr>
        <w:t>服务器端网络模块的静态结构和动态职责</w:t>
      </w:r>
      <w:bookmarkEnd w:id="59"/>
    </w:p>
    <w:p>
      <w:pPr>
        <w:pStyle w:val="2"/>
        <w:widowControl/>
        <w:numPr>
          <w:ilvl w:val="2"/>
          <w:numId w:val="1"/>
        </w:numPr>
        <w:rPr>
          <w:sz w:val="28"/>
          <w:szCs w:val="28"/>
        </w:rPr>
      </w:pPr>
      <w:bookmarkStart w:id="60" w:name="_Toc402982502"/>
      <w:r>
        <w:rPr>
          <w:rFonts w:hint="eastAsia" w:cs="宋体"/>
          <w:sz w:val="28"/>
          <w:szCs w:val="28"/>
        </w:rPr>
        <w:t>服务器端网络模块局部模块的职责</w:t>
      </w:r>
      <w:bookmarkEnd w:id="60"/>
    </w:p>
    <w:p>
      <w:pPr>
        <w:pStyle w:val="7"/>
        <w:widowControl/>
        <w:spacing w:line="276" w:lineRule="auto"/>
        <w:ind w:firstLine="440"/>
        <w:rPr>
          <w:rFonts w:ascii="宋体" w:hAnsi="宋体" w:cs="宋体"/>
          <w:sz w:val="22"/>
          <w:szCs w:val="21"/>
        </w:rPr>
      </w:pPr>
      <w:r>
        <w:rPr>
          <w:rFonts w:hint="eastAsia" w:ascii="宋体" w:hAnsi="宋体" w:cs="宋体"/>
          <w:sz w:val="22"/>
          <w:szCs w:val="21"/>
        </w:rPr>
        <w:t>由于数据是存储在服务器上的，客户端访问数据必须通过网络通信层，具体是由客户端的业务逻辑层和服务器端的数据层通过网络通信层进行通信。</w:t>
      </w:r>
    </w:p>
    <w:p>
      <w:pPr>
        <w:pStyle w:val="7"/>
        <w:widowControl/>
        <w:spacing w:line="276" w:lineRule="auto"/>
        <w:ind w:firstLine="440"/>
        <w:rPr>
          <w:rFonts w:ascii="宋体" w:hAnsi="宋体" w:cs="宋体"/>
          <w:sz w:val="22"/>
          <w:szCs w:val="21"/>
        </w:rPr>
      </w:pPr>
      <w:r>
        <w:rPr>
          <w:rFonts w:hint="eastAsia" w:ascii="宋体" w:hAnsi="宋体" w:cs="宋体"/>
          <w:sz w:val="22"/>
          <w:szCs w:val="21"/>
        </w:rPr>
        <w:t>具体服务器端模块中只需要包含Java RMI类库即可。但是其数据层实现RMI的类需要符合以下条件：</w:t>
      </w:r>
    </w:p>
    <w:p>
      <w:pPr/>
      <w:r>
        <w:drawing>
          <wp:inline distT="0" distB="0" distL="114300" distR="114300">
            <wp:extent cx="4105275" cy="3876675"/>
            <wp:effectExtent l="0" t="0" r="9525" b="9525"/>
            <wp:docPr id="60" name="图片 5" descr="服务器数据层实现RMI的类的描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descr="服务器数据层实现RMI的类的描述.jpg"/>
                    <pic:cNvPicPr>
                      <a:picLocks noChangeAspect="1"/>
                    </pic:cNvPicPr>
                  </pic:nvPicPr>
                  <pic:blipFill>
                    <a:blip r:embed="rId36" r:link="rId5" cstate="print"/>
                    <a:srcRect/>
                    <a:stretch>
                      <a:fillRect/>
                    </a:stretch>
                  </pic:blipFill>
                  <pic:spPr>
                    <a:xfrm>
                      <a:off x="0" y="0"/>
                      <a:ext cx="4105275" cy="38766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图34 服务器数据层实现RMI的类的描述</w:t>
      </w:r>
    </w:p>
    <w:p>
      <w:pPr>
        <w:pStyle w:val="2"/>
        <w:widowControl/>
        <w:numPr>
          <w:ilvl w:val="2"/>
          <w:numId w:val="1"/>
        </w:numPr>
        <w:rPr>
          <w:sz w:val="28"/>
          <w:szCs w:val="28"/>
        </w:rPr>
      </w:pPr>
      <w:bookmarkStart w:id="61" w:name="_Toc402982503"/>
      <w:r>
        <w:rPr>
          <w:rFonts w:hint="eastAsia" w:cs="宋体"/>
          <w:sz w:val="28"/>
          <w:szCs w:val="28"/>
        </w:rPr>
        <w:t>服务器端网络模块局部模块的接口规范</w:t>
      </w:r>
      <w:bookmarkEnd w:id="61"/>
    </w:p>
    <w:p>
      <w:pPr>
        <w:pStyle w:val="7"/>
        <w:widowControl/>
        <w:spacing w:line="276" w:lineRule="auto"/>
        <w:ind w:firstLine="440"/>
        <w:rPr>
          <w:rFonts w:ascii="宋体" w:hAnsi="宋体" w:cs="宋体"/>
          <w:sz w:val="22"/>
          <w:szCs w:val="21"/>
        </w:rPr>
      </w:pPr>
      <w:r>
        <w:rPr>
          <w:rFonts w:hint="eastAsia" w:ascii="宋体" w:hAnsi="宋体" w:cs="宋体"/>
          <w:sz w:val="22"/>
          <w:szCs w:val="21"/>
        </w:rPr>
        <w:t>DatabaseService 是被业务逻辑层调用的接口。为了实现RMI， DatabaseService需要继承 Remote接口，而数据层中的实现这个接口的类DatabaseServiceSerializableImpl都需要继承UnicastRemoteObject类。</w:t>
      </w:r>
    </w:p>
    <w:p>
      <w:pPr>
        <w:pStyle w:val="7"/>
        <w:widowControl/>
        <w:spacing w:line="276" w:lineRule="auto"/>
        <w:ind w:firstLine="440"/>
        <w:rPr>
          <w:rFonts w:ascii="宋体" w:hAnsi="宋体" w:cs="宋体"/>
          <w:sz w:val="22"/>
          <w:szCs w:val="21"/>
        </w:rPr>
      </w:pPr>
      <w:r>
        <w:rPr>
          <w:rFonts w:hint="eastAsia" w:ascii="宋体" w:hAnsi="宋体" w:cs="宋体"/>
          <w:sz w:val="22"/>
          <w:szCs w:val="21"/>
        </w:rPr>
        <w:t>以下是服务器网络模块的RMI详细的规范：</w:t>
      </w:r>
    </w:p>
    <w:p>
      <w:pPr>
        <w:jc w:val="center"/>
        <w:rPr>
          <w:rFonts w:ascii="宋体" w:hAnsi="宋体" w:cs="宋体"/>
        </w:rPr>
      </w:pPr>
      <w:r>
        <w:rPr>
          <w:rFonts w:hint="eastAsia" w:ascii="宋体" w:hAnsi="宋体" w:cs="宋体"/>
          <w:b/>
          <w:bCs/>
        </w:rPr>
        <w:t>表39 服务器网络模块的RMI接口规范</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类</w:t>
            </w:r>
            <w:r>
              <w:rPr>
                <w:b/>
                <w:sz w:val="22"/>
                <w:szCs w:val="22"/>
              </w:rPr>
              <w:t>/</w:t>
            </w:r>
            <w:r>
              <w:rPr>
                <w:rFonts w:hint="eastAsia" w:cs="宋体"/>
                <w:b/>
                <w:sz w:val="22"/>
                <w:szCs w:val="22"/>
              </w:rPr>
              <w:t>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远程服务接口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extends Remote</w:t>
            </w:r>
            <w:r>
              <w:rPr>
                <w:rFonts w:hint="eastAsia" w:cs="宋体"/>
                <w:sz w:val="22"/>
                <w:szCs w:val="20"/>
              </w:rPr>
              <w:t>，方法</w:t>
            </w:r>
            <w:r>
              <w:rPr>
                <w:sz w:val="22"/>
                <w:szCs w:val="20"/>
              </w:rP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远程服务的实现类</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extendsUnicastRemoteObject</w:t>
            </w:r>
          </w:p>
        </w:tc>
      </w:tr>
    </w:tbl>
    <w:p>
      <w:pPr>
        <w:rPr>
          <w:sz w:val="22"/>
          <w:szCs w:val="22"/>
        </w:rPr>
      </w:pPr>
    </w:p>
    <w:p>
      <w:pPr>
        <w:jc w:val="center"/>
        <w:rPr>
          <w:rFonts w:ascii="宋体" w:hAnsi="宋体" w:cs="宋体"/>
          <w:b/>
          <w:bCs/>
        </w:rPr>
      </w:pPr>
      <w:r>
        <w:rPr>
          <w:rFonts w:hint="eastAsia" w:ascii="宋体" w:hAnsi="宋体" w:cs="宋体"/>
          <w:b/>
          <w:bCs/>
        </w:rPr>
        <w:t>表40 服务器网络模块的RMI接口返回值的规范</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类</w:t>
            </w:r>
            <w:r>
              <w:rPr>
                <w:b/>
                <w:sz w:val="22"/>
                <w:szCs w:val="22"/>
              </w:rPr>
              <w:t>/</w:t>
            </w:r>
            <w:r>
              <w:rPr>
                <w:rFonts w:hint="eastAsia" w:cs="宋体"/>
                <w:b/>
                <w:sz w:val="22"/>
                <w:szCs w:val="22"/>
              </w:rPr>
              <w:t>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作为远程引用传递</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rFonts w:hint="eastAsia" w:cs="宋体"/>
                <w:sz w:val="22"/>
                <w:szCs w:val="20"/>
              </w:rPr>
              <w:t>该类需要</w:t>
            </w:r>
            <w:r>
              <w:rPr>
                <w:sz w:val="22"/>
                <w:szCs w:val="20"/>
              </w:rPr>
              <w:t>extends Remote</w:t>
            </w:r>
            <w:r>
              <w:rPr>
                <w:rFonts w:hint="eastAsia" w:cs="宋体"/>
                <w:sz w:val="22"/>
                <w:szCs w:val="20"/>
              </w:rPr>
              <w:t>，方法</w:t>
            </w:r>
            <w:r>
              <w:rPr>
                <w:sz w:val="22"/>
                <w:szCs w:val="20"/>
              </w:rP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通过数据库进行复制</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Implements MySql</w:t>
            </w:r>
          </w:p>
        </w:tc>
      </w:tr>
    </w:tbl>
    <w:p>
      <w:pPr>
        <w:rPr>
          <w:b/>
          <w:sz w:val="28"/>
          <w:szCs w:val="28"/>
        </w:rPr>
      </w:pPr>
    </w:p>
    <w:p>
      <w:pPr>
        <w:pStyle w:val="2"/>
        <w:widowControl/>
        <w:numPr>
          <w:ilvl w:val="1"/>
          <w:numId w:val="1"/>
        </w:numPr>
        <w:rPr>
          <w:sz w:val="32"/>
          <w:szCs w:val="32"/>
        </w:rPr>
      </w:pPr>
      <w:bookmarkStart w:id="62" w:name="_Toc402982504"/>
      <w:r>
        <w:rPr>
          <w:rFonts w:hint="eastAsia" w:cs="宋体"/>
          <w:sz w:val="32"/>
          <w:szCs w:val="32"/>
        </w:rPr>
        <w:t>服务器端数据层模块的静态结构和动态职责</w:t>
      </w:r>
      <w:bookmarkEnd w:id="62"/>
    </w:p>
    <w:p>
      <w:pPr>
        <w:pStyle w:val="2"/>
        <w:widowControl/>
        <w:numPr>
          <w:ilvl w:val="2"/>
          <w:numId w:val="1"/>
        </w:numPr>
        <w:rPr>
          <w:sz w:val="28"/>
          <w:szCs w:val="28"/>
        </w:rPr>
      </w:pPr>
      <w:bookmarkStart w:id="63" w:name="_Toc402982505"/>
      <w:r>
        <w:rPr>
          <w:rFonts w:hint="eastAsia" w:cs="宋体"/>
          <w:sz w:val="28"/>
          <w:szCs w:val="28"/>
        </w:rPr>
        <w:t>服务器端数据层模块局部模块的职责</w:t>
      </w:r>
      <w:bookmarkEnd w:id="63"/>
    </w:p>
    <w:p>
      <w:pPr>
        <w:pStyle w:val="7"/>
        <w:widowControl/>
        <w:spacing w:line="276" w:lineRule="auto"/>
        <w:ind w:firstLine="440"/>
        <w:rPr>
          <w:rFonts w:ascii="宋体" w:hAnsi="宋体" w:cs="宋体"/>
          <w:sz w:val="22"/>
          <w:szCs w:val="22"/>
        </w:rPr>
      </w:pPr>
      <w:r>
        <w:rPr>
          <w:rFonts w:hint="eastAsia" w:ascii="宋体" w:hAnsi="宋体" w:cs="宋体"/>
          <w:sz w:val="22"/>
          <w:szCs w:val="22"/>
        </w:rPr>
        <w:t>数据层主要给业务逻辑层提供数据访问服务。包括对于持久化数据的、增、删、改、查。这些服务由DataService接口提供。由于持久化数据的保存可能存在多种形式：Txt文件、序列化文件、数据库等。而且还可能出现混搭的可能。具体如图所示。</w:t>
      </w:r>
    </w:p>
    <w:p>
      <w:pPr>
        <w:jc w:val="center"/>
        <w:rPr>
          <w:sz w:val="22"/>
          <w:szCs w:val="22"/>
        </w:rPr>
      </w:pPr>
      <w:r>
        <w:rPr>
          <w:szCs w:val="20"/>
        </w:rPr>
        <w:drawing>
          <wp:inline distT="0" distB="0" distL="114300" distR="114300">
            <wp:extent cx="5267325" cy="4714875"/>
            <wp:effectExtent l="0" t="0" r="9525" b="952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37" r:link="rId5" cstate="print"/>
                    <a:srcRect/>
                    <a:stretch>
                      <a:fillRect/>
                    </a:stretch>
                  </pic:blipFill>
                  <pic:spPr>
                    <a:xfrm>
                      <a:off x="0" y="0"/>
                      <a:ext cx="5267325" cy="47148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图35 数据层模块的描述</w:t>
      </w:r>
    </w:p>
    <w:p>
      <w:pPr>
        <w:pStyle w:val="7"/>
        <w:widowControl/>
        <w:spacing w:line="276" w:lineRule="auto"/>
        <w:ind w:firstLine="440"/>
        <w:rPr>
          <w:rFonts w:ascii="宋体" w:hAnsi="宋体" w:cs="宋体"/>
          <w:sz w:val="22"/>
          <w:szCs w:val="21"/>
        </w:rPr>
      </w:pPr>
    </w:p>
    <w:p>
      <w:pPr>
        <w:pStyle w:val="7"/>
        <w:widowControl/>
        <w:spacing w:line="276" w:lineRule="auto"/>
        <w:ind w:firstLine="440"/>
        <w:rPr>
          <w:rFonts w:ascii="宋体" w:hAnsi="宋体" w:cs="宋体"/>
          <w:sz w:val="22"/>
          <w:szCs w:val="21"/>
        </w:rPr>
      </w:pPr>
      <w:r>
        <w:rPr>
          <w:rFonts w:hint="eastAsia" w:ascii="宋体" w:hAnsi="宋体" w:cs="宋体"/>
          <w:sz w:val="22"/>
          <w:szCs w:val="21"/>
        </w:rPr>
        <w:t>如表41所示为数据层模块的职责。</w:t>
      </w:r>
    </w:p>
    <w:p>
      <w:pPr>
        <w:jc w:val="center"/>
        <w:rPr>
          <w:rFonts w:ascii="宋体" w:hAnsi="宋体" w:cs="宋体"/>
          <w:b/>
          <w:bCs/>
        </w:rPr>
      </w:pPr>
      <w:r>
        <w:rPr>
          <w:rFonts w:hint="eastAsia" w:ascii="宋体" w:hAnsi="宋体" w:cs="宋体"/>
          <w:b/>
          <w:bCs/>
        </w:rPr>
        <w:t>表41 数据层模块的职责</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1"/>
        <w:gridCol w:w="51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4F81BD"/>
          </w:tcPr>
          <w:p>
            <w:pPr>
              <w:jc w:val="center"/>
              <w:rPr>
                <w:b/>
                <w:color w:val="FFFFFF"/>
                <w:sz w:val="22"/>
                <w:szCs w:val="22"/>
              </w:rPr>
            </w:pPr>
            <w:r>
              <w:rPr>
                <w:rFonts w:hint="eastAsia" w:cs="宋体"/>
                <w:b/>
                <w:color w:val="FFFFFF"/>
                <w:sz w:val="22"/>
                <w:szCs w:val="22"/>
              </w:rPr>
              <w:t>模块</w:t>
            </w:r>
          </w:p>
        </w:tc>
        <w:tc>
          <w:tcPr>
            <w:tcW w:w="5191" w:type="dxa"/>
            <w:tcBorders>
              <w:top w:val="single" w:color="4F81BD" w:sz="8" w:space="0"/>
              <w:left w:val="dotted" w:color="auto" w:sz="4" w:space="0"/>
              <w:bottom w:val="single" w:color="4F81BD" w:sz="8" w:space="0"/>
              <w:right w:val="single" w:color="4F81BD" w:sz="8" w:space="0"/>
            </w:tcBorders>
            <w:shd w:val="clear" w:color="auto" w:fill="4F81BD"/>
          </w:tcPr>
          <w:p>
            <w:pPr>
              <w:jc w:val="center"/>
              <w:rPr>
                <w:b/>
                <w:color w:val="FFFFFF"/>
                <w:sz w:val="22"/>
                <w:szCs w:val="22"/>
              </w:rPr>
            </w:pPr>
            <w:r>
              <w:rPr>
                <w:rFonts w:hint="eastAsia" w:cs="宋体"/>
                <w:b/>
                <w:color w:val="FFFFFF"/>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FFFFFF"/>
          </w:tcPr>
          <w:p>
            <w:pPr>
              <w:jc w:val="left"/>
              <w:rPr>
                <w:color w:val="000000"/>
              </w:rPr>
            </w:pPr>
            <w:r>
              <w:rPr>
                <w:color w:val="000000"/>
                <w:szCs w:val="20"/>
              </w:rPr>
              <w:t>DatabaseServiceTxtFileImpl</w:t>
            </w:r>
          </w:p>
        </w:tc>
        <w:tc>
          <w:tcPr>
            <w:tcW w:w="5191" w:type="dxa"/>
            <w:tcBorders>
              <w:top w:val="single" w:color="4F81BD" w:sz="8" w:space="0"/>
              <w:left w:val="dotted" w:color="auto" w:sz="4" w:space="0"/>
              <w:bottom w:val="single" w:color="4F81BD" w:sz="8" w:space="0"/>
              <w:right w:val="single" w:color="4F81BD" w:sz="8" w:space="0"/>
            </w:tcBorders>
            <w:shd w:val="clear" w:color="auto" w:fill="FFFFFF"/>
          </w:tcPr>
          <w:p>
            <w:pPr>
              <w:jc w:val="left"/>
              <w:rPr>
                <w:rFonts w:ascii="宋体" w:hAnsi="宋体" w:cs="宋体"/>
                <w:color w:val="000000"/>
              </w:rPr>
            </w:pPr>
            <w:r>
              <w:rPr>
                <w:rFonts w:hint="eastAsia" w:ascii="宋体" w:hAnsi="宋体" w:cs="宋体"/>
                <w:color w:val="000000"/>
              </w:rPr>
              <w:t>基于Txt文件的持久化数据库的接口，提供集体载入、集体保存、增、删、改、查服务。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FFFFFF"/>
          </w:tcPr>
          <w:p>
            <w:pPr>
              <w:jc w:val="left"/>
              <w:rPr>
                <w:color w:val="000000"/>
              </w:rPr>
            </w:pPr>
            <w:r>
              <w:rPr>
                <w:color w:val="000000"/>
                <w:szCs w:val="20"/>
              </w:rPr>
              <w:t>DatabaseServiceSerializableFileImpl</w:t>
            </w:r>
          </w:p>
        </w:tc>
        <w:tc>
          <w:tcPr>
            <w:tcW w:w="5191" w:type="dxa"/>
            <w:tcBorders>
              <w:top w:val="single" w:color="4F81BD" w:sz="8" w:space="0"/>
              <w:left w:val="dotted" w:color="auto" w:sz="4" w:space="0"/>
              <w:bottom w:val="single" w:color="4F81BD" w:sz="8" w:space="0"/>
              <w:right w:val="single" w:color="4F81BD" w:sz="8" w:space="0"/>
            </w:tcBorders>
            <w:shd w:val="clear" w:color="auto" w:fill="FFFFFF"/>
          </w:tcPr>
          <w:p>
            <w:pPr>
              <w:jc w:val="left"/>
              <w:rPr>
                <w:rFonts w:ascii="宋体" w:hAnsi="宋体" w:cs="宋体"/>
                <w:color w:val="000000"/>
              </w:rPr>
            </w:pPr>
            <w:r>
              <w:rPr>
                <w:rFonts w:hint="eastAsia" w:ascii="宋体" w:hAnsi="宋体" w:cs="宋体"/>
                <w:color w:val="000000"/>
              </w:rPr>
              <w:t>基于序列化文件的持久化数据库的接口，提供集体载入、集体保存、增、删、改、查服务。</w:t>
            </w:r>
          </w:p>
        </w:tc>
      </w:tr>
    </w:tbl>
    <w:p>
      <w:pPr>
        <w:rPr>
          <w:b/>
          <w:sz w:val="22"/>
          <w:szCs w:val="22"/>
        </w:rPr>
      </w:pPr>
    </w:p>
    <w:p>
      <w:pPr>
        <w:pStyle w:val="2"/>
        <w:widowControl/>
        <w:numPr>
          <w:ilvl w:val="2"/>
          <w:numId w:val="1"/>
        </w:numPr>
        <w:rPr>
          <w:sz w:val="28"/>
          <w:szCs w:val="28"/>
        </w:rPr>
      </w:pPr>
      <w:bookmarkStart w:id="64" w:name="_Toc402982506"/>
      <w:r>
        <w:rPr>
          <w:rFonts w:hint="eastAsia" w:cs="宋体"/>
          <w:sz w:val="28"/>
          <w:szCs w:val="28"/>
        </w:rPr>
        <w:t>服务器端数据层模块局部模块的接口规范</w:t>
      </w:r>
      <w:bookmarkEnd w:id="64"/>
    </w:p>
    <w:p>
      <w:pPr>
        <w:pStyle w:val="7"/>
        <w:widowControl/>
        <w:spacing w:line="276" w:lineRule="auto"/>
        <w:ind w:firstLine="440"/>
        <w:rPr>
          <w:rFonts w:ascii="宋体" w:hAnsi="宋体" w:cs="宋体"/>
          <w:sz w:val="22"/>
          <w:szCs w:val="21"/>
        </w:rPr>
      </w:pPr>
      <w:r>
        <w:rPr>
          <w:rFonts w:hint="eastAsia" w:ascii="宋体" w:hAnsi="宋体" w:cs="宋体"/>
          <w:sz w:val="22"/>
          <w:szCs w:val="21"/>
        </w:rPr>
        <w:t>服务器端数据层模块的接口规范如表42所示。</w:t>
      </w:r>
    </w:p>
    <w:p>
      <w:pPr>
        <w:jc w:val="center"/>
        <w:rPr>
          <w:rFonts w:ascii="宋体" w:hAnsi="宋体" w:cs="宋体"/>
          <w:b/>
          <w:bCs/>
          <w:sz w:val="22"/>
        </w:rPr>
      </w:pPr>
      <w:r>
        <w:rPr>
          <w:rFonts w:hint="eastAsia" w:ascii="宋体" w:hAnsi="宋体" w:cs="宋体"/>
          <w:b/>
          <w:bCs/>
        </w:rPr>
        <w:t>表42 数据层模块的接口规范</w:t>
      </w:r>
    </w:p>
    <w:tbl>
      <w:tblPr>
        <w:tblStyle w:val="19"/>
        <w:tblW w:w="847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3"/>
        <w:gridCol w:w="1265"/>
        <w:gridCol w:w="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1"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szCs w:val="22"/>
              </w:rPr>
            </w:pPr>
            <w:r>
              <w:rPr>
                <w:rFonts w:hint="eastAsia" w:ascii="Calibri" w:hAnsi="Calibri" w:cs="宋体"/>
                <w:b/>
                <w:color w:val="FFFFFF"/>
                <w:szCs w:val="22"/>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DataService.find</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PO find(long id)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按ID进行查找返回相应的PO结果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DataService.insert</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void insert(PO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同样ID的po在Mapper中不存在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在Mapper中增加一个po记录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DataService.delete</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void delete(PO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在Mapper中存在同样ID 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DataService.update</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update(PO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在</w:t>
            </w:r>
            <w:r>
              <w:rPr>
                <w:rFonts w:ascii="Calibri" w:hAnsi="Calibri" w:cs="Calibri"/>
                <w:color w:val="000000"/>
                <w:szCs w:val="22"/>
              </w:rPr>
              <w:t>Mapper</w:t>
            </w:r>
            <w:r>
              <w:rPr>
                <w:rFonts w:hint="eastAsia" w:ascii="Calibri" w:hAnsi="Calibri" w:cs="宋体"/>
                <w:color w:val="000000"/>
                <w:szCs w:val="22"/>
              </w:rPr>
              <w:t>中存在同样</w:t>
            </w:r>
            <w:r>
              <w:rPr>
                <w:rFonts w:ascii="Calibri" w:hAnsi="Calibri" w:cs="Calibri"/>
                <w:color w:val="000000"/>
                <w:szCs w:val="22"/>
              </w:rPr>
              <w:t xml:space="preserve">ID </w:t>
            </w:r>
            <w:r>
              <w:rPr>
                <w:rFonts w:hint="eastAsia" w:ascii="Calibri" w:hAnsi="Calibri" w:cs="宋体"/>
                <w:color w:val="000000"/>
                <w:szCs w:val="22"/>
              </w:rPr>
              <w:t>的</w:t>
            </w:r>
            <w:r>
              <w:rPr>
                <w:rFonts w:ascii="Calibri" w:hAnsi="Calibri" w:cs="Calibri"/>
                <w:color w:val="000000"/>
                <w:szCs w:val="22"/>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更新一个</w:t>
            </w:r>
            <w:r>
              <w:rPr>
                <w:rFonts w:ascii="Calibri" w:hAnsi="Calibri" w:cs="Calibri"/>
                <w:color w:val="000000"/>
                <w:szCs w:val="22"/>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DataService.init</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init()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初始化持久化数据库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DataService.finish</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finish()throws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结束持久化数据库的使用。</w:t>
            </w:r>
          </w:p>
        </w:tc>
      </w:tr>
    </w:tbl>
    <w:p>
      <w:pPr>
        <w:pStyle w:val="7"/>
        <w:widowControl/>
        <w:spacing w:line="276" w:lineRule="auto"/>
        <w:ind w:firstLine="0" w:firstLineChars="0"/>
        <w:rPr>
          <w:rFonts w:ascii="宋体" w:hAnsi="宋体" w:cs="宋体"/>
          <w:sz w:val="22"/>
          <w:szCs w:val="21"/>
        </w:rPr>
      </w:pPr>
    </w:p>
    <w:p>
      <w:pPr>
        <w:pStyle w:val="2"/>
        <w:widowControl/>
        <w:numPr>
          <w:ilvl w:val="2"/>
          <w:numId w:val="1"/>
        </w:numPr>
        <w:rPr>
          <w:sz w:val="28"/>
          <w:szCs w:val="28"/>
        </w:rPr>
      </w:pPr>
      <w:bookmarkStart w:id="65" w:name="_Toc402982507"/>
      <w:r>
        <w:rPr>
          <w:rFonts w:hint="eastAsia" w:cs="宋体"/>
          <w:sz w:val="28"/>
          <w:szCs w:val="28"/>
        </w:rPr>
        <w:t>服务器端数据层模块的设计原理</w:t>
      </w:r>
      <w:bookmarkEnd w:id="65"/>
    </w:p>
    <w:p>
      <w:pPr/>
      <w:r>
        <w:rPr>
          <w:rFonts w:hint="eastAsia"/>
        </w:rPr>
        <w:t xml:space="preserve">    服务器端接受请求，处理数据后生成响应返回数据。</w:t>
      </w:r>
    </w:p>
    <w:p>
      <w:pPr>
        <w:pStyle w:val="2"/>
        <w:widowControl/>
        <w:numPr>
          <w:ilvl w:val="0"/>
          <w:numId w:val="1"/>
        </w:numPr>
        <w:rPr>
          <w:szCs w:val="44"/>
        </w:rPr>
      </w:pPr>
      <w:bookmarkStart w:id="66" w:name="_Toc402982508"/>
      <w:r>
        <w:rPr>
          <w:rFonts w:hint="eastAsia" w:cs="宋体"/>
          <w:szCs w:val="44"/>
        </w:rPr>
        <w:t>依赖关系</w:t>
      </w:r>
      <w:bookmarkEnd w:id="66"/>
    </w:p>
    <w:p>
      <w:pPr>
        <w:ind w:firstLine="420"/>
        <w:rPr>
          <w:rFonts w:ascii="宋体" w:hAnsi="宋体" w:cs="宋体"/>
          <w:sz w:val="22"/>
          <w:szCs w:val="22"/>
        </w:rPr>
      </w:pPr>
      <w:r>
        <w:rPr>
          <w:rFonts w:hint="eastAsia" w:ascii="宋体" w:hAnsi="宋体" w:cs="宋体"/>
          <w:sz w:val="22"/>
          <w:szCs w:val="22"/>
        </w:rPr>
        <w:t>图34和图35是客户端和服务器端各自的包之间的依赖关系。</w:t>
      </w:r>
    </w:p>
    <w:p>
      <w:pPr>
        <w:ind w:firstLine="420"/>
        <w:rPr>
          <w:rFonts w:ascii="宋体" w:hAnsi="宋体" w:cs="宋体"/>
          <w:sz w:val="22"/>
          <w:szCs w:val="22"/>
        </w:rPr>
      </w:pPr>
      <w:r>
        <w:rPr>
          <w:rFonts w:hint="eastAsia" w:ascii="宋体" w:hAnsi="宋体" w:cs="宋体"/>
          <w:sz w:val="22"/>
          <w:szCs w:val="22"/>
        </w:rPr>
        <w:drawing>
          <wp:inline distT="0" distB="0" distL="114300" distR="114300">
            <wp:extent cx="5272405" cy="4902835"/>
            <wp:effectExtent l="0" t="0" r="4445" b="12065"/>
            <wp:docPr id="87" name="图片 87" descr="客户端图V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客户端图V5.0"/>
                    <pic:cNvPicPr>
                      <a:picLocks noChangeAspect="1"/>
                    </pic:cNvPicPr>
                  </pic:nvPicPr>
                  <pic:blipFill>
                    <a:blip r:embed="rId38" cstate="print"/>
                    <a:srcRect/>
                    <a:stretch>
                      <a:fillRect/>
                    </a:stretch>
                  </pic:blipFill>
                  <pic:spPr>
                    <a:xfrm>
                      <a:off x="0" y="0"/>
                      <a:ext cx="5272405" cy="4902835"/>
                    </a:xfrm>
                    <a:prstGeom prst="rect">
                      <a:avLst/>
                    </a:prstGeom>
                  </pic:spPr>
                </pic:pic>
              </a:graphicData>
            </a:graphic>
          </wp:inline>
        </w:drawing>
      </w:r>
    </w:p>
    <w:p>
      <w:pPr>
        <w:jc w:val="center"/>
        <w:rPr>
          <w:rFonts w:ascii="宋体" w:hAnsi="宋体" w:cs="宋体"/>
        </w:rPr>
      </w:pPr>
      <w:r>
        <w:rPr>
          <w:rFonts w:hint="eastAsia" w:ascii="宋体" w:hAnsi="宋体" w:cs="宋体"/>
        </w:rPr>
        <w:t>图36 客户端开发包图</w:t>
      </w:r>
    </w:p>
    <w:p>
      <w:pPr>
        <w:jc w:val="center"/>
        <w:rPr>
          <w:rFonts w:ascii="宋体" w:hAnsi="宋体" w:cs="宋体"/>
        </w:rPr>
      </w:pPr>
      <w:r>
        <w:rPr>
          <w:rFonts w:hint="eastAsia" w:ascii="宋体" w:hAnsi="宋体" w:cs="宋体"/>
        </w:rPr>
        <w:drawing>
          <wp:inline distT="0" distB="0" distL="114300" distR="114300">
            <wp:extent cx="5262245" cy="2741930"/>
            <wp:effectExtent l="0" t="0" r="14605" b="1270"/>
            <wp:docPr id="88" name="图片 88" descr="服务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服务器图"/>
                    <pic:cNvPicPr>
                      <a:picLocks noChangeAspect="1"/>
                    </pic:cNvPicPr>
                  </pic:nvPicPr>
                  <pic:blipFill>
                    <a:blip r:embed="rId39" cstate="print"/>
                    <a:srcRect/>
                    <a:stretch>
                      <a:fillRect/>
                    </a:stretch>
                  </pic:blipFill>
                  <pic:spPr>
                    <a:xfrm>
                      <a:off x="0" y="0"/>
                      <a:ext cx="5262245" cy="2741930"/>
                    </a:xfrm>
                    <a:prstGeom prst="rect">
                      <a:avLst/>
                    </a:prstGeom>
                  </pic:spPr>
                </pic:pic>
              </a:graphicData>
            </a:graphic>
          </wp:inline>
        </w:drawing>
      </w:r>
    </w:p>
    <w:p>
      <w:pPr>
        <w:jc w:val="center"/>
        <w:rPr>
          <w:rFonts w:ascii="宋体" w:hAnsi="宋体" w:cs="宋体"/>
        </w:rPr>
      </w:pPr>
      <w:r>
        <w:rPr>
          <w:rFonts w:hint="eastAsia" w:ascii="宋体" w:hAnsi="宋体" w:cs="宋体"/>
        </w:rPr>
        <w:t>图37 服务器端开发包图</w:t>
      </w:r>
    </w:p>
    <w:p>
      <w:pPr/>
    </w:p>
    <w:p>
      <w:pPr/>
    </w:p>
    <w:sectPr>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0"/>
    <w:family w:val="decorative"/>
    <w:pitch w:val="default"/>
    <w:sig w:usb0="E0002AFF" w:usb1="C0007843" w:usb2="00000009" w:usb3="00000000" w:csb0="400001FF" w:csb1="FFFF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Heiti SC Light">
    <w:altName w:val="宋体"/>
    <w:panose1 w:val="00000000000000000000"/>
    <w:charset w:val="86"/>
    <w:family w:val="auto"/>
    <w:pitch w:val="default"/>
    <w:sig w:usb0="00000000" w:usb1="00000000" w:usb2="00000010" w:usb3="00000000" w:csb0="00040000" w:csb1="00000000"/>
  </w:font>
  <w:font w:name="Consolas">
    <w:panose1 w:val="020B0609020204030204"/>
    <w:charset w:val="00"/>
    <w:family w:val="swiss"/>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0"/>
    <w:family w:val="roman"/>
    <w:pitch w:val="default"/>
    <w:sig w:usb0="E0002A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Calibri Light">
    <w:panose1 w:val="020F0302020204030204"/>
    <w:charset w:val="00"/>
    <w:family w:val="roman"/>
    <w:pitch w:val="default"/>
    <w:sig w:usb0="A00002EF" w:usb1="4000207B" w:usb2="00000000" w:usb3="00000000" w:csb0="2000019F" w:csb1="00000000"/>
  </w:font>
  <w:font w:name="Consolas">
    <w:panose1 w:val="020B0609020204030204"/>
    <w:charset w:val="00"/>
    <w:family w:val="decorative"/>
    <w:pitch w:val="default"/>
    <w:sig w:usb0="E10002FF" w:usb1="4000FCFF" w:usb2="00000009" w:usb3="00000000" w:csb0="6000019F" w:csb1="DFD7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0"/>
    <w:family w:val="modern"/>
    <w:pitch w:val="default"/>
    <w:sig w:usb0="E0002A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Calibri Light">
    <w:panose1 w:val="020F0302020204030204"/>
    <w:charset w:val="00"/>
    <w:family w:val="modern"/>
    <w:pitch w:val="default"/>
    <w:sig w:usb0="A00002EF" w:usb1="4000207B" w:usb2="00000000" w:usb3="00000000" w:csb0="2000019F" w:csb1="00000000"/>
  </w:font>
  <w:font w:name="Consolas">
    <w:panose1 w:val="020B0609020204030204"/>
    <w:charset w:val="00"/>
    <w:family w:val="roman"/>
    <w:pitch w:val="default"/>
    <w:sig w:usb0="E10002FF" w:usb1="4000FCFF" w:usb2="00000009" w:usb3="00000000" w:csb0="6000019F" w:csb1="DFD7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Consolas">
    <w:panose1 w:val="020B0609020204030204"/>
    <w:charset w:val="00"/>
    <w:family w:val="modern"/>
    <w:pitch w:val="default"/>
    <w:sig w:usb0="E10002FF" w:usb1="4000FCFF" w:usb2="00000009" w:usb3="00000000" w:csb0="6000019F" w:csb1="DFD70000"/>
  </w:font>
  <w:font w:name="Consolas">
    <w:panose1 w:val="020B0609020204030204"/>
    <w:charset w:val="86"/>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6984151">
    <w:nsid w:val="563F39D7"/>
    <w:multiLevelType w:val="multilevel"/>
    <w:tmpl w:val="563F39D7"/>
    <w:lvl w:ilvl="0" w:tentative="1">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5" w:hanging="1135"/>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451571529">
    <w:nsid w:val="56853949"/>
    <w:multiLevelType w:val="multilevel"/>
    <w:tmpl w:val="56853949"/>
    <w:lvl w:ilvl="0" w:tentative="1">
      <w:start w:val="1"/>
      <w:numFmt w:val="decimal"/>
      <w:lvlText w:val="%1)"/>
      <w:lvlJc w:val="left"/>
      <w:pPr>
        <w:ind w:left="840" w:hanging="42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51791558">
    <w:nsid w:val="38BB2FC6"/>
    <w:multiLevelType w:val="multilevel"/>
    <w:tmpl w:val="38BB2FC6"/>
    <w:lvl w:ilvl="0" w:tentative="1">
      <w:start w:val="1"/>
      <w:numFmt w:val="decimal"/>
      <w:lvlText w:val="（%1）"/>
      <w:lvlJc w:val="left"/>
      <w:pPr>
        <w:ind w:left="930" w:hanging="720"/>
      </w:pPr>
      <w:rPr>
        <w:rFonts w:hint="default"/>
      </w:r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abstractNum w:abstractNumId="1367875630">
    <w:nsid w:val="5188202E"/>
    <w:multiLevelType w:val="multilevel"/>
    <w:tmpl w:val="5188202E"/>
    <w:lvl w:ilvl="0" w:tentative="1">
      <w:start w:val="1"/>
      <w:numFmt w:val="decimal"/>
      <w:lvlText w:val="（%1）"/>
      <w:lvlJc w:val="left"/>
      <w:pPr>
        <w:ind w:left="862" w:hanging="720"/>
      </w:pPr>
      <w:rPr>
        <w:rFonts w:hint="default"/>
      </w:rPr>
    </w:lvl>
    <w:lvl w:ilvl="1" w:tentative="1">
      <w:start w:val="1"/>
      <w:numFmt w:val="lowerLetter"/>
      <w:lvlText w:val="%2)"/>
      <w:lvlJc w:val="left"/>
      <w:pPr>
        <w:ind w:left="982" w:hanging="420"/>
      </w:pPr>
    </w:lvl>
    <w:lvl w:ilvl="2" w:tentative="1">
      <w:start w:val="1"/>
      <w:numFmt w:val="lowerRoman"/>
      <w:lvlText w:val="%3."/>
      <w:lvlJc w:val="right"/>
      <w:pPr>
        <w:ind w:left="1402" w:hanging="420"/>
      </w:pPr>
    </w:lvl>
    <w:lvl w:ilvl="3" w:tentative="1">
      <w:start w:val="1"/>
      <w:numFmt w:val="decimal"/>
      <w:lvlText w:val="%4."/>
      <w:lvlJc w:val="left"/>
      <w:pPr>
        <w:ind w:left="1822" w:hanging="420"/>
      </w:pPr>
    </w:lvl>
    <w:lvl w:ilvl="4" w:tentative="1">
      <w:start w:val="1"/>
      <w:numFmt w:val="lowerLetter"/>
      <w:lvlText w:val="%5)"/>
      <w:lvlJc w:val="left"/>
      <w:pPr>
        <w:ind w:left="2242" w:hanging="420"/>
      </w:pPr>
    </w:lvl>
    <w:lvl w:ilvl="5" w:tentative="1">
      <w:start w:val="1"/>
      <w:numFmt w:val="lowerRoman"/>
      <w:lvlText w:val="%6."/>
      <w:lvlJc w:val="right"/>
      <w:pPr>
        <w:ind w:left="2662" w:hanging="420"/>
      </w:pPr>
    </w:lvl>
    <w:lvl w:ilvl="6" w:tentative="1">
      <w:start w:val="1"/>
      <w:numFmt w:val="decimal"/>
      <w:lvlText w:val="%7."/>
      <w:lvlJc w:val="left"/>
      <w:pPr>
        <w:ind w:left="3082" w:hanging="420"/>
      </w:pPr>
    </w:lvl>
    <w:lvl w:ilvl="7" w:tentative="1">
      <w:start w:val="1"/>
      <w:numFmt w:val="lowerLetter"/>
      <w:lvlText w:val="%8)"/>
      <w:lvlJc w:val="left"/>
      <w:pPr>
        <w:ind w:left="3502" w:hanging="420"/>
      </w:pPr>
    </w:lvl>
    <w:lvl w:ilvl="8" w:tentative="1">
      <w:start w:val="1"/>
      <w:numFmt w:val="lowerRoman"/>
      <w:lvlText w:val="%9."/>
      <w:lvlJc w:val="right"/>
      <w:pPr>
        <w:ind w:left="3922" w:hanging="420"/>
      </w:pPr>
    </w:lvl>
  </w:abstractNum>
  <w:num w:numId="1">
    <w:abstractNumId w:val="1446984151"/>
  </w:num>
  <w:num w:numId="2">
    <w:abstractNumId w:val="1451571529"/>
    <w:lvlOverride w:ilvl="0">
      <w:startOverride w:val="1"/>
    </w:lvlOverride>
  </w:num>
  <w:num w:numId="3">
    <w:abstractNumId w:val="951791558"/>
  </w:num>
  <w:num w:numId="4">
    <w:abstractNumId w:val="13678756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trackRevisions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55CAE"/>
    <w:rsid w:val="000A3D25"/>
    <w:rsid w:val="00172A27"/>
    <w:rsid w:val="002700BE"/>
    <w:rsid w:val="003C39D9"/>
    <w:rsid w:val="00405B4E"/>
    <w:rsid w:val="00431BA7"/>
    <w:rsid w:val="004E6E8D"/>
    <w:rsid w:val="00694684"/>
    <w:rsid w:val="0075412D"/>
    <w:rsid w:val="007A49AD"/>
    <w:rsid w:val="007B47F8"/>
    <w:rsid w:val="007E3EA4"/>
    <w:rsid w:val="008605FC"/>
    <w:rsid w:val="00947EC0"/>
    <w:rsid w:val="00A06AC7"/>
    <w:rsid w:val="00BC6B90"/>
    <w:rsid w:val="00CD37BB"/>
    <w:rsid w:val="00D42AF7"/>
    <w:rsid w:val="00FE008F"/>
    <w:rsid w:val="01746C6F"/>
    <w:rsid w:val="01844D0B"/>
    <w:rsid w:val="018D561B"/>
    <w:rsid w:val="02140D77"/>
    <w:rsid w:val="02E806FA"/>
    <w:rsid w:val="06285D29"/>
    <w:rsid w:val="07824CE1"/>
    <w:rsid w:val="07C3354C"/>
    <w:rsid w:val="07DC2DF1"/>
    <w:rsid w:val="08521B36"/>
    <w:rsid w:val="0A110812"/>
    <w:rsid w:val="0A6B21A6"/>
    <w:rsid w:val="0A9F717D"/>
    <w:rsid w:val="0BD26275"/>
    <w:rsid w:val="0C830617"/>
    <w:rsid w:val="0CEE1EC4"/>
    <w:rsid w:val="0F0912BA"/>
    <w:rsid w:val="0FA04CB1"/>
    <w:rsid w:val="10410FB7"/>
    <w:rsid w:val="114378E0"/>
    <w:rsid w:val="117F6440"/>
    <w:rsid w:val="12B50AD8"/>
    <w:rsid w:val="165840B5"/>
    <w:rsid w:val="176D617B"/>
    <w:rsid w:val="184A22E6"/>
    <w:rsid w:val="1D376F7C"/>
    <w:rsid w:val="1DAD5CC1"/>
    <w:rsid w:val="1E8B65A8"/>
    <w:rsid w:val="1F192994"/>
    <w:rsid w:val="1FA060F1"/>
    <w:rsid w:val="1FD35646"/>
    <w:rsid w:val="20B117B1"/>
    <w:rsid w:val="20FF3AAE"/>
    <w:rsid w:val="239C59FC"/>
    <w:rsid w:val="248E6289"/>
    <w:rsid w:val="24D334FA"/>
    <w:rsid w:val="251A6E71"/>
    <w:rsid w:val="254A443E"/>
    <w:rsid w:val="25DF4931"/>
    <w:rsid w:val="26C713AC"/>
    <w:rsid w:val="28753671"/>
    <w:rsid w:val="290E256A"/>
    <w:rsid w:val="29140BF0"/>
    <w:rsid w:val="2B111704"/>
    <w:rsid w:val="2BAB0C35"/>
    <w:rsid w:val="2BE92C98"/>
    <w:rsid w:val="2CA14645"/>
    <w:rsid w:val="2EF54E99"/>
    <w:rsid w:val="2EFC6A22"/>
    <w:rsid w:val="30EA07CC"/>
    <w:rsid w:val="321E0BC9"/>
    <w:rsid w:val="32D912FC"/>
    <w:rsid w:val="339E233F"/>
    <w:rsid w:val="33D44A17"/>
    <w:rsid w:val="3407083D"/>
    <w:rsid w:val="36545D30"/>
    <w:rsid w:val="376016E5"/>
    <w:rsid w:val="3B7B3AA4"/>
    <w:rsid w:val="3BA00460"/>
    <w:rsid w:val="3D2A7F67"/>
    <w:rsid w:val="3E625A65"/>
    <w:rsid w:val="41B119D5"/>
    <w:rsid w:val="41EA2E34"/>
    <w:rsid w:val="420958E7"/>
    <w:rsid w:val="4365451E"/>
    <w:rsid w:val="439A14F5"/>
    <w:rsid w:val="44293363"/>
    <w:rsid w:val="44FF683E"/>
    <w:rsid w:val="4511585F"/>
    <w:rsid w:val="4540092C"/>
    <w:rsid w:val="45645AAE"/>
    <w:rsid w:val="46970EDE"/>
    <w:rsid w:val="46DC3BD1"/>
    <w:rsid w:val="48104EC7"/>
    <w:rsid w:val="49B145F3"/>
    <w:rsid w:val="4CB229E2"/>
    <w:rsid w:val="4D99525E"/>
    <w:rsid w:val="4DBF3E19"/>
    <w:rsid w:val="501D29FE"/>
    <w:rsid w:val="509016B8"/>
    <w:rsid w:val="50B9287D"/>
    <w:rsid w:val="54776AA0"/>
    <w:rsid w:val="54C855A5"/>
    <w:rsid w:val="558624E1"/>
    <w:rsid w:val="55B41D2B"/>
    <w:rsid w:val="56006927"/>
    <w:rsid w:val="564D6A26"/>
    <w:rsid w:val="56642DC8"/>
    <w:rsid w:val="586D44A2"/>
    <w:rsid w:val="58D760D0"/>
    <w:rsid w:val="5910752F"/>
    <w:rsid w:val="59CD78E2"/>
    <w:rsid w:val="5B400491"/>
    <w:rsid w:val="5BCF5DAD"/>
    <w:rsid w:val="5D3B6304"/>
    <w:rsid w:val="5F3E47D0"/>
    <w:rsid w:val="5F75272C"/>
    <w:rsid w:val="623757B2"/>
    <w:rsid w:val="677D2756"/>
    <w:rsid w:val="67EC080C"/>
    <w:rsid w:val="68112FCA"/>
    <w:rsid w:val="68AA5747"/>
    <w:rsid w:val="68C617F4"/>
    <w:rsid w:val="6CD854A1"/>
    <w:rsid w:val="6F9775A3"/>
    <w:rsid w:val="703F3234"/>
    <w:rsid w:val="71263532"/>
    <w:rsid w:val="726A4AC3"/>
    <w:rsid w:val="735402C3"/>
    <w:rsid w:val="73D7089D"/>
    <w:rsid w:val="744978D7"/>
    <w:rsid w:val="756103A4"/>
    <w:rsid w:val="76297DEC"/>
    <w:rsid w:val="7637387F"/>
    <w:rsid w:val="792F355C"/>
    <w:rsid w:val="79764FD6"/>
    <w:rsid w:val="79CF5664"/>
    <w:rsid w:val="7A263AF5"/>
    <w:rsid w:val="7B936759"/>
    <w:rsid w:val="7D025527"/>
    <w:rsid w:val="7E9B7847"/>
    <w:rsid w:val="7F5E53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31"/>
    <w:qFormat/>
    <w:uiPriority w:val="0"/>
    <w:pPr>
      <w:keepNext/>
      <w:keepLines/>
      <w:spacing w:before="340" w:after="330" w:line="576" w:lineRule="auto"/>
      <w:outlineLvl w:val="0"/>
    </w:pPr>
    <w:rPr>
      <w:b/>
      <w:kern w:val="44"/>
      <w:sz w:val="44"/>
      <w:szCs w:val="20"/>
    </w:rPr>
  </w:style>
  <w:style w:type="paragraph" w:styleId="3">
    <w:name w:val="heading 2"/>
    <w:basedOn w:val="1"/>
    <w:next w:val="1"/>
    <w:link w:val="32"/>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paragraph" w:styleId="5">
    <w:name w:val="heading 4"/>
    <w:basedOn w:val="1"/>
    <w:next w:val="1"/>
    <w:link w:val="30"/>
    <w:unhideWhenUsed/>
    <w:qFormat/>
    <w:uiPriority w:val="0"/>
    <w:pPr>
      <w:keepNext/>
      <w:keepLines/>
      <w:spacing w:before="280" w:after="290" w:line="372" w:lineRule="auto"/>
      <w:outlineLvl w:val="3"/>
    </w:pPr>
    <w:rPr>
      <w:rFonts w:ascii="Arial" w:hAnsi="Arial" w:eastAsia="黑体"/>
      <w:b/>
      <w:sz w:val="28"/>
    </w:rPr>
  </w:style>
  <w:style w:type="character" w:default="1" w:styleId="15">
    <w:name w:val="Default Paragraph Font"/>
    <w:unhideWhenUsed/>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35"/>
    <w:qFormat/>
    <w:uiPriority w:val="0"/>
    <w:pPr>
      <w:shd w:val="clear" w:color="auto" w:fill="000080"/>
    </w:pPr>
  </w:style>
  <w:style w:type="paragraph" w:styleId="7">
    <w:name w:val="Body Text Indent"/>
    <w:basedOn w:val="1"/>
    <w:link w:val="25"/>
    <w:qFormat/>
    <w:uiPriority w:val="0"/>
    <w:pPr>
      <w:spacing w:line="360" w:lineRule="auto"/>
      <w:ind w:firstLine="480" w:firstLineChars="200"/>
    </w:pPr>
    <w:rPr>
      <w:sz w:val="24"/>
      <w:szCs w:val="24"/>
    </w:rPr>
  </w:style>
  <w:style w:type="paragraph" w:styleId="8">
    <w:name w:val="Date"/>
    <w:basedOn w:val="1"/>
    <w:next w:val="1"/>
    <w:link w:val="34"/>
    <w:qFormat/>
    <w:uiPriority w:val="0"/>
    <w:pPr>
      <w:ind w:left="100" w:leftChars="2500"/>
    </w:pPr>
  </w:style>
  <w:style w:type="paragraph" w:styleId="9">
    <w:name w:val="Balloon Text"/>
    <w:basedOn w:val="1"/>
    <w:link w:val="26"/>
    <w:qFormat/>
    <w:uiPriority w:val="0"/>
    <w:rPr>
      <w:sz w:val="18"/>
    </w:rPr>
  </w:style>
  <w:style w:type="paragraph" w:styleId="10">
    <w:name w:val="footer"/>
    <w:basedOn w:val="1"/>
    <w:link w:val="36"/>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qFormat/>
    <w:uiPriority w:val="0"/>
    <w:rPr>
      <w:szCs w:val="20"/>
    </w:rPr>
  </w:style>
  <w:style w:type="paragraph" w:styleId="13">
    <w:name w:val="Normal (Web)"/>
    <w:basedOn w:val="1"/>
    <w:qFormat/>
    <w:uiPriority w:val="0"/>
    <w:rPr>
      <w:sz w:val="24"/>
    </w:rPr>
  </w:style>
  <w:style w:type="paragraph" w:styleId="14">
    <w:name w:val="Title"/>
    <w:basedOn w:val="1"/>
    <w:link w:val="28"/>
    <w:qFormat/>
    <w:uiPriority w:val="0"/>
    <w:pPr>
      <w:spacing w:before="240" w:after="60"/>
      <w:jc w:val="center"/>
      <w:outlineLvl w:val="0"/>
    </w:pPr>
    <w:rPr>
      <w:rFonts w:ascii="Arial" w:hAnsi="Arial"/>
      <w:b/>
      <w:sz w:val="32"/>
    </w:rPr>
  </w:style>
  <w:style w:type="character" w:styleId="16">
    <w:name w:val="FollowedHyperlink"/>
    <w:basedOn w:val="15"/>
    <w:qFormat/>
    <w:uiPriority w:val="0"/>
    <w:rPr>
      <w:color w:val="800080"/>
      <w:u w:val="single"/>
    </w:rPr>
  </w:style>
  <w:style w:type="character" w:styleId="17">
    <w:name w:val="Emphasis"/>
    <w:basedOn w:val="15"/>
    <w:qFormat/>
    <w:uiPriority w:val="0"/>
    <w:rPr>
      <w:i/>
    </w:rPr>
  </w:style>
  <w:style w:type="character" w:styleId="18">
    <w:name w:val="Hyperlink"/>
    <w:basedOn w:val="15"/>
    <w:qFormat/>
    <w:uiPriority w:val="0"/>
    <w:rPr>
      <w:color w:val="0563C1"/>
      <w:u w:val="single"/>
    </w:rPr>
  </w:style>
  <w:style w:type="table" w:styleId="20">
    <w:name w:val="Table Grid"/>
    <w:basedOn w:val="19"/>
    <w:qFormat/>
    <w:uiPriority w:val="99"/>
    <w:rPr>
      <w:rFonts w:ascii="Calibri" w:hAnsi="Calibri" w:cs="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cPr>
      <w:tcBorders>
        <w:top w:val="single" w:color="000000" w:sz="4" w:space="0"/>
        <w:left w:val="single" w:color="000000" w:sz="4" w:space="0"/>
        <w:bottom w:val="single" w:color="000000" w:sz="4" w:space="0"/>
        <w:right w:val="single" w:color="000000" w:sz="4" w:space="0"/>
      </w:tcBorders>
    </w:tcPr>
  </w:style>
  <w:style w:type="table" w:customStyle="1" w:styleId="21">
    <w:name w:val="Light Shading"/>
    <w:basedOn w:val="19"/>
    <w:qFormat/>
    <w:uiPriority w:val="60"/>
    <w:rPr>
      <w:rFonts w:ascii="Calibri" w:hAnsi="Calibri" w:cs="Calibri"/>
      <w:color w:val="000000"/>
    </w:rPr>
    <w:tblPr>
      <w:tblBorders>
        <w:top w:val="single" w:color="000000" w:sz="8" w:space="0"/>
        <w:bottom w:val="single" w:color="000000" w:sz="8" w:space="0"/>
      </w:tblBorders>
      <w:tblLayout w:type="fixed"/>
      <w:tblCellMar>
        <w:top w:w="0" w:type="dxa"/>
        <w:left w:w="108" w:type="dxa"/>
        <w:bottom w:w="0" w:type="dxa"/>
        <w:right w:w="108" w:type="dxa"/>
      </w:tblCellMar>
    </w:tblPr>
    <w:tcPr>
      <w:tcBorders>
        <w:top w:val="single" w:color="000000" w:sz="8" w:space="0"/>
        <w:left w:val="nil"/>
        <w:bottom w:val="single" w:color="000000" w:sz="8" w:space="0"/>
        <w:right w:val="nil"/>
      </w:tcBorders>
    </w:tcPr>
    <w:tblStylePr w:type="firstRow">
      <w:pPr>
        <w:spacing w:before="0" w:beforeAutospacing="0" w:after="0" w:afterAutospacing="0" w:line="240" w:lineRule="auto"/>
      </w:pPr>
      <w:rPr>
        <w:b/>
        <w:bCs/>
      </w:rPr>
      <w:tblPr>
        <w:tblLayout w:type="fixed"/>
      </w:tblPr>
      <w:tcPr>
        <w:tcBorders>
          <w:top w:val="single" w:color="000000" w:sz="8" w:space="0"/>
          <w:left w:val="nil"/>
          <w:bottom w:val="single" w:color="000000" w:sz="8" w:space="0"/>
          <w:right w:val="nil"/>
        </w:tcBorders>
      </w:tcPr>
    </w:tblStylePr>
    <w:tblStylePr w:type="lastRow">
      <w:pPr>
        <w:spacing w:before="0" w:beforeAutospacing="0" w:after="0" w:afterAutospacing="0" w:line="240" w:lineRule="auto"/>
      </w:pPr>
      <w:rPr>
        <w:b/>
        <w:bCs/>
      </w:rPr>
      <w:tblPr>
        <w:tblLayout w:type="fixed"/>
      </w:tblPr>
      <w:tcPr>
        <w:tcBorders>
          <w:top w:val="single" w:color="000000" w:sz="8" w:space="0"/>
          <w:left w:val="nil"/>
          <w:bottom w:val="single" w:color="000000" w:sz="8" w:space="0"/>
          <w:right w:val="nil"/>
        </w:tcBorders>
      </w:tcPr>
    </w:tblStylePr>
    <w:tblStylePr w:type="firstCol">
      <w:rPr>
        <w:b/>
        <w:bCs/>
      </w:rPr>
    </w:tblStylePr>
    <w:tblStylePr w:type="lastCol">
      <w:rPr>
        <w:b/>
        <w:bCs/>
      </w:rPr>
    </w:tblStylePr>
    <w:tblStylePr w:type="band1Vert">
      <w:tblPr>
        <w:tblLayout w:type="fixed"/>
      </w:tblPr>
      <w:tcPr>
        <w:tcBorders>
          <w:left w:val="nil"/>
          <w:right w:val="nil"/>
        </w:tcBorders>
        <w:shd w:val="clear" w:color="auto" w:fill="C0C0C0"/>
      </w:tcPr>
    </w:tblStylePr>
    <w:tblStylePr w:type="band1Horz">
      <w:tblPr>
        <w:tblLayout w:type="fixed"/>
      </w:tblPr>
      <w:tcPr>
        <w:tcBorders>
          <w:left w:val="nil"/>
          <w:right w:val="nil"/>
        </w:tcBorders>
        <w:shd w:val="clear" w:color="auto" w:fill="C0C0C0"/>
      </w:tcPr>
    </w:tblStylePr>
  </w:style>
  <w:style w:type="character" w:customStyle="1" w:styleId="22">
    <w:name w:val="标题 3 Char"/>
    <w:basedOn w:val="15"/>
    <w:link w:val="4"/>
    <w:qFormat/>
    <w:uiPriority w:val="0"/>
    <w:rPr>
      <w:b/>
      <w:kern w:val="2"/>
      <w:sz w:val="32"/>
      <w:szCs w:val="32"/>
    </w:rPr>
  </w:style>
  <w:style w:type="character" w:customStyle="1" w:styleId="23">
    <w:name w:val="页眉 Char1"/>
    <w:basedOn w:val="15"/>
    <w:link w:val="11"/>
    <w:qFormat/>
    <w:uiPriority w:val="0"/>
    <w:rPr>
      <w:kern w:val="2"/>
      <w:sz w:val="18"/>
    </w:rPr>
  </w:style>
  <w:style w:type="character" w:customStyle="1" w:styleId="24">
    <w:name w:val="页脚 Char"/>
    <w:basedOn w:val="15"/>
    <w:qFormat/>
    <w:uiPriority w:val="0"/>
    <w:rPr>
      <w:kern w:val="2"/>
      <w:sz w:val="18"/>
      <w:szCs w:val="18"/>
    </w:rPr>
  </w:style>
  <w:style w:type="character" w:customStyle="1" w:styleId="25">
    <w:name w:val="正文文本缩进 Char"/>
    <w:basedOn w:val="15"/>
    <w:link w:val="7"/>
    <w:qFormat/>
    <w:uiPriority w:val="0"/>
    <w:rPr>
      <w:kern w:val="2"/>
      <w:sz w:val="24"/>
      <w:szCs w:val="24"/>
    </w:rPr>
  </w:style>
  <w:style w:type="character" w:customStyle="1" w:styleId="26">
    <w:name w:val="批注框文本 Char"/>
    <w:basedOn w:val="15"/>
    <w:link w:val="9"/>
    <w:qFormat/>
    <w:uiPriority w:val="0"/>
    <w:rPr>
      <w:rFonts w:hint="default" w:ascii="Calibri" w:hAnsi="Calibri" w:cs="Calibri"/>
      <w:kern w:val="2"/>
      <w:sz w:val="18"/>
      <w:szCs w:val="18"/>
    </w:rPr>
  </w:style>
  <w:style w:type="paragraph" w:customStyle="1" w:styleId="27">
    <w:name w:val="msonospacing"/>
    <w:basedOn w:val="1"/>
    <w:qFormat/>
    <w:uiPriority w:val="0"/>
    <w:pPr>
      <w:widowControl/>
      <w:jc w:val="left"/>
    </w:pPr>
    <w:rPr>
      <w:rFonts w:ascii="Calibri" w:hAnsi="Calibri"/>
      <w:kern w:val="0"/>
      <w:sz w:val="22"/>
      <w:szCs w:val="22"/>
    </w:rPr>
  </w:style>
  <w:style w:type="character" w:customStyle="1" w:styleId="28">
    <w:name w:val="标题 Char"/>
    <w:basedOn w:val="15"/>
    <w:link w:val="14"/>
    <w:qFormat/>
    <w:uiPriority w:val="0"/>
    <w:rPr>
      <w:rFonts w:hint="default" w:ascii="Cambria" w:hAnsi="Cambria" w:eastAsia="Cambria" w:cs="Cambria"/>
      <w:b/>
      <w:kern w:val="2"/>
      <w:sz w:val="32"/>
      <w:szCs w:val="32"/>
    </w:rPr>
  </w:style>
  <w:style w:type="paragraph" w:customStyle="1" w:styleId="29">
    <w:name w:val="msotocheading"/>
    <w:basedOn w:val="2"/>
    <w:next w:val="1"/>
    <w:qFormat/>
    <w:uiPriority w:val="0"/>
    <w:pPr>
      <w:widowControl/>
      <w:spacing w:before="240" w:after="0" w:line="256" w:lineRule="auto"/>
      <w:jc w:val="left"/>
    </w:pPr>
    <w:rPr>
      <w:rFonts w:ascii="Calibri Light" w:hAnsi="Calibri Light"/>
      <w:color w:val="2E74B5"/>
      <w:kern w:val="0"/>
      <w:sz w:val="32"/>
      <w:szCs w:val="32"/>
    </w:rPr>
  </w:style>
  <w:style w:type="character" w:customStyle="1" w:styleId="30">
    <w:name w:val="标题 4 Char"/>
    <w:basedOn w:val="15"/>
    <w:link w:val="5"/>
    <w:qFormat/>
    <w:uiPriority w:val="0"/>
    <w:rPr>
      <w:rFonts w:hint="default" w:ascii="Calibri Light" w:hAnsi="Calibri Light" w:eastAsia="Calibri Light" w:cs="Calibri Light"/>
      <w:b/>
      <w:kern w:val="2"/>
      <w:sz w:val="28"/>
      <w:szCs w:val="28"/>
    </w:rPr>
  </w:style>
  <w:style w:type="character" w:customStyle="1" w:styleId="31">
    <w:name w:val="标题 1 Char"/>
    <w:basedOn w:val="15"/>
    <w:link w:val="2"/>
    <w:qFormat/>
    <w:uiPriority w:val="0"/>
    <w:rPr>
      <w:b/>
      <w:kern w:val="44"/>
      <w:sz w:val="44"/>
    </w:rPr>
  </w:style>
  <w:style w:type="character" w:customStyle="1" w:styleId="32">
    <w:name w:val="标题 2 Char"/>
    <w:basedOn w:val="15"/>
    <w:link w:val="3"/>
    <w:qFormat/>
    <w:uiPriority w:val="0"/>
    <w:rPr>
      <w:rFonts w:hint="default" w:ascii="Calibri Light" w:hAnsi="Calibri Light" w:eastAsia="Calibri Light" w:cs="Calibri Light"/>
      <w:b/>
      <w:kern w:val="2"/>
      <w:sz w:val="32"/>
      <w:szCs w:val="32"/>
    </w:rPr>
  </w:style>
  <w:style w:type="character" w:customStyle="1" w:styleId="33">
    <w:name w:val="页眉 Char"/>
    <w:basedOn w:val="15"/>
    <w:qFormat/>
    <w:uiPriority w:val="0"/>
    <w:rPr>
      <w:kern w:val="2"/>
      <w:sz w:val="18"/>
      <w:szCs w:val="18"/>
    </w:rPr>
  </w:style>
  <w:style w:type="character" w:customStyle="1" w:styleId="34">
    <w:name w:val="日期 Char"/>
    <w:basedOn w:val="15"/>
    <w:link w:val="8"/>
    <w:qFormat/>
    <w:uiPriority w:val="0"/>
    <w:rPr>
      <w:rFonts w:hint="default" w:ascii="Calibri" w:hAnsi="Calibri" w:cs="Calibri"/>
      <w:kern w:val="2"/>
      <w:sz w:val="24"/>
      <w:szCs w:val="24"/>
    </w:rPr>
  </w:style>
  <w:style w:type="character" w:customStyle="1" w:styleId="35">
    <w:name w:val="文档结构图 Char"/>
    <w:basedOn w:val="15"/>
    <w:link w:val="6"/>
    <w:qFormat/>
    <w:uiPriority w:val="0"/>
    <w:rPr>
      <w:rFonts w:ascii="Heiti SC Light" w:hAnsi="Calibri" w:eastAsia="Heiti SC Light" w:cs="Heiti SC Light"/>
      <w:kern w:val="2"/>
      <w:sz w:val="24"/>
      <w:szCs w:val="24"/>
    </w:rPr>
  </w:style>
  <w:style w:type="character" w:customStyle="1" w:styleId="36">
    <w:name w:val="页脚 Char1"/>
    <w:basedOn w:val="15"/>
    <w:link w:val="10"/>
    <w:qFormat/>
    <w:uiPriority w:val="0"/>
    <w:rPr>
      <w:kern w:val="2"/>
      <w:sz w:val="18"/>
    </w:rPr>
  </w:style>
  <w:style w:type="character" w:customStyle="1" w:styleId="37">
    <w:name w:val="无间隔 Char"/>
    <w:basedOn w:val="15"/>
    <w:qFormat/>
    <w:uiPriority w:val="0"/>
    <w:rPr>
      <w:rFonts w:hint="default" w:ascii="Calibri" w:hAnsi="Calibri" w:cs="Calibri"/>
      <w:sz w:val="22"/>
      <w:szCs w:val="22"/>
    </w:rPr>
  </w:style>
  <w:style w:type="paragraph" w:customStyle="1" w:styleId="38">
    <w:name w:val="列出段落1"/>
    <w:basedOn w:val="1"/>
    <w:qFormat/>
    <w:uiPriority w:val="34"/>
    <w:pPr>
      <w:ind w:firstLine="420" w:firstLineChars="200"/>
    </w:pPr>
  </w:style>
  <w:style w:type="paragraph" w:customStyle="1" w:styleId="39">
    <w:name w:val="正文1"/>
    <w:basedOn w:val="1"/>
    <w:qFormat/>
    <w:uiPriority w:val="0"/>
    <w:pPr>
      <w:widowControl/>
    </w:pPr>
  </w:style>
  <w:style w:type="paragraph" w:customStyle="1" w:styleId="40">
    <w:name w:val="列出段落2"/>
    <w:basedOn w:val="1"/>
    <w:uiPriority w:val="99"/>
    <w:pPr>
      <w:ind w:firstLine="420" w:firstLineChars="200"/>
    </w:pPr>
  </w:style>
  <w:style w:type="paragraph" w:customStyle="1" w:styleId="41">
    <w:name w:val="List Paragraph"/>
    <w:basedOn w:val="1"/>
    <w:unhideWhenUsed/>
    <w:uiPriority w:val="99"/>
    <w:pPr>
      <w:ind w:firstLine="420" w:firstLineChars="200"/>
    </w:pPr>
  </w:style>
  <w:style w:type="table" w:customStyle="1" w:styleId="42">
    <w:name w:val="网格型1"/>
    <w:basedOn w:val="19"/>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NULL" TargetMode="Externa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emf"/><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emf"/><Relationship Id="rId21" Type="http://schemas.openxmlformats.org/officeDocument/2006/relationships/image" Target="media/image17.emf"/><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emf"/><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9282</Words>
  <Characters>52914</Characters>
  <Lines>440</Lines>
  <Paragraphs>124</Paragraphs>
  <TotalTime>0</TotalTime>
  <ScaleCrop>false</ScaleCrop>
  <LinksUpToDate>false</LinksUpToDate>
  <CharactersWithSpaces>62072</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2015-12-31T15:06:49Z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